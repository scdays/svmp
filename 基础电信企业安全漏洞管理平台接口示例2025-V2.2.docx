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6ECCC" w14:textId="0ED5B8B7" w:rsidR="00952511" w:rsidRDefault="00A8739F" w:rsidP="00952511">
      <w:pPr>
        <w:pStyle w:val="y-2"/>
        <w:rPr>
          <w:rFonts w:hint="eastAsia"/>
        </w:rPr>
      </w:pPr>
      <w:bookmarkStart w:id="1" w:name="_Hlk203211146"/>
      <w:r w:rsidRPr="00A8739F">
        <w:rPr>
          <w:rFonts w:hint="eastAsia"/>
        </w:rPr>
        <w:t>基础电信企业安全漏洞管理平台接口示例</w:t>
      </w:r>
    </w:p>
    <w:bookmarkEnd w:id="1"/>
    <w:p w14:paraId="355BE3EE" w14:textId="193D5BA9" w:rsidR="00952511" w:rsidRDefault="00A8739F" w:rsidP="00952511">
      <w:pPr>
        <w:pStyle w:val="y-"/>
        <w:rPr>
          <w:rFonts w:hint="eastAsia"/>
        </w:rPr>
      </w:pPr>
      <w:r w:rsidRPr="00952511">
        <w:rPr>
          <w:rFonts w:hint="eastAsia"/>
        </w:rPr>
        <w:t>范围及目的</w:t>
      </w:r>
    </w:p>
    <w:p w14:paraId="200154E4" w14:textId="708F9902" w:rsidR="00952511" w:rsidRPr="00952511" w:rsidRDefault="00952511" w:rsidP="00D4029B">
      <w:pPr>
        <w:pStyle w:val="y-0"/>
        <w:rPr>
          <w:rFonts w:hint="eastAsia"/>
        </w:rPr>
      </w:pPr>
      <w:r w:rsidRPr="00952511">
        <w:rPr>
          <w:rFonts w:hint="eastAsia"/>
        </w:rPr>
        <w:t>本文档用于《基础电信企业安全漏洞管理平台接口规范（2025）》中对接口的具体示例。</w:t>
      </w:r>
    </w:p>
    <w:p w14:paraId="2A7B50D7" w14:textId="019D80B6" w:rsidR="00952511" w:rsidRDefault="00A8739F" w:rsidP="00952511">
      <w:pPr>
        <w:pStyle w:val="y-"/>
        <w:rPr>
          <w:rFonts w:hint="eastAsia"/>
        </w:rPr>
      </w:pPr>
      <w:r w:rsidRPr="00952511">
        <w:rPr>
          <w:rFonts w:hint="eastAsia"/>
        </w:rPr>
        <w:t>接口列表</w:t>
      </w:r>
    </w:p>
    <w:tbl>
      <w:tblPr>
        <w:tblStyle w:val="af"/>
        <w:tblW w:w="5000" w:type="pct"/>
        <w:tblLook w:val="04A0" w:firstRow="1" w:lastRow="0" w:firstColumn="1" w:lastColumn="0" w:noHBand="0" w:noVBand="1"/>
      </w:tblPr>
      <w:tblGrid>
        <w:gridCol w:w="1556"/>
        <w:gridCol w:w="1274"/>
        <w:gridCol w:w="3969"/>
        <w:gridCol w:w="1497"/>
      </w:tblGrid>
      <w:tr w:rsidR="002335A4" w:rsidRPr="00875713" w14:paraId="48EFDED9" w14:textId="77777777" w:rsidTr="002335A4">
        <w:tc>
          <w:tcPr>
            <w:tcW w:w="937" w:type="pct"/>
            <w:tcBorders>
              <w:top w:val="single" w:sz="4" w:space="0" w:color="auto"/>
              <w:left w:val="single" w:sz="4" w:space="0" w:color="auto"/>
              <w:bottom w:val="single" w:sz="4" w:space="0" w:color="auto"/>
              <w:right w:val="single" w:sz="4" w:space="0" w:color="auto"/>
            </w:tcBorders>
            <w:shd w:val="clear" w:color="auto" w:fill="D8D8D8"/>
            <w:hideMark/>
          </w:tcPr>
          <w:p w14:paraId="6BA63623" w14:textId="77777777" w:rsidR="00875713" w:rsidRPr="00875713" w:rsidRDefault="00875713" w:rsidP="00D4029B">
            <w:pPr>
              <w:pStyle w:val="y-0"/>
              <w:rPr>
                <w:rFonts w:hint="eastAsia"/>
              </w:rPr>
            </w:pPr>
            <w:bookmarkStart w:id="2" w:name="_Hlk203211042"/>
            <w:r w:rsidRPr="00875713">
              <w:rPr>
                <w:rFonts w:hint="eastAsia"/>
              </w:rPr>
              <w:t>接口类型</w:t>
            </w:r>
          </w:p>
        </w:tc>
        <w:tc>
          <w:tcPr>
            <w:tcW w:w="768" w:type="pct"/>
            <w:tcBorders>
              <w:top w:val="single" w:sz="4" w:space="0" w:color="auto"/>
              <w:left w:val="single" w:sz="4" w:space="0" w:color="auto"/>
              <w:bottom w:val="single" w:sz="4" w:space="0" w:color="auto"/>
              <w:right w:val="single" w:sz="4" w:space="0" w:color="auto"/>
            </w:tcBorders>
            <w:shd w:val="clear" w:color="auto" w:fill="D8D8D8"/>
            <w:hideMark/>
          </w:tcPr>
          <w:p w14:paraId="6277D98B" w14:textId="77777777" w:rsidR="00875713" w:rsidRPr="00875713" w:rsidRDefault="00875713" w:rsidP="00D4029B">
            <w:pPr>
              <w:pStyle w:val="y-0"/>
              <w:rPr>
                <w:rFonts w:hint="eastAsia"/>
              </w:rPr>
            </w:pPr>
            <w:r w:rsidRPr="00875713">
              <w:rPr>
                <w:rFonts w:hint="eastAsia"/>
              </w:rPr>
              <w:t>指令类型</w:t>
            </w:r>
          </w:p>
        </w:tc>
        <w:tc>
          <w:tcPr>
            <w:tcW w:w="2392" w:type="pct"/>
            <w:tcBorders>
              <w:top w:val="single" w:sz="4" w:space="0" w:color="auto"/>
              <w:left w:val="single" w:sz="4" w:space="0" w:color="auto"/>
              <w:bottom w:val="single" w:sz="4" w:space="0" w:color="auto"/>
              <w:right w:val="single" w:sz="4" w:space="0" w:color="auto"/>
            </w:tcBorders>
            <w:shd w:val="clear" w:color="auto" w:fill="D8D8D8"/>
            <w:hideMark/>
          </w:tcPr>
          <w:p w14:paraId="2AE19B04" w14:textId="77777777" w:rsidR="00875713" w:rsidRPr="00875713" w:rsidRDefault="00875713" w:rsidP="00D4029B">
            <w:pPr>
              <w:pStyle w:val="y-0"/>
              <w:rPr>
                <w:rFonts w:hint="eastAsia"/>
              </w:rPr>
            </w:pPr>
            <w:r w:rsidRPr="00875713">
              <w:rPr>
                <w:rFonts w:hint="eastAsia"/>
              </w:rPr>
              <w:t>接口消息</w:t>
            </w:r>
          </w:p>
        </w:tc>
        <w:tc>
          <w:tcPr>
            <w:tcW w:w="902" w:type="pct"/>
            <w:tcBorders>
              <w:top w:val="single" w:sz="4" w:space="0" w:color="auto"/>
              <w:left w:val="single" w:sz="4" w:space="0" w:color="auto"/>
              <w:bottom w:val="single" w:sz="4" w:space="0" w:color="auto"/>
              <w:right w:val="single" w:sz="4" w:space="0" w:color="auto"/>
            </w:tcBorders>
            <w:shd w:val="clear" w:color="auto" w:fill="D8D8D8"/>
            <w:hideMark/>
          </w:tcPr>
          <w:p w14:paraId="2C04A30C" w14:textId="77777777" w:rsidR="00875713" w:rsidRPr="00875713" w:rsidRDefault="00875713" w:rsidP="00D4029B">
            <w:pPr>
              <w:pStyle w:val="y-0"/>
              <w:rPr>
                <w:rFonts w:hint="eastAsia"/>
              </w:rPr>
            </w:pPr>
            <w:r w:rsidRPr="00875713">
              <w:rPr>
                <w:rFonts w:hint="eastAsia"/>
              </w:rPr>
              <w:t>请求方向</w:t>
            </w:r>
          </w:p>
        </w:tc>
      </w:tr>
      <w:tr w:rsidR="002335A4" w:rsidRPr="00875713" w14:paraId="0E50F12A" w14:textId="77777777" w:rsidTr="002335A4">
        <w:tc>
          <w:tcPr>
            <w:tcW w:w="937" w:type="pct"/>
            <w:vMerge w:val="restart"/>
            <w:tcBorders>
              <w:top w:val="nil"/>
              <w:left w:val="single" w:sz="4" w:space="0" w:color="auto"/>
              <w:bottom w:val="single" w:sz="4" w:space="0" w:color="auto"/>
              <w:right w:val="single" w:sz="4" w:space="0" w:color="auto"/>
            </w:tcBorders>
            <w:vAlign w:val="center"/>
            <w:hideMark/>
          </w:tcPr>
          <w:p w14:paraId="3544FC5B" w14:textId="77777777" w:rsidR="00875713" w:rsidRPr="00875713" w:rsidRDefault="00875713" w:rsidP="00D4029B">
            <w:pPr>
              <w:pStyle w:val="y-0"/>
              <w:rPr>
                <w:rFonts w:hint="eastAsia"/>
              </w:rPr>
            </w:pPr>
            <w:bookmarkStart w:id="3" w:name="_Hlk203228099"/>
            <w:r w:rsidRPr="00875713">
              <w:rPr>
                <w:rFonts w:hint="eastAsia"/>
              </w:rPr>
              <w:t>认证接口</w:t>
            </w:r>
            <w:bookmarkEnd w:id="3"/>
          </w:p>
        </w:tc>
        <w:tc>
          <w:tcPr>
            <w:tcW w:w="768" w:type="pct"/>
            <w:vMerge w:val="restart"/>
            <w:tcBorders>
              <w:top w:val="nil"/>
              <w:left w:val="single" w:sz="4" w:space="0" w:color="auto"/>
              <w:bottom w:val="single" w:sz="4" w:space="0" w:color="auto"/>
              <w:right w:val="single" w:sz="4" w:space="0" w:color="auto"/>
            </w:tcBorders>
            <w:vAlign w:val="center"/>
            <w:hideMark/>
          </w:tcPr>
          <w:p w14:paraId="3291FA83" w14:textId="77777777" w:rsidR="00875713" w:rsidRPr="00875713" w:rsidRDefault="00875713" w:rsidP="00D4029B">
            <w:pPr>
              <w:pStyle w:val="y-0"/>
              <w:rPr>
                <w:rFonts w:hint="eastAsia"/>
              </w:rPr>
            </w:pPr>
            <w:r w:rsidRPr="00875713">
              <w:rPr>
                <w:rFonts w:hint="eastAsia"/>
              </w:rPr>
              <w:t>认证</w:t>
            </w:r>
          </w:p>
        </w:tc>
        <w:tc>
          <w:tcPr>
            <w:tcW w:w="2392" w:type="pct"/>
            <w:tcBorders>
              <w:top w:val="single" w:sz="4" w:space="0" w:color="auto"/>
              <w:left w:val="single" w:sz="4" w:space="0" w:color="auto"/>
              <w:bottom w:val="single" w:sz="4" w:space="0" w:color="auto"/>
              <w:right w:val="single" w:sz="4" w:space="0" w:color="auto"/>
            </w:tcBorders>
            <w:hideMark/>
          </w:tcPr>
          <w:p w14:paraId="25444A0F" w14:textId="77777777" w:rsidR="00875713" w:rsidRPr="00875713" w:rsidRDefault="00875713" w:rsidP="00D4029B">
            <w:pPr>
              <w:pStyle w:val="y-0"/>
              <w:rPr>
                <w:rFonts w:hint="eastAsia"/>
              </w:rPr>
            </w:pPr>
            <w:r w:rsidRPr="00875713">
              <w:rPr>
                <w:rFonts w:hint="eastAsia"/>
              </w:rPr>
              <w:t>获取省平台认证凭证</w:t>
            </w:r>
          </w:p>
        </w:tc>
        <w:tc>
          <w:tcPr>
            <w:tcW w:w="902" w:type="pct"/>
            <w:tcBorders>
              <w:top w:val="single" w:sz="4" w:space="0" w:color="auto"/>
              <w:left w:val="single" w:sz="4" w:space="0" w:color="auto"/>
              <w:bottom w:val="single" w:sz="4" w:space="0" w:color="auto"/>
              <w:right w:val="single" w:sz="4" w:space="0" w:color="auto"/>
            </w:tcBorders>
            <w:hideMark/>
          </w:tcPr>
          <w:p w14:paraId="47D9EC74" w14:textId="77777777" w:rsidR="00875713" w:rsidRPr="00875713" w:rsidRDefault="00875713" w:rsidP="00D4029B">
            <w:pPr>
              <w:pStyle w:val="y-0"/>
              <w:rPr>
                <w:rFonts w:hint="eastAsia"/>
              </w:rPr>
            </w:pPr>
            <w:r w:rsidRPr="00875713">
              <w:rPr>
                <w:rFonts w:hint="eastAsia"/>
              </w:rPr>
              <w:t>部---&gt;省</w:t>
            </w:r>
          </w:p>
        </w:tc>
      </w:tr>
      <w:tr w:rsidR="002335A4" w:rsidRPr="00875713" w14:paraId="1FAE13E4" w14:textId="77777777" w:rsidTr="002335A4">
        <w:tc>
          <w:tcPr>
            <w:tcW w:w="937" w:type="pct"/>
            <w:vMerge/>
            <w:tcBorders>
              <w:top w:val="nil"/>
              <w:left w:val="single" w:sz="4" w:space="0" w:color="auto"/>
              <w:bottom w:val="single" w:sz="4" w:space="0" w:color="auto"/>
              <w:right w:val="single" w:sz="4" w:space="0" w:color="auto"/>
            </w:tcBorders>
            <w:vAlign w:val="center"/>
            <w:hideMark/>
          </w:tcPr>
          <w:p w14:paraId="524095A0" w14:textId="77777777" w:rsidR="00875713" w:rsidRPr="00875713" w:rsidRDefault="00875713" w:rsidP="00D4029B">
            <w:pPr>
              <w:pStyle w:val="y-0"/>
              <w:rPr>
                <w:rFonts w:hint="eastAsia"/>
              </w:rPr>
            </w:pPr>
          </w:p>
        </w:tc>
        <w:tc>
          <w:tcPr>
            <w:tcW w:w="768" w:type="pct"/>
            <w:vMerge/>
            <w:tcBorders>
              <w:top w:val="nil"/>
              <w:left w:val="single" w:sz="4" w:space="0" w:color="auto"/>
              <w:bottom w:val="single" w:sz="4" w:space="0" w:color="auto"/>
              <w:right w:val="single" w:sz="4" w:space="0" w:color="auto"/>
            </w:tcBorders>
            <w:vAlign w:val="center"/>
            <w:hideMark/>
          </w:tcPr>
          <w:p w14:paraId="12B8EBE7" w14:textId="77777777" w:rsidR="00875713" w:rsidRPr="00875713" w:rsidRDefault="00875713" w:rsidP="00D4029B">
            <w:pPr>
              <w:pStyle w:val="y-0"/>
              <w:rPr>
                <w:rFonts w:hint="eastAsia"/>
              </w:rPr>
            </w:pPr>
          </w:p>
        </w:tc>
        <w:tc>
          <w:tcPr>
            <w:tcW w:w="2392" w:type="pct"/>
            <w:tcBorders>
              <w:top w:val="single" w:sz="4" w:space="0" w:color="auto"/>
              <w:left w:val="single" w:sz="4" w:space="0" w:color="auto"/>
              <w:bottom w:val="single" w:sz="4" w:space="0" w:color="auto"/>
              <w:right w:val="single" w:sz="4" w:space="0" w:color="auto"/>
            </w:tcBorders>
            <w:hideMark/>
          </w:tcPr>
          <w:p w14:paraId="5B3EA90D" w14:textId="77777777" w:rsidR="00875713" w:rsidRPr="00875713" w:rsidRDefault="00875713" w:rsidP="00D4029B">
            <w:pPr>
              <w:pStyle w:val="y-0"/>
              <w:rPr>
                <w:rFonts w:hint="eastAsia"/>
              </w:rPr>
            </w:pPr>
            <w:r w:rsidRPr="00875713">
              <w:rPr>
                <w:rFonts w:hint="eastAsia"/>
              </w:rPr>
              <w:t>获取部平台认证凭证</w:t>
            </w:r>
          </w:p>
        </w:tc>
        <w:tc>
          <w:tcPr>
            <w:tcW w:w="902" w:type="pct"/>
            <w:tcBorders>
              <w:top w:val="single" w:sz="4" w:space="0" w:color="auto"/>
              <w:left w:val="single" w:sz="4" w:space="0" w:color="auto"/>
              <w:bottom w:val="single" w:sz="4" w:space="0" w:color="auto"/>
              <w:right w:val="single" w:sz="4" w:space="0" w:color="auto"/>
            </w:tcBorders>
            <w:hideMark/>
          </w:tcPr>
          <w:p w14:paraId="0DE8310A" w14:textId="77777777" w:rsidR="00875713" w:rsidRPr="00875713" w:rsidRDefault="00875713" w:rsidP="00D4029B">
            <w:pPr>
              <w:pStyle w:val="y-0"/>
              <w:rPr>
                <w:rFonts w:hint="eastAsia"/>
              </w:rPr>
            </w:pPr>
            <w:r w:rsidRPr="00875713">
              <w:rPr>
                <w:rFonts w:hint="eastAsia"/>
              </w:rPr>
              <w:t>省---&gt;部</w:t>
            </w:r>
          </w:p>
        </w:tc>
      </w:tr>
      <w:tr w:rsidR="002335A4" w:rsidRPr="00875713" w14:paraId="404A081E" w14:textId="77777777" w:rsidTr="002335A4">
        <w:tc>
          <w:tcPr>
            <w:tcW w:w="937" w:type="pct"/>
            <w:vMerge w:val="restart"/>
            <w:tcBorders>
              <w:top w:val="nil"/>
              <w:left w:val="single" w:sz="4" w:space="0" w:color="auto"/>
              <w:bottom w:val="single" w:sz="4" w:space="0" w:color="auto"/>
              <w:right w:val="single" w:sz="4" w:space="0" w:color="auto"/>
            </w:tcBorders>
            <w:vAlign w:val="center"/>
            <w:hideMark/>
          </w:tcPr>
          <w:p w14:paraId="743DE1B3" w14:textId="77777777" w:rsidR="00875713" w:rsidRPr="00875713" w:rsidRDefault="00875713" w:rsidP="00D4029B">
            <w:pPr>
              <w:pStyle w:val="y-0"/>
              <w:rPr>
                <w:rFonts w:hint="eastAsia"/>
              </w:rPr>
            </w:pPr>
            <w:r w:rsidRPr="00875713">
              <w:rPr>
                <w:rFonts w:hint="eastAsia"/>
              </w:rPr>
              <w:t>指令交互接口</w:t>
            </w:r>
          </w:p>
        </w:tc>
        <w:tc>
          <w:tcPr>
            <w:tcW w:w="768" w:type="pct"/>
            <w:vMerge w:val="restart"/>
            <w:tcBorders>
              <w:top w:val="nil"/>
              <w:left w:val="single" w:sz="4" w:space="0" w:color="auto"/>
              <w:bottom w:val="single" w:sz="4" w:space="0" w:color="auto"/>
              <w:right w:val="single" w:sz="4" w:space="0" w:color="auto"/>
            </w:tcBorders>
            <w:vAlign w:val="center"/>
            <w:hideMark/>
          </w:tcPr>
          <w:p w14:paraId="050881FF" w14:textId="77777777" w:rsidR="00875713" w:rsidRPr="00875713" w:rsidRDefault="00875713" w:rsidP="00D4029B">
            <w:pPr>
              <w:pStyle w:val="y-0"/>
              <w:rPr>
                <w:rFonts w:hint="eastAsia"/>
              </w:rPr>
            </w:pPr>
            <w:r w:rsidRPr="00875713">
              <w:rPr>
                <w:rFonts w:hint="eastAsia"/>
              </w:rPr>
              <w:t>工单指令</w:t>
            </w:r>
          </w:p>
        </w:tc>
        <w:tc>
          <w:tcPr>
            <w:tcW w:w="2392" w:type="pct"/>
            <w:tcBorders>
              <w:top w:val="single" w:sz="4" w:space="0" w:color="auto"/>
              <w:left w:val="single" w:sz="4" w:space="0" w:color="auto"/>
              <w:bottom w:val="single" w:sz="4" w:space="0" w:color="auto"/>
              <w:right w:val="single" w:sz="4" w:space="0" w:color="auto"/>
            </w:tcBorders>
            <w:hideMark/>
          </w:tcPr>
          <w:p w14:paraId="326FD1C1" w14:textId="77777777" w:rsidR="00875713" w:rsidRPr="00875713" w:rsidRDefault="00875713" w:rsidP="00D4029B">
            <w:pPr>
              <w:pStyle w:val="y-0"/>
              <w:rPr>
                <w:rFonts w:hint="eastAsia"/>
              </w:rPr>
            </w:pPr>
            <w:r w:rsidRPr="00875713">
              <w:rPr>
                <w:rFonts w:hint="eastAsia"/>
              </w:rPr>
              <w:t>系统漏洞排查/验证/修复/核验工单请求</w:t>
            </w:r>
          </w:p>
        </w:tc>
        <w:tc>
          <w:tcPr>
            <w:tcW w:w="902" w:type="pct"/>
            <w:tcBorders>
              <w:top w:val="single" w:sz="4" w:space="0" w:color="auto"/>
              <w:left w:val="single" w:sz="4" w:space="0" w:color="auto"/>
              <w:bottom w:val="single" w:sz="4" w:space="0" w:color="auto"/>
              <w:right w:val="single" w:sz="4" w:space="0" w:color="auto"/>
            </w:tcBorders>
            <w:hideMark/>
          </w:tcPr>
          <w:p w14:paraId="06CEA2D9" w14:textId="77777777" w:rsidR="00875713" w:rsidRPr="00875713" w:rsidRDefault="00875713" w:rsidP="00D4029B">
            <w:pPr>
              <w:pStyle w:val="y-0"/>
              <w:rPr>
                <w:rFonts w:hint="eastAsia"/>
              </w:rPr>
            </w:pPr>
            <w:r w:rsidRPr="00875713">
              <w:rPr>
                <w:rFonts w:hint="eastAsia"/>
              </w:rPr>
              <w:t>部---&gt;省</w:t>
            </w:r>
          </w:p>
        </w:tc>
      </w:tr>
      <w:tr w:rsidR="002335A4" w:rsidRPr="00875713" w14:paraId="4005CAC2" w14:textId="77777777" w:rsidTr="002335A4">
        <w:trPr>
          <w:trHeight w:val="90"/>
        </w:trPr>
        <w:tc>
          <w:tcPr>
            <w:tcW w:w="937" w:type="pct"/>
            <w:vMerge/>
            <w:tcBorders>
              <w:top w:val="nil"/>
              <w:left w:val="single" w:sz="4" w:space="0" w:color="auto"/>
              <w:bottom w:val="single" w:sz="4" w:space="0" w:color="auto"/>
              <w:right w:val="single" w:sz="4" w:space="0" w:color="auto"/>
            </w:tcBorders>
            <w:vAlign w:val="center"/>
            <w:hideMark/>
          </w:tcPr>
          <w:p w14:paraId="732643F5" w14:textId="77777777" w:rsidR="00875713" w:rsidRPr="00875713" w:rsidRDefault="00875713" w:rsidP="00D4029B">
            <w:pPr>
              <w:pStyle w:val="y-0"/>
              <w:rPr>
                <w:rFonts w:hint="eastAsia"/>
              </w:rPr>
            </w:pPr>
          </w:p>
        </w:tc>
        <w:tc>
          <w:tcPr>
            <w:tcW w:w="768" w:type="pct"/>
            <w:vMerge/>
            <w:tcBorders>
              <w:top w:val="nil"/>
              <w:left w:val="single" w:sz="4" w:space="0" w:color="auto"/>
              <w:bottom w:val="single" w:sz="4" w:space="0" w:color="auto"/>
              <w:right w:val="single" w:sz="4" w:space="0" w:color="auto"/>
            </w:tcBorders>
            <w:vAlign w:val="center"/>
            <w:hideMark/>
          </w:tcPr>
          <w:p w14:paraId="1E09FEC6" w14:textId="77777777" w:rsidR="00875713" w:rsidRPr="00875713" w:rsidRDefault="00875713" w:rsidP="00D4029B">
            <w:pPr>
              <w:pStyle w:val="y-0"/>
              <w:rPr>
                <w:rFonts w:hint="eastAsia"/>
              </w:rPr>
            </w:pPr>
          </w:p>
        </w:tc>
        <w:tc>
          <w:tcPr>
            <w:tcW w:w="2392" w:type="pct"/>
            <w:tcBorders>
              <w:top w:val="single" w:sz="4" w:space="0" w:color="auto"/>
              <w:left w:val="single" w:sz="4" w:space="0" w:color="auto"/>
              <w:bottom w:val="single" w:sz="4" w:space="0" w:color="auto"/>
              <w:right w:val="single" w:sz="4" w:space="0" w:color="auto"/>
            </w:tcBorders>
            <w:hideMark/>
          </w:tcPr>
          <w:p w14:paraId="007FB3A5" w14:textId="77777777" w:rsidR="00875713" w:rsidRPr="00875713" w:rsidRDefault="00875713" w:rsidP="00D4029B">
            <w:pPr>
              <w:pStyle w:val="y-0"/>
              <w:rPr>
                <w:rFonts w:hint="eastAsia"/>
              </w:rPr>
            </w:pPr>
            <w:r w:rsidRPr="00875713">
              <w:rPr>
                <w:rFonts w:hint="eastAsia"/>
              </w:rPr>
              <w:t>系统漏洞排查/验证/修复/核验工单回传</w:t>
            </w:r>
          </w:p>
        </w:tc>
        <w:tc>
          <w:tcPr>
            <w:tcW w:w="902" w:type="pct"/>
            <w:tcBorders>
              <w:top w:val="single" w:sz="4" w:space="0" w:color="auto"/>
              <w:left w:val="single" w:sz="4" w:space="0" w:color="auto"/>
              <w:bottom w:val="single" w:sz="4" w:space="0" w:color="auto"/>
              <w:right w:val="single" w:sz="4" w:space="0" w:color="auto"/>
            </w:tcBorders>
            <w:hideMark/>
          </w:tcPr>
          <w:p w14:paraId="3E1B7FE2" w14:textId="77777777" w:rsidR="00875713" w:rsidRPr="00875713" w:rsidRDefault="00875713" w:rsidP="00D4029B">
            <w:pPr>
              <w:pStyle w:val="y-0"/>
              <w:rPr>
                <w:rFonts w:hint="eastAsia"/>
              </w:rPr>
            </w:pPr>
            <w:r w:rsidRPr="00875713">
              <w:rPr>
                <w:rFonts w:hint="eastAsia"/>
              </w:rPr>
              <w:t>省---&gt;部</w:t>
            </w:r>
          </w:p>
        </w:tc>
      </w:tr>
      <w:tr w:rsidR="002335A4" w:rsidRPr="00875713" w14:paraId="5039C5A7" w14:textId="77777777" w:rsidTr="002335A4">
        <w:tc>
          <w:tcPr>
            <w:tcW w:w="937" w:type="pct"/>
            <w:vMerge/>
            <w:tcBorders>
              <w:top w:val="nil"/>
              <w:left w:val="single" w:sz="4" w:space="0" w:color="auto"/>
              <w:bottom w:val="single" w:sz="4" w:space="0" w:color="auto"/>
              <w:right w:val="single" w:sz="4" w:space="0" w:color="auto"/>
            </w:tcBorders>
            <w:vAlign w:val="center"/>
            <w:hideMark/>
          </w:tcPr>
          <w:p w14:paraId="3940489F" w14:textId="77777777" w:rsidR="00875713" w:rsidRPr="00875713" w:rsidRDefault="00875713" w:rsidP="00D4029B">
            <w:pPr>
              <w:pStyle w:val="y-0"/>
              <w:rPr>
                <w:rFonts w:hint="eastAsia"/>
              </w:rPr>
            </w:pPr>
          </w:p>
        </w:tc>
        <w:tc>
          <w:tcPr>
            <w:tcW w:w="768" w:type="pct"/>
            <w:vMerge/>
            <w:tcBorders>
              <w:top w:val="nil"/>
              <w:left w:val="single" w:sz="4" w:space="0" w:color="auto"/>
              <w:bottom w:val="single" w:sz="4" w:space="0" w:color="auto"/>
              <w:right w:val="single" w:sz="4" w:space="0" w:color="auto"/>
            </w:tcBorders>
            <w:vAlign w:val="center"/>
            <w:hideMark/>
          </w:tcPr>
          <w:p w14:paraId="722ED4EC" w14:textId="77777777" w:rsidR="00875713" w:rsidRPr="00875713" w:rsidRDefault="00875713" w:rsidP="00D4029B">
            <w:pPr>
              <w:pStyle w:val="y-0"/>
              <w:rPr>
                <w:rFonts w:hint="eastAsia"/>
              </w:rPr>
            </w:pPr>
          </w:p>
        </w:tc>
        <w:tc>
          <w:tcPr>
            <w:tcW w:w="2392" w:type="pct"/>
            <w:tcBorders>
              <w:top w:val="single" w:sz="4" w:space="0" w:color="auto"/>
              <w:left w:val="single" w:sz="4" w:space="0" w:color="auto"/>
              <w:bottom w:val="single" w:sz="4" w:space="0" w:color="auto"/>
              <w:right w:val="single" w:sz="4" w:space="0" w:color="auto"/>
            </w:tcBorders>
            <w:hideMark/>
          </w:tcPr>
          <w:p w14:paraId="09AB67C9" w14:textId="77777777" w:rsidR="00875713" w:rsidRPr="00875713" w:rsidRDefault="00875713" w:rsidP="00D4029B">
            <w:pPr>
              <w:pStyle w:val="y-0"/>
              <w:rPr>
                <w:rFonts w:hint="eastAsia"/>
              </w:rPr>
            </w:pPr>
            <w:r w:rsidRPr="00875713">
              <w:rPr>
                <w:rFonts w:hint="eastAsia"/>
              </w:rPr>
              <w:t>产品漏洞排查验证/修复验证工单请求</w:t>
            </w:r>
          </w:p>
        </w:tc>
        <w:tc>
          <w:tcPr>
            <w:tcW w:w="902" w:type="pct"/>
            <w:tcBorders>
              <w:top w:val="single" w:sz="4" w:space="0" w:color="auto"/>
              <w:left w:val="single" w:sz="4" w:space="0" w:color="auto"/>
              <w:bottom w:val="single" w:sz="4" w:space="0" w:color="auto"/>
              <w:right w:val="single" w:sz="4" w:space="0" w:color="auto"/>
            </w:tcBorders>
            <w:hideMark/>
          </w:tcPr>
          <w:p w14:paraId="0FB93BDA" w14:textId="77777777" w:rsidR="00875713" w:rsidRPr="00875713" w:rsidRDefault="00875713" w:rsidP="00D4029B">
            <w:pPr>
              <w:pStyle w:val="y-0"/>
              <w:rPr>
                <w:rFonts w:hint="eastAsia"/>
              </w:rPr>
            </w:pPr>
            <w:r w:rsidRPr="00875713">
              <w:rPr>
                <w:rFonts w:hint="eastAsia"/>
              </w:rPr>
              <w:t>部---&gt;省</w:t>
            </w:r>
          </w:p>
        </w:tc>
      </w:tr>
      <w:tr w:rsidR="002335A4" w:rsidRPr="00875713" w14:paraId="4A13B640" w14:textId="77777777" w:rsidTr="002335A4">
        <w:tc>
          <w:tcPr>
            <w:tcW w:w="937" w:type="pct"/>
            <w:vMerge/>
            <w:tcBorders>
              <w:top w:val="nil"/>
              <w:left w:val="single" w:sz="4" w:space="0" w:color="auto"/>
              <w:bottom w:val="single" w:sz="4" w:space="0" w:color="auto"/>
              <w:right w:val="single" w:sz="4" w:space="0" w:color="auto"/>
            </w:tcBorders>
            <w:vAlign w:val="center"/>
            <w:hideMark/>
          </w:tcPr>
          <w:p w14:paraId="53607EFE" w14:textId="77777777" w:rsidR="00875713" w:rsidRPr="00875713" w:rsidRDefault="00875713" w:rsidP="00D4029B">
            <w:pPr>
              <w:pStyle w:val="y-0"/>
              <w:rPr>
                <w:rFonts w:hint="eastAsia"/>
              </w:rPr>
            </w:pPr>
          </w:p>
        </w:tc>
        <w:tc>
          <w:tcPr>
            <w:tcW w:w="768" w:type="pct"/>
            <w:vMerge/>
            <w:tcBorders>
              <w:top w:val="nil"/>
              <w:left w:val="single" w:sz="4" w:space="0" w:color="auto"/>
              <w:bottom w:val="single" w:sz="4" w:space="0" w:color="auto"/>
              <w:right w:val="single" w:sz="4" w:space="0" w:color="auto"/>
            </w:tcBorders>
            <w:vAlign w:val="center"/>
            <w:hideMark/>
          </w:tcPr>
          <w:p w14:paraId="37F4C29F" w14:textId="77777777" w:rsidR="00875713" w:rsidRPr="00875713" w:rsidRDefault="00875713" w:rsidP="00D4029B">
            <w:pPr>
              <w:pStyle w:val="y-0"/>
              <w:rPr>
                <w:rFonts w:hint="eastAsia"/>
              </w:rPr>
            </w:pPr>
          </w:p>
        </w:tc>
        <w:tc>
          <w:tcPr>
            <w:tcW w:w="2392" w:type="pct"/>
            <w:tcBorders>
              <w:top w:val="single" w:sz="4" w:space="0" w:color="auto"/>
              <w:left w:val="single" w:sz="4" w:space="0" w:color="auto"/>
              <w:bottom w:val="single" w:sz="4" w:space="0" w:color="auto"/>
              <w:right w:val="single" w:sz="4" w:space="0" w:color="auto"/>
            </w:tcBorders>
            <w:hideMark/>
          </w:tcPr>
          <w:p w14:paraId="43DB1A43" w14:textId="77777777" w:rsidR="00875713" w:rsidRPr="00875713" w:rsidRDefault="00875713" w:rsidP="00D4029B">
            <w:pPr>
              <w:pStyle w:val="y-0"/>
              <w:rPr>
                <w:rFonts w:hint="eastAsia"/>
              </w:rPr>
            </w:pPr>
            <w:r w:rsidRPr="00875713">
              <w:rPr>
                <w:rFonts w:hint="eastAsia"/>
              </w:rPr>
              <w:t>产品漏洞排查验证/修复验证工单回传</w:t>
            </w:r>
          </w:p>
        </w:tc>
        <w:tc>
          <w:tcPr>
            <w:tcW w:w="902" w:type="pct"/>
            <w:tcBorders>
              <w:top w:val="single" w:sz="4" w:space="0" w:color="auto"/>
              <w:left w:val="single" w:sz="4" w:space="0" w:color="auto"/>
              <w:bottom w:val="single" w:sz="4" w:space="0" w:color="auto"/>
              <w:right w:val="single" w:sz="4" w:space="0" w:color="auto"/>
            </w:tcBorders>
            <w:hideMark/>
          </w:tcPr>
          <w:p w14:paraId="478B67A3" w14:textId="77777777" w:rsidR="00875713" w:rsidRPr="00875713" w:rsidRDefault="00875713" w:rsidP="00D4029B">
            <w:pPr>
              <w:pStyle w:val="y-0"/>
              <w:rPr>
                <w:rFonts w:hint="eastAsia"/>
              </w:rPr>
            </w:pPr>
            <w:r w:rsidRPr="00875713">
              <w:rPr>
                <w:rFonts w:hint="eastAsia"/>
              </w:rPr>
              <w:t>省---&gt;部</w:t>
            </w:r>
          </w:p>
        </w:tc>
      </w:tr>
      <w:tr w:rsidR="002335A4" w:rsidRPr="00875713" w14:paraId="4083209E" w14:textId="77777777" w:rsidTr="002335A4">
        <w:tc>
          <w:tcPr>
            <w:tcW w:w="937" w:type="pct"/>
            <w:vMerge/>
            <w:tcBorders>
              <w:top w:val="nil"/>
              <w:left w:val="single" w:sz="4" w:space="0" w:color="auto"/>
              <w:bottom w:val="single" w:sz="4" w:space="0" w:color="auto"/>
              <w:right w:val="single" w:sz="4" w:space="0" w:color="auto"/>
            </w:tcBorders>
            <w:vAlign w:val="center"/>
            <w:hideMark/>
          </w:tcPr>
          <w:p w14:paraId="71438D83" w14:textId="77777777" w:rsidR="00875713" w:rsidRPr="00875713" w:rsidRDefault="00875713" w:rsidP="00D4029B">
            <w:pPr>
              <w:pStyle w:val="y-0"/>
              <w:rPr>
                <w:rFonts w:hint="eastAsia"/>
              </w:rPr>
            </w:pPr>
          </w:p>
        </w:tc>
        <w:tc>
          <w:tcPr>
            <w:tcW w:w="768" w:type="pct"/>
            <w:vMerge w:val="restart"/>
            <w:tcBorders>
              <w:top w:val="nil"/>
              <w:left w:val="single" w:sz="4" w:space="0" w:color="auto"/>
              <w:bottom w:val="single" w:sz="4" w:space="0" w:color="auto"/>
              <w:right w:val="single" w:sz="4" w:space="0" w:color="auto"/>
            </w:tcBorders>
            <w:vAlign w:val="center"/>
            <w:hideMark/>
          </w:tcPr>
          <w:p w14:paraId="4798D9BE" w14:textId="77777777" w:rsidR="00875713" w:rsidRPr="00875713" w:rsidRDefault="00875713" w:rsidP="00D4029B">
            <w:pPr>
              <w:pStyle w:val="y-0"/>
              <w:rPr>
                <w:rFonts w:hint="eastAsia"/>
              </w:rPr>
            </w:pPr>
            <w:r w:rsidRPr="00875713">
              <w:rPr>
                <w:rFonts w:hint="eastAsia"/>
              </w:rPr>
              <w:t>任务指令</w:t>
            </w:r>
          </w:p>
        </w:tc>
        <w:tc>
          <w:tcPr>
            <w:tcW w:w="2392" w:type="pct"/>
            <w:tcBorders>
              <w:top w:val="single" w:sz="4" w:space="0" w:color="auto"/>
              <w:left w:val="single" w:sz="4" w:space="0" w:color="auto"/>
              <w:bottom w:val="single" w:sz="4" w:space="0" w:color="auto"/>
              <w:right w:val="single" w:sz="4" w:space="0" w:color="auto"/>
            </w:tcBorders>
            <w:hideMark/>
          </w:tcPr>
          <w:p w14:paraId="4DE6314E" w14:textId="77777777" w:rsidR="00875713" w:rsidRPr="00875713" w:rsidRDefault="00875713" w:rsidP="00D4029B">
            <w:pPr>
              <w:pStyle w:val="y-0"/>
              <w:rPr>
                <w:rFonts w:hint="eastAsia"/>
              </w:rPr>
            </w:pPr>
            <w:bookmarkStart w:id="4" w:name="_Hlk203228264"/>
            <w:r w:rsidRPr="00875713">
              <w:rPr>
                <w:rFonts w:hint="eastAsia"/>
              </w:rPr>
              <w:t>产品漏洞预警任务</w:t>
            </w:r>
            <w:bookmarkEnd w:id="4"/>
            <w:r w:rsidRPr="00875713">
              <w:rPr>
                <w:rFonts w:hint="eastAsia"/>
              </w:rPr>
              <w:t>请求</w:t>
            </w:r>
          </w:p>
        </w:tc>
        <w:tc>
          <w:tcPr>
            <w:tcW w:w="902" w:type="pct"/>
            <w:tcBorders>
              <w:top w:val="single" w:sz="4" w:space="0" w:color="auto"/>
              <w:left w:val="single" w:sz="4" w:space="0" w:color="auto"/>
              <w:bottom w:val="single" w:sz="4" w:space="0" w:color="auto"/>
              <w:right w:val="single" w:sz="4" w:space="0" w:color="auto"/>
            </w:tcBorders>
            <w:hideMark/>
          </w:tcPr>
          <w:p w14:paraId="12FE4AAA" w14:textId="77777777" w:rsidR="00875713" w:rsidRPr="00875713" w:rsidRDefault="00875713" w:rsidP="00D4029B">
            <w:pPr>
              <w:pStyle w:val="y-0"/>
              <w:rPr>
                <w:rFonts w:hint="eastAsia"/>
              </w:rPr>
            </w:pPr>
            <w:r w:rsidRPr="00875713">
              <w:rPr>
                <w:rFonts w:hint="eastAsia"/>
              </w:rPr>
              <w:t>部---&gt;省</w:t>
            </w:r>
          </w:p>
        </w:tc>
      </w:tr>
      <w:tr w:rsidR="002335A4" w:rsidRPr="00875713" w14:paraId="0B0D8E10" w14:textId="77777777" w:rsidTr="002335A4">
        <w:tc>
          <w:tcPr>
            <w:tcW w:w="937" w:type="pct"/>
            <w:vMerge/>
            <w:tcBorders>
              <w:top w:val="nil"/>
              <w:left w:val="single" w:sz="4" w:space="0" w:color="auto"/>
              <w:bottom w:val="single" w:sz="4" w:space="0" w:color="auto"/>
              <w:right w:val="single" w:sz="4" w:space="0" w:color="auto"/>
            </w:tcBorders>
            <w:vAlign w:val="center"/>
            <w:hideMark/>
          </w:tcPr>
          <w:p w14:paraId="01872478" w14:textId="77777777" w:rsidR="00875713" w:rsidRPr="00875713" w:rsidRDefault="00875713" w:rsidP="00D4029B">
            <w:pPr>
              <w:pStyle w:val="y-0"/>
              <w:rPr>
                <w:rFonts w:hint="eastAsia"/>
              </w:rPr>
            </w:pPr>
          </w:p>
        </w:tc>
        <w:tc>
          <w:tcPr>
            <w:tcW w:w="768" w:type="pct"/>
            <w:vMerge/>
            <w:tcBorders>
              <w:top w:val="nil"/>
              <w:left w:val="single" w:sz="4" w:space="0" w:color="auto"/>
              <w:bottom w:val="single" w:sz="4" w:space="0" w:color="auto"/>
              <w:right w:val="single" w:sz="4" w:space="0" w:color="auto"/>
            </w:tcBorders>
            <w:vAlign w:val="center"/>
            <w:hideMark/>
          </w:tcPr>
          <w:p w14:paraId="388EC59E" w14:textId="77777777" w:rsidR="00875713" w:rsidRPr="00875713" w:rsidRDefault="00875713" w:rsidP="00D4029B">
            <w:pPr>
              <w:pStyle w:val="y-0"/>
              <w:rPr>
                <w:rFonts w:hint="eastAsia"/>
              </w:rPr>
            </w:pPr>
          </w:p>
        </w:tc>
        <w:tc>
          <w:tcPr>
            <w:tcW w:w="2392" w:type="pct"/>
            <w:tcBorders>
              <w:top w:val="single" w:sz="4" w:space="0" w:color="auto"/>
              <w:left w:val="single" w:sz="4" w:space="0" w:color="auto"/>
              <w:bottom w:val="single" w:sz="4" w:space="0" w:color="auto"/>
              <w:right w:val="single" w:sz="4" w:space="0" w:color="auto"/>
            </w:tcBorders>
            <w:hideMark/>
          </w:tcPr>
          <w:p w14:paraId="584016D0" w14:textId="77777777" w:rsidR="00875713" w:rsidRPr="00875713" w:rsidRDefault="00875713" w:rsidP="00D4029B">
            <w:pPr>
              <w:pStyle w:val="y-0"/>
              <w:rPr>
                <w:rFonts w:hint="eastAsia"/>
              </w:rPr>
            </w:pPr>
            <w:r w:rsidRPr="00875713">
              <w:rPr>
                <w:rFonts w:hint="eastAsia"/>
              </w:rPr>
              <w:t>产品漏洞预警任务回传</w:t>
            </w:r>
          </w:p>
        </w:tc>
        <w:tc>
          <w:tcPr>
            <w:tcW w:w="902" w:type="pct"/>
            <w:tcBorders>
              <w:top w:val="single" w:sz="4" w:space="0" w:color="auto"/>
              <w:left w:val="single" w:sz="4" w:space="0" w:color="auto"/>
              <w:bottom w:val="single" w:sz="4" w:space="0" w:color="auto"/>
              <w:right w:val="single" w:sz="4" w:space="0" w:color="auto"/>
            </w:tcBorders>
            <w:hideMark/>
          </w:tcPr>
          <w:p w14:paraId="2DB81BC1" w14:textId="77777777" w:rsidR="00875713" w:rsidRPr="00875713" w:rsidRDefault="00875713" w:rsidP="00D4029B">
            <w:pPr>
              <w:pStyle w:val="y-0"/>
              <w:rPr>
                <w:rFonts w:hint="eastAsia"/>
              </w:rPr>
            </w:pPr>
            <w:r w:rsidRPr="00875713">
              <w:rPr>
                <w:rFonts w:hint="eastAsia"/>
              </w:rPr>
              <w:t>省---&gt;部</w:t>
            </w:r>
          </w:p>
        </w:tc>
      </w:tr>
      <w:tr w:rsidR="002335A4" w:rsidRPr="00875713" w14:paraId="3F69FF81" w14:textId="77777777" w:rsidTr="002335A4">
        <w:trPr>
          <w:trHeight w:val="325"/>
        </w:trPr>
        <w:tc>
          <w:tcPr>
            <w:tcW w:w="937" w:type="pct"/>
            <w:vMerge/>
            <w:tcBorders>
              <w:top w:val="nil"/>
              <w:left w:val="single" w:sz="4" w:space="0" w:color="auto"/>
              <w:bottom w:val="single" w:sz="4" w:space="0" w:color="auto"/>
              <w:right w:val="single" w:sz="4" w:space="0" w:color="auto"/>
            </w:tcBorders>
            <w:vAlign w:val="center"/>
            <w:hideMark/>
          </w:tcPr>
          <w:p w14:paraId="220FB236" w14:textId="77777777" w:rsidR="00875713" w:rsidRPr="00875713" w:rsidRDefault="00875713" w:rsidP="00D4029B">
            <w:pPr>
              <w:pStyle w:val="y-0"/>
              <w:rPr>
                <w:rFonts w:hint="eastAsia"/>
              </w:rPr>
            </w:pPr>
          </w:p>
        </w:tc>
        <w:tc>
          <w:tcPr>
            <w:tcW w:w="768" w:type="pct"/>
            <w:vMerge/>
            <w:tcBorders>
              <w:top w:val="nil"/>
              <w:left w:val="single" w:sz="4" w:space="0" w:color="auto"/>
              <w:bottom w:val="single" w:sz="4" w:space="0" w:color="auto"/>
              <w:right w:val="single" w:sz="4" w:space="0" w:color="auto"/>
            </w:tcBorders>
            <w:vAlign w:val="center"/>
            <w:hideMark/>
          </w:tcPr>
          <w:p w14:paraId="4F349683" w14:textId="77777777" w:rsidR="00875713" w:rsidRPr="00875713" w:rsidRDefault="00875713" w:rsidP="00D4029B">
            <w:pPr>
              <w:pStyle w:val="y-0"/>
              <w:rPr>
                <w:rFonts w:hint="eastAsia"/>
              </w:rPr>
            </w:pPr>
          </w:p>
        </w:tc>
        <w:tc>
          <w:tcPr>
            <w:tcW w:w="2392" w:type="pct"/>
            <w:tcBorders>
              <w:top w:val="single" w:sz="4" w:space="0" w:color="auto"/>
              <w:left w:val="single" w:sz="4" w:space="0" w:color="auto"/>
              <w:bottom w:val="single" w:sz="4" w:space="0" w:color="auto"/>
              <w:right w:val="single" w:sz="4" w:space="0" w:color="auto"/>
            </w:tcBorders>
            <w:hideMark/>
          </w:tcPr>
          <w:p w14:paraId="2F7EF1B6" w14:textId="77777777" w:rsidR="00875713" w:rsidRPr="00875713" w:rsidRDefault="00875713" w:rsidP="00D4029B">
            <w:pPr>
              <w:pStyle w:val="y-0"/>
              <w:rPr>
                <w:rFonts w:hint="eastAsia"/>
              </w:rPr>
            </w:pPr>
            <w:bookmarkStart w:id="5" w:name="_Hlk203228194"/>
            <w:r w:rsidRPr="00875713">
              <w:rPr>
                <w:rFonts w:hint="eastAsia"/>
              </w:rPr>
              <w:t>产品漏洞同步任务</w:t>
            </w:r>
            <w:bookmarkEnd w:id="5"/>
          </w:p>
        </w:tc>
        <w:tc>
          <w:tcPr>
            <w:tcW w:w="902" w:type="pct"/>
            <w:tcBorders>
              <w:top w:val="single" w:sz="4" w:space="0" w:color="auto"/>
              <w:left w:val="single" w:sz="4" w:space="0" w:color="auto"/>
              <w:bottom w:val="single" w:sz="4" w:space="0" w:color="auto"/>
              <w:right w:val="single" w:sz="4" w:space="0" w:color="auto"/>
            </w:tcBorders>
            <w:hideMark/>
          </w:tcPr>
          <w:p w14:paraId="340BAFF4" w14:textId="77777777" w:rsidR="00875713" w:rsidRPr="00875713" w:rsidRDefault="00875713" w:rsidP="00D4029B">
            <w:pPr>
              <w:pStyle w:val="y-0"/>
              <w:rPr>
                <w:rFonts w:hint="eastAsia"/>
              </w:rPr>
            </w:pPr>
            <w:r w:rsidRPr="00875713">
              <w:rPr>
                <w:rFonts w:hint="eastAsia"/>
              </w:rPr>
              <w:t>部---&gt;省</w:t>
            </w:r>
          </w:p>
        </w:tc>
      </w:tr>
      <w:tr w:rsidR="002335A4" w:rsidRPr="00875713" w14:paraId="1005025A" w14:textId="77777777" w:rsidTr="002335A4">
        <w:tc>
          <w:tcPr>
            <w:tcW w:w="937" w:type="pct"/>
            <w:vMerge/>
            <w:tcBorders>
              <w:top w:val="nil"/>
              <w:left w:val="single" w:sz="4" w:space="0" w:color="auto"/>
              <w:bottom w:val="single" w:sz="4" w:space="0" w:color="auto"/>
              <w:right w:val="single" w:sz="4" w:space="0" w:color="auto"/>
            </w:tcBorders>
            <w:vAlign w:val="center"/>
            <w:hideMark/>
          </w:tcPr>
          <w:p w14:paraId="607BC5DD" w14:textId="77777777" w:rsidR="00875713" w:rsidRPr="00875713" w:rsidRDefault="00875713" w:rsidP="00D4029B">
            <w:pPr>
              <w:pStyle w:val="y-0"/>
              <w:rPr>
                <w:rFonts w:hint="eastAsia"/>
              </w:rPr>
            </w:pPr>
          </w:p>
        </w:tc>
        <w:tc>
          <w:tcPr>
            <w:tcW w:w="768" w:type="pct"/>
            <w:vMerge/>
            <w:tcBorders>
              <w:top w:val="nil"/>
              <w:left w:val="single" w:sz="4" w:space="0" w:color="auto"/>
              <w:bottom w:val="single" w:sz="4" w:space="0" w:color="auto"/>
              <w:right w:val="single" w:sz="4" w:space="0" w:color="auto"/>
            </w:tcBorders>
            <w:vAlign w:val="center"/>
            <w:hideMark/>
          </w:tcPr>
          <w:p w14:paraId="07628C80" w14:textId="77777777" w:rsidR="00875713" w:rsidRPr="00875713" w:rsidRDefault="00875713" w:rsidP="00D4029B">
            <w:pPr>
              <w:pStyle w:val="y-0"/>
              <w:rPr>
                <w:rFonts w:hint="eastAsia"/>
              </w:rPr>
            </w:pPr>
          </w:p>
        </w:tc>
        <w:tc>
          <w:tcPr>
            <w:tcW w:w="2392" w:type="pct"/>
            <w:tcBorders>
              <w:top w:val="single" w:sz="4" w:space="0" w:color="auto"/>
              <w:left w:val="single" w:sz="4" w:space="0" w:color="auto"/>
              <w:bottom w:val="single" w:sz="4" w:space="0" w:color="auto"/>
              <w:right w:val="single" w:sz="4" w:space="0" w:color="auto"/>
            </w:tcBorders>
            <w:hideMark/>
          </w:tcPr>
          <w:p w14:paraId="6AB4BC7A" w14:textId="77777777" w:rsidR="00875713" w:rsidRPr="00875713" w:rsidRDefault="00875713" w:rsidP="00D4029B">
            <w:pPr>
              <w:pStyle w:val="y-0"/>
              <w:rPr>
                <w:rFonts w:hint="eastAsia"/>
              </w:rPr>
            </w:pPr>
            <w:r w:rsidRPr="00875713">
              <w:rPr>
                <w:rFonts w:hint="eastAsia"/>
              </w:rPr>
              <w:t>口令字典同步任务</w:t>
            </w:r>
          </w:p>
        </w:tc>
        <w:tc>
          <w:tcPr>
            <w:tcW w:w="902" w:type="pct"/>
            <w:tcBorders>
              <w:top w:val="single" w:sz="4" w:space="0" w:color="auto"/>
              <w:left w:val="single" w:sz="4" w:space="0" w:color="auto"/>
              <w:bottom w:val="single" w:sz="4" w:space="0" w:color="auto"/>
              <w:right w:val="single" w:sz="4" w:space="0" w:color="auto"/>
            </w:tcBorders>
            <w:hideMark/>
          </w:tcPr>
          <w:p w14:paraId="32AF7414" w14:textId="77777777" w:rsidR="00875713" w:rsidRPr="00875713" w:rsidRDefault="00875713" w:rsidP="00D4029B">
            <w:pPr>
              <w:pStyle w:val="y-0"/>
              <w:rPr>
                <w:rFonts w:hint="eastAsia"/>
              </w:rPr>
            </w:pPr>
            <w:r w:rsidRPr="00875713">
              <w:rPr>
                <w:rFonts w:hint="eastAsia"/>
              </w:rPr>
              <w:t>部---&gt;省</w:t>
            </w:r>
          </w:p>
        </w:tc>
      </w:tr>
      <w:tr w:rsidR="002335A4" w:rsidRPr="00875713" w14:paraId="0B2A6675" w14:textId="77777777" w:rsidTr="002335A4">
        <w:tc>
          <w:tcPr>
            <w:tcW w:w="937" w:type="pct"/>
            <w:vMerge/>
            <w:tcBorders>
              <w:top w:val="nil"/>
              <w:left w:val="single" w:sz="4" w:space="0" w:color="auto"/>
              <w:bottom w:val="single" w:sz="4" w:space="0" w:color="auto"/>
              <w:right w:val="single" w:sz="4" w:space="0" w:color="auto"/>
            </w:tcBorders>
            <w:vAlign w:val="center"/>
            <w:hideMark/>
          </w:tcPr>
          <w:p w14:paraId="2B37FD6E" w14:textId="77777777" w:rsidR="00875713" w:rsidRPr="00875713" w:rsidRDefault="00875713" w:rsidP="00D4029B">
            <w:pPr>
              <w:pStyle w:val="y-0"/>
              <w:rPr>
                <w:rFonts w:hint="eastAsia"/>
              </w:rPr>
            </w:pPr>
          </w:p>
        </w:tc>
        <w:tc>
          <w:tcPr>
            <w:tcW w:w="768" w:type="pct"/>
            <w:vMerge/>
            <w:tcBorders>
              <w:top w:val="nil"/>
              <w:left w:val="single" w:sz="4" w:space="0" w:color="auto"/>
              <w:bottom w:val="single" w:sz="4" w:space="0" w:color="auto"/>
              <w:right w:val="single" w:sz="4" w:space="0" w:color="auto"/>
            </w:tcBorders>
            <w:vAlign w:val="center"/>
            <w:hideMark/>
          </w:tcPr>
          <w:p w14:paraId="1E022A6C" w14:textId="77777777" w:rsidR="00875713" w:rsidRPr="00875713" w:rsidRDefault="00875713" w:rsidP="00D4029B">
            <w:pPr>
              <w:pStyle w:val="y-0"/>
              <w:rPr>
                <w:rFonts w:hint="eastAsia"/>
              </w:rPr>
            </w:pPr>
          </w:p>
        </w:tc>
        <w:tc>
          <w:tcPr>
            <w:tcW w:w="2392" w:type="pct"/>
            <w:tcBorders>
              <w:top w:val="single" w:sz="4" w:space="0" w:color="auto"/>
              <w:left w:val="single" w:sz="4" w:space="0" w:color="auto"/>
              <w:bottom w:val="single" w:sz="4" w:space="0" w:color="auto"/>
              <w:right w:val="single" w:sz="4" w:space="0" w:color="auto"/>
            </w:tcBorders>
            <w:hideMark/>
          </w:tcPr>
          <w:p w14:paraId="54223352" w14:textId="77777777" w:rsidR="00875713" w:rsidRPr="00875713" w:rsidRDefault="00875713" w:rsidP="00D4029B">
            <w:pPr>
              <w:pStyle w:val="y-0"/>
              <w:rPr>
                <w:rFonts w:hint="eastAsia"/>
              </w:rPr>
            </w:pPr>
            <w:bookmarkStart w:id="6" w:name="_Hlk203228202"/>
            <w:r w:rsidRPr="00875713">
              <w:rPr>
                <w:rFonts w:hint="eastAsia"/>
              </w:rPr>
              <w:t>产品漏洞上传任务</w:t>
            </w:r>
            <w:bookmarkEnd w:id="6"/>
          </w:p>
        </w:tc>
        <w:tc>
          <w:tcPr>
            <w:tcW w:w="902" w:type="pct"/>
            <w:tcBorders>
              <w:top w:val="single" w:sz="4" w:space="0" w:color="auto"/>
              <w:left w:val="single" w:sz="4" w:space="0" w:color="auto"/>
              <w:bottom w:val="single" w:sz="4" w:space="0" w:color="auto"/>
              <w:right w:val="single" w:sz="4" w:space="0" w:color="auto"/>
            </w:tcBorders>
            <w:hideMark/>
          </w:tcPr>
          <w:p w14:paraId="3F17B292" w14:textId="77777777" w:rsidR="00875713" w:rsidRPr="00875713" w:rsidRDefault="00875713" w:rsidP="00D4029B">
            <w:pPr>
              <w:pStyle w:val="y-0"/>
              <w:rPr>
                <w:rFonts w:hint="eastAsia"/>
              </w:rPr>
            </w:pPr>
            <w:r w:rsidRPr="00875713">
              <w:rPr>
                <w:rFonts w:hint="eastAsia"/>
              </w:rPr>
              <w:t>省---&gt;部</w:t>
            </w:r>
          </w:p>
        </w:tc>
      </w:tr>
      <w:tr w:rsidR="002335A4" w:rsidRPr="00875713" w14:paraId="548EE61F" w14:textId="77777777" w:rsidTr="002335A4">
        <w:tc>
          <w:tcPr>
            <w:tcW w:w="937" w:type="pct"/>
            <w:vMerge/>
            <w:tcBorders>
              <w:top w:val="nil"/>
              <w:left w:val="single" w:sz="4" w:space="0" w:color="auto"/>
              <w:bottom w:val="single" w:sz="4" w:space="0" w:color="auto"/>
              <w:right w:val="single" w:sz="4" w:space="0" w:color="auto"/>
            </w:tcBorders>
            <w:vAlign w:val="center"/>
            <w:hideMark/>
          </w:tcPr>
          <w:p w14:paraId="74A93AB1" w14:textId="77777777" w:rsidR="00875713" w:rsidRPr="00875713" w:rsidRDefault="00875713" w:rsidP="00D4029B">
            <w:pPr>
              <w:pStyle w:val="y-0"/>
              <w:rPr>
                <w:rFonts w:hint="eastAsia"/>
              </w:rPr>
            </w:pPr>
          </w:p>
        </w:tc>
        <w:tc>
          <w:tcPr>
            <w:tcW w:w="768" w:type="pct"/>
            <w:vMerge/>
            <w:tcBorders>
              <w:top w:val="nil"/>
              <w:left w:val="single" w:sz="4" w:space="0" w:color="auto"/>
              <w:bottom w:val="single" w:sz="4" w:space="0" w:color="auto"/>
              <w:right w:val="single" w:sz="4" w:space="0" w:color="auto"/>
            </w:tcBorders>
            <w:vAlign w:val="center"/>
            <w:hideMark/>
          </w:tcPr>
          <w:p w14:paraId="1B3D8E3E" w14:textId="77777777" w:rsidR="00875713" w:rsidRPr="00875713" w:rsidRDefault="00875713" w:rsidP="00D4029B">
            <w:pPr>
              <w:pStyle w:val="y-0"/>
              <w:rPr>
                <w:rFonts w:hint="eastAsia"/>
              </w:rPr>
            </w:pPr>
          </w:p>
        </w:tc>
        <w:tc>
          <w:tcPr>
            <w:tcW w:w="2392" w:type="pct"/>
            <w:tcBorders>
              <w:top w:val="single" w:sz="4" w:space="0" w:color="auto"/>
              <w:left w:val="single" w:sz="4" w:space="0" w:color="auto"/>
              <w:bottom w:val="single" w:sz="4" w:space="0" w:color="auto"/>
              <w:right w:val="single" w:sz="4" w:space="0" w:color="auto"/>
            </w:tcBorders>
            <w:hideMark/>
          </w:tcPr>
          <w:p w14:paraId="23869068" w14:textId="77777777" w:rsidR="00875713" w:rsidRPr="00875713" w:rsidRDefault="00875713" w:rsidP="00D4029B">
            <w:pPr>
              <w:pStyle w:val="y-0"/>
              <w:rPr>
                <w:rFonts w:hint="eastAsia"/>
              </w:rPr>
            </w:pPr>
            <w:r w:rsidRPr="00875713">
              <w:rPr>
                <w:rFonts w:hint="eastAsia"/>
              </w:rPr>
              <w:t>口令字典上传任务</w:t>
            </w:r>
          </w:p>
        </w:tc>
        <w:tc>
          <w:tcPr>
            <w:tcW w:w="902" w:type="pct"/>
            <w:tcBorders>
              <w:top w:val="single" w:sz="4" w:space="0" w:color="auto"/>
              <w:left w:val="single" w:sz="4" w:space="0" w:color="auto"/>
              <w:bottom w:val="single" w:sz="4" w:space="0" w:color="auto"/>
              <w:right w:val="single" w:sz="4" w:space="0" w:color="auto"/>
            </w:tcBorders>
            <w:hideMark/>
          </w:tcPr>
          <w:p w14:paraId="7C5E9BE0" w14:textId="77777777" w:rsidR="00875713" w:rsidRPr="00875713" w:rsidRDefault="00875713" w:rsidP="00D4029B">
            <w:pPr>
              <w:pStyle w:val="y-0"/>
              <w:rPr>
                <w:rFonts w:hint="eastAsia"/>
              </w:rPr>
            </w:pPr>
            <w:r w:rsidRPr="00875713">
              <w:rPr>
                <w:rFonts w:hint="eastAsia"/>
              </w:rPr>
              <w:t>省---&gt;部</w:t>
            </w:r>
          </w:p>
        </w:tc>
      </w:tr>
      <w:tr w:rsidR="002335A4" w:rsidRPr="00875713" w14:paraId="3F56BC77" w14:textId="77777777" w:rsidTr="002335A4">
        <w:tc>
          <w:tcPr>
            <w:tcW w:w="937" w:type="pct"/>
            <w:vMerge/>
            <w:tcBorders>
              <w:top w:val="nil"/>
              <w:left w:val="single" w:sz="4" w:space="0" w:color="auto"/>
              <w:bottom w:val="single" w:sz="4" w:space="0" w:color="auto"/>
              <w:right w:val="single" w:sz="4" w:space="0" w:color="auto"/>
            </w:tcBorders>
            <w:vAlign w:val="center"/>
            <w:hideMark/>
          </w:tcPr>
          <w:p w14:paraId="091F15F2" w14:textId="77777777" w:rsidR="00875713" w:rsidRPr="00875713" w:rsidRDefault="00875713" w:rsidP="00D4029B">
            <w:pPr>
              <w:pStyle w:val="y-0"/>
              <w:rPr>
                <w:rFonts w:hint="eastAsia"/>
              </w:rPr>
            </w:pPr>
          </w:p>
        </w:tc>
        <w:tc>
          <w:tcPr>
            <w:tcW w:w="768" w:type="pct"/>
            <w:vMerge/>
            <w:tcBorders>
              <w:top w:val="nil"/>
              <w:left w:val="single" w:sz="4" w:space="0" w:color="auto"/>
              <w:bottom w:val="single" w:sz="4" w:space="0" w:color="auto"/>
              <w:right w:val="single" w:sz="4" w:space="0" w:color="auto"/>
            </w:tcBorders>
            <w:vAlign w:val="center"/>
            <w:hideMark/>
          </w:tcPr>
          <w:p w14:paraId="0899A0DC" w14:textId="77777777" w:rsidR="00875713" w:rsidRPr="00875713" w:rsidRDefault="00875713" w:rsidP="00D4029B">
            <w:pPr>
              <w:pStyle w:val="y-0"/>
              <w:rPr>
                <w:rFonts w:hint="eastAsia"/>
              </w:rPr>
            </w:pPr>
          </w:p>
        </w:tc>
        <w:tc>
          <w:tcPr>
            <w:tcW w:w="2392" w:type="pct"/>
            <w:tcBorders>
              <w:top w:val="single" w:sz="4" w:space="0" w:color="auto"/>
              <w:left w:val="single" w:sz="4" w:space="0" w:color="auto"/>
              <w:bottom w:val="single" w:sz="4" w:space="0" w:color="auto"/>
              <w:right w:val="single" w:sz="4" w:space="0" w:color="auto"/>
            </w:tcBorders>
            <w:hideMark/>
          </w:tcPr>
          <w:p w14:paraId="08BCD764" w14:textId="77777777" w:rsidR="00875713" w:rsidRPr="00875713" w:rsidRDefault="00875713" w:rsidP="00D4029B">
            <w:pPr>
              <w:pStyle w:val="y-0"/>
              <w:rPr>
                <w:rFonts w:hint="eastAsia"/>
              </w:rPr>
            </w:pPr>
            <w:bookmarkStart w:id="7" w:name="_Hlk203228273"/>
            <w:r w:rsidRPr="00875713">
              <w:rPr>
                <w:rFonts w:hint="eastAsia"/>
              </w:rPr>
              <w:t>跨级联动漏洞</w:t>
            </w:r>
            <w:bookmarkEnd w:id="7"/>
            <w:r w:rsidRPr="00875713">
              <w:rPr>
                <w:rFonts w:hint="eastAsia"/>
              </w:rPr>
              <w:t>排查/验证/核验任务请求</w:t>
            </w:r>
          </w:p>
        </w:tc>
        <w:tc>
          <w:tcPr>
            <w:tcW w:w="902" w:type="pct"/>
            <w:tcBorders>
              <w:top w:val="single" w:sz="4" w:space="0" w:color="auto"/>
              <w:left w:val="single" w:sz="4" w:space="0" w:color="auto"/>
              <w:bottom w:val="single" w:sz="4" w:space="0" w:color="auto"/>
              <w:right w:val="single" w:sz="4" w:space="0" w:color="auto"/>
            </w:tcBorders>
            <w:hideMark/>
          </w:tcPr>
          <w:p w14:paraId="4F9FC509" w14:textId="77777777" w:rsidR="00875713" w:rsidRPr="00875713" w:rsidRDefault="00875713" w:rsidP="00D4029B">
            <w:pPr>
              <w:pStyle w:val="y-0"/>
              <w:rPr>
                <w:rFonts w:hint="eastAsia"/>
              </w:rPr>
            </w:pPr>
            <w:r w:rsidRPr="00875713">
              <w:rPr>
                <w:rFonts w:hint="eastAsia"/>
              </w:rPr>
              <w:t>部---&gt;省</w:t>
            </w:r>
          </w:p>
        </w:tc>
      </w:tr>
      <w:tr w:rsidR="002335A4" w:rsidRPr="00875713" w14:paraId="3543D483" w14:textId="77777777" w:rsidTr="002335A4">
        <w:tc>
          <w:tcPr>
            <w:tcW w:w="937" w:type="pct"/>
            <w:vMerge/>
            <w:tcBorders>
              <w:top w:val="nil"/>
              <w:left w:val="single" w:sz="4" w:space="0" w:color="auto"/>
              <w:bottom w:val="single" w:sz="4" w:space="0" w:color="auto"/>
              <w:right w:val="single" w:sz="4" w:space="0" w:color="auto"/>
            </w:tcBorders>
            <w:vAlign w:val="center"/>
            <w:hideMark/>
          </w:tcPr>
          <w:p w14:paraId="7D890508" w14:textId="77777777" w:rsidR="00875713" w:rsidRPr="00875713" w:rsidRDefault="00875713" w:rsidP="00D4029B">
            <w:pPr>
              <w:pStyle w:val="y-0"/>
              <w:rPr>
                <w:rFonts w:hint="eastAsia"/>
              </w:rPr>
            </w:pPr>
          </w:p>
        </w:tc>
        <w:tc>
          <w:tcPr>
            <w:tcW w:w="768" w:type="pct"/>
            <w:vMerge/>
            <w:tcBorders>
              <w:top w:val="nil"/>
              <w:left w:val="single" w:sz="4" w:space="0" w:color="auto"/>
              <w:bottom w:val="single" w:sz="4" w:space="0" w:color="auto"/>
              <w:right w:val="single" w:sz="4" w:space="0" w:color="auto"/>
            </w:tcBorders>
            <w:vAlign w:val="center"/>
            <w:hideMark/>
          </w:tcPr>
          <w:p w14:paraId="0C930204" w14:textId="77777777" w:rsidR="00875713" w:rsidRPr="00875713" w:rsidRDefault="00875713" w:rsidP="00D4029B">
            <w:pPr>
              <w:pStyle w:val="y-0"/>
              <w:rPr>
                <w:rFonts w:hint="eastAsia"/>
              </w:rPr>
            </w:pPr>
          </w:p>
        </w:tc>
        <w:tc>
          <w:tcPr>
            <w:tcW w:w="2392" w:type="pct"/>
            <w:tcBorders>
              <w:top w:val="single" w:sz="4" w:space="0" w:color="auto"/>
              <w:left w:val="single" w:sz="4" w:space="0" w:color="auto"/>
              <w:bottom w:val="single" w:sz="4" w:space="0" w:color="auto"/>
              <w:right w:val="single" w:sz="4" w:space="0" w:color="auto"/>
            </w:tcBorders>
            <w:hideMark/>
          </w:tcPr>
          <w:p w14:paraId="7EC0FB89" w14:textId="77777777" w:rsidR="00875713" w:rsidRPr="00875713" w:rsidRDefault="00875713" w:rsidP="00D4029B">
            <w:pPr>
              <w:pStyle w:val="y-0"/>
              <w:rPr>
                <w:rFonts w:hint="eastAsia"/>
              </w:rPr>
            </w:pPr>
            <w:r w:rsidRPr="00875713">
              <w:rPr>
                <w:rFonts w:hint="eastAsia"/>
              </w:rPr>
              <w:t>跨级联动漏洞排查/验证/核验任务回传</w:t>
            </w:r>
          </w:p>
        </w:tc>
        <w:tc>
          <w:tcPr>
            <w:tcW w:w="902" w:type="pct"/>
            <w:tcBorders>
              <w:top w:val="single" w:sz="4" w:space="0" w:color="auto"/>
              <w:left w:val="single" w:sz="4" w:space="0" w:color="auto"/>
              <w:bottom w:val="single" w:sz="4" w:space="0" w:color="auto"/>
              <w:right w:val="single" w:sz="4" w:space="0" w:color="auto"/>
            </w:tcBorders>
            <w:hideMark/>
          </w:tcPr>
          <w:p w14:paraId="4C7EBDCA" w14:textId="77777777" w:rsidR="00875713" w:rsidRPr="00875713" w:rsidRDefault="00875713" w:rsidP="00D4029B">
            <w:pPr>
              <w:pStyle w:val="y-0"/>
              <w:rPr>
                <w:rFonts w:hint="eastAsia"/>
              </w:rPr>
            </w:pPr>
            <w:r w:rsidRPr="00875713">
              <w:rPr>
                <w:rFonts w:hint="eastAsia"/>
              </w:rPr>
              <w:t>省---&gt;部</w:t>
            </w:r>
          </w:p>
        </w:tc>
      </w:tr>
      <w:tr w:rsidR="002335A4" w:rsidRPr="00875713" w14:paraId="65670A6E" w14:textId="77777777" w:rsidTr="002335A4">
        <w:tc>
          <w:tcPr>
            <w:tcW w:w="937" w:type="pct"/>
            <w:vMerge w:val="restart"/>
            <w:tcBorders>
              <w:top w:val="nil"/>
              <w:left w:val="single" w:sz="4" w:space="0" w:color="auto"/>
              <w:bottom w:val="single" w:sz="4" w:space="0" w:color="auto"/>
              <w:right w:val="single" w:sz="4" w:space="0" w:color="auto"/>
            </w:tcBorders>
            <w:vAlign w:val="center"/>
            <w:hideMark/>
          </w:tcPr>
          <w:p w14:paraId="063C6F2C" w14:textId="77777777" w:rsidR="00875713" w:rsidRPr="00875713" w:rsidRDefault="00875713" w:rsidP="00D4029B">
            <w:pPr>
              <w:pStyle w:val="y-0"/>
              <w:rPr>
                <w:rFonts w:hint="eastAsia"/>
              </w:rPr>
            </w:pPr>
            <w:r w:rsidRPr="00875713">
              <w:rPr>
                <w:rFonts w:hint="eastAsia"/>
              </w:rPr>
              <w:t>数据传输接口</w:t>
            </w:r>
          </w:p>
        </w:tc>
        <w:tc>
          <w:tcPr>
            <w:tcW w:w="768" w:type="pct"/>
            <w:vMerge w:val="restart"/>
            <w:tcBorders>
              <w:top w:val="nil"/>
              <w:left w:val="single" w:sz="4" w:space="0" w:color="auto"/>
              <w:bottom w:val="single" w:sz="4" w:space="0" w:color="auto"/>
              <w:right w:val="single" w:sz="4" w:space="0" w:color="auto"/>
            </w:tcBorders>
            <w:vAlign w:val="center"/>
            <w:hideMark/>
          </w:tcPr>
          <w:p w14:paraId="5781ACB2" w14:textId="77777777" w:rsidR="00875713" w:rsidRPr="00875713" w:rsidRDefault="00875713" w:rsidP="00D4029B">
            <w:pPr>
              <w:pStyle w:val="y-0"/>
              <w:rPr>
                <w:rFonts w:hint="eastAsia"/>
              </w:rPr>
            </w:pPr>
            <w:r w:rsidRPr="00875713">
              <w:rPr>
                <w:rFonts w:hint="eastAsia"/>
              </w:rPr>
              <w:t>业务统计</w:t>
            </w:r>
          </w:p>
        </w:tc>
        <w:tc>
          <w:tcPr>
            <w:tcW w:w="2392" w:type="pct"/>
            <w:tcBorders>
              <w:top w:val="single" w:sz="4" w:space="0" w:color="auto"/>
              <w:left w:val="single" w:sz="4" w:space="0" w:color="auto"/>
              <w:bottom w:val="single" w:sz="4" w:space="0" w:color="auto"/>
              <w:right w:val="single" w:sz="4" w:space="0" w:color="auto"/>
            </w:tcBorders>
            <w:hideMark/>
          </w:tcPr>
          <w:p w14:paraId="24CB0DF8" w14:textId="77777777" w:rsidR="00875713" w:rsidRPr="00875713" w:rsidRDefault="00875713" w:rsidP="00D4029B">
            <w:pPr>
              <w:pStyle w:val="y-0"/>
              <w:rPr>
                <w:rFonts w:hint="eastAsia"/>
              </w:rPr>
            </w:pPr>
            <w:r w:rsidRPr="00875713">
              <w:rPr>
                <w:rFonts w:hint="eastAsia"/>
              </w:rPr>
              <w:t>指令统计表上报</w:t>
            </w:r>
          </w:p>
        </w:tc>
        <w:tc>
          <w:tcPr>
            <w:tcW w:w="902" w:type="pct"/>
            <w:tcBorders>
              <w:top w:val="single" w:sz="4" w:space="0" w:color="auto"/>
              <w:left w:val="single" w:sz="4" w:space="0" w:color="auto"/>
              <w:bottom w:val="single" w:sz="4" w:space="0" w:color="auto"/>
              <w:right w:val="single" w:sz="4" w:space="0" w:color="auto"/>
            </w:tcBorders>
            <w:hideMark/>
          </w:tcPr>
          <w:p w14:paraId="1CE3ACC0" w14:textId="77777777" w:rsidR="00875713" w:rsidRPr="00875713" w:rsidRDefault="00875713" w:rsidP="00D4029B">
            <w:pPr>
              <w:pStyle w:val="y-0"/>
              <w:rPr>
                <w:rFonts w:hint="eastAsia"/>
              </w:rPr>
            </w:pPr>
            <w:r w:rsidRPr="00875713">
              <w:rPr>
                <w:rFonts w:hint="eastAsia"/>
              </w:rPr>
              <w:t>省---&gt;部</w:t>
            </w:r>
          </w:p>
        </w:tc>
      </w:tr>
      <w:tr w:rsidR="002335A4" w:rsidRPr="00875713" w14:paraId="4A3E6A18" w14:textId="77777777" w:rsidTr="002335A4">
        <w:tc>
          <w:tcPr>
            <w:tcW w:w="937" w:type="pct"/>
            <w:vMerge/>
            <w:tcBorders>
              <w:top w:val="nil"/>
              <w:left w:val="single" w:sz="4" w:space="0" w:color="auto"/>
              <w:bottom w:val="single" w:sz="4" w:space="0" w:color="auto"/>
              <w:right w:val="single" w:sz="4" w:space="0" w:color="auto"/>
            </w:tcBorders>
            <w:vAlign w:val="center"/>
            <w:hideMark/>
          </w:tcPr>
          <w:p w14:paraId="3D07FF25" w14:textId="77777777" w:rsidR="00875713" w:rsidRPr="00875713" w:rsidRDefault="00875713" w:rsidP="00D4029B">
            <w:pPr>
              <w:pStyle w:val="y-0"/>
              <w:rPr>
                <w:rFonts w:hint="eastAsia"/>
              </w:rPr>
            </w:pPr>
          </w:p>
        </w:tc>
        <w:tc>
          <w:tcPr>
            <w:tcW w:w="768" w:type="pct"/>
            <w:vMerge/>
            <w:tcBorders>
              <w:top w:val="nil"/>
              <w:left w:val="single" w:sz="4" w:space="0" w:color="auto"/>
              <w:bottom w:val="single" w:sz="4" w:space="0" w:color="auto"/>
              <w:right w:val="single" w:sz="4" w:space="0" w:color="auto"/>
            </w:tcBorders>
            <w:vAlign w:val="center"/>
            <w:hideMark/>
          </w:tcPr>
          <w:p w14:paraId="76D3F878" w14:textId="77777777" w:rsidR="00875713" w:rsidRPr="00875713" w:rsidRDefault="00875713" w:rsidP="00D4029B">
            <w:pPr>
              <w:pStyle w:val="y-0"/>
              <w:rPr>
                <w:rFonts w:hint="eastAsia"/>
              </w:rPr>
            </w:pPr>
          </w:p>
        </w:tc>
        <w:tc>
          <w:tcPr>
            <w:tcW w:w="2392" w:type="pct"/>
            <w:tcBorders>
              <w:top w:val="single" w:sz="4" w:space="0" w:color="auto"/>
              <w:left w:val="single" w:sz="4" w:space="0" w:color="auto"/>
              <w:bottom w:val="single" w:sz="4" w:space="0" w:color="auto"/>
              <w:right w:val="single" w:sz="4" w:space="0" w:color="auto"/>
            </w:tcBorders>
            <w:hideMark/>
          </w:tcPr>
          <w:p w14:paraId="3CEFFF1E" w14:textId="77777777" w:rsidR="00875713" w:rsidRPr="00875713" w:rsidRDefault="00875713" w:rsidP="00D4029B">
            <w:pPr>
              <w:pStyle w:val="y-0"/>
              <w:rPr>
                <w:rFonts w:hint="eastAsia"/>
              </w:rPr>
            </w:pPr>
            <w:r w:rsidRPr="00875713">
              <w:rPr>
                <w:rFonts w:hint="eastAsia"/>
              </w:rPr>
              <w:t>台账统计表上报</w:t>
            </w:r>
          </w:p>
        </w:tc>
        <w:tc>
          <w:tcPr>
            <w:tcW w:w="902" w:type="pct"/>
            <w:tcBorders>
              <w:top w:val="single" w:sz="4" w:space="0" w:color="auto"/>
              <w:left w:val="single" w:sz="4" w:space="0" w:color="auto"/>
              <w:bottom w:val="single" w:sz="4" w:space="0" w:color="auto"/>
              <w:right w:val="single" w:sz="4" w:space="0" w:color="auto"/>
            </w:tcBorders>
            <w:hideMark/>
          </w:tcPr>
          <w:p w14:paraId="5E1AEE8C" w14:textId="77777777" w:rsidR="00875713" w:rsidRPr="00875713" w:rsidRDefault="00875713" w:rsidP="00D4029B">
            <w:pPr>
              <w:pStyle w:val="y-0"/>
              <w:rPr>
                <w:rFonts w:hint="eastAsia"/>
              </w:rPr>
            </w:pPr>
            <w:r w:rsidRPr="00875713">
              <w:rPr>
                <w:rFonts w:hint="eastAsia"/>
              </w:rPr>
              <w:t>省---&gt;部</w:t>
            </w:r>
          </w:p>
        </w:tc>
      </w:tr>
      <w:tr w:rsidR="002335A4" w:rsidRPr="00875713" w14:paraId="0FEC1285" w14:textId="77777777" w:rsidTr="002335A4">
        <w:tc>
          <w:tcPr>
            <w:tcW w:w="937" w:type="pct"/>
            <w:vMerge/>
            <w:tcBorders>
              <w:top w:val="nil"/>
              <w:left w:val="single" w:sz="4" w:space="0" w:color="auto"/>
              <w:bottom w:val="single" w:sz="4" w:space="0" w:color="auto"/>
              <w:right w:val="single" w:sz="4" w:space="0" w:color="auto"/>
            </w:tcBorders>
            <w:vAlign w:val="center"/>
            <w:hideMark/>
          </w:tcPr>
          <w:p w14:paraId="5778F083" w14:textId="77777777" w:rsidR="00875713" w:rsidRPr="00875713" w:rsidRDefault="00875713" w:rsidP="00D4029B">
            <w:pPr>
              <w:pStyle w:val="y-0"/>
              <w:rPr>
                <w:rFonts w:hint="eastAsia"/>
              </w:rPr>
            </w:pPr>
          </w:p>
        </w:tc>
        <w:tc>
          <w:tcPr>
            <w:tcW w:w="768" w:type="pct"/>
            <w:vMerge/>
            <w:tcBorders>
              <w:top w:val="nil"/>
              <w:left w:val="single" w:sz="4" w:space="0" w:color="auto"/>
              <w:bottom w:val="single" w:sz="4" w:space="0" w:color="auto"/>
              <w:right w:val="single" w:sz="4" w:space="0" w:color="auto"/>
            </w:tcBorders>
            <w:vAlign w:val="center"/>
            <w:hideMark/>
          </w:tcPr>
          <w:p w14:paraId="55AFAA9B" w14:textId="77777777" w:rsidR="00875713" w:rsidRPr="00875713" w:rsidRDefault="00875713" w:rsidP="00D4029B">
            <w:pPr>
              <w:pStyle w:val="y-0"/>
              <w:rPr>
                <w:rFonts w:hint="eastAsia"/>
              </w:rPr>
            </w:pPr>
          </w:p>
        </w:tc>
        <w:tc>
          <w:tcPr>
            <w:tcW w:w="2392" w:type="pct"/>
            <w:tcBorders>
              <w:top w:val="single" w:sz="4" w:space="0" w:color="auto"/>
              <w:left w:val="single" w:sz="4" w:space="0" w:color="auto"/>
              <w:bottom w:val="single" w:sz="4" w:space="0" w:color="auto"/>
              <w:right w:val="single" w:sz="4" w:space="0" w:color="auto"/>
            </w:tcBorders>
            <w:hideMark/>
          </w:tcPr>
          <w:p w14:paraId="4F30CE0E" w14:textId="77777777" w:rsidR="00875713" w:rsidRPr="00875713" w:rsidRDefault="00875713" w:rsidP="00D4029B">
            <w:pPr>
              <w:pStyle w:val="y-0"/>
              <w:rPr>
                <w:rFonts w:hint="eastAsia"/>
              </w:rPr>
            </w:pPr>
            <w:r w:rsidRPr="00875713">
              <w:rPr>
                <w:rFonts w:hint="eastAsia"/>
              </w:rPr>
              <w:t>系统漏洞表上报</w:t>
            </w:r>
          </w:p>
        </w:tc>
        <w:tc>
          <w:tcPr>
            <w:tcW w:w="902" w:type="pct"/>
            <w:tcBorders>
              <w:top w:val="single" w:sz="4" w:space="0" w:color="auto"/>
              <w:left w:val="single" w:sz="4" w:space="0" w:color="auto"/>
              <w:bottom w:val="single" w:sz="4" w:space="0" w:color="auto"/>
              <w:right w:val="single" w:sz="4" w:space="0" w:color="auto"/>
            </w:tcBorders>
            <w:hideMark/>
          </w:tcPr>
          <w:p w14:paraId="1E5DCF72" w14:textId="77777777" w:rsidR="00875713" w:rsidRPr="00875713" w:rsidRDefault="00875713" w:rsidP="00D4029B">
            <w:pPr>
              <w:pStyle w:val="y-0"/>
              <w:rPr>
                <w:rFonts w:hint="eastAsia"/>
              </w:rPr>
            </w:pPr>
            <w:r w:rsidRPr="00875713">
              <w:rPr>
                <w:rFonts w:hint="eastAsia"/>
              </w:rPr>
              <w:t>省---&gt;部</w:t>
            </w:r>
          </w:p>
        </w:tc>
      </w:tr>
      <w:tr w:rsidR="002335A4" w:rsidRPr="00875713" w14:paraId="57B0EEB8" w14:textId="77777777" w:rsidTr="002335A4">
        <w:tc>
          <w:tcPr>
            <w:tcW w:w="937" w:type="pct"/>
            <w:vMerge/>
            <w:tcBorders>
              <w:top w:val="nil"/>
              <w:left w:val="single" w:sz="4" w:space="0" w:color="auto"/>
              <w:bottom w:val="single" w:sz="4" w:space="0" w:color="auto"/>
              <w:right w:val="single" w:sz="4" w:space="0" w:color="auto"/>
            </w:tcBorders>
            <w:vAlign w:val="center"/>
            <w:hideMark/>
          </w:tcPr>
          <w:p w14:paraId="6E8F4471" w14:textId="77777777" w:rsidR="00875713" w:rsidRPr="00875713" w:rsidRDefault="00875713" w:rsidP="00D4029B">
            <w:pPr>
              <w:pStyle w:val="y-0"/>
              <w:rPr>
                <w:rFonts w:hint="eastAsia"/>
              </w:rPr>
            </w:pPr>
          </w:p>
        </w:tc>
        <w:tc>
          <w:tcPr>
            <w:tcW w:w="768" w:type="pct"/>
            <w:vMerge w:val="restart"/>
            <w:tcBorders>
              <w:top w:val="nil"/>
              <w:left w:val="single" w:sz="4" w:space="0" w:color="auto"/>
              <w:bottom w:val="single" w:sz="4" w:space="0" w:color="auto"/>
              <w:right w:val="single" w:sz="4" w:space="0" w:color="auto"/>
            </w:tcBorders>
            <w:vAlign w:val="center"/>
            <w:hideMark/>
          </w:tcPr>
          <w:p w14:paraId="094191E0" w14:textId="77777777" w:rsidR="00875713" w:rsidRPr="00875713" w:rsidRDefault="00875713" w:rsidP="00D4029B">
            <w:pPr>
              <w:pStyle w:val="y-0"/>
              <w:rPr>
                <w:rFonts w:hint="eastAsia"/>
              </w:rPr>
            </w:pPr>
            <w:r w:rsidRPr="00875713">
              <w:rPr>
                <w:rFonts w:hint="eastAsia"/>
              </w:rPr>
              <w:t>设备管理</w:t>
            </w:r>
          </w:p>
        </w:tc>
        <w:tc>
          <w:tcPr>
            <w:tcW w:w="2392" w:type="pct"/>
            <w:tcBorders>
              <w:top w:val="single" w:sz="4" w:space="0" w:color="auto"/>
              <w:left w:val="single" w:sz="4" w:space="0" w:color="auto"/>
              <w:bottom w:val="single" w:sz="4" w:space="0" w:color="auto"/>
              <w:right w:val="single" w:sz="4" w:space="0" w:color="auto"/>
            </w:tcBorders>
            <w:hideMark/>
          </w:tcPr>
          <w:p w14:paraId="3385E45D" w14:textId="77777777" w:rsidR="00875713" w:rsidRPr="00875713" w:rsidRDefault="00875713" w:rsidP="00D4029B">
            <w:pPr>
              <w:pStyle w:val="y-0"/>
              <w:rPr>
                <w:rFonts w:hint="eastAsia"/>
              </w:rPr>
            </w:pPr>
            <w:r w:rsidRPr="00875713">
              <w:rPr>
                <w:rFonts w:hint="eastAsia"/>
              </w:rPr>
              <w:t>下级</w:t>
            </w:r>
            <w:bookmarkStart w:id="8" w:name="_Hlk203228109"/>
            <w:r w:rsidRPr="00875713">
              <w:rPr>
                <w:rFonts w:hint="eastAsia"/>
              </w:rPr>
              <w:t>平台注册</w:t>
            </w:r>
            <w:bookmarkEnd w:id="8"/>
          </w:p>
        </w:tc>
        <w:tc>
          <w:tcPr>
            <w:tcW w:w="902" w:type="pct"/>
            <w:tcBorders>
              <w:top w:val="single" w:sz="4" w:space="0" w:color="auto"/>
              <w:left w:val="single" w:sz="4" w:space="0" w:color="auto"/>
              <w:bottom w:val="single" w:sz="4" w:space="0" w:color="auto"/>
              <w:right w:val="single" w:sz="4" w:space="0" w:color="auto"/>
            </w:tcBorders>
            <w:hideMark/>
          </w:tcPr>
          <w:p w14:paraId="60FB1BA6" w14:textId="77777777" w:rsidR="00875713" w:rsidRDefault="00875713" w:rsidP="00D4029B">
            <w:pPr>
              <w:pStyle w:val="y-0"/>
              <w:rPr>
                <w:ins w:id="9" w:author="俊林 杨" w:date="2025-07-03T17:05:00Z" w16du:dateUtc="2025-07-03T09:05:00Z"/>
                <w:rFonts w:hint="eastAsia"/>
              </w:rPr>
            </w:pPr>
            <w:r w:rsidRPr="00875713">
              <w:rPr>
                <w:rFonts w:hint="eastAsia"/>
              </w:rPr>
              <w:t>省---&gt;部</w:t>
            </w:r>
          </w:p>
          <w:p w14:paraId="3296A126" w14:textId="346DA43D" w:rsidR="00E70C28" w:rsidRPr="00875713" w:rsidRDefault="00E70C28" w:rsidP="00D4029B">
            <w:pPr>
              <w:pStyle w:val="y-0"/>
              <w:rPr>
                <w:rFonts w:hint="eastAsia"/>
              </w:rPr>
            </w:pPr>
            <w:ins w:id="10" w:author="俊林 杨" w:date="2025-07-03T17:05:00Z" w16du:dateUtc="2025-07-03T09:05:00Z">
              <w:r w:rsidRPr="00875713">
                <w:rPr>
                  <w:rFonts w:hint="eastAsia"/>
                </w:rPr>
                <w:t>部---&gt;省</w:t>
              </w:r>
            </w:ins>
          </w:p>
        </w:tc>
      </w:tr>
      <w:tr w:rsidR="002335A4" w:rsidRPr="00875713" w14:paraId="7989B420" w14:textId="77777777" w:rsidTr="002335A4">
        <w:tc>
          <w:tcPr>
            <w:tcW w:w="937" w:type="pct"/>
            <w:vMerge/>
            <w:tcBorders>
              <w:top w:val="nil"/>
              <w:left w:val="single" w:sz="4" w:space="0" w:color="auto"/>
              <w:bottom w:val="single" w:sz="4" w:space="0" w:color="auto"/>
              <w:right w:val="single" w:sz="4" w:space="0" w:color="auto"/>
            </w:tcBorders>
            <w:vAlign w:val="center"/>
            <w:hideMark/>
          </w:tcPr>
          <w:p w14:paraId="39C2E05C" w14:textId="77777777" w:rsidR="00875713" w:rsidRPr="00875713" w:rsidRDefault="00875713" w:rsidP="00D4029B">
            <w:pPr>
              <w:pStyle w:val="y-0"/>
              <w:rPr>
                <w:rFonts w:hint="eastAsia"/>
              </w:rPr>
            </w:pPr>
          </w:p>
        </w:tc>
        <w:tc>
          <w:tcPr>
            <w:tcW w:w="768" w:type="pct"/>
            <w:vMerge/>
            <w:tcBorders>
              <w:top w:val="nil"/>
              <w:left w:val="single" w:sz="4" w:space="0" w:color="auto"/>
              <w:bottom w:val="single" w:sz="4" w:space="0" w:color="auto"/>
              <w:right w:val="single" w:sz="4" w:space="0" w:color="auto"/>
            </w:tcBorders>
            <w:vAlign w:val="center"/>
            <w:hideMark/>
          </w:tcPr>
          <w:p w14:paraId="04260942" w14:textId="77777777" w:rsidR="00875713" w:rsidRPr="00875713" w:rsidRDefault="00875713" w:rsidP="00D4029B">
            <w:pPr>
              <w:pStyle w:val="y-0"/>
              <w:rPr>
                <w:rFonts w:hint="eastAsia"/>
              </w:rPr>
            </w:pPr>
          </w:p>
        </w:tc>
        <w:tc>
          <w:tcPr>
            <w:tcW w:w="2392" w:type="pct"/>
            <w:tcBorders>
              <w:top w:val="single" w:sz="4" w:space="0" w:color="auto"/>
              <w:left w:val="single" w:sz="4" w:space="0" w:color="auto"/>
              <w:bottom w:val="single" w:sz="4" w:space="0" w:color="auto"/>
              <w:right w:val="single" w:sz="4" w:space="0" w:color="auto"/>
            </w:tcBorders>
            <w:hideMark/>
          </w:tcPr>
          <w:p w14:paraId="423DE8AA" w14:textId="77777777" w:rsidR="00875713" w:rsidRPr="00875713" w:rsidRDefault="00875713" w:rsidP="00D4029B">
            <w:pPr>
              <w:pStyle w:val="y-0"/>
              <w:rPr>
                <w:rFonts w:hint="eastAsia"/>
              </w:rPr>
            </w:pPr>
            <w:r w:rsidRPr="00875713">
              <w:rPr>
                <w:rFonts w:hint="eastAsia"/>
              </w:rPr>
              <w:t>下级平台策略协商</w:t>
            </w:r>
          </w:p>
        </w:tc>
        <w:tc>
          <w:tcPr>
            <w:tcW w:w="902" w:type="pct"/>
            <w:tcBorders>
              <w:top w:val="single" w:sz="4" w:space="0" w:color="auto"/>
              <w:left w:val="single" w:sz="4" w:space="0" w:color="auto"/>
              <w:bottom w:val="single" w:sz="4" w:space="0" w:color="auto"/>
              <w:right w:val="single" w:sz="4" w:space="0" w:color="auto"/>
            </w:tcBorders>
            <w:hideMark/>
          </w:tcPr>
          <w:p w14:paraId="48F4ED3E" w14:textId="77777777" w:rsidR="00875713" w:rsidRDefault="00875713" w:rsidP="00D4029B">
            <w:pPr>
              <w:pStyle w:val="y-0"/>
              <w:rPr>
                <w:ins w:id="11" w:author="俊林 杨" w:date="2025-07-03T17:05:00Z" w16du:dateUtc="2025-07-03T09:05:00Z"/>
                <w:rFonts w:hint="eastAsia"/>
              </w:rPr>
            </w:pPr>
            <w:r w:rsidRPr="00875713">
              <w:rPr>
                <w:rFonts w:hint="eastAsia"/>
              </w:rPr>
              <w:t>省---&gt;部</w:t>
            </w:r>
          </w:p>
          <w:p w14:paraId="5C13AABB" w14:textId="01E60952" w:rsidR="00E70C28" w:rsidRPr="00875713" w:rsidRDefault="00E70C28" w:rsidP="00D4029B">
            <w:pPr>
              <w:pStyle w:val="y-0"/>
              <w:rPr>
                <w:rFonts w:hint="eastAsia"/>
              </w:rPr>
            </w:pPr>
            <w:ins w:id="12" w:author="俊林 杨" w:date="2025-07-03T17:05:00Z" w16du:dateUtc="2025-07-03T09:05:00Z">
              <w:r w:rsidRPr="00875713">
                <w:rPr>
                  <w:rFonts w:hint="eastAsia"/>
                </w:rPr>
                <w:t>部---&gt;省</w:t>
              </w:r>
            </w:ins>
          </w:p>
        </w:tc>
      </w:tr>
      <w:tr w:rsidR="002335A4" w:rsidRPr="00875713" w14:paraId="7C583955" w14:textId="77777777" w:rsidTr="002335A4">
        <w:tc>
          <w:tcPr>
            <w:tcW w:w="937" w:type="pct"/>
            <w:vMerge/>
            <w:tcBorders>
              <w:top w:val="nil"/>
              <w:left w:val="single" w:sz="4" w:space="0" w:color="auto"/>
              <w:bottom w:val="single" w:sz="4" w:space="0" w:color="auto"/>
              <w:right w:val="single" w:sz="4" w:space="0" w:color="auto"/>
            </w:tcBorders>
            <w:vAlign w:val="center"/>
            <w:hideMark/>
          </w:tcPr>
          <w:p w14:paraId="32D03AEB" w14:textId="77777777" w:rsidR="00875713" w:rsidRPr="00875713" w:rsidRDefault="00875713" w:rsidP="00D4029B">
            <w:pPr>
              <w:pStyle w:val="y-0"/>
              <w:rPr>
                <w:rFonts w:hint="eastAsia"/>
              </w:rPr>
            </w:pPr>
          </w:p>
        </w:tc>
        <w:tc>
          <w:tcPr>
            <w:tcW w:w="768" w:type="pct"/>
            <w:vMerge/>
            <w:tcBorders>
              <w:top w:val="nil"/>
              <w:left w:val="single" w:sz="4" w:space="0" w:color="auto"/>
              <w:bottom w:val="single" w:sz="4" w:space="0" w:color="auto"/>
              <w:right w:val="single" w:sz="4" w:space="0" w:color="auto"/>
            </w:tcBorders>
            <w:vAlign w:val="center"/>
            <w:hideMark/>
          </w:tcPr>
          <w:p w14:paraId="7971169E" w14:textId="77777777" w:rsidR="00875713" w:rsidRPr="00875713" w:rsidRDefault="00875713" w:rsidP="00D4029B">
            <w:pPr>
              <w:pStyle w:val="y-0"/>
              <w:rPr>
                <w:rFonts w:hint="eastAsia"/>
              </w:rPr>
            </w:pPr>
          </w:p>
        </w:tc>
        <w:tc>
          <w:tcPr>
            <w:tcW w:w="2392" w:type="pct"/>
            <w:tcBorders>
              <w:top w:val="single" w:sz="4" w:space="0" w:color="auto"/>
              <w:left w:val="single" w:sz="4" w:space="0" w:color="auto"/>
              <w:bottom w:val="single" w:sz="4" w:space="0" w:color="auto"/>
              <w:right w:val="single" w:sz="4" w:space="0" w:color="auto"/>
            </w:tcBorders>
            <w:hideMark/>
          </w:tcPr>
          <w:p w14:paraId="027DB605" w14:textId="77777777" w:rsidR="00875713" w:rsidRPr="00875713" w:rsidRDefault="00875713" w:rsidP="00D4029B">
            <w:pPr>
              <w:pStyle w:val="y-0"/>
              <w:rPr>
                <w:rFonts w:hint="eastAsia"/>
              </w:rPr>
            </w:pPr>
            <w:r w:rsidRPr="00875713">
              <w:rPr>
                <w:rFonts w:hint="eastAsia"/>
              </w:rPr>
              <w:t>下级平台事件上报</w:t>
            </w:r>
          </w:p>
        </w:tc>
        <w:tc>
          <w:tcPr>
            <w:tcW w:w="902" w:type="pct"/>
            <w:tcBorders>
              <w:top w:val="single" w:sz="4" w:space="0" w:color="auto"/>
              <w:left w:val="single" w:sz="4" w:space="0" w:color="auto"/>
              <w:bottom w:val="single" w:sz="4" w:space="0" w:color="auto"/>
              <w:right w:val="single" w:sz="4" w:space="0" w:color="auto"/>
            </w:tcBorders>
            <w:hideMark/>
          </w:tcPr>
          <w:p w14:paraId="2BBC92CB" w14:textId="77777777" w:rsidR="00875713" w:rsidRPr="00875713" w:rsidRDefault="00875713" w:rsidP="00D4029B">
            <w:pPr>
              <w:pStyle w:val="y-0"/>
              <w:rPr>
                <w:rFonts w:hint="eastAsia"/>
              </w:rPr>
            </w:pPr>
            <w:r w:rsidRPr="00875713">
              <w:rPr>
                <w:rFonts w:hint="eastAsia"/>
              </w:rPr>
              <w:t>省---&gt;部</w:t>
            </w:r>
          </w:p>
        </w:tc>
      </w:tr>
      <w:tr w:rsidR="002335A4" w:rsidRPr="00875713" w14:paraId="77C271F0" w14:textId="77777777" w:rsidTr="002335A4">
        <w:tc>
          <w:tcPr>
            <w:tcW w:w="937" w:type="pct"/>
            <w:vMerge/>
            <w:tcBorders>
              <w:top w:val="nil"/>
              <w:left w:val="single" w:sz="4" w:space="0" w:color="auto"/>
              <w:bottom w:val="single" w:sz="4" w:space="0" w:color="auto"/>
              <w:right w:val="single" w:sz="4" w:space="0" w:color="auto"/>
            </w:tcBorders>
            <w:vAlign w:val="center"/>
            <w:hideMark/>
          </w:tcPr>
          <w:p w14:paraId="5F9C5C93" w14:textId="77777777" w:rsidR="00875713" w:rsidRPr="00875713" w:rsidRDefault="00875713" w:rsidP="00D4029B">
            <w:pPr>
              <w:pStyle w:val="y-0"/>
              <w:rPr>
                <w:rFonts w:hint="eastAsia"/>
              </w:rPr>
            </w:pPr>
          </w:p>
        </w:tc>
        <w:tc>
          <w:tcPr>
            <w:tcW w:w="768" w:type="pct"/>
            <w:vMerge/>
            <w:tcBorders>
              <w:top w:val="nil"/>
              <w:left w:val="single" w:sz="4" w:space="0" w:color="auto"/>
              <w:bottom w:val="single" w:sz="4" w:space="0" w:color="auto"/>
              <w:right w:val="single" w:sz="4" w:space="0" w:color="auto"/>
            </w:tcBorders>
            <w:vAlign w:val="center"/>
            <w:hideMark/>
          </w:tcPr>
          <w:p w14:paraId="0C98666C" w14:textId="77777777" w:rsidR="00875713" w:rsidRPr="00875713" w:rsidRDefault="00875713" w:rsidP="00D4029B">
            <w:pPr>
              <w:pStyle w:val="y-0"/>
              <w:rPr>
                <w:rFonts w:hint="eastAsia"/>
              </w:rPr>
            </w:pPr>
          </w:p>
        </w:tc>
        <w:tc>
          <w:tcPr>
            <w:tcW w:w="2392" w:type="pct"/>
            <w:tcBorders>
              <w:top w:val="single" w:sz="4" w:space="0" w:color="auto"/>
              <w:left w:val="single" w:sz="4" w:space="0" w:color="auto"/>
              <w:bottom w:val="single" w:sz="4" w:space="0" w:color="auto"/>
              <w:right w:val="single" w:sz="4" w:space="0" w:color="auto"/>
            </w:tcBorders>
            <w:hideMark/>
          </w:tcPr>
          <w:p w14:paraId="4D9DE9BE" w14:textId="77777777" w:rsidR="00875713" w:rsidRPr="00875713" w:rsidRDefault="00875713" w:rsidP="00D4029B">
            <w:pPr>
              <w:pStyle w:val="y-0"/>
              <w:rPr>
                <w:rFonts w:hint="eastAsia"/>
              </w:rPr>
            </w:pPr>
            <w:r w:rsidRPr="00875713">
              <w:rPr>
                <w:rFonts w:hint="eastAsia"/>
              </w:rPr>
              <w:t>下级平台状态消息上报</w:t>
            </w:r>
          </w:p>
        </w:tc>
        <w:tc>
          <w:tcPr>
            <w:tcW w:w="902" w:type="pct"/>
            <w:tcBorders>
              <w:top w:val="single" w:sz="4" w:space="0" w:color="auto"/>
              <w:left w:val="single" w:sz="4" w:space="0" w:color="auto"/>
              <w:bottom w:val="single" w:sz="4" w:space="0" w:color="auto"/>
              <w:right w:val="single" w:sz="4" w:space="0" w:color="auto"/>
            </w:tcBorders>
            <w:hideMark/>
          </w:tcPr>
          <w:p w14:paraId="3E1CF3D1" w14:textId="77777777" w:rsidR="00875713" w:rsidRPr="00875713" w:rsidRDefault="00875713" w:rsidP="00D4029B">
            <w:pPr>
              <w:pStyle w:val="y-0"/>
              <w:rPr>
                <w:rFonts w:hint="eastAsia"/>
              </w:rPr>
            </w:pPr>
            <w:r w:rsidRPr="00875713">
              <w:rPr>
                <w:rFonts w:hint="eastAsia"/>
              </w:rPr>
              <w:t>省---&gt;部</w:t>
            </w:r>
          </w:p>
        </w:tc>
      </w:tr>
      <w:tr w:rsidR="002335A4" w:rsidRPr="00875713" w14:paraId="230DFE95" w14:textId="77777777" w:rsidTr="002335A4">
        <w:tc>
          <w:tcPr>
            <w:tcW w:w="937" w:type="pct"/>
            <w:vMerge/>
            <w:tcBorders>
              <w:top w:val="nil"/>
              <w:left w:val="single" w:sz="4" w:space="0" w:color="auto"/>
              <w:bottom w:val="single" w:sz="4" w:space="0" w:color="auto"/>
              <w:right w:val="single" w:sz="4" w:space="0" w:color="auto"/>
            </w:tcBorders>
            <w:vAlign w:val="center"/>
            <w:hideMark/>
          </w:tcPr>
          <w:p w14:paraId="7999FC4B" w14:textId="77777777" w:rsidR="00875713" w:rsidRPr="00875713" w:rsidRDefault="00875713" w:rsidP="00D4029B">
            <w:pPr>
              <w:pStyle w:val="y-0"/>
              <w:rPr>
                <w:rFonts w:hint="eastAsia"/>
              </w:rPr>
            </w:pPr>
          </w:p>
        </w:tc>
        <w:tc>
          <w:tcPr>
            <w:tcW w:w="768" w:type="pct"/>
            <w:vMerge/>
            <w:tcBorders>
              <w:top w:val="nil"/>
              <w:left w:val="single" w:sz="4" w:space="0" w:color="auto"/>
              <w:bottom w:val="single" w:sz="4" w:space="0" w:color="auto"/>
              <w:right w:val="single" w:sz="4" w:space="0" w:color="auto"/>
            </w:tcBorders>
            <w:vAlign w:val="center"/>
            <w:hideMark/>
          </w:tcPr>
          <w:p w14:paraId="2370D00B" w14:textId="77777777" w:rsidR="00875713" w:rsidRPr="00875713" w:rsidRDefault="00875713" w:rsidP="00D4029B">
            <w:pPr>
              <w:pStyle w:val="y-0"/>
              <w:rPr>
                <w:rFonts w:hint="eastAsia"/>
              </w:rPr>
            </w:pPr>
          </w:p>
        </w:tc>
        <w:tc>
          <w:tcPr>
            <w:tcW w:w="2392" w:type="pct"/>
            <w:tcBorders>
              <w:top w:val="single" w:sz="4" w:space="0" w:color="auto"/>
              <w:left w:val="single" w:sz="4" w:space="0" w:color="auto"/>
              <w:bottom w:val="single" w:sz="4" w:space="0" w:color="auto"/>
              <w:right w:val="single" w:sz="4" w:space="0" w:color="auto"/>
            </w:tcBorders>
            <w:hideMark/>
          </w:tcPr>
          <w:p w14:paraId="39EA0725" w14:textId="77777777" w:rsidR="00875713" w:rsidRPr="00875713" w:rsidRDefault="00875713" w:rsidP="00D4029B">
            <w:pPr>
              <w:pStyle w:val="y-0"/>
              <w:rPr>
                <w:rFonts w:hint="eastAsia"/>
              </w:rPr>
            </w:pPr>
            <w:r w:rsidRPr="00875713">
              <w:rPr>
                <w:rFonts w:hint="eastAsia"/>
              </w:rPr>
              <w:t>下级平台日志上报</w:t>
            </w:r>
          </w:p>
        </w:tc>
        <w:tc>
          <w:tcPr>
            <w:tcW w:w="902" w:type="pct"/>
            <w:tcBorders>
              <w:top w:val="single" w:sz="4" w:space="0" w:color="auto"/>
              <w:left w:val="single" w:sz="4" w:space="0" w:color="auto"/>
              <w:bottom w:val="single" w:sz="4" w:space="0" w:color="auto"/>
              <w:right w:val="single" w:sz="4" w:space="0" w:color="auto"/>
            </w:tcBorders>
            <w:hideMark/>
          </w:tcPr>
          <w:p w14:paraId="6220E56A" w14:textId="77777777" w:rsidR="00875713" w:rsidRPr="00875713" w:rsidRDefault="00875713" w:rsidP="00D4029B">
            <w:pPr>
              <w:pStyle w:val="y-0"/>
              <w:rPr>
                <w:rFonts w:hint="eastAsia"/>
              </w:rPr>
            </w:pPr>
            <w:r w:rsidRPr="00875713">
              <w:rPr>
                <w:rFonts w:hint="eastAsia"/>
              </w:rPr>
              <w:t>省---&gt;部</w:t>
            </w:r>
          </w:p>
        </w:tc>
      </w:tr>
      <w:tr w:rsidR="002335A4" w:rsidRPr="00875713" w14:paraId="713292C5" w14:textId="77777777" w:rsidTr="002335A4">
        <w:tc>
          <w:tcPr>
            <w:tcW w:w="937" w:type="pct"/>
            <w:vMerge/>
            <w:tcBorders>
              <w:top w:val="nil"/>
              <w:left w:val="single" w:sz="4" w:space="0" w:color="auto"/>
              <w:bottom w:val="single" w:sz="4" w:space="0" w:color="auto"/>
              <w:right w:val="single" w:sz="4" w:space="0" w:color="auto"/>
            </w:tcBorders>
            <w:vAlign w:val="center"/>
            <w:hideMark/>
          </w:tcPr>
          <w:p w14:paraId="6AEC6342" w14:textId="77777777" w:rsidR="00875713" w:rsidRPr="00875713" w:rsidRDefault="00875713" w:rsidP="00D4029B">
            <w:pPr>
              <w:pStyle w:val="y-0"/>
              <w:rPr>
                <w:rFonts w:hint="eastAsia"/>
              </w:rPr>
            </w:pPr>
          </w:p>
        </w:tc>
        <w:tc>
          <w:tcPr>
            <w:tcW w:w="768" w:type="pct"/>
            <w:vMerge/>
            <w:tcBorders>
              <w:top w:val="nil"/>
              <w:left w:val="single" w:sz="4" w:space="0" w:color="auto"/>
              <w:bottom w:val="single" w:sz="4" w:space="0" w:color="auto"/>
              <w:right w:val="single" w:sz="4" w:space="0" w:color="auto"/>
            </w:tcBorders>
            <w:vAlign w:val="center"/>
            <w:hideMark/>
          </w:tcPr>
          <w:p w14:paraId="09A8BF9C" w14:textId="77777777" w:rsidR="00875713" w:rsidRPr="00875713" w:rsidRDefault="00875713" w:rsidP="00D4029B">
            <w:pPr>
              <w:pStyle w:val="y-0"/>
              <w:rPr>
                <w:rFonts w:hint="eastAsia"/>
              </w:rPr>
            </w:pPr>
          </w:p>
        </w:tc>
        <w:tc>
          <w:tcPr>
            <w:tcW w:w="2392" w:type="pct"/>
            <w:tcBorders>
              <w:top w:val="single" w:sz="4" w:space="0" w:color="auto"/>
              <w:left w:val="single" w:sz="4" w:space="0" w:color="auto"/>
              <w:bottom w:val="single" w:sz="4" w:space="0" w:color="auto"/>
              <w:right w:val="single" w:sz="4" w:space="0" w:color="auto"/>
            </w:tcBorders>
            <w:hideMark/>
          </w:tcPr>
          <w:p w14:paraId="29CB750D" w14:textId="77777777" w:rsidR="00875713" w:rsidRPr="00875713" w:rsidRDefault="00875713" w:rsidP="00D4029B">
            <w:pPr>
              <w:pStyle w:val="y-0"/>
              <w:rPr>
                <w:rFonts w:hint="eastAsia"/>
              </w:rPr>
            </w:pPr>
            <w:r w:rsidRPr="00875713">
              <w:rPr>
                <w:rFonts w:hint="eastAsia"/>
              </w:rPr>
              <w:t>下级平台文件上传</w:t>
            </w:r>
          </w:p>
        </w:tc>
        <w:tc>
          <w:tcPr>
            <w:tcW w:w="902" w:type="pct"/>
            <w:tcBorders>
              <w:top w:val="single" w:sz="4" w:space="0" w:color="auto"/>
              <w:left w:val="single" w:sz="4" w:space="0" w:color="auto"/>
              <w:bottom w:val="single" w:sz="4" w:space="0" w:color="auto"/>
              <w:right w:val="single" w:sz="4" w:space="0" w:color="auto"/>
            </w:tcBorders>
            <w:hideMark/>
          </w:tcPr>
          <w:p w14:paraId="7D564218" w14:textId="77777777" w:rsidR="00875713" w:rsidRPr="00875713" w:rsidRDefault="00875713" w:rsidP="00D4029B">
            <w:pPr>
              <w:pStyle w:val="y-0"/>
              <w:rPr>
                <w:rFonts w:hint="eastAsia"/>
              </w:rPr>
            </w:pPr>
            <w:r w:rsidRPr="00875713">
              <w:rPr>
                <w:rFonts w:hint="eastAsia"/>
              </w:rPr>
              <w:t>省---&gt;部</w:t>
            </w:r>
          </w:p>
        </w:tc>
      </w:tr>
      <w:tr w:rsidR="002335A4" w:rsidRPr="00875713" w14:paraId="0E9BEB40" w14:textId="77777777" w:rsidTr="002335A4">
        <w:tc>
          <w:tcPr>
            <w:tcW w:w="937" w:type="pct"/>
            <w:vMerge/>
            <w:tcBorders>
              <w:top w:val="nil"/>
              <w:left w:val="single" w:sz="4" w:space="0" w:color="auto"/>
              <w:bottom w:val="single" w:sz="4" w:space="0" w:color="auto"/>
              <w:right w:val="single" w:sz="4" w:space="0" w:color="auto"/>
            </w:tcBorders>
            <w:vAlign w:val="center"/>
            <w:hideMark/>
          </w:tcPr>
          <w:p w14:paraId="3C3579BE" w14:textId="77777777" w:rsidR="00875713" w:rsidRPr="00875713" w:rsidRDefault="00875713" w:rsidP="00D4029B">
            <w:pPr>
              <w:pStyle w:val="y-0"/>
              <w:rPr>
                <w:rFonts w:hint="eastAsia"/>
              </w:rPr>
            </w:pPr>
          </w:p>
        </w:tc>
        <w:tc>
          <w:tcPr>
            <w:tcW w:w="768" w:type="pct"/>
            <w:vMerge/>
            <w:tcBorders>
              <w:top w:val="nil"/>
              <w:left w:val="single" w:sz="4" w:space="0" w:color="auto"/>
              <w:bottom w:val="single" w:sz="4" w:space="0" w:color="auto"/>
              <w:right w:val="single" w:sz="4" w:space="0" w:color="auto"/>
            </w:tcBorders>
            <w:vAlign w:val="center"/>
            <w:hideMark/>
          </w:tcPr>
          <w:p w14:paraId="6A8C3055" w14:textId="77777777" w:rsidR="00875713" w:rsidRPr="00875713" w:rsidRDefault="00875713" w:rsidP="00D4029B">
            <w:pPr>
              <w:pStyle w:val="y-0"/>
              <w:rPr>
                <w:rFonts w:hint="eastAsia"/>
              </w:rPr>
            </w:pPr>
          </w:p>
        </w:tc>
        <w:tc>
          <w:tcPr>
            <w:tcW w:w="2392" w:type="pct"/>
            <w:tcBorders>
              <w:top w:val="single" w:sz="4" w:space="0" w:color="auto"/>
              <w:left w:val="single" w:sz="4" w:space="0" w:color="auto"/>
              <w:bottom w:val="single" w:sz="4" w:space="0" w:color="auto"/>
              <w:right w:val="single" w:sz="4" w:space="0" w:color="auto"/>
            </w:tcBorders>
            <w:hideMark/>
          </w:tcPr>
          <w:p w14:paraId="1F272391" w14:textId="77777777" w:rsidR="00875713" w:rsidRPr="00875713" w:rsidRDefault="00875713" w:rsidP="00D4029B">
            <w:pPr>
              <w:pStyle w:val="y-0"/>
              <w:rPr>
                <w:rFonts w:hint="eastAsia"/>
              </w:rPr>
            </w:pPr>
            <w:r w:rsidRPr="00875713">
              <w:rPr>
                <w:rFonts w:hint="eastAsia"/>
              </w:rPr>
              <w:t>测试数据交互</w:t>
            </w:r>
          </w:p>
        </w:tc>
        <w:tc>
          <w:tcPr>
            <w:tcW w:w="902" w:type="pct"/>
            <w:tcBorders>
              <w:top w:val="single" w:sz="4" w:space="0" w:color="auto"/>
              <w:left w:val="single" w:sz="4" w:space="0" w:color="auto"/>
              <w:bottom w:val="single" w:sz="4" w:space="0" w:color="auto"/>
              <w:right w:val="single" w:sz="4" w:space="0" w:color="auto"/>
            </w:tcBorders>
            <w:hideMark/>
          </w:tcPr>
          <w:p w14:paraId="3B8C40BA" w14:textId="77777777" w:rsidR="00875713" w:rsidRPr="00875713" w:rsidRDefault="00875713" w:rsidP="00D4029B">
            <w:pPr>
              <w:pStyle w:val="y-0"/>
              <w:rPr>
                <w:rFonts w:hint="eastAsia"/>
              </w:rPr>
            </w:pPr>
            <w:r w:rsidRPr="00875713">
              <w:rPr>
                <w:rFonts w:hint="eastAsia"/>
              </w:rPr>
              <w:t>部---&gt;省</w:t>
            </w:r>
          </w:p>
        </w:tc>
      </w:tr>
      <w:tr w:rsidR="002335A4" w:rsidRPr="00875713" w14:paraId="29C991E5" w14:textId="77777777" w:rsidTr="002335A4">
        <w:tc>
          <w:tcPr>
            <w:tcW w:w="937" w:type="pct"/>
            <w:vMerge/>
            <w:tcBorders>
              <w:top w:val="nil"/>
              <w:left w:val="single" w:sz="4" w:space="0" w:color="auto"/>
              <w:bottom w:val="single" w:sz="4" w:space="0" w:color="auto"/>
              <w:right w:val="single" w:sz="4" w:space="0" w:color="auto"/>
            </w:tcBorders>
            <w:vAlign w:val="center"/>
            <w:hideMark/>
          </w:tcPr>
          <w:p w14:paraId="0E9CBB43" w14:textId="77777777" w:rsidR="00875713" w:rsidRPr="00875713" w:rsidRDefault="00875713" w:rsidP="00D4029B">
            <w:pPr>
              <w:pStyle w:val="y-0"/>
              <w:rPr>
                <w:rFonts w:hint="eastAsia"/>
              </w:rPr>
            </w:pPr>
          </w:p>
        </w:tc>
        <w:tc>
          <w:tcPr>
            <w:tcW w:w="768" w:type="pct"/>
            <w:vMerge/>
            <w:tcBorders>
              <w:top w:val="nil"/>
              <w:left w:val="single" w:sz="4" w:space="0" w:color="auto"/>
              <w:bottom w:val="single" w:sz="4" w:space="0" w:color="auto"/>
              <w:right w:val="single" w:sz="4" w:space="0" w:color="auto"/>
            </w:tcBorders>
            <w:vAlign w:val="center"/>
            <w:hideMark/>
          </w:tcPr>
          <w:p w14:paraId="2DC8B7FB" w14:textId="77777777" w:rsidR="00875713" w:rsidRPr="00875713" w:rsidRDefault="00875713" w:rsidP="00D4029B">
            <w:pPr>
              <w:pStyle w:val="y-0"/>
              <w:rPr>
                <w:rFonts w:hint="eastAsia"/>
              </w:rPr>
            </w:pPr>
          </w:p>
        </w:tc>
        <w:tc>
          <w:tcPr>
            <w:tcW w:w="2392" w:type="pct"/>
            <w:tcBorders>
              <w:top w:val="single" w:sz="4" w:space="0" w:color="auto"/>
              <w:left w:val="single" w:sz="4" w:space="0" w:color="auto"/>
              <w:bottom w:val="single" w:sz="4" w:space="0" w:color="auto"/>
              <w:right w:val="single" w:sz="4" w:space="0" w:color="auto"/>
            </w:tcBorders>
            <w:hideMark/>
          </w:tcPr>
          <w:p w14:paraId="0846EC55" w14:textId="77777777" w:rsidR="00875713" w:rsidRPr="00875713" w:rsidRDefault="00875713" w:rsidP="00D4029B">
            <w:pPr>
              <w:pStyle w:val="y-0"/>
              <w:rPr>
                <w:rFonts w:hint="eastAsia"/>
              </w:rPr>
            </w:pPr>
            <w:r w:rsidRPr="00875713">
              <w:rPr>
                <w:rFonts w:hint="eastAsia"/>
              </w:rPr>
              <w:t>平台安全设备注册</w:t>
            </w:r>
          </w:p>
        </w:tc>
        <w:tc>
          <w:tcPr>
            <w:tcW w:w="902" w:type="pct"/>
            <w:tcBorders>
              <w:top w:val="single" w:sz="4" w:space="0" w:color="auto"/>
              <w:left w:val="single" w:sz="4" w:space="0" w:color="auto"/>
              <w:bottom w:val="single" w:sz="4" w:space="0" w:color="auto"/>
              <w:right w:val="single" w:sz="4" w:space="0" w:color="auto"/>
            </w:tcBorders>
            <w:hideMark/>
          </w:tcPr>
          <w:p w14:paraId="23E52BAF" w14:textId="77777777" w:rsidR="00875713" w:rsidRPr="00875713" w:rsidRDefault="00875713" w:rsidP="00D4029B">
            <w:pPr>
              <w:pStyle w:val="y-0"/>
              <w:rPr>
                <w:rFonts w:hint="eastAsia"/>
              </w:rPr>
            </w:pPr>
            <w:r w:rsidRPr="00875713">
              <w:rPr>
                <w:rFonts w:hint="eastAsia"/>
              </w:rPr>
              <w:t>省---&gt;部</w:t>
            </w:r>
          </w:p>
        </w:tc>
      </w:tr>
      <w:tr w:rsidR="002335A4" w:rsidRPr="00875713" w14:paraId="1CCA8BBF" w14:textId="77777777" w:rsidTr="002335A4">
        <w:tc>
          <w:tcPr>
            <w:tcW w:w="937" w:type="pct"/>
            <w:vMerge/>
            <w:tcBorders>
              <w:top w:val="nil"/>
              <w:left w:val="single" w:sz="4" w:space="0" w:color="auto"/>
              <w:bottom w:val="single" w:sz="4" w:space="0" w:color="auto"/>
              <w:right w:val="single" w:sz="4" w:space="0" w:color="auto"/>
            </w:tcBorders>
            <w:vAlign w:val="center"/>
            <w:hideMark/>
          </w:tcPr>
          <w:p w14:paraId="34EED64F" w14:textId="77777777" w:rsidR="00875713" w:rsidRPr="00875713" w:rsidRDefault="00875713" w:rsidP="00D4029B">
            <w:pPr>
              <w:pStyle w:val="y-0"/>
              <w:rPr>
                <w:rFonts w:hint="eastAsia"/>
              </w:rPr>
            </w:pPr>
          </w:p>
        </w:tc>
        <w:tc>
          <w:tcPr>
            <w:tcW w:w="768" w:type="pct"/>
            <w:vMerge/>
            <w:tcBorders>
              <w:top w:val="nil"/>
              <w:left w:val="single" w:sz="4" w:space="0" w:color="auto"/>
              <w:bottom w:val="single" w:sz="4" w:space="0" w:color="auto"/>
              <w:right w:val="single" w:sz="4" w:space="0" w:color="auto"/>
            </w:tcBorders>
            <w:vAlign w:val="center"/>
            <w:hideMark/>
          </w:tcPr>
          <w:p w14:paraId="49A05F8D" w14:textId="77777777" w:rsidR="00875713" w:rsidRPr="00875713" w:rsidRDefault="00875713" w:rsidP="00D4029B">
            <w:pPr>
              <w:pStyle w:val="y-0"/>
              <w:rPr>
                <w:rFonts w:hint="eastAsia"/>
              </w:rPr>
            </w:pPr>
          </w:p>
        </w:tc>
        <w:tc>
          <w:tcPr>
            <w:tcW w:w="2392" w:type="pct"/>
            <w:tcBorders>
              <w:top w:val="single" w:sz="4" w:space="0" w:color="auto"/>
              <w:left w:val="single" w:sz="4" w:space="0" w:color="auto"/>
              <w:bottom w:val="single" w:sz="4" w:space="0" w:color="auto"/>
              <w:right w:val="single" w:sz="4" w:space="0" w:color="auto"/>
            </w:tcBorders>
            <w:hideMark/>
          </w:tcPr>
          <w:p w14:paraId="287E8FAC" w14:textId="77777777" w:rsidR="00875713" w:rsidRPr="00875713" w:rsidRDefault="00875713" w:rsidP="00D4029B">
            <w:pPr>
              <w:pStyle w:val="y-0"/>
              <w:rPr>
                <w:rFonts w:hint="eastAsia"/>
              </w:rPr>
            </w:pPr>
            <w:r w:rsidRPr="00875713">
              <w:rPr>
                <w:rFonts w:hint="eastAsia"/>
              </w:rPr>
              <w:t>平台安全设备查询</w:t>
            </w:r>
          </w:p>
        </w:tc>
        <w:tc>
          <w:tcPr>
            <w:tcW w:w="902" w:type="pct"/>
            <w:tcBorders>
              <w:top w:val="single" w:sz="4" w:space="0" w:color="auto"/>
              <w:left w:val="single" w:sz="4" w:space="0" w:color="auto"/>
              <w:bottom w:val="single" w:sz="4" w:space="0" w:color="auto"/>
              <w:right w:val="single" w:sz="4" w:space="0" w:color="auto"/>
            </w:tcBorders>
            <w:hideMark/>
          </w:tcPr>
          <w:p w14:paraId="1A5A7F18" w14:textId="77777777" w:rsidR="00875713" w:rsidRPr="00875713" w:rsidRDefault="00875713" w:rsidP="00D4029B">
            <w:pPr>
              <w:pStyle w:val="y-0"/>
              <w:rPr>
                <w:rFonts w:hint="eastAsia"/>
              </w:rPr>
            </w:pPr>
            <w:r w:rsidRPr="00875713">
              <w:rPr>
                <w:rFonts w:hint="eastAsia"/>
              </w:rPr>
              <w:t>部---&gt;省</w:t>
            </w:r>
          </w:p>
        </w:tc>
      </w:tr>
      <w:tr w:rsidR="002335A4" w:rsidRPr="00875713" w14:paraId="2F15C8BD" w14:textId="77777777" w:rsidTr="002335A4">
        <w:tc>
          <w:tcPr>
            <w:tcW w:w="937" w:type="pct"/>
            <w:tcBorders>
              <w:top w:val="single" w:sz="4" w:space="0" w:color="auto"/>
              <w:left w:val="single" w:sz="4" w:space="0" w:color="auto"/>
              <w:bottom w:val="single" w:sz="4" w:space="0" w:color="auto"/>
              <w:right w:val="single" w:sz="4" w:space="0" w:color="auto"/>
            </w:tcBorders>
            <w:hideMark/>
          </w:tcPr>
          <w:p w14:paraId="215FD191" w14:textId="77777777" w:rsidR="00875713" w:rsidRPr="00875713" w:rsidRDefault="00875713" w:rsidP="00D4029B">
            <w:pPr>
              <w:pStyle w:val="y-0"/>
              <w:rPr>
                <w:rFonts w:hint="eastAsia"/>
              </w:rPr>
            </w:pPr>
            <w:r w:rsidRPr="00875713">
              <w:rPr>
                <w:rFonts w:hint="eastAsia"/>
              </w:rPr>
              <w:t>文件传输接口</w:t>
            </w:r>
          </w:p>
        </w:tc>
        <w:tc>
          <w:tcPr>
            <w:tcW w:w="768" w:type="pct"/>
            <w:tcBorders>
              <w:top w:val="single" w:sz="4" w:space="0" w:color="auto"/>
              <w:left w:val="single" w:sz="4" w:space="0" w:color="auto"/>
              <w:bottom w:val="single" w:sz="4" w:space="0" w:color="auto"/>
              <w:right w:val="single" w:sz="4" w:space="0" w:color="auto"/>
            </w:tcBorders>
            <w:hideMark/>
          </w:tcPr>
          <w:p w14:paraId="73F75D79" w14:textId="77777777" w:rsidR="00875713" w:rsidRPr="00875713" w:rsidRDefault="00875713" w:rsidP="00D4029B">
            <w:pPr>
              <w:pStyle w:val="y-0"/>
              <w:rPr>
                <w:rFonts w:hint="eastAsia"/>
              </w:rPr>
            </w:pPr>
            <w:r w:rsidRPr="00875713">
              <w:rPr>
                <w:rFonts w:hint="eastAsia"/>
              </w:rPr>
              <w:t>文件传输</w:t>
            </w:r>
          </w:p>
        </w:tc>
        <w:tc>
          <w:tcPr>
            <w:tcW w:w="2392" w:type="pct"/>
            <w:tcBorders>
              <w:top w:val="single" w:sz="4" w:space="0" w:color="auto"/>
              <w:left w:val="single" w:sz="4" w:space="0" w:color="auto"/>
              <w:bottom w:val="single" w:sz="4" w:space="0" w:color="auto"/>
              <w:right w:val="single" w:sz="4" w:space="0" w:color="auto"/>
            </w:tcBorders>
            <w:hideMark/>
          </w:tcPr>
          <w:p w14:paraId="73C9D4D4" w14:textId="77777777" w:rsidR="00875713" w:rsidRPr="00875713" w:rsidRDefault="00875713" w:rsidP="00D4029B">
            <w:pPr>
              <w:pStyle w:val="y-0"/>
              <w:rPr>
                <w:rFonts w:hint="eastAsia"/>
              </w:rPr>
            </w:pPr>
            <w:r w:rsidRPr="00875713">
              <w:rPr>
                <w:rFonts w:hint="eastAsia"/>
              </w:rPr>
              <w:t>二进制文件传输接口</w:t>
            </w:r>
          </w:p>
        </w:tc>
        <w:tc>
          <w:tcPr>
            <w:tcW w:w="902" w:type="pct"/>
            <w:tcBorders>
              <w:top w:val="single" w:sz="4" w:space="0" w:color="auto"/>
              <w:left w:val="single" w:sz="4" w:space="0" w:color="auto"/>
              <w:bottom w:val="single" w:sz="4" w:space="0" w:color="auto"/>
              <w:right w:val="single" w:sz="4" w:space="0" w:color="auto"/>
            </w:tcBorders>
            <w:hideMark/>
          </w:tcPr>
          <w:p w14:paraId="20F6BC2F" w14:textId="77777777" w:rsidR="00875713" w:rsidRPr="00875713" w:rsidRDefault="00875713" w:rsidP="00D4029B">
            <w:pPr>
              <w:pStyle w:val="y-0"/>
              <w:rPr>
                <w:rFonts w:hint="eastAsia"/>
              </w:rPr>
            </w:pPr>
            <w:r w:rsidRPr="00875713">
              <w:rPr>
                <w:rFonts w:hint="eastAsia"/>
              </w:rPr>
              <w:t>省---&gt;部</w:t>
            </w:r>
          </w:p>
          <w:p w14:paraId="349E1198" w14:textId="77777777" w:rsidR="00875713" w:rsidRPr="00875713" w:rsidRDefault="00875713" w:rsidP="00D4029B">
            <w:pPr>
              <w:pStyle w:val="y-0"/>
              <w:rPr>
                <w:rFonts w:hint="eastAsia"/>
              </w:rPr>
            </w:pPr>
            <w:r w:rsidRPr="00875713">
              <w:rPr>
                <w:rFonts w:hint="eastAsia"/>
              </w:rPr>
              <w:t>部---&gt;省</w:t>
            </w:r>
          </w:p>
        </w:tc>
      </w:tr>
      <w:bookmarkEnd w:id="2"/>
    </w:tbl>
    <w:p w14:paraId="75553C0B" w14:textId="77777777" w:rsidR="00952511" w:rsidRPr="00952511" w:rsidRDefault="00952511" w:rsidP="00D4029B">
      <w:pPr>
        <w:pStyle w:val="y-0"/>
        <w:rPr>
          <w:rFonts w:hint="eastAsia"/>
        </w:rPr>
      </w:pPr>
    </w:p>
    <w:p w14:paraId="0B43D55C" w14:textId="63D23891" w:rsidR="009A13E0" w:rsidRDefault="009A13E0" w:rsidP="009A13E0">
      <w:pPr>
        <w:pStyle w:val="y-"/>
        <w:rPr>
          <w:rFonts w:hint="eastAsia"/>
        </w:rPr>
      </w:pPr>
      <w:r>
        <w:rPr>
          <w:rFonts w:hint="eastAsia"/>
        </w:rPr>
        <w:lastRenderedPageBreak/>
        <w:t>关于数据加密传输的要求</w:t>
      </w:r>
    </w:p>
    <w:p w14:paraId="70FBE638" w14:textId="6DB40686" w:rsidR="009A13E0" w:rsidRDefault="009A13E0" w:rsidP="009A13E0">
      <w:pPr>
        <w:pStyle w:val="y-20"/>
        <w:numPr>
          <w:ilvl w:val="0"/>
          <w:numId w:val="36"/>
        </w:numPr>
        <w:rPr>
          <w:rFonts w:hint="eastAsia"/>
        </w:rPr>
      </w:pPr>
      <w:r w:rsidRPr="009A13E0">
        <w:rPr>
          <w:rFonts w:hint="eastAsia"/>
        </w:rPr>
        <w:t>整体加密方案概述</w:t>
      </w:r>
    </w:p>
    <w:p w14:paraId="62A1590D" w14:textId="7CCEE5B4" w:rsidR="009A13E0" w:rsidRDefault="009A13E0" w:rsidP="00D4029B">
      <w:pPr>
        <w:pStyle w:val="y-0"/>
        <w:rPr>
          <w:rFonts w:hint="eastAsia"/>
        </w:rPr>
      </w:pPr>
      <w:bookmarkStart w:id="13" w:name="_Hlk203229365"/>
      <w:r>
        <w:rPr>
          <w:rFonts w:hint="eastAsia"/>
        </w:rPr>
        <w:t>对所有传输的数据及文件内容进行加密，</w:t>
      </w:r>
      <w:ins w:id="14" w:author="俊林 杨" w:date="2025-07-01T15:22:00Z" w16du:dateUtc="2025-07-01T07:22:00Z">
        <w:r w:rsidR="003626D2" w:rsidRPr="003626D2">
          <w:rPr>
            <w:rFonts w:hint="eastAsia"/>
          </w:rPr>
          <w:t>请求与响应双向加密</w:t>
        </w:r>
        <w:r w:rsidR="003626D2">
          <w:rPr>
            <w:rFonts w:hint="eastAsia"/>
          </w:rPr>
          <w:t>，</w:t>
        </w:r>
      </w:ins>
      <w:r w:rsidRPr="009A13E0">
        <w:t xml:space="preserve">采用 </w:t>
      </w:r>
      <w:ins w:id="15" w:author="俊林 杨" w:date="2025-06-30T10:59:00Z" w16du:dateUtc="2025-06-30T02:59:00Z">
        <w:r w:rsidR="00A2130D">
          <w:rPr>
            <w:rFonts w:hint="eastAsia"/>
          </w:rPr>
          <w:t>SM2</w:t>
        </w:r>
      </w:ins>
      <w:del w:id="16" w:author="俊林 杨" w:date="2025-06-30T10:59:00Z" w16du:dateUtc="2025-06-30T02:59:00Z">
        <w:r w:rsidRPr="009A13E0" w:rsidDel="00A2130D">
          <w:delText>RSA</w:delText>
        </w:r>
      </w:del>
      <w:r w:rsidRPr="009A13E0">
        <w:t xml:space="preserve"> </w:t>
      </w:r>
      <w:ins w:id="17" w:author="俊林 杨" w:date="2025-07-01T10:03:00Z" w16du:dateUtc="2025-07-01T02:03:00Z">
        <w:r w:rsidR="00DA153D">
          <w:rPr>
            <w:rFonts w:hint="eastAsia"/>
          </w:rPr>
          <w:t>双公钥</w:t>
        </w:r>
      </w:ins>
      <w:r w:rsidRPr="009A13E0">
        <w:t>+ SM4-GCM 混合加密</w:t>
      </w:r>
      <w:r>
        <w:rPr>
          <w:rFonts w:hint="eastAsia"/>
        </w:rPr>
        <w:t>技术，对核心数据进行密文传输</w:t>
      </w:r>
    </w:p>
    <w:p w14:paraId="3DA6679B" w14:textId="77777777" w:rsidR="009A13E0" w:rsidRPr="009A13E0" w:rsidRDefault="009A13E0" w:rsidP="00D4029B">
      <w:pPr>
        <w:pStyle w:val="y-0"/>
        <w:rPr>
          <w:rFonts w:hint="eastAsia"/>
        </w:rPr>
      </w:pPr>
      <w:r w:rsidRPr="009A13E0">
        <w:t>密钥体系</w:t>
      </w:r>
      <w:r w:rsidRPr="009A13E0">
        <w:rPr>
          <w:rFonts w:ascii="Times New Roman" w:hAnsi="Times New Roman" w:cs="Times New Roman"/>
        </w:rPr>
        <w:t>​​</w:t>
      </w:r>
      <w:r w:rsidRPr="009A13E0">
        <w:t>：</w:t>
      </w:r>
    </w:p>
    <w:p w14:paraId="33E17FE6" w14:textId="07684024" w:rsidR="009A13E0" w:rsidRPr="009A13E0" w:rsidRDefault="00A2130D" w:rsidP="00D4029B">
      <w:pPr>
        <w:pStyle w:val="y-0"/>
        <w:numPr>
          <w:ilvl w:val="0"/>
          <w:numId w:val="37"/>
        </w:numPr>
        <w:rPr>
          <w:rFonts w:hint="eastAsia"/>
        </w:rPr>
      </w:pPr>
      <w:ins w:id="18" w:author="俊林 杨" w:date="2025-06-30T10:59:00Z" w16du:dateUtc="2025-06-30T02:59:00Z">
        <w:r>
          <w:rPr>
            <w:rFonts w:hint="eastAsia"/>
          </w:rPr>
          <w:t>SM2</w:t>
        </w:r>
      </w:ins>
      <w:del w:id="19" w:author="俊林 杨" w:date="2025-06-30T10:59:00Z" w16du:dateUtc="2025-06-30T02:59:00Z">
        <w:r w:rsidR="009A13E0" w:rsidRPr="009A13E0" w:rsidDel="00A2130D">
          <w:delText>RSA</w:delText>
        </w:r>
      </w:del>
      <w:r w:rsidR="009A13E0" w:rsidRPr="009A13E0">
        <w:t xml:space="preserve"> 非对称密钥对：</w:t>
      </w:r>
      <w:ins w:id="20" w:author="俊林 杨" w:date="2025-07-01T10:48:00Z" w16du:dateUtc="2025-07-01T02:48:00Z">
        <w:r w:rsidR="000F38E3">
          <w:rPr>
            <w:rFonts w:hint="eastAsia"/>
          </w:rPr>
          <w:t>部省</w:t>
        </w:r>
      </w:ins>
      <w:r w:rsidR="009A13E0" w:rsidRPr="009A13E0">
        <w:t xml:space="preserve">服务端生成 </w:t>
      </w:r>
      <w:ins w:id="21" w:author="俊林 杨" w:date="2025-06-30T10:59:00Z" w16du:dateUtc="2025-06-30T02:59:00Z">
        <w:r>
          <w:rPr>
            <w:rFonts w:hint="eastAsia"/>
          </w:rPr>
          <w:t>SM2</w:t>
        </w:r>
      </w:ins>
      <w:del w:id="22" w:author="俊林 杨" w:date="2025-06-30T10:59:00Z" w16du:dateUtc="2025-06-30T02:59:00Z">
        <w:r w:rsidR="009A13E0" w:rsidRPr="009A13E0" w:rsidDel="00A2130D">
          <w:delText>RSA</w:delText>
        </w:r>
      </w:del>
      <w:r w:rsidR="009A13E0" w:rsidRPr="009A13E0">
        <w:t xml:space="preserve"> 密钥对（公钥 PUB_</w:t>
      </w:r>
      <w:ins w:id="23" w:author="俊林 杨" w:date="2025-06-30T11:00:00Z" w16du:dateUtc="2025-06-30T03:00:00Z">
        <w:r w:rsidRPr="00A2130D">
          <w:rPr>
            <w:rFonts w:hint="eastAsia"/>
          </w:rPr>
          <w:t xml:space="preserve"> </w:t>
        </w:r>
        <w:r>
          <w:rPr>
            <w:rFonts w:hint="eastAsia"/>
          </w:rPr>
          <w:t>SM2</w:t>
        </w:r>
      </w:ins>
      <w:del w:id="24" w:author="俊林 杨" w:date="2025-06-30T10:59:00Z" w16du:dateUtc="2025-06-30T02:59:00Z">
        <w:r w:rsidR="009A13E0" w:rsidRPr="009A13E0" w:rsidDel="00A2130D">
          <w:delText>RSA</w:delText>
        </w:r>
      </w:del>
      <w:r w:rsidR="009A13E0" w:rsidRPr="009A13E0">
        <w:t>，私钥 PRI_</w:t>
      </w:r>
      <w:ins w:id="25" w:author="俊林 杨" w:date="2025-06-30T11:00:00Z" w16du:dateUtc="2025-06-30T03:00:00Z">
        <w:r w:rsidRPr="00A2130D">
          <w:rPr>
            <w:rFonts w:hint="eastAsia"/>
          </w:rPr>
          <w:t xml:space="preserve"> </w:t>
        </w:r>
        <w:r>
          <w:rPr>
            <w:rFonts w:hint="eastAsia"/>
          </w:rPr>
          <w:t>SM2</w:t>
        </w:r>
      </w:ins>
      <w:ins w:id="26" w:author="俊林 杨" w:date="2025-07-01T10:12:00Z" w16du:dateUtc="2025-07-01T02:12:00Z">
        <w:r w:rsidR="00800D6E">
          <w:rPr>
            <w:rFonts w:hint="eastAsia"/>
          </w:rPr>
          <w:t>）</w:t>
        </w:r>
      </w:ins>
      <w:ins w:id="27" w:author="俊林 杨" w:date="2025-07-01T10:45:00Z" w16du:dateUtc="2025-07-01T02:45:00Z">
        <w:r w:rsidR="006040C2">
          <w:rPr>
            <w:rFonts w:hint="eastAsia"/>
          </w:rPr>
          <w:t>;</w:t>
        </w:r>
        <w:r w:rsidR="002114D6">
          <w:rPr>
            <w:rFonts w:hint="eastAsia"/>
          </w:rPr>
          <w:t>集团</w:t>
        </w:r>
      </w:ins>
      <w:ins w:id="28" w:author="俊林 杨" w:date="2025-07-01T10:46:00Z" w16du:dateUtc="2025-07-01T02:46:00Z">
        <w:r w:rsidR="002114D6">
          <w:rPr>
            <w:rFonts w:hint="eastAsia"/>
          </w:rPr>
          <w:t>生成SM2</w:t>
        </w:r>
        <w:r w:rsidR="002114D6" w:rsidRPr="009A13E0">
          <w:t xml:space="preserve"> 密钥对（公钥 PUB_</w:t>
        </w:r>
        <w:r w:rsidR="002114D6" w:rsidRPr="00A2130D">
          <w:rPr>
            <w:rFonts w:hint="eastAsia"/>
          </w:rPr>
          <w:t xml:space="preserve"> </w:t>
        </w:r>
        <w:r w:rsidR="002114D6">
          <w:rPr>
            <w:rFonts w:hint="eastAsia"/>
          </w:rPr>
          <w:t>SM2_G</w:t>
        </w:r>
        <w:r w:rsidR="002114D6" w:rsidRPr="009A13E0">
          <w:t>，私钥 PRI_</w:t>
        </w:r>
        <w:r w:rsidR="002114D6" w:rsidRPr="00A2130D">
          <w:rPr>
            <w:rFonts w:hint="eastAsia"/>
          </w:rPr>
          <w:t xml:space="preserve"> </w:t>
        </w:r>
        <w:r w:rsidR="002114D6">
          <w:rPr>
            <w:rFonts w:hint="eastAsia"/>
          </w:rPr>
          <w:t>SM2_G）</w:t>
        </w:r>
      </w:ins>
      <w:del w:id="29" w:author="俊林 杨" w:date="2025-06-30T11:00:00Z" w16du:dateUtc="2025-06-30T03:00:00Z">
        <w:r w:rsidR="009A13E0" w:rsidRPr="009A13E0" w:rsidDel="00A2130D">
          <w:delText>RSA）</w:delText>
        </w:r>
      </w:del>
    </w:p>
    <w:p w14:paraId="6CF4652E" w14:textId="77777777" w:rsidR="009A13E0" w:rsidRPr="009A13E0" w:rsidRDefault="009A13E0" w:rsidP="00D4029B">
      <w:pPr>
        <w:pStyle w:val="y-0"/>
        <w:numPr>
          <w:ilvl w:val="0"/>
          <w:numId w:val="37"/>
        </w:numPr>
        <w:rPr>
          <w:rFonts w:hint="eastAsia"/>
        </w:rPr>
      </w:pPr>
      <w:r w:rsidRPr="009A13E0">
        <w:t>SM4 对称密钥（密钥 A）：客户端临时生成（每次请求不同）</w:t>
      </w:r>
    </w:p>
    <w:p w14:paraId="76DA929D" w14:textId="3D86A60C" w:rsidR="009A13E0" w:rsidRPr="009A13E0" w:rsidRDefault="009A13E0" w:rsidP="00D4029B">
      <w:pPr>
        <w:pStyle w:val="y-0"/>
        <w:numPr>
          <w:ilvl w:val="0"/>
          <w:numId w:val="37"/>
        </w:numPr>
        <w:rPr>
          <w:rFonts w:hint="eastAsia"/>
        </w:rPr>
      </w:pPr>
      <w:r w:rsidRPr="009A13E0">
        <w:t xml:space="preserve">加密后的密钥（密钥 B）：密钥B = </w:t>
      </w:r>
      <w:ins w:id="30" w:author="俊林 杨" w:date="2025-07-01T10:44:00Z" w16du:dateUtc="2025-07-01T02:44:00Z">
        <w:r w:rsidR="000547E6">
          <w:rPr>
            <w:rFonts w:hint="eastAsia"/>
          </w:rPr>
          <w:t>SM</w:t>
        </w:r>
      </w:ins>
      <w:ins w:id="31" w:author="俊林 杨" w:date="2025-07-01T10:45:00Z" w16du:dateUtc="2025-07-01T02:45:00Z">
        <w:r w:rsidR="000D4BF5">
          <w:rPr>
            <w:rFonts w:hint="eastAsia"/>
          </w:rPr>
          <w:t>2</w:t>
        </w:r>
      </w:ins>
      <w:del w:id="32" w:author="俊林 杨" w:date="2025-07-01T10:44:00Z" w16du:dateUtc="2025-07-01T02:44:00Z">
        <w:r w:rsidRPr="009A13E0" w:rsidDel="000547E6">
          <w:delText>RSA</w:delText>
        </w:r>
      </w:del>
      <w:r w:rsidRPr="009A13E0">
        <w:t>_ENCRYPT(PUB_</w:t>
      </w:r>
      <w:ins w:id="33" w:author="俊林 杨" w:date="2025-06-30T11:00:00Z" w16du:dateUtc="2025-06-30T03:00:00Z">
        <w:r w:rsidR="00A2130D" w:rsidRPr="00A2130D">
          <w:rPr>
            <w:rFonts w:hint="eastAsia"/>
          </w:rPr>
          <w:t xml:space="preserve"> </w:t>
        </w:r>
        <w:r w:rsidR="00A2130D">
          <w:rPr>
            <w:rFonts w:hint="eastAsia"/>
          </w:rPr>
          <w:t>SM2</w:t>
        </w:r>
      </w:ins>
      <w:del w:id="34" w:author="俊林 杨" w:date="2025-06-30T11:00:00Z" w16du:dateUtc="2025-06-30T03:00:00Z">
        <w:r w:rsidRPr="009A13E0" w:rsidDel="00A2130D">
          <w:delText>RSA</w:delText>
        </w:r>
      </w:del>
      <w:r w:rsidRPr="009A13E0">
        <w:t>, 密钥A)</w:t>
      </w:r>
      <w:ins w:id="35" w:author="俊林 杨" w:date="2025-07-01T10:44:00Z" w16du:dateUtc="2025-07-01T02:44:00Z">
        <w:r w:rsidR="00EE0C98">
          <w:rPr>
            <w:rFonts w:hint="eastAsia"/>
          </w:rPr>
          <w:t>，</w:t>
        </w:r>
        <w:r w:rsidR="000547E6" w:rsidRPr="009A13E0">
          <w:t>密钥</w:t>
        </w:r>
        <w:r w:rsidR="000547E6">
          <w:rPr>
            <w:rFonts w:hint="eastAsia"/>
          </w:rPr>
          <w:t>C</w:t>
        </w:r>
        <w:r w:rsidR="000547E6" w:rsidRPr="009A13E0">
          <w:t xml:space="preserve"> = </w:t>
        </w:r>
      </w:ins>
      <w:ins w:id="36" w:author="俊林 杨" w:date="2025-07-01T10:45:00Z" w16du:dateUtc="2025-07-01T02:45:00Z">
        <w:r w:rsidR="000D4BF5">
          <w:rPr>
            <w:rFonts w:hint="eastAsia"/>
          </w:rPr>
          <w:t>SM2</w:t>
        </w:r>
      </w:ins>
      <w:ins w:id="37" w:author="俊林 杨" w:date="2025-07-01T10:44:00Z" w16du:dateUtc="2025-07-01T02:44:00Z">
        <w:r w:rsidR="000547E6" w:rsidRPr="009A13E0">
          <w:t>_ENCRYPT(PUB_</w:t>
        </w:r>
        <w:r w:rsidR="000547E6" w:rsidRPr="00A2130D">
          <w:rPr>
            <w:rFonts w:hint="eastAsia"/>
          </w:rPr>
          <w:t xml:space="preserve"> </w:t>
        </w:r>
        <w:r w:rsidR="000547E6">
          <w:rPr>
            <w:rFonts w:hint="eastAsia"/>
          </w:rPr>
          <w:t>SM2</w:t>
        </w:r>
      </w:ins>
      <w:ins w:id="38" w:author="俊林 杨" w:date="2025-07-01T10:45:00Z" w16du:dateUtc="2025-07-01T02:45:00Z">
        <w:r w:rsidR="006040C2">
          <w:rPr>
            <w:rFonts w:hint="eastAsia"/>
          </w:rPr>
          <w:t>_G</w:t>
        </w:r>
      </w:ins>
      <w:ins w:id="39" w:author="俊林 杨" w:date="2025-07-01T10:44:00Z" w16du:dateUtc="2025-07-01T02:44:00Z">
        <w:r w:rsidR="000547E6" w:rsidRPr="009A13E0">
          <w:t>, 密钥A)</w:t>
        </w:r>
      </w:ins>
    </w:p>
    <w:p w14:paraId="203755E3" w14:textId="77777777" w:rsidR="009A13E0" w:rsidRPr="009A13E0" w:rsidRDefault="009A13E0" w:rsidP="00D4029B">
      <w:pPr>
        <w:pStyle w:val="y-0"/>
        <w:rPr>
          <w:rFonts w:hint="eastAsia"/>
        </w:rPr>
      </w:pPr>
      <w:r w:rsidRPr="009A13E0">
        <w:t>传输要素</w:t>
      </w:r>
      <w:r w:rsidRPr="009A13E0">
        <w:rPr>
          <w:rFonts w:ascii="Times New Roman" w:hAnsi="Times New Roman" w:cs="Times New Roman"/>
        </w:rPr>
        <w:t>​​</w:t>
      </w:r>
      <w:r w:rsidRPr="009A13E0">
        <w:t>：</w:t>
      </w:r>
    </w:p>
    <w:p w14:paraId="05E6AF0C" w14:textId="71676D1E" w:rsidR="009A13E0" w:rsidRPr="009A13E0" w:rsidRDefault="009A13E0" w:rsidP="00D4029B">
      <w:pPr>
        <w:pStyle w:val="y-0"/>
        <w:numPr>
          <w:ilvl w:val="0"/>
          <w:numId w:val="38"/>
        </w:numPr>
        <w:rPr>
          <w:rFonts w:hint="eastAsia"/>
        </w:rPr>
      </w:pPr>
      <w:r w:rsidRPr="009A13E0">
        <w:rPr>
          <w:rFonts w:ascii="Times New Roman" w:hAnsi="Times New Roman" w:cs="Times New Roman"/>
        </w:rPr>
        <w:t>​​</w:t>
      </w:r>
      <w:r w:rsidRPr="009A13E0">
        <w:t>请求头</w:t>
      </w:r>
      <w:ins w:id="40" w:author="俊林 杨" w:date="2025-07-01T14:58:00Z" w16du:dateUtc="2025-07-01T06:58:00Z">
        <w:r w:rsidR="000A1DFE">
          <w:rPr>
            <w:rFonts w:hint="eastAsia"/>
          </w:rPr>
          <w:t>/响应头</w:t>
        </w:r>
      </w:ins>
      <w:r w:rsidRPr="009A13E0">
        <w:t>携带</w:t>
      </w:r>
      <w:r w:rsidRPr="009A13E0">
        <w:rPr>
          <w:rFonts w:ascii="Times New Roman" w:hAnsi="Times New Roman" w:cs="Times New Roman"/>
        </w:rPr>
        <w:t>​​</w:t>
      </w:r>
      <w:r w:rsidRPr="009A13E0">
        <w:t>：</w:t>
      </w:r>
    </w:p>
    <w:p w14:paraId="7DD62111" w14:textId="153B4E07" w:rsidR="009A13E0" w:rsidRDefault="002A6C51" w:rsidP="00D4029B">
      <w:pPr>
        <w:pStyle w:val="y-0"/>
        <w:numPr>
          <w:ilvl w:val="1"/>
          <w:numId w:val="38"/>
        </w:numPr>
        <w:rPr>
          <w:ins w:id="41" w:author="俊林 杨" w:date="2025-07-01T10:49:00Z" w16du:dateUtc="2025-07-01T02:49:00Z"/>
          <w:rFonts w:hint="eastAsia"/>
        </w:rPr>
      </w:pPr>
      <w:ins w:id="42" w:author="俊林 杨" w:date="2025-07-01T11:20:00Z" w16du:dateUtc="2025-07-01T03:20:00Z">
        <w:r>
          <w:rPr>
            <w:rFonts w:hint="eastAsia"/>
          </w:rPr>
          <w:t>X-Enc-Key：</w:t>
        </w:r>
      </w:ins>
      <w:r w:rsidR="009A13E0" w:rsidRPr="009A13E0">
        <w:t>密钥 B（</w:t>
      </w:r>
      <w:ins w:id="43" w:author="俊林 杨" w:date="2025-07-01T10:49:00Z" w16du:dateUtc="2025-07-01T02:49:00Z">
        <w:r w:rsidR="00181CB1">
          <w:rPr>
            <w:rFonts w:hint="eastAsia"/>
          </w:rPr>
          <w:t>部</w:t>
        </w:r>
      </w:ins>
      <w:ins w:id="44" w:author="俊林 杨" w:date="2025-07-01T10:50:00Z" w16du:dateUtc="2025-07-01T02:50:00Z">
        <w:r w:rsidR="005712E4">
          <w:rPr>
            <w:rFonts w:hint="eastAsia"/>
          </w:rPr>
          <w:t>与</w:t>
        </w:r>
      </w:ins>
      <w:ins w:id="45" w:author="俊林 杨" w:date="2025-07-01T10:49:00Z" w16du:dateUtc="2025-07-01T02:49:00Z">
        <w:r w:rsidR="00181CB1">
          <w:rPr>
            <w:rFonts w:hint="eastAsia"/>
          </w:rPr>
          <w:t>省</w:t>
        </w:r>
      </w:ins>
      <w:r w:rsidR="009A13E0" w:rsidRPr="009A13E0">
        <w:t>加密后的 SM4 密钥）</w:t>
      </w:r>
    </w:p>
    <w:p w14:paraId="5C2507A2" w14:textId="597DF95B" w:rsidR="00181CB1" w:rsidRPr="009A13E0" w:rsidRDefault="002A6C51" w:rsidP="00D4029B">
      <w:pPr>
        <w:pStyle w:val="y-0"/>
        <w:numPr>
          <w:ilvl w:val="1"/>
          <w:numId w:val="38"/>
        </w:numPr>
        <w:rPr>
          <w:rFonts w:hint="eastAsia"/>
        </w:rPr>
      </w:pPr>
      <w:ins w:id="46" w:author="俊林 杨" w:date="2025-07-01T11:20:00Z" w16du:dateUtc="2025-07-01T03:20:00Z">
        <w:r>
          <w:rPr>
            <w:rFonts w:hint="eastAsia"/>
          </w:rPr>
          <w:t>X-Enc-Key-G：</w:t>
        </w:r>
      </w:ins>
      <w:ins w:id="47" w:author="俊林 杨" w:date="2025-07-01T10:49:00Z" w16du:dateUtc="2025-07-01T02:49:00Z">
        <w:r w:rsidR="00181CB1" w:rsidRPr="009A13E0">
          <w:t xml:space="preserve">密钥 </w:t>
        </w:r>
        <w:r w:rsidR="00181CB1">
          <w:rPr>
            <w:rFonts w:hint="eastAsia"/>
          </w:rPr>
          <w:t>C</w:t>
        </w:r>
        <w:r w:rsidR="00181CB1" w:rsidRPr="009A13E0">
          <w:t>（</w:t>
        </w:r>
        <w:r w:rsidR="005712E4">
          <w:rPr>
            <w:rFonts w:hint="eastAsia"/>
          </w:rPr>
          <w:t>部与集团、省与集团</w:t>
        </w:r>
        <w:r w:rsidR="00181CB1" w:rsidRPr="009A13E0">
          <w:t>加密后的 SM4 密钥</w:t>
        </w:r>
      </w:ins>
      <w:ins w:id="48" w:author="俊林 杨" w:date="2025-07-01T11:22:00Z" w16du:dateUtc="2025-07-01T03:22:00Z">
        <w:r w:rsidR="00D43949">
          <w:rPr>
            <w:rFonts w:hint="eastAsia"/>
          </w:rPr>
          <w:t>，该密钥根据集团要求进行传输</w:t>
        </w:r>
      </w:ins>
      <w:ins w:id="49" w:author="俊林 杨" w:date="2025-07-01T11:23:00Z" w16du:dateUtc="2025-07-01T03:23:00Z">
        <w:r w:rsidR="00FC2CC5">
          <w:rPr>
            <w:rFonts w:hint="eastAsia"/>
          </w:rPr>
          <w:t>，无要求</w:t>
        </w:r>
        <w:r w:rsidR="006D0885">
          <w:rPr>
            <w:rFonts w:hint="eastAsia"/>
          </w:rPr>
          <w:t>该值为空</w:t>
        </w:r>
      </w:ins>
      <w:ins w:id="50" w:author="俊林 杨" w:date="2025-07-01T10:49:00Z" w16du:dateUtc="2025-07-01T02:49:00Z">
        <w:r w:rsidR="00181CB1" w:rsidRPr="009A13E0">
          <w:t>）</w:t>
        </w:r>
      </w:ins>
    </w:p>
    <w:p w14:paraId="1ABF94D8" w14:textId="71984E96" w:rsidR="009A13E0" w:rsidRPr="009A13E0" w:rsidRDefault="002A6C51" w:rsidP="00D4029B">
      <w:pPr>
        <w:pStyle w:val="y-0"/>
        <w:numPr>
          <w:ilvl w:val="1"/>
          <w:numId w:val="38"/>
        </w:numPr>
        <w:rPr>
          <w:rFonts w:hint="eastAsia"/>
        </w:rPr>
      </w:pPr>
      <w:ins w:id="51" w:author="俊林 杨" w:date="2025-07-01T11:20:00Z" w16du:dateUtc="2025-07-01T03:20:00Z">
        <w:r>
          <w:rPr>
            <w:rFonts w:hint="eastAsia"/>
          </w:rPr>
          <w:t>X-Enc-Nonce</w:t>
        </w:r>
        <w:r w:rsidRPr="009A13E0">
          <w:t xml:space="preserve"> </w:t>
        </w:r>
        <w:r>
          <w:rPr>
            <w:rFonts w:hint="eastAsia"/>
          </w:rPr>
          <w:t>：</w:t>
        </w:r>
      </w:ins>
      <w:r w:rsidR="009A13E0" w:rsidRPr="009A13E0">
        <w:t>Nonce（SM4-GCM 所需随机数）</w:t>
      </w:r>
    </w:p>
    <w:p w14:paraId="42BDEC20" w14:textId="4407F17D" w:rsidR="009A13E0" w:rsidRDefault="002A6C51" w:rsidP="00D4029B">
      <w:pPr>
        <w:pStyle w:val="y-0"/>
        <w:numPr>
          <w:ilvl w:val="1"/>
          <w:numId w:val="38"/>
        </w:numPr>
        <w:rPr>
          <w:ins w:id="52" w:author="俊林 杨" w:date="2025-07-08T13:40:00Z" w16du:dateUtc="2025-07-08T05:40:00Z"/>
          <w:rFonts w:hint="eastAsia"/>
        </w:rPr>
      </w:pPr>
      <w:ins w:id="53" w:author="俊林 杨" w:date="2025-07-01T11:21:00Z" w16du:dateUtc="2025-07-01T03:21:00Z">
        <w:r>
          <w:rPr>
            <w:rFonts w:hint="eastAsia"/>
          </w:rPr>
          <w:t>X-Enc-Auth-Tag</w:t>
        </w:r>
        <w:r w:rsidR="00F52F79">
          <w:rPr>
            <w:rFonts w:hint="eastAsia"/>
          </w:rPr>
          <w:t>：</w:t>
        </w:r>
      </w:ins>
      <w:r w:rsidR="009A13E0" w:rsidRPr="009A13E0">
        <w:t>认证标签（SM4-GCM 生成的完整性校验标签</w:t>
      </w:r>
      <w:ins w:id="54" w:author="俊林 杨" w:date="2025-07-08T13:41:00Z" w16du:dateUtc="2025-07-08T05:41:00Z">
        <w:r w:rsidR="006C4FFF">
          <w:rPr>
            <w:rFonts w:hint="eastAsia"/>
          </w:rPr>
          <w:t>，适用于json数据</w:t>
        </w:r>
      </w:ins>
      <w:r w:rsidR="009A13E0" w:rsidRPr="009A13E0">
        <w:t>）</w:t>
      </w:r>
    </w:p>
    <w:p w14:paraId="00B19C8D" w14:textId="44308D5D" w:rsidR="006C4FFF" w:rsidRPr="009A13E0" w:rsidRDefault="006C4FFF" w:rsidP="00D4029B">
      <w:pPr>
        <w:pStyle w:val="y-0"/>
        <w:numPr>
          <w:ilvl w:val="1"/>
          <w:numId w:val="38"/>
        </w:numPr>
        <w:rPr>
          <w:rFonts w:hint="eastAsia"/>
        </w:rPr>
      </w:pPr>
      <w:ins w:id="55" w:author="俊林 杨" w:date="2025-07-08T13:40:00Z" w16du:dateUtc="2025-07-08T05:40:00Z">
        <w:r>
          <w:rPr>
            <w:rFonts w:hint="eastAsia"/>
          </w:rPr>
          <w:t>X-Enc-Auth-Tag-File：</w:t>
        </w:r>
        <w:r w:rsidRPr="009A13E0">
          <w:t>认证标签（SM4-GCM 生成的完整性校验标签</w:t>
        </w:r>
      </w:ins>
      <w:ins w:id="56" w:author="俊林 杨" w:date="2025-07-08T13:41:00Z" w16du:dateUtc="2025-07-08T05:41:00Z">
        <w:r>
          <w:rPr>
            <w:rFonts w:hint="eastAsia"/>
          </w:rPr>
          <w:t>，适用于文件数据</w:t>
        </w:r>
      </w:ins>
      <w:ins w:id="57" w:author="俊林 杨" w:date="2025-07-08T13:40:00Z" w16du:dateUtc="2025-07-08T05:40:00Z">
        <w:r w:rsidRPr="009A13E0">
          <w:t>）</w:t>
        </w:r>
      </w:ins>
      <w:ins w:id="58" w:author="俊林 杨" w:date="2025-07-08T13:47:00Z" w16du:dateUtc="2025-07-08T05:47:00Z">
        <w:r>
          <w:t>【文件传输接口</w:t>
        </w:r>
      </w:ins>
      <w:ins w:id="59" w:author="俊林 杨" w:date="2025-07-08T13:48:00Z" w16du:dateUtc="2025-07-08T05:48:00Z">
        <w:r>
          <w:t>该值</w:t>
        </w:r>
      </w:ins>
      <w:ins w:id="60" w:author="俊林 杨" w:date="2025-07-08T13:49:00Z" w16du:dateUtc="2025-07-08T05:49:00Z">
        <w:r>
          <w:t>必填，其余接口该值为空</w:t>
        </w:r>
      </w:ins>
      <w:ins w:id="61" w:author="俊林 杨" w:date="2025-07-08T13:47:00Z" w16du:dateUtc="2025-07-08T05:47:00Z">
        <w:r>
          <w:t>】</w:t>
        </w:r>
      </w:ins>
    </w:p>
    <w:p w14:paraId="0B18504F" w14:textId="53C055CA" w:rsidR="009A13E0" w:rsidRPr="009A13E0" w:rsidRDefault="009A13E0" w:rsidP="00D4029B">
      <w:pPr>
        <w:pStyle w:val="y-0"/>
        <w:numPr>
          <w:ilvl w:val="0"/>
          <w:numId w:val="38"/>
        </w:numPr>
        <w:rPr>
          <w:rFonts w:hint="eastAsia"/>
        </w:rPr>
      </w:pPr>
      <w:r w:rsidRPr="009A13E0">
        <w:rPr>
          <w:rFonts w:ascii="Times New Roman" w:hAnsi="Times New Roman" w:cs="Times New Roman"/>
        </w:rPr>
        <w:t>​​</w:t>
      </w:r>
      <w:r w:rsidRPr="009A13E0">
        <w:t>请求体</w:t>
      </w:r>
      <w:ins w:id="62" w:author="俊林 杨" w:date="2025-07-01T14:58:00Z" w16du:dateUtc="2025-07-01T06:58:00Z">
        <w:r w:rsidR="000A1DFE">
          <w:rPr>
            <w:rFonts w:hint="eastAsia"/>
          </w:rPr>
          <w:t>/响应体</w:t>
        </w:r>
      </w:ins>
      <w:r w:rsidRPr="009A13E0">
        <w:t>携带</w:t>
      </w:r>
      <w:r w:rsidRPr="009A13E0">
        <w:rPr>
          <w:rFonts w:ascii="Times New Roman" w:hAnsi="Times New Roman" w:cs="Times New Roman"/>
        </w:rPr>
        <w:t>​​</w:t>
      </w:r>
      <w:r w:rsidRPr="009A13E0">
        <w:t>：</w:t>
      </w:r>
    </w:p>
    <w:p w14:paraId="03307AAA" w14:textId="7A2CF220" w:rsidR="009A13E0" w:rsidRDefault="009A13E0" w:rsidP="00D4029B">
      <w:pPr>
        <w:pStyle w:val="y-0"/>
        <w:numPr>
          <w:ilvl w:val="1"/>
          <w:numId w:val="38"/>
        </w:numPr>
        <w:rPr>
          <w:ins w:id="63" w:author="俊林 杨" w:date="2025-07-01T15:02:00Z" w16du:dateUtc="2025-07-01T07:02:00Z"/>
          <w:rFonts w:hint="eastAsia"/>
        </w:rPr>
      </w:pPr>
      <w:r w:rsidRPr="009A13E0">
        <w:t>业务数据（JSON）或文件内容加密后的密文</w:t>
      </w:r>
    </w:p>
    <w:bookmarkEnd w:id="13"/>
    <w:p w14:paraId="1FEC3968" w14:textId="54D3E03A" w:rsidR="000A1DFE" w:rsidRDefault="000A1DFE" w:rsidP="00D4029B">
      <w:pPr>
        <w:pStyle w:val="y-0"/>
        <w:rPr>
          <w:ins w:id="64" w:author="俊林 杨" w:date="2025-07-01T15:03:00Z" w16du:dateUtc="2025-07-01T07:03:00Z"/>
          <w:rFonts w:hint="eastAsia"/>
        </w:rPr>
      </w:pPr>
      <w:ins w:id="65" w:author="俊林 杨" w:date="2025-07-01T15:07:00Z" w16du:dateUtc="2025-07-01T07:07:00Z">
        <w:r>
          <w:rPr>
            <w:rFonts w:hint="eastAsia"/>
          </w:rPr>
          <w:t>系统完整流程示意图</w:t>
        </w:r>
      </w:ins>
    </w:p>
    <w:p w14:paraId="42D34761" w14:textId="519F0AC1" w:rsidR="000A1DFE" w:rsidRPr="009A13E0" w:rsidRDefault="000A1DFE" w:rsidP="00D4029B">
      <w:pPr>
        <w:pStyle w:val="y-0"/>
        <w:rPr>
          <w:rFonts w:hint="eastAsia"/>
        </w:rPr>
      </w:pPr>
      <w:ins w:id="66" w:author="俊林 杨" w:date="2025-07-01T15:06:00Z" w16du:dateUtc="2025-07-01T07:06:00Z">
        <w:r w:rsidRPr="000A1DFE">
          <w:drawing>
            <wp:inline distT="0" distB="0" distL="0" distR="0" wp14:anchorId="38C72D17" wp14:editId="61E3FDBC">
              <wp:extent cx="5274310" cy="3460750"/>
              <wp:effectExtent l="19050" t="19050" r="21590" b="25400"/>
              <wp:docPr id="466063264"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63264" name="图片 2" descr="图示&#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460750"/>
                      </a:xfrm>
                      <a:prstGeom prst="rect">
                        <a:avLst/>
                      </a:prstGeom>
                      <a:noFill/>
                      <a:ln w="6350">
                        <a:solidFill>
                          <a:schemeClr val="tx1"/>
                        </a:solidFill>
                      </a:ln>
                    </pic:spPr>
                  </pic:pic>
                </a:graphicData>
              </a:graphic>
            </wp:inline>
          </w:drawing>
        </w:r>
      </w:ins>
    </w:p>
    <w:p w14:paraId="0A64F1DF" w14:textId="77777777" w:rsidR="009A13E0" w:rsidRDefault="009A13E0" w:rsidP="009A13E0">
      <w:pPr>
        <w:pStyle w:val="y-20"/>
        <w:numPr>
          <w:ilvl w:val="0"/>
          <w:numId w:val="36"/>
        </w:numPr>
        <w:rPr>
          <w:rFonts w:hint="eastAsia"/>
          <w:bdr w:val="none" w:sz="0" w:space="0" w:color="auto" w:frame="1"/>
        </w:rPr>
      </w:pPr>
      <w:r w:rsidRPr="009A13E0">
        <w:rPr>
          <w:bdr w:val="none" w:sz="0" w:space="0" w:color="auto" w:frame="1"/>
        </w:rPr>
        <w:lastRenderedPageBreak/>
        <w:t>详细流程</w:t>
      </w:r>
    </w:p>
    <w:p w14:paraId="18176B52" w14:textId="77777777" w:rsidR="00115753" w:rsidRPr="00115753" w:rsidRDefault="00115753" w:rsidP="00115753">
      <w:pPr>
        <w:pStyle w:val="a9"/>
        <w:numPr>
          <w:ilvl w:val="0"/>
          <w:numId w:val="39"/>
        </w:numPr>
        <w:rPr>
          <w:rFonts w:eastAsia="黑体" w:hint="eastAsia"/>
        </w:rPr>
      </w:pPr>
      <w:bookmarkStart w:id="67" w:name="_Hlk203229477"/>
      <w:r>
        <w:rPr>
          <w:rFonts w:hint="eastAsia"/>
        </w:rPr>
        <w:t>准备工作</w:t>
      </w:r>
    </w:p>
    <w:p w14:paraId="3D074B37" w14:textId="7B7857E7" w:rsidR="009A13E0" w:rsidRPr="00115753" w:rsidRDefault="00115753" w:rsidP="00115753">
      <w:pPr>
        <w:pStyle w:val="a9"/>
        <w:ind w:left="440"/>
        <w:rPr>
          <w:rFonts w:eastAsia="黑体" w:hint="eastAsia"/>
        </w:rPr>
      </w:pPr>
      <w:r>
        <w:rPr>
          <w:rFonts w:hint="eastAsia"/>
        </w:rPr>
        <w:t>部</w:t>
      </w:r>
      <w:ins w:id="68" w:author="俊林 杨" w:date="2025-07-01T10:46:00Z" w16du:dateUtc="2025-07-01T02:46:00Z">
        <w:r w:rsidR="008B179E">
          <w:rPr>
            <w:rFonts w:hint="eastAsia"/>
          </w:rPr>
          <w:t>、集团、</w:t>
        </w:r>
      </w:ins>
      <w:r>
        <w:rPr>
          <w:rFonts w:hint="eastAsia"/>
        </w:rPr>
        <w:t>省</w:t>
      </w:r>
      <w:del w:id="69" w:author="俊林 杨" w:date="2025-07-01T11:10:00Z" w16du:dateUtc="2025-07-01T03:10:00Z">
        <w:r w:rsidDel="00C00E12">
          <w:rPr>
            <w:rFonts w:hint="eastAsia"/>
          </w:rPr>
          <w:delText>已</w:delText>
        </w:r>
      </w:del>
      <w:del w:id="70" w:author="俊林 杨" w:date="2025-07-01T11:11:00Z" w16du:dateUtc="2025-07-01T03:11:00Z">
        <w:r w:rsidDel="008605EF">
          <w:rPr>
            <w:rFonts w:hint="eastAsia"/>
          </w:rPr>
          <w:delText>完成</w:delText>
        </w:r>
      </w:del>
      <w:ins w:id="71" w:author="俊林 杨" w:date="2025-07-01T11:11:00Z" w16du:dateUtc="2025-07-01T03:11:00Z">
        <w:r w:rsidR="008605EF">
          <w:rPr>
            <w:rFonts w:hint="eastAsia"/>
          </w:rPr>
          <w:t>进行</w:t>
        </w:r>
      </w:ins>
      <w:ins w:id="72" w:author="俊林 杨" w:date="2025-06-30T11:00:00Z" w16du:dateUtc="2025-06-30T03:00:00Z">
        <w:r w:rsidR="00A2130D">
          <w:rPr>
            <w:rFonts w:hint="eastAsia"/>
          </w:rPr>
          <w:t>SM2</w:t>
        </w:r>
      </w:ins>
      <w:del w:id="73" w:author="俊林 杨" w:date="2025-06-30T11:00:00Z" w16du:dateUtc="2025-06-30T03:00:00Z">
        <w:r w:rsidRPr="00115753" w:rsidDel="00A2130D">
          <w:rPr>
            <w:rFonts w:eastAsia="黑体" w:hint="eastAsia"/>
          </w:rPr>
          <w:delText>RSA-2048</w:delText>
        </w:r>
      </w:del>
      <w:r w:rsidRPr="00115753">
        <w:rPr>
          <w:rFonts w:eastAsia="黑体" w:hint="eastAsia"/>
        </w:rPr>
        <w:t xml:space="preserve"> </w:t>
      </w:r>
      <w:r w:rsidRPr="00115753">
        <w:rPr>
          <w:rFonts w:eastAsia="黑体" w:hint="eastAsia"/>
        </w:rPr>
        <w:t>密钥对（</w:t>
      </w:r>
      <w:r w:rsidRPr="00115753">
        <w:rPr>
          <w:rFonts w:eastAsia="黑体" w:hint="eastAsia"/>
        </w:rPr>
        <w:t>PUB_</w:t>
      </w:r>
      <w:ins w:id="74" w:author="俊林 杨" w:date="2025-06-30T11:00:00Z" w16du:dateUtc="2025-06-30T03:00:00Z">
        <w:r w:rsidR="00A2130D" w:rsidRPr="00A2130D">
          <w:rPr>
            <w:rFonts w:hint="eastAsia"/>
          </w:rPr>
          <w:t xml:space="preserve"> </w:t>
        </w:r>
        <w:r w:rsidR="00A2130D">
          <w:rPr>
            <w:rFonts w:hint="eastAsia"/>
          </w:rPr>
          <w:t>SM2</w:t>
        </w:r>
      </w:ins>
      <w:del w:id="75" w:author="俊林 杨" w:date="2025-06-30T11:00:00Z" w16du:dateUtc="2025-06-30T03:00:00Z">
        <w:r w:rsidRPr="00115753" w:rsidDel="00A2130D">
          <w:rPr>
            <w:rFonts w:eastAsia="黑体" w:hint="eastAsia"/>
          </w:rPr>
          <w:delText>RSA</w:delText>
        </w:r>
      </w:del>
      <w:r w:rsidRPr="00115753">
        <w:rPr>
          <w:rFonts w:eastAsia="黑体" w:hint="eastAsia"/>
        </w:rPr>
        <w:t xml:space="preserve"> / PRI_</w:t>
      </w:r>
      <w:ins w:id="76" w:author="俊林 杨" w:date="2025-06-30T11:00:00Z" w16du:dateUtc="2025-06-30T03:00:00Z">
        <w:r w:rsidR="00A2130D" w:rsidRPr="00A2130D">
          <w:rPr>
            <w:rFonts w:hint="eastAsia"/>
          </w:rPr>
          <w:t xml:space="preserve"> </w:t>
        </w:r>
        <w:r w:rsidR="00A2130D">
          <w:rPr>
            <w:rFonts w:hint="eastAsia"/>
          </w:rPr>
          <w:t>SM2</w:t>
        </w:r>
      </w:ins>
      <w:ins w:id="77" w:author="俊林 杨" w:date="2025-07-01T10:47:00Z" w16du:dateUtc="2025-07-01T02:47:00Z">
        <w:r w:rsidR="00EF1480">
          <w:rPr>
            <w:rFonts w:hint="eastAsia"/>
          </w:rPr>
          <w:t>、</w:t>
        </w:r>
        <w:r w:rsidR="00EF1480" w:rsidRPr="009A13E0">
          <w:t>PUB_</w:t>
        </w:r>
        <w:r w:rsidR="00EF1480" w:rsidRPr="00A2130D">
          <w:rPr>
            <w:rFonts w:hint="eastAsia"/>
          </w:rPr>
          <w:t xml:space="preserve"> </w:t>
        </w:r>
        <w:r w:rsidR="00EF1480">
          <w:rPr>
            <w:rFonts w:hint="eastAsia"/>
          </w:rPr>
          <w:t>SM2_G</w:t>
        </w:r>
        <w:r w:rsidR="00CD342F">
          <w:rPr>
            <w:rFonts w:hint="eastAsia"/>
          </w:rPr>
          <w:t>/</w:t>
        </w:r>
        <w:r w:rsidR="00EF1480" w:rsidRPr="009A13E0">
          <w:t>PRI_</w:t>
        </w:r>
        <w:r w:rsidR="00EF1480" w:rsidRPr="00A2130D">
          <w:rPr>
            <w:rFonts w:hint="eastAsia"/>
          </w:rPr>
          <w:t xml:space="preserve"> </w:t>
        </w:r>
        <w:r w:rsidR="00EF1480">
          <w:rPr>
            <w:rFonts w:hint="eastAsia"/>
          </w:rPr>
          <w:t>SM2_G</w:t>
        </w:r>
      </w:ins>
      <w:del w:id="78" w:author="俊林 杨" w:date="2025-06-30T11:00:00Z" w16du:dateUtc="2025-06-30T03:00:00Z">
        <w:r w:rsidRPr="00115753" w:rsidDel="00A2130D">
          <w:rPr>
            <w:rFonts w:eastAsia="黑体" w:hint="eastAsia"/>
          </w:rPr>
          <w:delText>RSA</w:delText>
        </w:r>
      </w:del>
      <w:r w:rsidRPr="00115753">
        <w:rPr>
          <w:rFonts w:eastAsia="黑体" w:hint="eastAsia"/>
        </w:rPr>
        <w:t>）的生成和分发工作</w:t>
      </w:r>
    </w:p>
    <w:p w14:paraId="4C318E70" w14:textId="3C3194DC" w:rsidR="00115753" w:rsidRDefault="00115753" w:rsidP="00D4029B">
      <w:pPr>
        <w:pStyle w:val="y-0"/>
        <w:numPr>
          <w:ilvl w:val="0"/>
          <w:numId w:val="39"/>
        </w:numPr>
        <w:rPr>
          <w:rFonts w:hint="eastAsia"/>
        </w:rPr>
      </w:pPr>
      <w:r>
        <w:rPr>
          <w:rFonts w:hint="eastAsia"/>
        </w:rPr>
        <w:t>客户端加密</w:t>
      </w:r>
    </w:p>
    <w:tbl>
      <w:tblPr>
        <w:tblStyle w:val="af"/>
        <w:tblW w:w="0" w:type="auto"/>
        <w:tblInd w:w="440" w:type="dxa"/>
        <w:tblLook w:val="04A0" w:firstRow="1" w:lastRow="0" w:firstColumn="1" w:lastColumn="0" w:noHBand="0" w:noVBand="1"/>
      </w:tblPr>
      <w:tblGrid>
        <w:gridCol w:w="7856"/>
      </w:tblGrid>
      <w:tr w:rsidR="00115753" w14:paraId="12DAF83C" w14:textId="77777777" w:rsidTr="008B38D1">
        <w:tc>
          <w:tcPr>
            <w:tcW w:w="7856" w:type="dxa"/>
          </w:tcPr>
          <w:p w14:paraId="0C38FC76" w14:textId="77777777" w:rsidR="00115753" w:rsidRDefault="00115753" w:rsidP="00D4029B">
            <w:pPr>
              <w:pStyle w:val="y-0"/>
              <w:rPr>
                <w:rFonts w:hint="eastAsia"/>
              </w:rPr>
            </w:pPr>
            <w:r>
              <w:rPr>
                <w:rFonts w:hint="eastAsia"/>
              </w:rPr>
              <w:t>请求头示例：</w:t>
            </w:r>
          </w:p>
          <w:p w14:paraId="52FA1122" w14:textId="38C6917F" w:rsidR="00115753" w:rsidRDefault="00115753" w:rsidP="00D4029B">
            <w:pPr>
              <w:pStyle w:val="y-0"/>
              <w:rPr>
                <w:rFonts w:hint="eastAsia"/>
              </w:rPr>
            </w:pPr>
            <w:r>
              <w:rPr>
                <w:rFonts w:hint="eastAsia"/>
              </w:rPr>
              <w:t>POST xxx</w:t>
            </w:r>
          </w:p>
          <w:p w14:paraId="5E7033DF" w14:textId="77777777" w:rsidR="00115753" w:rsidRDefault="00115753" w:rsidP="00D4029B">
            <w:pPr>
              <w:pStyle w:val="y-0"/>
              <w:rPr>
                <w:rFonts w:hint="eastAsia"/>
              </w:rPr>
            </w:pPr>
            <w:r>
              <w:rPr>
                <w:rFonts w:hint="eastAsia"/>
              </w:rPr>
              <w:t>Host: api.example.com</w:t>
            </w:r>
          </w:p>
          <w:p w14:paraId="1182C8C8" w14:textId="77777777" w:rsidR="00115753" w:rsidRDefault="00115753" w:rsidP="00D4029B">
            <w:pPr>
              <w:pStyle w:val="y-0"/>
              <w:rPr>
                <w:ins w:id="79" w:author="俊林 杨" w:date="2025-07-01T10:50:00Z" w16du:dateUtc="2025-07-01T02:50:00Z"/>
                <w:rFonts w:hint="eastAsia"/>
              </w:rPr>
            </w:pPr>
            <w:r>
              <w:rPr>
                <w:rFonts w:hint="eastAsia"/>
              </w:rPr>
              <w:t>X-Enc-Key: jq82FdKx8SJjD... [Base64编码的密钥B]</w:t>
            </w:r>
          </w:p>
          <w:p w14:paraId="4DE44694" w14:textId="7547F820" w:rsidR="00FE479F" w:rsidRDefault="00FE479F" w:rsidP="00D4029B">
            <w:pPr>
              <w:pStyle w:val="y-0"/>
              <w:rPr>
                <w:rFonts w:hint="eastAsia"/>
              </w:rPr>
            </w:pPr>
            <w:ins w:id="80" w:author="俊林 杨" w:date="2025-07-01T10:50:00Z" w16du:dateUtc="2025-07-01T02:50:00Z">
              <w:r>
                <w:rPr>
                  <w:rFonts w:hint="eastAsia"/>
                </w:rPr>
                <w:t>X-Enc-Key</w:t>
              </w:r>
            </w:ins>
            <w:ins w:id="81" w:author="俊林 杨" w:date="2025-07-01T10:51:00Z" w16du:dateUtc="2025-07-01T02:51:00Z">
              <w:r w:rsidR="00EC25F2">
                <w:rPr>
                  <w:rFonts w:hint="eastAsia"/>
                </w:rPr>
                <w:t xml:space="preserve">-G: </w:t>
              </w:r>
              <w:r>
                <w:rPr>
                  <w:rFonts w:hint="eastAsia"/>
                </w:rPr>
                <w:t>jGsdkljfDKLJGL</w:t>
              </w:r>
            </w:ins>
            <w:ins w:id="82" w:author="俊林 杨" w:date="2025-07-01T10:50:00Z" w16du:dateUtc="2025-07-01T02:50:00Z">
              <w:r>
                <w:rPr>
                  <w:rFonts w:hint="eastAsia"/>
                </w:rPr>
                <w:t>... [Base64编码的密钥C]</w:t>
              </w:r>
            </w:ins>
          </w:p>
          <w:p w14:paraId="615D612B" w14:textId="77777777" w:rsidR="00115753" w:rsidRDefault="00115753" w:rsidP="00D4029B">
            <w:pPr>
              <w:pStyle w:val="y-0"/>
              <w:rPr>
                <w:rFonts w:hint="eastAsia"/>
              </w:rPr>
            </w:pPr>
            <w:r>
              <w:rPr>
                <w:rFonts w:hint="eastAsia"/>
              </w:rPr>
              <w:t>X-Enc-Nonce: lk5tR+9ZbVqS... [Base64编码的12字节Nonce]</w:t>
            </w:r>
          </w:p>
          <w:p w14:paraId="56659785" w14:textId="77777777" w:rsidR="00115753" w:rsidRDefault="00115753" w:rsidP="00D4029B">
            <w:pPr>
              <w:pStyle w:val="y-0"/>
              <w:rPr>
                <w:ins w:id="83" w:author="俊林 杨" w:date="2025-07-08T13:42:00Z" w16du:dateUtc="2025-07-08T05:42:00Z"/>
                <w:rFonts w:hint="eastAsia"/>
              </w:rPr>
            </w:pPr>
            <w:r>
              <w:rPr>
                <w:rFonts w:hint="eastAsia"/>
              </w:rPr>
              <w:t>X-Enc-Auth-Tag: oYh67UkJPs8G... [Base64编码的16字节认证标签]</w:t>
            </w:r>
          </w:p>
          <w:p w14:paraId="4DFCF7CB" w14:textId="6804F238" w:rsidR="006C4FFF" w:rsidRDefault="006C4FFF" w:rsidP="00D4029B">
            <w:pPr>
              <w:pStyle w:val="y-0"/>
              <w:rPr>
                <w:rFonts w:hint="eastAsia"/>
              </w:rPr>
            </w:pPr>
            <w:ins w:id="84" w:author="俊林 杨" w:date="2025-07-08T13:42:00Z" w16du:dateUtc="2025-07-08T05:42:00Z">
              <w:r>
                <w:rPr>
                  <w:rFonts w:hint="eastAsia"/>
                </w:rPr>
                <w:t>X-Enc-Auth-Tag-File:</w:t>
              </w:r>
            </w:ins>
            <w:ins w:id="85" w:author="俊林 杨" w:date="2025-07-08T13:49:00Z" w16du:dateUtc="2025-07-08T05:49:00Z">
              <w:r>
                <w:rPr>
                  <w:rFonts w:hint="eastAsia"/>
                </w:rPr>
                <w:t xml:space="preserve"> </w:t>
              </w:r>
            </w:ins>
            <w:ins w:id="86" w:author="俊林 杨" w:date="2025-07-08T13:42:00Z" w16du:dateUtc="2025-07-08T05:42:00Z">
              <w:r>
                <w:rPr>
                  <w:rFonts w:hint="eastAsia"/>
                </w:rPr>
                <w:t>sdgkk4kkh509dfjg... [Base64编码的16字节认证标签]</w:t>
              </w:r>
            </w:ins>
          </w:p>
          <w:p w14:paraId="1272AE8C" w14:textId="0FEDCD8D" w:rsidR="00115753" w:rsidRDefault="00115753" w:rsidP="00D4029B">
            <w:pPr>
              <w:pStyle w:val="y-0"/>
              <w:rPr>
                <w:rFonts w:hint="eastAsia"/>
              </w:rPr>
            </w:pPr>
            <w:r>
              <w:rPr>
                <w:rFonts w:hint="eastAsia"/>
              </w:rPr>
              <w:t>Content-Type: application/json  # 业务接口</w:t>
            </w:r>
          </w:p>
          <w:p w14:paraId="22980B82" w14:textId="292511DE" w:rsidR="00F84553" w:rsidRDefault="00F84553" w:rsidP="00D4029B">
            <w:pPr>
              <w:pStyle w:val="y-0"/>
              <w:rPr>
                <w:rFonts w:hint="eastAsia"/>
              </w:rPr>
            </w:pPr>
            <w:r>
              <w:rPr>
                <w:rFonts w:hint="eastAsia"/>
              </w:rPr>
              <w:t># ------------------文件接口---------------------</w:t>
            </w:r>
          </w:p>
          <w:p w14:paraId="2A38D768" w14:textId="77777777" w:rsidR="00F84553" w:rsidRDefault="00F84553" w:rsidP="00D4029B">
            <w:pPr>
              <w:pStyle w:val="y-0"/>
              <w:rPr>
                <w:rFonts w:hint="eastAsia"/>
              </w:rPr>
            </w:pPr>
            <w:r w:rsidRPr="00F84553">
              <w:t>Content-Type: multipart/form-data; boundary=boundary123</w:t>
            </w:r>
          </w:p>
          <w:p w14:paraId="7972ECA5" w14:textId="77777777" w:rsidR="00F84553" w:rsidRPr="00F84553" w:rsidRDefault="00F84553" w:rsidP="00D4029B">
            <w:pPr>
              <w:pStyle w:val="y-0"/>
              <w:rPr>
                <w:rFonts w:hint="eastAsia"/>
              </w:rPr>
            </w:pPr>
            <w:r w:rsidRPr="00F84553">
              <w:t>--boundary123</w:t>
            </w:r>
          </w:p>
          <w:p w14:paraId="48ED6A3B" w14:textId="31069D41" w:rsidR="00F84553" w:rsidRPr="00F84553" w:rsidRDefault="00F84553" w:rsidP="00D4029B">
            <w:pPr>
              <w:pStyle w:val="y-0"/>
              <w:rPr>
                <w:rFonts w:hint="eastAsia"/>
              </w:rPr>
            </w:pPr>
            <w:r w:rsidRPr="00F84553">
              <w:t>Content-Disposition: form-data; name="</w:t>
            </w:r>
            <w:r w:rsidRPr="00D30FCA">
              <w:t>fileChunk</w:t>
            </w:r>
            <w:r w:rsidRPr="00F84553">
              <w:t>"; filename="</w:t>
            </w:r>
            <w:r w:rsidRPr="008B38D1">
              <w:rPr>
                <w:rFonts w:hint="eastAsia"/>
              </w:rPr>
              <w:t xml:space="preserve"> f561aaf6ef0bf14d4208bb46a4ccb3ad_POC文件传输_2_1.tar.gz.bin</w:t>
            </w:r>
            <w:r w:rsidRPr="00F84553">
              <w:t xml:space="preserve"> "</w:t>
            </w:r>
          </w:p>
          <w:p w14:paraId="5EFFB54B" w14:textId="57112FAD" w:rsidR="00F84553" w:rsidRDefault="00F84553" w:rsidP="00D4029B">
            <w:pPr>
              <w:pStyle w:val="y-0"/>
              <w:rPr>
                <w:rFonts w:hint="eastAsia"/>
              </w:rPr>
            </w:pPr>
            <w:r w:rsidRPr="00F84553">
              <w:t>Content-Type: application/octet-stream</w:t>
            </w:r>
          </w:p>
        </w:tc>
      </w:tr>
      <w:tr w:rsidR="00115753" w14:paraId="2799E73E" w14:textId="77777777" w:rsidTr="008B38D1">
        <w:tc>
          <w:tcPr>
            <w:tcW w:w="7856" w:type="dxa"/>
          </w:tcPr>
          <w:p w14:paraId="558F694A" w14:textId="77777777" w:rsidR="00115753" w:rsidRDefault="00475001" w:rsidP="00D4029B">
            <w:pPr>
              <w:pStyle w:val="y-0"/>
              <w:rPr>
                <w:rFonts w:hint="eastAsia"/>
              </w:rPr>
            </w:pPr>
            <w:r>
              <w:rPr>
                <w:rFonts w:hint="eastAsia"/>
              </w:rPr>
              <w:t>请求体示例：</w:t>
            </w:r>
          </w:p>
          <w:p w14:paraId="10BC604E" w14:textId="77777777" w:rsidR="00475001" w:rsidRPr="00475001" w:rsidRDefault="00475001" w:rsidP="00D4029B">
            <w:pPr>
              <w:pStyle w:val="y-0"/>
              <w:rPr>
                <w:rFonts w:hint="eastAsia"/>
              </w:rPr>
            </w:pPr>
            <w:r w:rsidRPr="00475001">
              <w:t>{</w:t>
            </w:r>
          </w:p>
          <w:p w14:paraId="25C73A13" w14:textId="77777777" w:rsidR="00475001" w:rsidRPr="00475001" w:rsidRDefault="00475001" w:rsidP="00D4029B">
            <w:pPr>
              <w:pStyle w:val="y-0"/>
              <w:rPr>
                <w:rFonts w:hint="eastAsia"/>
              </w:rPr>
            </w:pPr>
            <w:r w:rsidRPr="00475001">
              <w:t>    "orderID": "1-33-1690657581837721600",</w:t>
            </w:r>
          </w:p>
          <w:p w14:paraId="670BA50B" w14:textId="77777777" w:rsidR="00475001" w:rsidRPr="00475001" w:rsidRDefault="00475001" w:rsidP="00D4029B">
            <w:pPr>
              <w:pStyle w:val="y-0"/>
              <w:rPr>
                <w:rFonts w:hint="eastAsia"/>
              </w:rPr>
            </w:pPr>
            <w:r w:rsidRPr="00475001">
              <w:t>    "orgCode": "150000",</w:t>
            </w:r>
          </w:p>
          <w:p w14:paraId="44C79566" w14:textId="77777777" w:rsidR="00475001" w:rsidRPr="00475001" w:rsidRDefault="00475001" w:rsidP="00D4029B">
            <w:pPr>
              <w:pStyle w:val="y-0"/>
              <w:rPr>
                <w:rFonts w:hint="eastAsia"/>
              </w:rPr>
            </w:pPr>
            <w:r w:rsidRPr="00475001">
              <w:t>    "ispCode": "CM",</w:t>
            </w:r>
          </w:p>
          <w:p w14:paraId="37BB544E" w14:textId="77777777" w:rsidR="00475001" w:rsidRPr="00475001" w:rsidRDefault="00475001" w:rsidP="00D4029B">
            <w:pPr>
              <w:pStyle w:val="y-0"/>
              <w:rPr>
                <w:rFonts w:hint="eastAsia"/>
              </w:rPr>
            </w:pPr>
            <w:r w:rsidRPr="00475001">
              <w:t>    "ctxCode": 1,</w:t>
            </w:r>
          </w:p>
          <w:p w14:paraId="289DFD8B" w14:textId="77777777" w:rsidR="00475001" w:rsidRPr="00475001" w:rsidRDefault="00475001" w:rsidP="00D4029B">
            <w:pPr>
              <w:pStyle w:val="y-0"/>
              <w:rPr>
                <w:rFonts w:hint="eastAsia"/>
              </w:rPr>
            </w:pPr>
            <w:r w:rsidRPr="00475001">
              <w:t>    "reqMsgCnt": "255a1130960dd9f91ee6976792589fe8"</w:t>
            </w:r>
          </w:p>
          <w:p w14:paraId="59AFA4F1" w14:textId="77777777" w:rsidR="00475001" w:rsidRDefault="00475001" w:rsidP="00D4029B">
            <w:pPr>
              <w:pStyle w:val="y-0"/>
              <w:rPr>
                <w:rFonts w:hint="eastAsia"/>
              </w:rPr>
            </w:pPr>
            <w:r w:rsidRPr="00475001">
              <w:t>}</w:t>
            </w:r>
          </w:p>
          <w:p w14:paraId="687789F5" w14:textId="77777777" w:rsidR="00475001" w:rsidRDefault="00475001" w:rsidP="00D4029B">
            <w:pPr>
              <w:pStyle w:val="y-0"/>
              <w:rPr>
                <w:rFonts w:hint="eastAsia"/>
              </w:rPr>
            </w:pPr>
            <w:r w:rsidRPr="00475001">
              <w:t>reqMsgCnt</w:t>
            </w:r>
            <w:r>
              <w:rPr>
                <w:rFonts w:hint="eastAsia"/>
              </w:rPr>
              <w:t xml:space="preserve"> 为加密后的密文</w:t>
            </w:r>
          </w:p>
          <w:p w14:paraId="7571BE2E" w14:textId="14251E45" w:rsidR="00475001" w:rsidRDefault="00475001" w:rsidP="00D4029B">
            <w:pPr>
              <w:pStyle w:val="y-0"/>
              <w:rPr>
                <w:rFonts w:hint="eastAsia"/>
              </w:rPr>
            </w:pPr>
            <w:r>
              <w:rPr>
                <w:rFonts w:hint="eastAsia"/>
              </w:rPr>
              <w:t>如果是文件传输，则需要传递file参数，参数名为</w:t>
            </w:r>
            <w:r w:rsidRPr="00D30FCA">
              <w:t>fileChunk</w:t>
            </w:r>
            <w:r>
              <w:rPr>
                <w:rFonts w:hint="eastAsia"/>
              </w:rPr>
              <w:t>，内容为加密后的二进制文件</w:t>
            </w:r>
            <w:r w:rsidR="008B38D1">
              <w:rPr>
                <w:rFonts w:hint="eastAsia"/>
              </w:rPr>
              <w:t>（bin格式）</w:t>
            </w:r>
            <w:r>
              <w:rPr>
                <w:rFonts w:hint="eastAsia"/>
              </w:rPr>
              <w:t>，以原始tgz压缩文件名+“.bin”作为文件名</w:t>
            </w:r>
            <w:r w:rsidR="008B38D1">
              <w:rPr>
                <w:rFonts w:hint="eastAsia"/>
              </w:rPr>
              <w:t>后缀（例如：</w:t>
            </w:r>
            <w:r w:rsidR="008B38D1" w:rsidRPr="008B38D1">
              <w:rPr>
                <w:rFonts w:hint="eastAsia"/>
              </w:rPr>
              <w:t>f561aaf6ef0bf14d4208bb46a4ccb3ad_POC文件传输_2_1.tar.gz.bin</w:t>
            </w:r>
            <w:r w:rsidR="008B38D1">
              <w:rPr>
                <w:rFonts w:hint="eastAsia"/>
              </w:rPr>
              <w:t>）</w:t>
            </w:r>
          </w:p>
        </w:tc>
      </w:tr>
      <w:tr w:rsidR="008B38D1" w14:paraId="55EA5DF5" w14:textId="77777777" w:rsidTr="008B38D1">
        <w:tc>
          <w:tcPr>
            <w:tcW w:w="7856" w:type="dxa"/>
          </w:tcPr>
          <w:p w14:paraId="4014E65B" w14:textId="77777777" w:rsidR="008B38D1" w:rsidRDefault="008B38D1" w:rsidP="00D4029B">
            <w:pPr>
              <w:pStyle w:val="y-0"/>
              <w:rPr>
                <w:rFonts w:hint="eastAsia"/>
              </w:rPr>
            </w:pPr>
            <w:r>
              <w:rPr>
                <w:rFonts w:hint="eastAsia"/>
              </w:rPr>
              <w:t>加密流程：</w:t>
            </w:r>
          </w:p>
          <w:p w14:paraId="723A0B39" w14:textId="5BB5306E" w:rsidR="00346DC9" w:rsidRDefault="00351F70" w:rsidP="00D4029B">
            <w:pPr>
              <w:pStyle w:val="y-0"/>
              <w:rPr>
                <w:rFonts w:hint="eastAsia"/>
              </w:rPr>
            </w:pPr>
            <w:ins w:id="87" w:author="俊林 杨" w:date="2025-07-08T13:56:00Z" w16du:dateUtc="2025-07-08T05:56:00Z">
              <w:r w:rsidRPr="00351F70">
                <w:lastRenderedPageBreak/>
                <w:drawing>
                  <wp:inline distT="0" distB="0" distL="0" distR="0" wp14:anchorId="508836FF" wp14:editId="11914514">
                    <wp:extent cx="4852728" cy="5152445"/>
                    <wp:effectExtent l="19050" t="19050" r="24130" b="10160"/>
                    <wp:docPr id="9552442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58516" cy="5158591"/>
                            </a:xfrm>
                            <a:prstGeom prst="rect">
                              <a:avLst/>
                            </a:prstGeom>
                            <a:noFill/>
                            <a:ln w="9525">
                              <a:solidFill>
                                <a:schemeClr val="tx1"/>
                              </a:solidFill>
                            </a:ln>
                          </pic:spPr>
                        </pic:pic>
                      </a:graphicData>
                    </a:graphic>
                  </wp:inline>
                </w:drawing>
              </w:r>
            </w:ins>
            <w:del w:id="88" w:author="俊林 杨" w:date="2025-06-30T11:15:00Z" w16du:dateUtc="2025-06-30T03:15:00Z">
              <w:r w:rsidR="00F06206" w:rsidRPr="00F06206" w:rsidDel="00A74695">
                <w:drawing>
                  <wp:inline distT="0" distB="0" distL="0" distR="0" wp14:anchorId="49DE130B" wp14:editId="5E2D7664">
                    <wp:extent cx="4825822" cy="5610758"/>
                    <wp:effectExtent l="0" t="0" r="0" b="9525"/>
                    <wp:docPr id="162970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68310" cy="5660157"/>
                            </a:xfrm>
                            <a:prstGeom prst="rect">
                              <a:avLst/>
                            </a:prstGeom>
                            <a:noFill/>
                            <a:ln>
                              <a:noFill/>
                            </a:ln>
                          </pic:spPr>
                        </pic:pic>
                      </a:graphicData>
                    </a:graphic>
                  </wp:inline>
                </w:drawing>
              </w:r>
            </w:del>
          </w:p>
          <w:p w14:paraId="7BADCEFB" w14:textId="006130DB" w:rsidR="00346DC9" w:rsidRDefault="00346DC9" w:rsidP="00D4029B">
            <w:pPr>
              <w:pStyle w:val="y-0"/>
              <w:rPr>
                <w:rFonts w:hint="eastAsia"/>
              </w:rPr>
            </w:pPr>
            <w:r>
              <w:rPr>
                <w:rFonts w:hint="eastAsia"/>
              </w:rPr>
              <w:t>注意加密</w:t>
            </w:r>
            <w:ins w:id="89" w:author="俊林 杨" w:date="2025-07-01T11:08:00Z" w16du:dateUtc="2025-07-01T03:08:00Z">
              <w:r w:rsidR="003819C2">
                <w:rPr>
                  <w:rFonts w:hint="eastAsia"/>
                </w:rPr>
                <w:t>生成两个密钥，</w:t>
              </w:r>
            </w:ins>
            <w:ins w:id="90" w:author="俊林 杨" w:date="2025-07-01T11:09:00Z" w16du:dateUtc="2025-07-01T03:09:00Z">
              <w:r w:rsidR="004258E1">
                <w:rPr>
                  <w:rFonts w:hint="eastAsia"/>
                </w:rPr>
                <w:t>密钥B</w:t>
              </w:r>
              <w:r w:rsidR="00BD77BB">
                <w:rPr>
                  <w:rFonts w:hint="eastAsia"/>
                </w:rPr>
                <w:t>作</w:t>
              </w:r>
              <w:r w:rsidR="004258E1">
                <w:rPr>
                  <w:rFonts w:hint="eastAsia"/>
                </w:rPr>
                <w:t>用于部省数据加解密，密钥C</w:t>
              </w:r>
              <w:r w:rsidR="00BD77BB">
                <w:rPr>
                  <w:rFonts w:hint="eastAsia"/>
                </w:rPr>
                <w:t>作</w:t>
              </w:r>
              <w:r w:rsidR="004258E1">
                <w:rPr>
                  <w:rFonts w:hint="eastAsia"/>
                </w:rPr>
                <w:t>用于集团</w:t>
              </w:r>
              <w:r w:rsidR="00BD77BB">
                <w:rPr>
                  <w:rFonts w:hint="eastAsia"/>
                </w:rPr>
                <w:t>数据解密</w:t>
              </w:r>
            </w:ins>
            <w:del w:id="91" w:author="俊林 杨" w:date="2025-07-01T11:08:00Z" w16du:dateUtc="2025-07-01T03:08:00Z">
              <w:r w:rsidDel="00EE4E76">
                <w:rPr>
                  <w:rFonts w:hint="eastAsia"/>
                </w:rPr>
                <w:delText>使用对端公钥</w:delText>
              </w:r>
            </w:del>
          </w:p>
        </w:tc>
      </w:tr>
    </w:tbl>
    <w:p w14:paraId="32FA6779" w14:textId="77777777" w:rsidR="00115753" w:rsidRDefault="00115753" w:rsidP="00D4029B">
      <w:pPr>
        <w:pStyle w:val="y-0"/>
        <w:rPr>
          <w:rFonts w:hint="eastAsia"/>
        </w:rPr>
      </w:pPr>
    </w:p>
    <w:p w14:paraId="7CBA4BE3" w14:textId="5C9AB994" w:rsidR="00F06206" w:rsidRDefault="00115753" w:rsidP="00D4029B">
      <w:pPr>
        <w:pStyle w:val="y-0"/>
        <w:numPr>
          <w:ilvl w:val="0"/>
          <w:numId w:val="39"/>
        </w:numPr>
        <w:rPr>
          <w:rFonts w:hint="eastAsia"/>
        </w:rPr>
      </w:pPr>
      <w:r>
        <w:rPr>
          <w:rFonts w:hint="eastAsia"/>
        </w:rPr>
        <w:t>服务端解密</w:t>
      </w:r>
    </w:p>
    <w:tbl>
      <w:tblPr>
        <w:tblStyle w:val="af"/>
        <w:tblW w:w="0" w:type="auto"/>
        <w:tblInd w:w="440" w:type="dxa"/>
        <w:tblLook w:val="04A0" w:firstRow="1" w:lastRow="0" w:firstColumn="1" w:lastColumn="0" w:noHBand="0" w:noVBand="1"/>
      </w:tblPr>
      <w:tblGrid>
        <w:gridCol w:w="7856"/>
      </w:tblGrid>
      <w:tr w:rsidR="00F2464F" w14:paraId="32C45668" w14:textId="77777777" w:rsidTr="00F2464F">
        <w:tc>
          <w:tcPr>
            <w:tcW w:w="7856" w:type="dxa"/>
          </w:tcPr>
          <w:p w14:paraId="3C5B25D9" w14:textId="77777777" w:rsidR="00F2464F" w:rsidRDefault="00F2464F" w:rsidP="00D4029B">
            <w:pPr>
              <w:pStyle w:val="y-0"/>
              <w:rPr>
                <w:ins w:id="92" w:author="俊林 杨" w:date="2025-07-08T14:06:00Z" w16du:dateUtc="2025-07-08T06:06:00Z"/>
                <w:rFonts w:hint="eastAsia"/>
                <w:snapToGrid w:val="0"/>
                <w:w w:val="0"/>
                <w:u w:color="000000"/>
                <w:bdr w:val="none" w:sz="0" w:space="0" w:color="000000"/>
                <w:shd w:val="clear" w:color="000000" w:fill="000000"/>
              </w:rPr>
            </w:pPr>
            <w:del w:id="93" w:author="俊林 杨" w:date="2025-06-30T11:14:00Z" w16du:dateUtc="2025-06-30T03:14:00Z">
              <w:r w:rsidRPr="00F2464F" w:rsidDel="00A74695">
                <w:drawing>
                  <wp:inline distT="0" distB="0" distL="0" distR="0" wp14:anchorId="3D94D5E9" wp14:editId="14DFBE87">
                    <wp:extent cx="4681637" cy="6766560"/>
                    <wp:effectExtent l="0" t="0" r="5080" b="0"/>
                    <wp:docPr id="21186186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91410" cy="6780685"/>
                            </a:xfrm>
                            <a:prstGeom prst="rect">
                              <a:avLst/>
                            </a:prstGeom>
                            <a:noFill/>
                            <a:ln>
                              <a:noFill/>
                            </a:ln>
                          </pic:spPr>
                        </pic:pic>
                      </a:graphicData>
                    </a:graphic>
                  </wp:inline>
                </w:drawing>
              </w:r>
            </w:del>
            <w:ins w:id="94" w:author="俊林 杨" w:date="2025-06-30T11:14:00Z" w16du:dateUtc="2025-06-30T03:14:00Z">
              <w:r w:rsidR="00A74695">
                <w:rPr>
                  <w:rFonts w:eastAsia="Times New Roman"/>
                  <w:snapToGrid w:val="0"/>
                  <w:w w:val="0"/>
                  <w:u w:color="000000"/>
                  <w:bdr w:val="none" w:sz="0" w:space="0" w:color="000000"/>
                  <w:shd w:val="clear" w:color="000000" w:fill="000000"/>
                  <w:lang w:eastAsia="x-none"/>
                </w:rPr>
                <w:t xml:space="preserve"> </w:t>
              </w:r>
            </w:ins>
          </w:p>
          <w:p w14:paraId="079774E5" w14:textId="0E00D31E" w:rsidR="00E646A0" w:rsidRDefault="00E646A0" w:rsidP="00D4029B">
            <w:pPr>
              <w:pStyle w:val="y-0"/>
              <w:rPr>
                <w:ins w:id="95" w:author="俊林 杨" w:date="2025-07-08T14:06:00Z" w16du:dateUtc="2025-07-08T06:06:00Z"/>
                <w:rFonts w:hint="eastAsia"/>
              </w:rPr>
            </w:pPr>
            <w:ins w:id="96" w:author="俊林 杨" w:date="2025-07-08T14:06:00Z" w16du:dateUtc="2025-07-08T06:06:00Z">
              <w:r w:rsidRPr="00E646A0">
                <w:lastRenderedPageBreak/>
                <w:drawing>
                  <wp:inline distT="0" distB="0" distL="0" distR="0" wp14:anchorId="4D5A7667" wp14:editId="2160F54E">
                    <wp:extent cx="4132580" cy="8863330"/>
                    <wp:effectExtent l="19050" t="19050" r="20320" b="13970"/>
                    <wp:docPr id="13292144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32580" cy="8863330"/>
                            </a:xfrm>
                            <a:prstGeom prst="rect">
                              <a:avLst/>
                            </a:prstGeom>
                            <a:noFill/>
                            <a:ln w="3175">
                              <a:solidFill>
                                <a:schemeClr val="tx1"/>
                              </a:solidFill>
                            </a:ln>
                          </pic:spPr>
                        </pic:pic>
                      </a:graphicData>
                    </a:graphic>
                  </wp:inline>
                </w:drawing>
              </w:r>
            </w:ins>
          </w:p>
          <w:p w14:paraId="0284913C" w14:textId="7F7933AB" w:rsidR="00E646A0" w:rsidRPr="00E646A0" w:rsidRDefault="00E646A0" w:rsidP="00D4029B">
            <w:pPr>
              <w:pStyle w:val="y-0"/>
              <w:rPr>
                <w:rFonts w:hint="eastAsia"/>
              </w:rPr>
            </w:pPr>
          </w:p>
        </w:tc>
      </w:tr>
      <w:tr w:rsidR="00F2464F" w14:paraId="52875F84" w14:textId="77777777" w:rsidTr="00F2464F">
        <w:tc>
          <w:tcPr>
            <w:tcW w:w="7856" w:type="dxa"/>
          </w:tcPr>
          <w:p w14:paraId="0F2D28EA" w14:textId="3BD4D9B7" w:rsidR="00F2464F" w:rsidRPr="00F2464F" w:rsidRDefault="00F2464F" w:rsidP="00D4029B">
            <w:pPr>
              <w:pStyle w:val="y-0"/>
              <w:rPr>
                <w:rFonts w:hint="eastAsia"/>
              </w:rPr>
            </w:pPr>
            <w:r>
              <w:rPr>
                <w:rFonts w:hint="eastAsia"/>
              </w:rPr>
              <w:lastRenderedPageBreak/>
              <w:t>注意响应结果同样需要加密处理，加密逻辑同“客户端加密”</w:t>
            </w:r>
          </w:p>
        </w:tc>
      </w:tr>
    </w:tbl>
    <w:p w14:paraId="245BF0ED" w14:textId="77777777" w:rsidR="00F06206" w:rsidRPr="009A13E0" w:rsidRDefault="00F06206" w:rsidP="00D4029B">
      <w:pPr>
        <w:pStyle w:val="y-0"/>
        <w:rPr>
          <w:rFonts w:hint="eastAsia"/>
        </w:rPr>
      </w:pPr>
    </w:p>
    <w:p w14:paraId="574C464D" w14:textId="6909A37F" w:rsidR="009A13E0" w:rsidRDefault="009A13E0" w:rsidP="009A13E0">
      <w:pPr>
        <w:pStyle w:val="y-20"/>
        <w:numPr>
          <w:ilvl w:val="0"/>
          <w:numId w:val="36"/>
        </w:numPr>
        <w:rPr>
          <w:rFonts w:hint="eastAsia"/>
        </w:rPr>
      </w:pPr>
      <w:bookmarkStart w:id="97" w:name="_Hlk203229562"/>
      <w:bookmarkEnd w:id="67"/>
      <w:r w:rsidRPr="009A13E0">
        <w:rPr>
          <w:rFonts w:hint="eastAsia"/>
        </w:rPr>
        <w:t>关键技术要点说明</w:t>
      </w:r>
    </w:p>
    <w:p w14:paraId="015678C4" w14:textId="35B37DCD" w:rsidR="00346DC9" w:rsidRDefault="00346DC9" w:rsidP="00D4029B">
      <w:pPr>
        <w:pStyle w:val="y-0"/>
        <w:numPr>
          <w:ilvl w:val="0"/>
          <w:numId w:val="42"/>
        </w:numPr>
        <w:rPr>
          <w:rFonts w:hint="eastAsia"/>
        </w:rPr>
      </w:pPr>
      <w:bookmarkStart w:id="98" w:name="_Hlk203229580"/>
      <w:bookmarkEnd w:id="97"/>
      <w:r>
        <w:rPr>
          <w:rFonts w:hint="eastAsia"/>
        </w:rPr>
        <w:t>SM4-GCM参数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CFCFC"/>
        <w:tblCellMar>
          <w:left w:w="0" w:type="dxa"/>
          <w:right w:w="0" w:type="dxa"/>
        </w:tblCellMar>
        <w:tblLook w:val="04A0" w:firstRow="1" w:lastRow="0" w:firstColumn="1" w:lastColumn="0" w:noHBand="0" w:noVBand="1"/>
      </w:tblPr>
      <w:tblGrid>
        <w:gridCol w:w="1280"/>
        <w:gridCol w:w="3184"/>
        <w:gridCol w:w="3832"/>
      </w:tblGrid>
      <w:tr w:rsidR="00346DC9" w:rsidRPr="00346DC9" w14:paraId="7C1B1BCB" w14:textId="77777777" w:rsidTr="00346DC9">
        <w:trPr>
          <w:tblHeader/>
        </w:trPr>
        <w:tc>
          <w:tcPr>
            <w:tcW w:w="0" w:type="auto"/>
            <w:shd w:val="clear" w:color="auto" w:fill="EDEDED"/>
            <w:tcMar>
              <w:top w:w="180" w:type="dxa"/>
              <w:left w:w="240" w:type="dxa"/>
              <w:bottom w:w="180" w:type="dxa"/>
              <w:right w:w="240" w:type="dxa"/>
            </w:tcMar>
            <w:vAlign w:val="center"/>
            <w:hideMark/>
          </w:tcPr>
          <w:p w14:paraId="2FC1FCFB" w14:textId="77777777" w:rsidR="00346DC9" w:rsidRPr="00346DC9" w:rsidRDefault="00346DC9" w:rsidP="00346DC9">
            <w:pPr>
              <w:pStyle w:val="y-5"/>
              <w:rPr>
                <w:rFonts w:hint="eastAsia"/>
              </w:rPr>
            </w:pPr>
            <w:r w:rsidRPr="00346DC9">
              <w:t>参数</w:t>
            </w:r>
          </w:p>
        </w:tc>
        <w:tc>
          <w:tcPr>
            <w:tcW w:w="0" w:type="auto"/>
            <w:shd w:val="clear" w:color="auto" w:fill="EDEDED"/>
            <w:tcMar>
              <w:top w:w="180" w:type="dxa"/>
              <w:left w:w="240" w:type="dxa"/>
              <w:bottom w:w="180" w:type="dxa"/>
              <w:right w:w="240" w:type="dxa"/>
            </w:tcMar>
            <w:vAlign w:val="center"/>
            <w:hideMark/>
          </w:tcPr>
          <w:p w14:paraId="4012F47D" w14:textId="77777777" w:rsidR="00346DC9" w:rsidRPr="00346DC9" w:rsidRDefault="00346DC9" w:rsidP="00346DC9">
            <w:pPr>
              <w:pStyle w:val="y-5"/>
              <w:rPr>
                <w:rFonts w:hint="eastAsia"/>
              </w:rPr>
            </w:pPr>
            <w:r w:rsidRPr="00346DC9">
              <w:t>要求</w:t>
            </w:r>
          </w:p>
        </w:tc>
        <w:tc>
          <w:tcPr>
            <w:tcW w:w="0" w:type="auto"/>
            <w:shd w:val="clear" w:color="auto" w:fill="EDEDED"/>
            <w:tcMar>
              <w:top w:w="180" w:type="dxa"/>
              <w:left w:w="240" w:type="dxa"/>
              <w:bottom w:w="180" w:type="dxa"/>
              <w:right w:w="240" w:type="dxa"/>
            </w:tcMar>
            <w:vAlign w:val="center"/>
            <w:hideMark/>
          </w:tcPr>
          <w:p w14:paraId="323A27F1" w14:textId="77777777" w:rsidR="00346DC9" w:rsidRPr="00346DC9" w:rsidRDefault="00346DC9" w:rsidP="00346DC9">
            <w:pPr>
              <w:pStyle w:val="y-5"/>
              <w:rPr>
                <w:rFonts w:hint="eastAsia"/>
              </w:rPr>
            </w:pPr>
            <w:r w:rsidRPr="00346DC9">
              <w:t>传输方式</w:t>
            </w:r>
          </w:p>
        </w:tc>
      </w:tr>
      <w:tr w:rsidR="00346DC9" w:rsidRPr="00346DC9" w14:paraId="511469A6" w14:textId="77777777" w:rsidTr="00346DC9">
        <w:tc>
          <w:tcPr>
            <w:tcW w:w="0" w:type="auto"/>
            <w:shd w:val="clear" w:color="auto" w:fill="FFFFFF"/>
            <w:tcMar>
              <w:top w:w="180" w:type="dxa"/>
              <w:left w:w="240" w:type="dxa"/>
              <w:bottom w:w="180" w:type="dxa"/>
              <w:right w:w="240" w:type="dxa"/>
            </w:tcMar>
            <w:vAlign w:val="center"/>
            <w:hideMark/>
          </w:tcPr>
          <w:p w14:paraId="37063362" w14:textId="77777777" w:rsidR="00346DC9" w:rsidRPr="00346DC9" w:rsidRDefault="00346DC9" w:rsidP="00346DC9">
            <w:pPr>
              <w:pStyle w:val="y-5"/>
              <w:rPr>
                <w:rFonts w:hint="eastAsia"/>
              </w:rPr>
            </w:pPr>
            <w:r w:rsidRPr="00346DC9">
              <w:rPr>
                <w:rFonts w:ascii="Times New Roman" w:hAnsi="Times New Roman" w:cs="Times New Roman"/>
              </w:rPr>
              <w:t>​​</w:t>
            </w:r>
            <w:r w:rsidRPr="00346DC9">
              <w:t>密钥</w:t>
            </w:r>
            <w:r w:rsidRPr="00346DC9">
              <w:t>A</w:t>
            </w:r>
            <w:r w:rsidRPr="00346DC9">
              <w:rPr>
                <w:rFonts w:ascii="Times New Roman" w:hAnsi="Times New Roman" w:cs="Times New Roman"/>
              </w:rPr>
              <w:t>​​</w:t>
            </w:r>
          </w:p>
        </w:tc>
        <w:tc>
          <w:tcPr>
            <w:tcW w:w="0" w:type="auto"/>
            <w:shd w:val="clear" w:color="auto" w:fill="FFFFFF"/>
            <w:tcMar>
              <w:top w:w="180" w:type="dxa"/>
              <w:left w:w="240" w:type="dxa"/>
              <w:bottom w:w="180" w:type="dxa"/>
              <w:right w:w="240" w:type="dxa"/>
            </w:tcMar>
            <w:vAlign w:val="center"/>
            <w:hideMark/>
          </w:tcPr>
          <w:p w14:paraId="03EDFB2A" w14:textId="77777777" w:rsidR="00346DC9" w:rsidRPr="00346DC9" w:rsidRDefault="00346DC9" w:rsidP="00346DC9">
            <w:pPr>
              <w:pStyle w:val="y-5"/>
              <w:rPr>
                <w:rFonts w:hint="eastAsia"/>
              </w:rPr>
            </w:pPr>
            <w:r w:rsidRPr="00346DC9">
              <w:t>128</w:t>
            </w:r>
            <w:r w:rsidRPr="00346DC9">
              <w:t>位随机数（</w:t>
            </w:r>
            <w:r w:rsidRPr="00346DC9">
              <w:t>16</w:t>
            </w:r>
            <w:r w:rsidRPr="00346DC9">
              <w:t>字节）</w:t>
            </w:r>
          </w:p>
        </w:tc>
        <w:tc>
          <w:tcPr>
            <w:tcW w:w="0" w:type="auto"/>
            <w:shd w:val="clear" w:color="auto" w:fill="FFFFFF"/>
            <w:tcMar>
              <w:top w:w="180" w:type="dxa"/>
              <w:left w:w="240" w:type="dxa"/>
              <w:bottom w:w="180" w:type="dxa"/>
              <w:right w:w="240" w:type="dxa"/>
            </w:tcMar>
            <w:vAlign w:val="center"/>
            <w:hideMark/>
          </w:tcPr>
          <w:p w14:paraId="540046A2" w14:textId="3DC03EE6" w:rsidR="0098267F" w:rsidRPr="0098267F" w:rsidRDefault="00346DC9" w:rsidP="0098267F">
            <w:pPr>
              <w:pStyle w:val="y-5"/>
              <w:rPr>
                <w:ins w:id="99" w:author="俊林 杨" w:date="2025-07-01T11:04:00Z" w16du:dateUtc="2025-07-01T03:04:00Z"/>
                <w:rFonts w:hint="eastAsia"/>
              </w:rPr>
            </w:pPr>
            <w:r w:rsidRPr="00346DC9">
              <w:t>用</w:t>
            </w:r>
            <w:ins w:id="100" w:author="俊林 杨" w:date="2025-07-01T09:57:00Z" w16du:dateUtc="2025-07-01T01:57:00Z">
              <w:r w:rsidR="00DA44B5">
                <w:rPr>
                  <w:rFonts w:hint="eastAsia"/>
                </w:rPr>
                <w:t>SM2</w:t>
              </w:r>
            </w:ins>
            <w:del w:id="101" w:author="俊林 杨" w:date="2025-07-01T09:57:00Z" w16du:dateUtc="2025-07-01T01:57:00Z">
              <w:r w:rsidRPr="00346DC9" w:rsidDel="00DA44B5">
                <w:delText>RSA</w:delText>
              </w:r>
            </w:del>
            <w:r w:rsidRPr="00346DC9">
              <w:t>公钥加密后</w:t>
            </w:r>
            <w:r w:rsidRPr="00346DC9">
              <w:t>→</w:t>
            </w:r>
            <w:r w:rsidRPr="00346DC9">
              <w:t>密钥</w:t>
            </w:r>
            <w:r w:rsidRPr="00346DC9">
              <w:t>B</w:t>
            </w:r>
            <w:ins w:id="102" w:author="俊林 杨" w:date="2025-07-01T11:05:00Z" w16du:dateUtc="2025-07-01T03:05:00Z">
              <w:r w:rsidR="0098267F">
                <w:rPr>
                  <w:rFonts w:hint="eastAsia"/>
                </w:rPr>
                <w:t>、</w:t>
              </w:r>
              <w:r w:rsidR="0098267F">
                <w:rPr>
                  <w:rFonts w:hint="eastAsia"/>
                </w:rPr>
                <w:t>C</w:t>
              </w:r>
            </w:ins>
          </w:p>
          <w:p w14:paraId="5BC93573" w14:textId="7B0B9697" w:rsidR="001B4011" w:rsidRPr="001B4011" w:rsidRDefault="001B4011">
            <w:pPr>
              <w:pStyle w:val="11"/>
              <w:rPr>
                <w:rFonts w:hint="eastAsia"/>
              </w:rPr>
              <w:pPrChange w:id="103" w:author="俊林 杨" w:date="2025-07-01T11:04:00Z" w16du:dateUtc="2025-07-01T03:04:00Z">
                <w:pPr>
                  <w:pStyle w:val="y-5"/>
                </w:pPr>
              </w:pPrChange>
            </w:pPr>
          </w:p>
        </w:tc>
      </w:tr>
      <w:tr w:rsidR="00EC25F2" w:rsidRPr="00346DC9" w14:paraId="071E476B" w14:textId="77777777" w:rsidTr="00346DC9">
        <w:tc>
          <w:tcPr>
            <w:tcW w:w="0" w:type="auto"/>
            <w:shd w:val="clear" w:color="auto" w:fill="FFFFFF"/>
            <w:tcMar>
              <w:top w:w="180" w:type="dxa"/>
              <w:left w:w="240" w:type="dxa"/>
              <w:bottom w:w="180" w:type="dxa"/>
              <w:right w:w="240" w:type="dxa"/>
            </w:tcMar>
            <w:vAlign w:val="center"/>
            <w:hideMark/>
          </w:tcPr>
          <w:p w14:paraId="1725DC39" w14:textId="77777777" w:rsidR="00EC25F2" w:rsidRPr="00346DC9" w:rsidRDefault="00EC25F2" w:rsidP="00EC25F2">
            <w:pPr>
              <w:pStyle w:val="y-5"/>
              <w:rPr>
                <w:rFonts w:hint="eastAsia"/>
              </w:rPr>
            </w:pPr>
            <w:r w:rsidRPr="00346DC9">
              <w:rPr>
                <w:rFonts w:ascii="Times New Roman" w:hAnsi="Times New Roman" w:cs="Times New Roman"/>
              </w:rPr>
              <w:t>​​</w:t>
            </w:r>
            <w:r w:rsidRPr="00346DC9">
              <w:t>Nonce</w:t>
            </w:r>
            <w:r w:rsidRPr="00346DC9">
              <w:rPr>
                <w:rFonts w:ascii="Times New Roman" w:hAnsi="Times New Roman" w:cs="Times New Roman"/>
              </w:rPr>
              <w:t>​​</w:t>
            </w:r>
          </w:p>
        </w:tc>
        <w:tc>
          <w:tcPr>
            <w:tcW w:w="0" w:type="auto"/>
            <w:shd w:val="clear" w:color="auto" w:fill="FFFFFF"/>
            <w:tcMar>
              <w:top w:w="180" w:type="dxa"/>
              <w:left w:w="240" w:type="dxa"/>
              <w:bottom w:w="180" w:type="dxa"/>
              <w:right w:w="240" w:type="dxa"/>
            </w:tcMar>
            <w:vAlign w:val="center"/>
            <w:hideMark/>
          </w:tcPr>
          <w:p w14:paraId="227E4529" w14:textId="77777777" w:rsidR="00EC25F2" w:rsidRPr="00346DC9" w:rsidRDefault="00EC25F2" w:rsidP="00EC25F2">
            <w:pPr>
              <w:pStyle w:val="y-5"/>
              <w:rPr>
                <w:rFonts w:hint="eastAsia"/>
              </w:rPr>
            </w:pPr>
            <w:r w:rsidRPr="00346DC9">
              <w:t>96</w:t>
            </w:r>
            <w:r w:rsidRPr="00346DC9">
              <w:t>位唯一随机数（</w:t>
            </w:r>
            <w:r w:rsidRPr="00346DC9">
              <w:t>12</w:t>
            </w:r>
            <w:r w:rsidRPr="00346DC9">
              <w:t>字节）</w:t>
            </w:r>
          </w:p>
        </w:tc>
        <w:tc>
          <w:tcPr>
            <w:tcW w:w="0" w:type="auto"/>
            <w:shd w:val="clear" w:color="auto" w:fill="FFFFFF"/>
            <w:tcMar>
              <w:top w:w="180" w:type="dxa"/>
              <w:left w:w="240" w:type="dxa"/>
              <w:bottom w:w="180" w:type="dxa"/>
              <w:right w:w="240" w:type="dxa"/>
            </w:tcMar>
            <w:vAlign w:val="center"/>
            <w:hideMark/>
          </w:tcPr>
          <w:p w14:paraId="612FF030" w14:textId="77777777" w:rsidR="00EC25F2" w:rsidRPr="00346DC9" w:rsidRDefault="00EC25F2" w:rsidP="00EC25F2">
            <w:pPr>
              <w:pStyle w:val="y-5"/>
              <w:rPr>
                <w:rFonts w:hint="eastAsia"/>
              </w:rPr>
            </w:pPr>
            <w:r w:rsidRPr="00346DC9">
              <w:t>Base64</w:t>
            </w:r>
            <w:r w:rsidRPr="00346DC9">
              <w:t>后放请求头</w:t>
            </w:r>
          </w:p>
        </w:tc>
      </w:tr>
      <w:tr w:rsidR="00EC25F2" w:rsidRPr="00346DC9" w14:paraId="00048E72" w14:textId="77777777" w:rsidTr="00346DC9">
        <w:tc>
          <w:tcPr>
            <w:tcW w:w="0" w:type="auto"/>
            <w:shd w:val="clear" w:color="auto" w:fill="FFFFFF"/>
            <w:tcMar>
              <w:top w:w="180" w:type="dxa"/>
              <w:left w:w="240" w:type="dxa"/>
              <w:bottom w:w="180" w:type="dxa"/>
              <w:right w:w="240" w:type="dxa"/>
            </w:tcMar>
            <w:vAlign w:val="center"/>
            <w:hideMark/>
          </w:tcPr>
          <w:p w14:paraId="2FA68F84" w14:textId="77777777" w:rsidR="00EC25F2" w:rsidRPr="00346DC9" w:rsidRDefault="00EC25F2" w:rsidP="00EC25F2">
            <w:pPr>
              <w:pStyle w:val="y-5"/>
              <w:rPr>
                <w:rFonts w:hint="eastAsia"/>
              </w:rPr>
            </w:pPr>
            <w:r w:rsidRPr="00346DC9">
              <w:rPr>
                <w:rFonts w:ascii="Times New Roman" w:hAnsi="Times New Roman" w:cs="Times New Roman"/>
              </w:rPr>
              <w:t>​​</w:t>
            </w:r>
            <w:r w:rsidRPr="00346DC9">
              <w:t>认证标签</w:t>
            </w:r>
            <w:r w:rsidRPr="00346DC9">
              <w:rPr>
                <w:rFonts w:ascii="Times New Roman" w:hAnsi="Times New Roman" w:cs="Times New Roman"/>
              </w:rPr>
              <w:t>​​</w:t>
            </w:r>
          </w:p>
        </w:tc>
        <w:tc>
          <w:tcPr>
            <w:tcW w:w="0" w:type="auto"/>
            <w:shd w:val="clear" w:color="auto" w:fill="FFFFFF"/>
            <w:tcMar>
              <w:top w:w="180" w:type="dxa"/>
              <w:left w:w="240" w:type="dxa"/>
              <w:bottom w:w="180" w:type="dxa"/>
              <w:right w:w="240" w:type="dxa"/>
            </w:tcMar>
            <w:vAlign w:val="center"/>
            <w:hideMark/>
          </w:tcPr>
          <w:p w14:paraId="23DC84E9" w14:textId="77777777" w:rsidR="00EC25F2" w:rsidRPr="00346DC9" w:rsidRDefault="00EC25F2" w:rsidP="00EC25F2">
            <w:pPr>
              <w:pStyle w:val="y-5"/>
              <w:rPr>
                <w:rFonts w:hint="eastAsia"/>
              </w:rPr>
            </w:pPr>
            <w:r w:rsidRPr="00346DC9">
              <w:t>128</w:t>
            </w:r>
            <w:r w:rsidRPr="00346DC9">
              <w:t>位完整性签名（</w:t>
            </w:r>
            <w:r w:rsidRPr="00346DC9">
              <w:t>16</w:t>
            </w:r>
            <w:r w:rsidRPr="00346DC9">
              <w:t>字节）</w:t>
            </w:r>
          </w:p>
        </w:tc>
        <w:tc>
          <w:tcPr>
            <w:tcW w:w="0" w:type="auto"/>
            <w:shd w:val="clear" w:color="auto" w:fill="FFFFFF"/>
            <w:tcMar>
              <w:top w:w="180" w:type="dxa"/>
              <w:left w:w="240" w:type="dxa"/>
              <w:bottom w:w="180" w:type="dxa"/>
              <w:right w:w="240" w:type="dxa"/>
            </w:tcMar>
            <w:vAlign w:val="center"/>
            <w:hideMark/>
          </w:tcPr>
          <w:p w14:paraId="5DE39CD5" w14:textId="77777777" w:rsidR="00EC25F2" w:rsidRPr="00346DC9" w:rsidRDefault="00EC25F2" w:rsidP="00EC25F2">
            <w:pPr>
              <w:pStyle w:val="y-5"/>
              <w:rPr>
                <w:rFonts w:hint="eastAsia"/>
              </w:rPr>
            </w:pPr>
            <w:r w:rsidRPr="00346DC9">
              <w:t>Base64</w:t>
            </w:r>
            <w:r w:rsidRPr="00346DC9">
              <w:t>后放请求头</w:t>
            </w:r>
          </w:p>
        </w:tc>
      </w:tr>
      <w:tr w:rsidR="00EC25F2" w:rsidRPr="00346DC9" w14:paraId="0B9E2767" w14:textId="77777777" w:rsidTr="00346DC9">
        <w:tc>
          <w:tcPr>
            <w:tcW w:w="0" w:type="auto"/>
            <w:shd w:val="clear" w:color="auto" w:fill="FFFFFF"/>
            <w:tcMar>
              <w:top w:w="180" w:type="dxa"/>
              <w:left w:w="240" w:type="dxa"/>
              <w:bottom w:w="180" w:type="dxa"/>
              <w:right w:w="240" w:type="dxa"/>
            </w:tcMar>
            <w:vAlign w:val="center"/>
            <w:hideMark/>
          </w:tcPr>
          <w:p w14:paraId="49D95094" w14:textId="77777777" w:rsidR="00EC25F2" w:rsidRPr="00346DC9" w:rsidRDefault="00EC25F2" w:rsidP="00EC25F2">
            <w:pPr>
              <w:pStyle w:val="y-5"/>
              <w:rPr>
                <w:rFonts w:hint="eastAsia"/>
              </w:rPr>
            </w:pPr>
            <w:r w:rsidRPr="00346DC9">
              <w:rPr>
                <w:rFonts w:ascii="Times New Roman" w:hAnsi="Times New Roman" w:cs="Times New Roman"/>
              </w:rPr>
              <w:t>​​</w:t>
            </w:r>
            <w:r w:rsidRPr="00346DC9">
              <w:t>AAD</w:t>
            </w:r>
            <w:r w:rsidRPr="00346DC9">
              <w:rPr>
                <w:rFonts w:ascii="Times New Roman" w:hAnsi="Times New Roman" w:cs="Times New Roman"/>
              </w:rPr>
              <w:t>​​</w:t>
            </w:r>
          </w:p>
        </w:tc>
        <w:tc>
          <w:tcPr>
            <w:tcW w:w="0" w:type="auto"/>
            <w:shd w:val="clear" w:color="auto" w:fill="FFFFFF"/>
            <w:tcMar>
              <w:top w:w="180" w:type="dxa"/>
              <w:left w:w="240" w:type="dxa"/>
              <w:bottom w:w="180" w:type="dxa"/>
              <w:right w:w="240" w:type="dxa"/>
            </w:tcMar>
            <w:vAlign w:val="center"/>
            <w:hideMark/>
          </w:tcPr>
          <w:p w14:paraId="30F51B34" w14:textId="3CB8AA20" w:rsidR="00EC25F2" w:rsidRPr="00346DC9" w:rsidRDefault="00EC25F2" w:rsidP="00EC25F2">
            <w:pPr>
              <w:pStyle w:val="y-5"/>
              <w:rPr>
                <w:rFonts w:hint="eastAsia"/>
              </w:rPr>
            </w:pPr>
            <w:r w:rsidRPr="00346DC9">
              <w:t>可选附加认证数据（</w:t>
            </w:r>
            <w:r>
              <w:rPr>
                <w:rFonts w:hint="eastAsia"/>
              </w:rPr>
              <w:t>如</w:t>
            </w:r>
            <w:r w:rsidRPr="00346DC9">
              <w:t>时间戳等）</w:t>
            </w:r>
          </w:p>
        </w:tc>
        <w:tc>
          <w:tcPr>
            <w:tcW w:w="0" w:type="auto"/>
            <w:shd w:val="clear" w:color="auto" w:fill="FFFFFF"/>
            <w:tcMar>
              <w:top w:w="180" w:type="dxa"/>
              <w:left w:w="240" w:type="dxa"/>
              <w:bottom w:w="180" w:type="dxa"/>
              <w:right w:w="240" w:type="dxa"/>
            </w:tcMar>
            <w:vAlign w:val="center"/>
            <w:hideMark/>
          </w:tcPr>
          <w:p w14:paraId="46216EA2" w14:textId="1B0EA5EC" w:rsidR="00EC25F2" w:rsidRPr="00346DC9" w:rsidRDefault="00EC25F2" w:rsidP="00EC25F2">
            <w:pPr>
              <w:pStyle w:val="y-5"/>
              <w:rPr>
                <w:rFonts w:hint="eastAsia"/>
              </w:rPr>
            </w:pPr>
            <w:r w:rsidRPr="00346DC9">
              <w:t>需客户端</w:t>
            </w:r>
            <w:r w:rsidRPr="00346DC9">
              <w:t>/</w:t>
            </w:r>
            <w:r w:rsidRPr="00346DC9">
              <w:t>服务端一致约定</w:t>
            </w:r>
            <w:r>
              <w:rPr>
                <w:rFonts w:hint="eastAsia"/>
              </w:rPr>
              <w:t>，当前留空即可</w:t>
            </w:r>
          </w:p>
        </w:tc>
      </w:tr>
    </w:tbl>
    <w:p w14:paraId="4A1595C3" w14:textId="77777777" w:rsidR="00346DC9" w:rsidRPr="00346DC9" w:rsidRDefault="00346DC9" w:rsidP="00D4029B">
      <w:pPr>
        <w:pStyle w:val="y-0"/>
        <w:rPr>
          <w:rFonts w:hint="eastAsia"/>
        </w:rPr>
      </w:pPr>
    </w:p>
    <w:p w14:paraId="01B246F7" w14:textId="77777777" w:rsidR="00D95AF5" w:rsidRDefault="00346DC9" w:rsidP="00D4029B">
      <w:pPr>
        <w:pStyle w:val="y-0"/>
        <w:numPr>
          <w:ilvl w:val="0"/>
          <w:numId w:val="42"/>
        </w:numPr>
        <w:rPr>
          <w:ins w:id="104" w:author="俊林 杨" w:date="2025-07-02T11:58:00Z" w16du:dateUtc="2025-07-02T03:58:00Z"/>
          <w:rFonts w:hint="eastAsia"/>
        </w:rPr>
      </w:pPr>
      <w:r>
        <w:rPr>
          <w:rFonts w:hint="eastAsia"/>
        </w:rPr>
        <w:t>sign 加密说明：加密要求和之前保持一致，加密的参数范围限定在</w:t>
      </w:r>
      <w:ins w:id="105" w:author="俊林 杨" w:date="2025-07-02T11:55:00Z" w16du:dateUtc="2025-07-02T03:55:00Z">
        <w:r w:rsidR="00D95AF5">
          <w:rPr>
            <w:rFonts w:hint="eastAsia"/>
          </w:rPr>
          <w:t>L2</w:t>
        </w:r>
      </w:ins>
      <w:ins w:id="106" w:author="俊林 杨" w:date="2025-07-02T11:56:00Z" w16du:dateUtc="2025-07-02T03:56:00Z">
        <w:r w:rsidR="00D95AF5">
          <w:rPr>
            <w:rFonts w:hint="eastAsia"/>
          </w:rPr>
          <w:t>固定</w:t>
        </w:r>
      </w:ins>
      <w:ins w:id="107" w:author="俊林 杨" w:date="2025-07-02T11:55:00Z" w16du:dateUtc="2025-07-02T03:55:00Z">
        <w:r w:rsidR="00D95AF5">
          <w:rPr>
            <w:rFonts w:hint="eastAsia"/>
          </w:rPr>
          <w:t>参数</w:t>
        </w:r>
      </w:ins>
      <w:ins w:id="108" w:author="俊林 杨" w:date="2025-07-02T11:56:00Z" w16du:dateUtc="2025-07-02T03:56:00Z">
        <w:r w:rsidR="00D95AF5">
          <w:rPr>
            <w:rFonts w:hint="eastAsia"/>
          </w:rPr>
          <w:t>，包括</w:t>
        </w:r>
      </w:ins>
      <w:ins w:id="109" w:author="俊林 杨" w:date="2025-07-02T11:58:00Z" w16du:dateUtc="2025-07-02T03:58:00Z">
        <w:r w:rsidR="00D95AF5">
          <w:rPr>
            <w:rFonts w:hint="eastAsia"/>
          </w:rPr>
          <w:t>请求：orderID，ispCode，orgCode，ctxCode</w:t>
        </w:r>
      </w:ins>
    </w:p>
    <w:p w14:paraId="255B198D" w14:textId="2C2D0205" w:rsidR="00F2464F" w:rsidRDefault="00D95AF5" w:rsidP="00D4029B">
      <w:pPr>
        <w:pStyle w:val="y-0"/>
        <w:rPr>
          <w:ins w:id="110" w:author="俊林 杨" w:date="2025-07-16T15:38:00Z" w16du:dateUtc="2025-07-16T07:38:00Z"/>
          <w:rFonts w:hint="eastAsia"/>
        </w:rPr>
      </w:pPr>
      <w:ins w:id="111" w:author="俊林 杨" w:date="2025-07-02T11:58:00Z" w16du:dateUtc="2025-07-02T03:58:00Z">
        <w:r>
          <w:rPr>
            <w:rFonts w:hint="eastAsia"/>
          </w:rPr>
          <w:t>响应：orderID，statusCode，statusText</w:t>
        </w:r>
      </w:ins>
      <w:del w:id="112" w:author="俊林 杨" w:date="2025-07-02T11:56:00Z" w16du:dateUtc="2025-07-02T03:56:00Z">
        <w:r w:rsidR="00346DC9" w:rsidRPr="00F2464F" w:rsidDel="00D95AF5">
          <w:delText>r</w:delText>
        </w:r>
        <w:r w:rsidR="00346DC9" w:rsidRPr="00F2464F" w:rsidDel="00D95AF5">
          <w:rPr>
            <w:rFonts w:hint="eastAsia"/>
          </w:rPr>
          <w:delText>eqMsgCnt</w:delText>
        </w:r>
      </w:del>
    </w:p>
    <w:p w14:paraId="71FC84AA" w14:textId="6DEE5527" w:rsidR="00512390" w:rsidRDefault="00512390" w:rsidP="00512390">
      <w:pPr>
        <w:pStyle w:val="y-20"/>
        <w:numPr>
          <w:ilvl w:val="0"/>
          <w:numId w:val="36"/>
        </w:numPr>
        <w:rPr>
          <w:ins w:id="113" w:author="俊林 杨" w:date="2025-07-16T15:39:00Z" w16du:dateUtc="2025-07-16T07:39:00Z"/>
          <w:rFonts w:hint="eastAsia"/>
        </w:rPr>
      </w:pPr>
      <w:ins w:id="114" w:author="俊林 杨" w:date="2025-07-16T15:38:00Z" w16du:dateUtc="2025-07-16T07:38:00Z">
        <w:r>
          <w:rPr>
            <w:rFonts w:hint="eastAsia"/>
          </w:rPr>
          <w:t>加密数据样例</w:t>
        </w:r>
      </w:ins>
    </w:p>
    <w:tbl>
      <w:tblPr>
        <w:tblStyle w:val="af"/>
        <w:tblW w:w="0" w:type="auto"/>
        <w:tblLayout w:type="fixed"/>
        <w:tblLook w:val="04A0" w:firstRow="1" w:lastRow="0" w:firstColumn="1" w:lastColumn="0" w:noHBand="0" w:noVBand="1"/>
        <w:tblPrChange w:id="115" w:author="俊林 杨" w:date="2025-07-16T15:41:00Z" w16du:dateUtc="2025-07-16T07:41:00Z">
          <w:tblPr>
            <w:tblStyle w:val="af"/>
            <w:tblW w:w="0" w:type="auto"/>
            <w:tblLook w:val="04A0" w:firstRow="1" w:lastRow="0" w:firstColumn="1" w:lastColumn="0" w:noHBand="0" w:noVBand="1"/>
          </w:tblPr>
        </w:tblPrChange>
      </w:tblPr>
      <w:tblGrid>
        <w:gridCol w:w="1696"/>
        <w:gridCol w:w="6600"/>
        <w:tblGridChange w:id="116">
          <w:tblGrid>
            <w:gridCol w:w="1696"/>
            <w:gridCol w:w="2452"/>
            <w:gridCol w:w="4148"/>
          </w:tblGrid>
        </w:tblGridChange>
      </w:tblGrid>
      <w:tr w:rsidR="00512390" w14:paraId="74D922AF" w14:textId="77777777" w:rsidTr="00512390">
        <w:trPr>
          <w:ins w:id="117" w:author="俊林 杨" w:date="2025-07-16T15:39:00Z"/>
        </w:trPr>
        <w:tc>
          <w:tcPr>
            <w:tcW w:w="1696" w:type="dxa"/>
            <w:tcPrChange w:id="118" w:author="俊林 杨" w:date="2025-07-16T15:41:00Z" w16du:dateUtc="2025-07-16T07:41:00Z">
              <w:tcPr>
                <w:tcW w:w="4148" w:type="dxa"/>
                <w:gridSpan w:val="2"/>
              </w:tcPr>
            </w:tcPrChange>
          </w:tcPr>
          <w:p w14:paraId="1974D9B1" w14:textId="53D569D9" w:rsidR="00512390" w:rsidRDefault="00512390" w:rsidP="00512390">
            <w:pPr>
              <w:pStyle w:val="y-0"/>
              <w:rPr>
                <w:ins w:id="119" w:author="俊林 杨" w:date="2025-07-16T15:39:00Z" w16du:dateUtc="2025-07-16T07:39:00Z"/>
                <w:rFonts w:hint="eastAsia"/>
              </w:rPr>
            </w:pPr>
            <w:ins w:id="120" w:author="俊林 杨" w:date="2025-07-16T15:39:00Z" w16du:dateUtc="2025-07-16T07:39:00Z">
              <w:r>
                <w:rPr>
                  <w:rFonts w:hint="eastAsia"/>
                </w:rPr>
                <w:t>请求头</w:t>
              </w:r>
            </w:ins>
          </w:p>
        </w:tc>
        <w:tc>
          <w:tcPr>
            <w:tcW w:w="6600" w:type="dxa"/>
            <w:tcPrChange w:id="121" w:author="俊林 杨" w:date="2025-07-16T15:41:00Z" w16du:dateUtc="2025-07-16T07:41:00Z">
              <w:tcPr>
                <w:tcW w:w="4148" w:type="dxa"/>
              </w:tcPr>
            </w:tcPrChange>
          </w:tcPr>
          <w:p w14:paraId="5E268BEF" w14:textId="77777777" w:rsidR="00512390" w:rsidRDefault="00512390" w:rsidP="00512390">
            <w:pPr>
              <w:pStyle w:val="y-0"/>
              <w:rPr>
                <w:ins w:id="122" w:author="俊林 杨" w:date="2025-07-16T15:41:00Z" w16du:dateUtc="2025-07-16T07:41:00Z"/>
                <w:rFonts w:hint="eastAsia"/>
              </w:rPr>
            </w:pPr>
            <w:ins w:id="123" w:author="俊林 杨" w:date="2025-07-16T15:41:00Z" w16du:dateUtc="2025-07-16T07:41:00Z">
              <w:r>
                <w:rPr>
                  <w:rFonts w:hint="eastAsia"/>
                </w:rPr>
                <w:t>{</w:t>
              </w:r>
            </w:ins>
          </w:p>
          <w:p w14:paraId="07D3458A" w14:textId="77777777" w:rsidR="00512390" w:rsidRDefault="00512390" w:rsidP="00512390">
            <w:pPr>
              <w:pStyle w:val="y-0"/>
              <w:rPr>
                <w:ins w:id="124" w:author="俊林 杨" w:date="2025-07-16T15:41:00Z" w16du:dateUtc="2025-07-16T07:41:00Z"/>
                <w:rFonts w:hint="eastAsia"/>
              </w:rPr>
            </w:pPr>
            <w:ins w:id="125" w:author="俊林 杨" w:date="2025-07-16T15:41:00Z" w16du:dateUtc="2025-07-16T07:41:00Z">
              <w:r>
                <w:rPr>
                  <w:rFonts w:hint="eastAsia"/>
                </w:rPr>
                <w:t xml:space="preserve">    "headers": {</w:t>
              </w:r>
            </w:ins>
          </w:p>
          <w:p w14:paraId="4F1F8052" w14:textId="77777777" w:rsidR="00512390" w:rsidRDefault="00512390" w:rsidP="00512390">
            <w:pPr>
              <w:pStyle w:val="y-0"/>
              <w:rPr>
                <w:ins w:id="126" w:author="俊林 杨" w:date="2025-07-16T15:41:00Z" w16du:dateUtc="2025-07-16T07:41:00Z"/>
                <w:rFonts w:hint="eastAsia"/>
              </w:rPr>
            </w:pPr>
            <w:ins w:id="127" w:author="俊林 杨" w:date="2025-07-16T15:41:00Z" w16du:dateUtc="2025-07-16T07:41:00Z">
              <w:r>
                <w:rPr>
                  <w:rFonts w:hint="eastAsia"/>
                </w:rPr>
                <w:t xml:space="preserve">        "X-Enc-Key": "MzhhNGE1MTZiMmQ1ZTNiNmYxYjY4OTA2ODVkYWM0YmVkYzUzYTYyM2Y3NjMxMWQwZTBjMjJkZDg1N2UyN2MxMjBjZGU0M2RkNTg0OWIwYTkzMjM3NDVkNGNlMjA4YTdlZDlmNTI5MzkyZGQzMDY3NzcyZjYwZGIwY2I1ZDZhODQ3N2NmZDAyOGNkZGU2Zjc4NzIxYmI5NDQ0ZjcyYzAwYWIwYmVlNmU3NGEzNDkzMmUxNzA2Zjk4YzRkYTUyYmVkNmE2MTE5MTA4ZTIwNzExNzdjNmY1MmI1YzUyZTMzMDlkNGRlNjY5Y2U4OGIzZWQ2ZDM0OTJjZmZlZDY5MDBlZQ==",</w:t>
              </w:r>
            </w:ins>
          </w:p>
          <w:p w14:paraId="068AA4AE" w14:textId="77777777" w:rsidR="00512390" w:rsidRDefault="00512390" w:rsidP="00512390">
            <w:pPr>
              <w:pStyle w:val="y-0"/>
              <w:rPr>
                <w:ins w:id="128" w:author="俊林 杨" w:date="2025-07-16T15:41:00Z" w16du:dateUtc="2025-07-16T07:41:00Z"/>
                <w:rFonts w:hint="eastAsia"/>
              </w:rPr>
            </w:pPr>
            <w:ins w:id="129" w:author="俊林 杨" w:date="2025-07-16T15:41:00Z" w16du:dateUtc="2025-07-16T07:41:00Z">
              <w:r>
                <w:rPr>
                  <w:rFonts w:hint="eastAsia"/>
                </w:rPr>
                <w:t xml:space="preserve">        "X-Enc-Nonce": "U8vksWIkgndKKpzf",</w:t>
              </w:r>
            </w:ins>
          </w:p>
          <w:p w14:paraId="0FDC675A" w14:textId="77777777" w:rsidR="00512390" w:rsidRDefault="00512390" w:rsidP="00512390">
            <w:pPr>
              <w:pStyle w:val="y-0"/>
              <w:rPr>
                <w:ins w:id="130" w:author="俊林 杨" w:date="2025-07-16T15:41:00Z" w16du:dateUtc="2025-07-16T07:41:00Z"/>
                <w:rFonts w:hint="eastAsia"/>
              </w:rPr>
            </w:pPr>
            <w:ins w:id="131" w:author="俊林 杨" w:date="2025-07-16T15:41:00Z" w16du:dateUtc="2025-07-16T07:41:00Z">
              <w:r>
                <w:rPr>
                  <w:rFonts w:hint="eastAsia"/>
                </w:rPr>
                <w:t xml:space="preserve">        "X-Enc-Auth-Tag": "z2RRDxpdESYm6//2N7aeEA=="</w:t>
              </w:r>
            </w:ins>
          </w:p>
          <w:p w14:paraId="1575ADC2" w14:textId="77777777" w:rsidR="00512390" w:rsidRDefault="00512390" w:rsidP="00512390">
            <w:pPr>
              <w:pStyle w:val="y-0"/>
              <w:rPr>
                <w:ins w:id="132" w:author="俊林 杨" w:date="2025-07-16T15:41:00Z" w16du:dateUtc="2025-07-16T07:41:00Z"/>
                <w:rFonts w:hint="eastAsia"/>
              </w:rPr>
            </w:pPr>
            <w:ins w:id="133" w:author="俊林 杨" w:date="2025-07-16T15:41:00Z" w16du:dateUtc="2025-07-16T07:41:00Z">
              <w:r>
                <w:rPr>
                  <w:rFonts w:hint="eastAsia"/>
                </w:rPr>
                <w:t xml:space="preserve">        ...</w:t>
              </w:r>
            </w:ins>
          </w:p>
          <w:p w14:paraId="5E979895" w14:textId="77777777" w:rsidR="00512390" w:rsidRDefault="00512390" w:rsidP="00512390">
            <w:pPr>
              <w:pStyle w:val="y-0"/>
              <w:rPr>
                <w:ins w:id="134" w:author="俊林 杨" w:date="2025-07-16T15:41:00Z" w16du:dateUtc="2025-07-16T07:41:00Z"/>
                <w:rFonts w:hint="eastAsia"/>
              </w:rPr>
            </w:pPr>
            <w:ins w:id="135" w:author="俊林 杨" w:date="2025-07-16T15:41:00Z" w16du:dateUtc="2025-07-16T07:41:00Z">
              <w:r>
                <w:rPr>
                  <w:rFonts w:hint="eastAsia"/>
                </w:rPr>
                <w:t xml:space="preserve">    }</w:t>
              </w:r>
            </w:ins>
          </w:p>
          <w:p w14:paraId="32D01C44" w14:textId="78C5734D" w:rsidR="00512390" w:rsidRDefault="00512390" w:rsidP="00512390">
            <w:pPr>
              <w:pStyle w:val="y-0"/>
              <w:rPr>
                <w:ins w:id="136" w:author="俊林 杨" w:date="2025-07-16T15:39:00Z" w16du:dateUtc="2025-07-16T07:39:00Z"/>
                <w:rFonts w:hint="eastAsia"/>
              </w:rPr>
            </w:pPr>
            <w:ins w:id="137" w:author="俊林 杨" w:date="2025-07-16T15:41:00Z" w16du:dateUtc="2025-07-16T07:41:00Z">
              <w:r>
                <w:rPr>
                  <w:rFonts w:hint="eastAsia"/>
                </w:rPr>
                <w:t>}</w:t>
              </w:r>
            </w:ins>
          </w:p>
        </w:tc>
      </w:tr>
      <w:tr w:rsidR="00512390" w14:paraId="5F9CBE73" w14:textId="77777777" w:rsidTr="00512390">
        <w:trPr>
          <w:ins w:id="138" w:author="俊林 杨" w:date="2025-07-16T15:39:00Z"/>
        </w:trPr>
        <w:tc>
          <w:tcPr>
            <w:tcW w:w="1696" w:type="dxa"/>
            <w:tcPrChange w:id="139" w:author="俊林 杨" w:date="2025-07-16T15:41:00Z" w16du:dateUtc="2025-07-16T07:41:00Z">
              <w:tcPr>
                <w:tcW w:w="4148" w:type="dxa"/>
                <w:gridSpan w:val="2"/>
              </w:tcPr>
            </w:tcPrChange>
          </w:tcPr>
          <w:p w14:paraId="49148670" w14:textId="693FF23C" w:rsidR="00512390" w:rsidRDefault="00512390" w:rsidP="00512390">
            <w:pPr>
              <w:pStyle w:val="y-0"/>
              <w:rPr>
                <w:ins w:id="140" w:author="俊林 杨" w:date="2025-07-16T15:39:00Z" w16du:dateUtc="2025-07-16T07:39:00Z"/>
                <w:rFonts w:hint="eastAsia"/>
              </w:rPr>
            </w:pPr>
            <w:ins w:id="141" w:author="俊林 杨" w:date="2025-07-16T15:39:00Z" w16du:dateUtc="2025-07-16T07:39:00Z">
              <w:r>
                <w:rPr>
                  <w:rFonts w:hint="eastAsia"/>
                </w:rPr>
                <w:t>请求体</w:t>
              </w:r>
            </w:ins>
            <w:ins w:id="142" w:author="俊林 杨" w:date="2025-07-16T15:40:00Z" w16du:dateUtc="2025-07-16T07:40:00Z">
              <w:r>
                <w:rPr>
                  <w:rFonts w:hint="eastAsia"/>
                </w:rPr>
                <w:t>密文</w:t>
              </w:r>
            </w:ins>
          </w:p>
        </w:tc>
        <w:tc>
          <w:tcPr>
            <w:tcW w:w="6600" w:type="dxa"/>
            <w:tcPrChange w:id="143" w:author="俊林 杨" w:date="2025-07-16T15:41:00Z" w16du:dateUtc="2025-07-16T07:41:00Z">
              <w:tcPr>
                <w:tcW w:w="4148" w:type="dxa"/>
              </w:tcPr>
            </w:tcPrChange>
          </w:tcPr>
          <w:p w14:paraId="000E8118" w14:textId="77777777" w:rsidR="00512390" w:rsidRDefault="00512390" w:rsidP="00512390">
            <w:pPr>
              <w:pStyle w:val="y-0"/>
              <w:rPr>
                <w:ins w:id="144" w:author="俊林 杨" w:date="2025-07-16T15:42:00Z" w16du:dateUtc="2025-07-16T07:42:00Z"/>
                <w:rFonts w:hint="eastAsia"/>
              </w:rPr>
            </w:pPr>
            <w:ins w:id="145" w:author="俊林 杨" w:date="2025-07-16T15:42:00Z" w16du:dateUtc="2025-07-16T07:42:00Z">
              <w:r>
                <w:rPr>
                  <w:rFonts w:hint="eastAsia"/>
                </w:rPr>
                <w:t>{</w:t>
              </w:r>
            </w:ins>
          </w:p>
          <w:p w14:paraId="477B2F6A" w14:textId="77777777" w:rsidR="00512390" w:rsidRDefault="00512390" w:rsidP="00512390">
            <w:pPr>
              <w:pStyle w:val="y-0"/>
              <w:rPr>
                <w:ins w:id="146" w:author="俊林 杨" w:date="2025-07-16T15:42:00Z" w16du:dateUtc="2025-07-16T07:42:00Z"/>
                <w:rFonts w:hint="eastAsia"/>
              </w:rPr>
            </w:pPr>
            <w:ins w:id="147" w:author="俊林 杨" w:date="2025-07-16T15:42:00Z" w16du:dateUtc="2025-07-16T07:42:00Z">
              <w:r>
                <w:rPr>
                  <w:rFonts w:hint="eastAsia"/>
                </w:rPr>
                <w:t xml:space="preserve">    "orderID": "1-31-1945357460009263104",</w:t>
              </w:r>
            </w:ins>
          </w:p>
          <w:p w14:paraId="5BD6CA1A" w14:textId="77777777" w:rsidR="00512390" w:rsidRDefault="00512390" w:rsidP="00512390">
            <w:pPr>
              <w:pStyle w:val="y-0"/>
              <w:rPr>
                <w:ins w:id="148" w:author="俊林 杨" w:date="2025-07-16T15:42:00Z" w16du:dateUtc="2025-07-16T07:42:00Z"/>
                <w:rFonts w:hint="eastAsia"/>
              </w:rPr>
            </w:pPr>
            <w:ins w:id="149" w:author="俊林 杨" w:date="2025-07-16T15:42:00Z" w16du:dateUtc="2025-07-16T07:42:00Z">
              <w:r>
                <w:rPr>
                  <w:rFonts w:hint="eastAsia"/>
                </w:rPr>
                <w:t xml:space="preserve">    "ispCode": "CMCC",</w:t>
              </w:r>
            </w:ins>
          </w:p>
          <w:p w14:paraId="5A1431B1" w14:textId="77777777" w:rsidR="00512390" w:rsidRDefault="00512390" w:rsidP="00512390">
            <w:pPr>
              <w:pStyle w:val="y-0"/>
              <w:rPr>
                <w:ins w:id="150" w:author="俊林 杨" w:date="2025-07-16T15:42:00Z" w16du:dateUtc="2025-07-16T07:42:00Z"/>
                <w:rFonts w:hint="eastAsia"/>
              </w:rPr>
            </w:pPr>
            <w:ins w:id="151" w:author="俊林 杨" w:date="2025-07-16T15:42:00Z" w16du:dateUtc="2025-07-16T07:42:00Z">
              <w:r>
                <w:rPr>
                  <w:rFonts w:hint="eastAsia"/>
                </w:rPr>
                <w:lastRenderedPageBreak/>
                <w:t xml:space="preserve">    "ctxCode": 0,</w:t>
              </w:r>
            </w:ins>
          </w:p>
          <w:p w14:paraId="53C342DE" w14:textId="77777777" w:rsidR="00512390" w:rsidRDefault="00512390" w:rsidP="00512390">
            <w:pPr>
              <w:pStyle w:val="y-0"/>
              <w:rPr>
                <w:ins w:id="152" w:author="俊林 杨" w:date="2025-07-16T15:42:00Z" w16du:dateUtc="2025-07-16T07:42:00Z"/>
                <w:rFonts w:hint="eastAsia"/>
              </w:rPr>
            </w:pPr>
            <w:ins w:id="153" w:author="俊林 杨" w:date="2025-07-16T15:42:00Z" w16du:dateUtc="2025-07-16T07:42:00Z">
              <w:r>
                <w:rPr>
                  <w:rFonts w:hint="eastAsia"/>
                </w:rPr>
                <w:t xml:space="preserve">    "reqMsgCnt": "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",</w:t>
              </w:r>
            </w:ins>
          </w:p>
          <w:p w14:paraId="04E92A40" w14:textId="77777777" w:rsidR="00512390" w:rsidRDefault="00512390" w:rsidP="00512390">
            <w:pPr>
              <w:pStyle w:val="y-0"/>
              <w:rPr>
                <w:ins w:id="154" w:author="俊林 杨" w:date="2025-07-16T15:42:00Z" w16du:dateUtc="2025-07-16T07:42:00Z"/>
                <w:rFonts w:hint="eastAsia"/>
              </w:rPr>
            </w:pPr>
            <w:ins w:id="155" w:author="俊林 杨" w:date="2025-07-16T15:42:00Z" w16du:dateUtc="2025-07-16T07:42:00Z">
              <w:r>
                <w:rPr>
                  <w:rFonts w:hint="eastAsia"/>
                </w:rPr>
                <w:t xml:space="preserve">    "orgCode": "610000"</w:t>
              </w:r>
            </w:ins>
          </w:p>
          <w:p w14:paraId="33766210" w14:textId="00068670" w:rsidR="00512390" w:rsidRDefault="00512390" w:rsidP="00512390">
            <w:pPr>
              <w:pStyle w:val="y-0"/>
              <w:rPr>
                <w:ins w:id="156" w:author="俊林 杨" w:date="2025-07-16T15:39:00Z" w16du:dateUtc="2025-07-16T07:39:00Z"/>
                <w:rFonts w:hint="eastAsia"/>
              </w:rPr>
            </w:pPr>
            <w:ins w:id="157" w:author="俊林 杨" w:date="2025-07-16T15:42:00Z" w16du:dateUtc="2025-07-16T07:42:00Z">
              <w:r>
                <w:rPr>
                  <w:rFonts w:hint="eastAsia"/>
                </w:rPr>
                <w:t>}</w:t>
              </w:r>
            </w:ins>
          </w:p>
        </w:tc>
      </w:tr>
      <w:tr w:rsidR="00512390" w14:paraId="49B73A42" w14:textId="77777777" w:rsidTr="00512390">
        <w:trPr>
          <w:ins w:id="158" w:author="俊林 杨" w:date="2025-07-16T15:39:00Z"/>
        </w:trPr>
        <w:tc>
          <w:tcPr>
            <w:tcW w:w="1696" w:type="dxa"/>
            <w:tcPrChange w:id="159" w:author="俊林 杨" w:date="2025-07-16T15:41:00Z" w16du:dateUtc="2025-07-16T07:41:00Z">
              <w:tcPr>
                <w:tcW w:w="4148" w:type="dxa"/>
                <w:gridSpan w:val="2"/>
              </w:tcPr>
            </w:tcPrChange>
          </w:tcPr>
          <w:p w14:paraId="1B433C4A" w14:textId="1FB70950" w:rsidR="00512390" w:rsidRDefault="00512390" w:rsidP="00512390">
            <w:pPr>
              <w:pStyle w:val="y-0"/>
              <w:rPr>
                <w:ins w:id="160" w:author="俊林 杨" w:date="2025-07-16T15:39:00Z" w16du:dateUtc="2025-07-16T07:39:00Z"/>
                <w:rFonts w:hint="eastAsia"/>
              </w:rPr>
            </w:pPr>
            <w:ins w:id="161" w:author="俊林 杨" w:date="2025-07-16T15:40:00Z" w16du:dateUtc="2025-07-16T07:40:00Z">
              <w:r>
                <w:rPr>
                  <w:rFonts w:hint="eastAsia"/>
                </w:rPr>
                <w:lastRenderedPageBreak/>
                <w:t>SM2公私钥</w:t>
              </w:r>
            </w:ins>
          </w:p>
        </w:tc>
        <w:tc>
          <w:tcPr>
            <w:tcW w:w="6600" w:type="dxa"/>
            <w:tcPrChange w:id="162" w:author="俊林 杨" w:date="2025-07-16T15:41:00Z" w16du:dateUtc="2025-07-16T07:41:00Z">
              <w:tcPr>
                <w:tcW w:w="4148" w:type="dxa"/>
              </w:tcPr>
            </w:tcPrChange>
          </w:tcPr>
          <w:p w14:paraId="7D6C95AE" w14:textId="38301A88" w:rsidR="00512390" w:rsidRDefault="00512390" w:rsidP="00512390">
            <w:pPr>
              <w:pStyle w:val="y-0"/>
              <w:rPr>
                <w:ins w:id="163" w:author="俊林 杨" w:date="2025-07-16T15:39:00Z" w16du:dateUtc="2025-07-16T07:39:00Z"/>
                <w:rFonts w:hint="eastAsia"/>
              </w:rPr>
            </w:pPr>
            <w:ins w:id="164" w:author="俊林 杨" w:date="2025-07-16T15:42:00Z" w16du:dateUtc="2025-07-16T07:42:00Z">
              <w:r w:rsidRPr="00512390">
                <w:rPr>
                  <w:rFonts w:hint="eastAsia"/>
                </w:rPr>
                <w:t>{"public_key": "f0ee3cd43967855bc7d85efbcb076762291c606ebed68224f7e2fccab0c5903f23cdda03505e64337d150c035426ff2f2030bf277720506cf02a0316733a8866", "private_key": "26d46996f1cc142289e9d5d714bcc9ee578fdc03facb2cecc4d59622faacd1a3"}</w:t>
              </w:r>
            </w:ins>
          </w:p>
        </w:tc>
      </w:tr>
      <w:tr w:rsidR="00512390" w14:paraId="3A32E20F" w14:textId="77777777" w:rsidTr="00512390">
        <w:trPr>
          <w:ins w:id="165" w:author="俊林 杨" w:date="2025-07-16T15:40:00Z"/>
        </w:trPr>
        <w:tc>
          <w:tcPr>
            <w:tcW w:w="1696" w:type="dxa"/>
            <w:tcPrChange w:id="166" w:author="俊林 杨" w:date="2025-07-16T15:41:00Z" w16du:dateUtc="2025-07-16T07:41:00Z">
              <w:tcPr>
                <w:tcW w:w="4148" w:type="dxa"/>
                <w:gridSpan w:val="2"/>
              </w:tcPr>
            </w:tcPrChange>
          </w:tcPr>
          <w:p w14:paraId="0662EC23" w14:textId="03A53B5B" w:rsidR="00512390" w:rsidRDefault="00512390" w:rsidP="00512390">
            <w:pPr>
              <w:pStyle w:val="y-0"/>
              <w:rPr>
                <w:ins w:id="167" w:author="俊林 杨" w:date="2025-07-16T15:40:00Z" w16du:dateUtc="2025-07-16T07:40:00Z"/>
                <w:rFonts w:hint="eastAsia"/>
              </w:rPr>
            </w:pPr>
            <w:ins w:id="168" w:author="俊林 杨" w:date="2025-07-16T15:40:00Z" w16du:dateUtc="2025-07-16T07:40:00Z">
              <w:r>
                <w:rPr>
                  <w:rFonts w:hint="eastAsia"/>
                </w:rPr>
                <w:t>请求体明文</w:t>
              </w:r>
            </w:ins>
            <w:ins w:id="169" w:author="俊林 杨" w:date="2025-07-16T15:49:00Z" w16du:dateUtc="2025-07-16T07:49:00Z">
              <w:r w:rsidR="00137DC4">
                <w:rPr>
                  <w:rFonts w:hint="eastAsia"/>
                </w:rPr>
                <w:t>(reqMsgCnt)</w:t>
              </w:r>
            </w:ins>
          </w:p>
        </w:tc>
        <w:tc>
          <w:tcPr>
            <w:tcW w:w="6600" w:type="dxa"/>
            <w:tcPrChange w:id="170" w:author="俊林 杨" w:date="2025-07-16T15:41:00Z" w16du:dateUtc="2025-07-16T07:41:00Z">
              <w:tcPr>
                <w:tcW w:w="4148" w:type="dxa"/>
              </w:tcPr>
            </w:tcPrChange>
          </w:tcPr>
          <w:p w14:paraId="2FB87FE3" w14:textId="77777777" w:rsidR="00137DC4" w:rsidRDefault="00137DC4" w:rsidP="00137DC4">
            <w:pPr>
              <w:pStyle w:val="y-0"/>
              <w:rPr>
                <w:ins w:id="171" w:author="俊林 杨" w:date="2025-07-16T15:48:00Z" w16du:dateUtc="2025-07-16T07:48:00Z"/>
                <w:rFonts w:hint="eastAsia"/>
              </w:rPr>
            </w:pPr>
            <w:ins w:id="172" w:author="俊林 杨" w:date="2025-07-16T15:48:00Z" w16du:dateUtc="2025-07-16T07:48:00Z">
              <w:r>
                <w:rPr>
                  <w:rFonts w:hint="eastAsia"/>
                </w:rPr>
                <w:t>{</w:t>
              </w:r>
            </w:ins>
          </w:p>
          <w:p w14:paraId="540EEB46" w14:textId="77777777" w:rsidR="00137DC4" w:rsidRDefault="00137DC4" w:rsidP="00137DC4">
            <w:pPr>
              <w:pStyle w:val="y-0"/>
              <w:rPr>
                <w:ins w:id="173" w:author="俊林 杨" w:date="2025-07-16T15:48:00Z" w16du:dateUtc="2025-07-16T07:48:00Z"/>
                <w:rFonts w:hint="eastAsia"/>
              </w:rPr>
            </w:pPr>
            <w:ins w:id="174" w:author="俊林 杨" w:date="2025-07-16T15:48:00Z" w16du:dateUtc="2025-07-16T07:48:00Z">
              <w:r>
                <w:rPr>
                  <w:rFonts w:hint="eastAsia"/>
                </w:rPr>
                <w:t xml:space="preserve">    "vulInfoRange": "KHZ1bEtleXMudnVsTmFtZSBsaWtlICclJU9yYWNsZSBXZWJMb2dpYyBTZXJ2ZXIg5a6J5YWo5ryP5rSeKENWRS0yMDIxLTI3NTY4KSUlJykgQU5EICAoYXNzZXRJbmZvUmFuZ2UubmFtZSBsaWtlICclJea1i+ivlUFTU0VUJSUnKSBBTkQgKHZ1bEluZm9TdGF0PTApIEFORCAodnVsSW5mb0lEICE9Jy0xJyk=",</w:t>
              </w:r>
            </w:ins>
          </w:p>
          <w:p w14:paraId="5B64C507" w14:textId="77777777" w:rsidR="00137DC4" w:rsidRDefault="00137DC4" w:rsidP="00137DC4">
            <w:pPr>
              <w:pStyle w:val="y-0"/>
              <w:rPr>
                <w:ins w:id="175" w:author="俊林 杨" w:date="2025-07-16T15:48:00Z" w16du:dateUtc="2025-07-16T07:48:00Z"/>
                <w:rFonts w:hint="eastAsia"/>
              </w:rPr>
            </w:pPr>
            <w:ins w:id="176" w:author="俊林 杨" w:date="2025-07-16T15:48:00Z" w16du:dateUtc="2025-07-16T07:48:00Z">
              <w:r>
                <w:rPr>
                  <w:rFonts w:hint="eastAsia"/>
                </w:rPr>
                <w:t xml:space="preserve">    "orderSubType": 31,</w:t>
              </w:r>
            </w:ins>
          </w:p>
          <w:p w14:paraId="43E78D43" w14:textId="77777777" w:rsidR="00137DC4" w:rsidRDefault="00137DC4" w:rsidP="00137DC4">
            <w:pPr>
              <w:pStyle w:val="y-0"/>
              <w:rPr>
                <w:ins w:id="177" w:author="俊林 杨" w:date="2025-07-16T15:48:00Z" w16du:dateUtc="2025-07-16T07:48:00Z"/>
                <w:rFonts w:hint="eastAsia"/>
              </w:rPr>
            </w:pPr>
            <w:ins w:id="178" w:author="俊林 杨" w:date="2025-07-16T15:48:00Z" w16du:dateUtc="2025-07-16T07:48:00Z">
              <w:r>
                <w:rPr>
                  <w:rFonts w:hint="eastAsia"/>
                </w:rPr>
                <w:t xml:space="preserve">    "procTime": "20250711112440-20250718112440",</w:t>
              </w:r>
            </w:ins>
          </w:p>
          <w:p w14:paraId="25231683" w14:textId="77777777" w:rsidR="00137DC4" w:rsidRDefault="00137DC4" w:rsidP="00137DC4">
            <w:pPr>
              <w:pStyle w:val="y-0"/>
              <w:rPr>
                <w:ins w:id="179" w:author="俊林 杨" w:date="2025-07-16T15:48:00Z" w16du:dateUtc="2025-07-16T07:48:00Z"/>
                <w:rFonts w:hint="eastAsia"/>
              </w:rPr>
            </w:pPr>
            <w:ins w:id="180" w:author="俊林 杨" w:date="2025-07-16T15:48:00Z" w16du:dateUtc="2025-07-16T07:48:00Z">
              <w:r>
                <w:rPr>
                  <w:rFonts w:hint="eastAsia"/>
                </w:rPr>
                <w:t xml:space="preserve">    "pwDictRange": "Tm9uZQ==",</w:t>
              </w:r>
            </w:ins>
          </w:p>
          <w:p w14:paraId="4E236AE4" w14:textId="77777777" w:rsidR="00137DC4" w:rsidRDefault="00137DC4" w:rsidP="00137DC4">
            <w:pPr>
              <w:pStyle w:val="y-0"/>
              <w:rPr>
                <w:ins w:id="181" w:author="俊林 杨" w:date="2025-07-16T15:48:00Z" w16du:dateUtc="2025-07-16T07:48:00Z"/>
                <w:rFonts w:hint="eastAsia"/>
              </w:rPr>
            </w:pPr>
            <w:ins w:id="182" w:author="俊林 杨" w:date="2025-07-16T15:48:00Z" w16du:dateUtc="2025-07-16T07:48:00Z">
              <w:r>
                <w:rPr>
                  <w:rFonts w:hint="eastAsia"/>
                </w:rPr>
                <w:t xml:space="preserve">    "vulInfoTktReqParams": {</w:t>
              </w:r>
            </w:ins>
          </w:p>
          <w:p w14:paraId="3FC89BB9" w14:textId="77777777" w:rsidR="00137DC4" w:rsidRDefault="00137DC4" w:rsidP="00137DC4">
            <w:pPr>
              <w:pStyle w:val="y-0"/>
              <w:rPr>
                <w:ins w:id="183" w:author="俊林 杨" w:date="2025-07-16T15:48:00Z" w16du:dateUtc="2025-07-16T07:48:00Z"/>
                <w:rFonts w:hint="eastAsia"/>
              </w:rPr>
            </w:pPr>
            <w:ins w:id="184" w:author="俊林 杨" w:date="2025-07-16T15:48:00Z" w16du:dateUtc="2025-07-16T07:48:00Z">
              <w:r>
                <w:rPr>
                  <w:rFonts w:hint="eastAsia"/>
                </w:rPr>
                <w:t xml:space="preserve">        "tktVulNum": 2,</w:t>
              </w:r>
            </w:ins>
          </w:p>
          <w:p w14:paraId="0E0ADB75" w14:textId="77777777" w:rsidR="00137DC4" w:rsidRDefault="00137DC4" w:rsidP="00137DC4">
            <w:pPr>
              <w:pStyle w:val="y-0"/>
              <w:rPr>
                <w:ins w:id="185" w:author="俊林 杨" w:date="2025-07-16T15:48:00Z" w16du:dateUtc="2025-07-16T07:48:00Z"/>
                <w:rFonts w:hint="eastAsia"/>
              </w:rPr>
            </w:pPr>
            <w:ins w:id="186" w:author="俊林 杨" w:date="2025-07-16T15:48:00Z" w16du:dateUtc="2025-07-16T07:48:00Z">
              <w:r>
                <w:rPr>
                  <w:rFonts w:hint="eastAsia"/>
                </w:rPr>
                <w:t xml:space="preserve">        "vptModID": "123",</w:t>
              </w:r>
            </w:ins>
          </w:p>
          <w:p w14:paraId="5191C369" w14:textId="77777777" w:rsidR="00137DC4" w:rsidRDefault="00137DC4" w:rsidP="00137DC4">
            <w:pPr>
              <w:pStyle w:val="y-0"/>
              <w:rPr>
                <w:ins w:id="187" w:author="俊林 杨" w:date="2025-07-16T15:48:00Z" w16du:dateUtc="2025-07-16T07:48:00Z"/>
                <w:rFonts w:hint="eastAsia"/>
              </w:rPr>
            </w:pPr>
            <w:ins w:id="188" w:author="俊林 杨" w:date="2025-07-16T15:48:00Z" w16du:dateUtc="2025-07-16T07:48:00Z">
              <w:r>
                <w:rPr>
                  <w:rFonts w:hint="eastAsia"/>
                </w:rPr>
                <w:t xml:space="preserve">        "procMethod": 1080,</w:t>
              </w:r>
            </w:ins>
          </w:p>
          <w:p w14:paraId="60027DEA" w14:textId="77777777" w:rsidR="00137DC4" w:rsidRDefault="00137DC4" w:rsidP="00137DC4">
            <w:pPr>
              <w:pStyle w:val="y-0"/>
              <w:rPr>
                <w:ins w:id="189" w:author="俊林 杨" w:date="2025-07-16T15:48:00Z" w16du:dateUtc="2025-07-16T07:48:00Z"/>
                <w:rFonts w:hint="eastAsia"/>
              </w:rPr>
            </w:pPr>
            <w:ins w:id="190" w:author="俊林 杨" w:date="2025-07-16T15:48:00Z" w16du:dateUtc="2025-07-16T07:48:00Z">
              <w:r>
                <w:rPr>
                  <w:rFonts w:hint="eastAsia"/>
                </w:rPr>
                <w:t xml:space="preserve">        "dstTktRole": 6,</w:t>
              </w:r>
            </w:ins>
          </w:p>
          <w:p w14:paraId="5AA573FD" w14:textId="77777777" w:rsidR="00137DC4" w:rsidRDefault="00137DC4" w:rsidP="00137DC4">
            <w:pPr>
              <w:pStyle w:val="y-0"/>
              <w:rPr>
                <w:ins w:id="191" w:author="俊林 杨" w:date="2025-07-16T15:48:00Z" w16du:dateUtc="2025-07-16T07:48:00Z"/>
                <w:rFonts w:hint="eastAsia"/>
              </w:rPr>
            </w:pPr>
            <w:ins w:id="192" w:author="俊林 杨" w:date="2025-07-16T15:48:00Z" w16du:dateUtc="2025-07-16T07:48:00Z">
              <w:r>
                <w:rPr>
                  <w:rFonts w:hint="eastAsia"/>
                </w:rPr>
                <w:t xml:space="preserve">        "srcTktRole": 6,</w:t>
              </w:r>
            </w:ins>
          </w:p>
          <w:p w14:paraId="185FA607" w14:textId="77777777" w:rsidR="00137DC4" w:rsidRDefault="00137DC4" w:rsidP="00137DC4">
            <w:pPr>
              <w:pStyle w:val="y-0"/>
              <w:rPr>
                <w:ins w:id="193" w:author="俊林 杨" w:date="2025-07-16T15:48:00Z" w16du:dateUtc="2025-07-16T07:48:00Z"/>
                <w:rFonts w:hint="eastAsia"/>
              </w:rPr>
            </w:pPr>
            <w:ins w:id="194" w:author="俊林 杨" w:date="2025-07-16T15:48:00Z" w16du:dateUtc="2025-07-16T07:48:00Z">
              <w:r>
                <w:rPr>
                  <w:rFonts w:hint="eastAsia"/>
                </w:rPr>
                <w:t xml:space="preserve">        "tktPriority": 3,</w:t>
              </w:r>
            </w:ins>
          </w:p>
          <w:p w14:paraId="28710A59" w14:textId="77777777" w:rsidR="00137DC4" w:rsidRDefault="00137DC4" w:rsidP="00137DC4">
            <w:pPr>
              <w:pStyle w:val="y-0"/>
              <w:rPr>
                <w:ins w:id="195" w:author="俊林 杨" w:date="2025-07-16T15:48:00Z" w16du:dateUtc="2025-07-16T07:48:00Z"/>
                <w:rFonts w:hint="eastAsia"/>
              </w:rPr>
            </w:pPr>
            <w:ins w:id="196" w:author="俊林 杨" w:date="2025-07-16T15:48:00Z" w16du:dateUtc="2025-07-16T07:48:00Z">
              <w:r>
                <w:rPr>
                  <w:rFonts w:hint="eastAsia"/>
                </w:rPr>
                <w:lastRenderedPageBreak/>
                <w:t xml:space="preserve">        "tktSLA": "30, 70",</w:t>
              </w:r>
            </w:ins>
          </w:p>
          <w:p w14:paraId="13A6CDD4" w14:textId="77777777" w:rsidR="00137DC4" w:rsidRDefault="00137DC4" w:rsidP="00137DC4">
            <w:pPr>
              <w:pStyle w:val="y-0"/>
              <w:rPr>
                <w:ins w:id="197" w:author="俊林 杨" w:date="2025-07-16T15:48:00Z" w16du:dateUtc="2025-07-16T07:48:00Z"/>
                <w:rFonts w:hint="eastAsia"/>
              </w:rPr>
            </w:pPr>
            <w:ins w:id="198" w:author="俊林 杨" w:date="2025-07-16T15:48:00Z" w16du:dateUtc="2025-07-16T07:48:00Z">
              <w:r>
                <w:rPr>
                  <w:rFonts w:hint="eastAsia"/>
                </w:rPr>
                <w:t xml:space="preserve">        "tktInfo": "\\u6d4b\\u8bd5\\u8bf4\\u660e",</w:t>
              </w:r>
            </w:ins>
          </w:p>
          <w:p w14:paraId="0132FB29" w14:textId="77777777" w:rsidR="00137DC4" w:rsidRDefault="00137DC4" w:rsidP="00137DC4">
            <w:pPr>
              <w:pStyle w:val="y-0"/>
              <w:rPr>
                <w:ins w:id="199" w:author="俊林 杨" w:date="2025-07-16T15:48:00Z" w16du:dateUtc="2025-07-16T07:48:00Z"/>
                <w:rFonts w:hint="eastAsia"/>
              </w:rPr>
            </w:pPr>
            <w:ins w:id="200" w:author="俊林 杨" w:date="2025-07-16T15:48:00Z" w16du:dateUtc="2025-07-16T07:48:00Z">
              <w:r>
                <w:rPr>
                  <w:rFonts w:hint="eastAsia"/>
                </w:rPr>
                <w:t xml:space="preserve">        "tktAstNum": -1</w:t>
              </w:r>
            </w:ins>
          </w:p>
          <w:p w14:paraId="1BDA0FC4" w14:textId="77777777" w:rsidR="00137DC4" w:rsidRDefault="00137DC4" w:rsidP="00137DC4">
            <w:pPr>
              <w:pStyle w:val="y-0"/>
              <w:rPr>
                <w:ins w:id="201" w:author="俊林 杨" w:date="2025-07-16T15:48:00Z" w16du:dateUtc="2025-07-16T07:48:00Z"/>
                <w:rFonts w:hint="eastAsia"/>
              </w:rPr>
            </w:pPr>
            <w:ins w:id="202" w:author="俊林 杨" w:date="2025-07-16T15:48:00Z" w16du:dateUtc="2025-07-16T07:48:00Z">
              <w:r>
                <w:rPr>
                  <w:rFonts w:hint="eastAsia"/>
                </w:rPr>
                <w:t xml:space="preserve">    },</w:t>
              </w:r>
            </w:ins>
          </w:p>
          <w:p w14:paraId="179B8AB4" w14:textId="77777777" w:rsidR="00137DC4" w:rsidRDefault="00137DC4" w:rsidP="00137DC4">
            <w:pPr>
              <w:pStyle w:val="y-0"/>
              <w:rPr>
                <w:ins w:id="203" w:author="俊林 杨" w:date="2025-07-16T15:48:00Z" w16du:dateUtc="2025-07-16T07:48:00Z"/>
                <w:rFonts w:hint="eastAsia"/>
              </w:rPr>
            </w:pPr>
            <w:ins w:id="204" w:author="俊林 杨" w:date="2025-07-16T15:48:00Z" w16du:dateUtc="2025-07-16T07:48:00Z">
              <w:r>
                <w:rPr>
                  <w:rFonts w:hint="eastAsia"/>
                </w:rPr>
                <w:t xml:space="preserve">    "sign": "67a8bb94e3db1d0823a968e3ecad0a87b5d1f29ad8f85b5adf50bb7cd40932f3",</w:t>
              </w:r>
            </w:ins>
          </w:p>
          <w:p w14:paraId="4524D8B8" w14:textId="77777777" w:rsidR="00137DC4" w:rsidRDefault="00137DC4" w:rsidP="00137DC4">
            <w:pPr>
              <w:pStyle w:val="y-0"/>
              <w:rPr>
                <w:ins w:id="205" w:author="俊林 杨" w:date="2025-07-16T15:48:00Z" w16du:dateUtc="2025-07-16T07:48:00Z"/>
                <w:rFonts w:hint="eastAsia"/>
              </w:rPr>
            </w:pPr>
            <w:ins w:id="206" w:author="俊林 杨" w:date="2025-07-16T15:48:00Z" w16du:dateUtc="2025-07-16T07:48:00Z">
              <w:r>
                <w:rPr>
                  <w:rFonts w:hint="eastAsia"/>
                </w:rPr>
                <w:t xml:space="preserve">    "timePerd": {</w:t>
              </w:r>
            </w:ins>
          </w:p>
          <w:p w14:paraId="319AEB51" w14:textId="77777777" w:rsidR="00137DC4" w:rsidRDefault="00137DC4" w:rsidP="00137DC4">
            <w:pPr>
              <w:pStyle w:val="y-0"/>
              <w:rPr>
                <w:ins w:id="207" w:author="俊林 杨" w:date="2025-07-16T15:48:00Z" w16du:dateUtc="2025-07-16T07:48:00Z"/>
                <w:rFonts w:hint="eastAsia"/>
              </w:rPr>
            </w:pPr>
            <w:ins w:id="208" w:author="俊林 杨" w:date="2025-07-16T15:48:00Z" w16du:dateUtc="2025-07-16T07:48:00Z">
              <w:r>
                <w:rPr>
                  <w:rFonts w:hint="eastAsia"/>
                </w:rPr>
                <w:t xml:space="preserve">        "unit": 1,</w:t>
              </w:r>
            </w:ins>
          </w:p>
          <w:p w14:paraId="1F4243C4" w14:textId="77777777" w:rsidR="00137DC4" w:rsidRDefault="00137DC4" w:rsidP="00137DC4">
            <w:pPr>
              <w:pStyle w:val="y-0"/>
              <w:rPr>
                <w:ins w:id="209" w:author="俊林 杨" w:date="2025-07-16T15:48:00Z" w16du:dateUtc="2025-07-16T07:48:00Z"/>
                <w:rFonts w:hint="eastAsia"/>
              </w:rPr>
            </w:pPr>
            <w:ins w:id="210" w:author="俊林 杨" w:date="2025-07-16T15:48:00Z" w16du:dateUtc="2025-07-16T07:48:00Z">
              <w:r>
                <w:rPr>
                  <w:rFonts w:hint="eastAsia"/>
                </w:rPr>
                <w:t xml:space="preserve">        "perd": 1</w:t>
              </w:r>
            </w:ins>
          </w:p>
          <w:p w14:paraId="4C2E78AA" w14:textId="77777777" w:rsidR="00137DC4" w:rsidRDefault="00137DC4" w:rsidP="00137DC4">
            <w:pPr>
              <w:pStyle w:val="y-0"/>
              <w:rPr>
                <w:ins w:id="211" w:author="俊林 杨" w:date="2025-07-16T15:48:00Z" w16du:dateUtc="2025-07-16T07:48:00Z"/>
                <w:rFonts w:hint="eastAsia"/>
              </w:rPr>
            </w:pPr>
            <w:ins w:id="212" w:author="俊林 杨" w:date="2025-07-16T15:48:00Z" w16du:dateUtc="2025-07-16T07:48:00Z">
              <w:r>
                <w:rPr>
                  <w:rFonts w:hint="eastAsia"/>
                </w:rPr>
                <w:t xml:space="preserve">    },</w:t>
              </w:r>
            </w:ins>
          </w:p>
          <w:p w14:paraId="2DD7F005" w14:textId="77777777" w:rsidR="00137DC4" w:rsidRDefault="00137DC4" w:rsidP="00137DC4">
            <w:pPr>
              <w:pStyle w:val="y-0"/>
              <w:rPr>
                <w:ins w:id="213" w:author="俊林 杨" w:date="2025-07-16T15:48:00Z" w16du:dateUtc="2025-07-16T07:48:00Z"/>
                <w:rFonts w:hint="eastAsia"/>
              </w:rPr>
            </w:pPr>
            <w:ins w:id="214" w:author="俊林 杨" w:date="2025-07-16T15:48:00Z" w16du:dateUtc="2025-07-16T07:48:00Z">
              <w:r>
                <w:rPr>
                  <w:rFonts w:hint="eastAsia"/>
                </w:rPr>
                <w:t xml:space="preserve">    "orderType": 1,</w:t>
              </w:r>
            </w:ins>
          </w:p>
          <w:p w14:paraId="501FB69F" w14:textId="77777777" w:rsidR="00137DC4" w:rsidRDefault="00137DC4" w:rsidP="00137DC4">
            <w:pPr>
              <w:pStyle w:val="y-0"/>
              <w:rPr>
                <w:ins w:id="215" w:author="俊林 杨" w:date="2025-07-16T15:48:00Z" w16du:dateUtc="2025-07-16T07:48:00Z"/>
                <w:rFonts w:hint="eastAsia"/>
              </w:rPr>
            </w:pPr>
            <w:ins w:id="216" w:author="俊林 杨" w:date="2025-07-16T15:48:00Z" w16du:dateUtc="2025-07-16T07:48:00Z">
              <w:r>
                <w:rPr>
                  <w:rFonts w:hint="eastAsia"/>
                </w:rPr>
                <w:t xml:space="preserve">    "timeStamp": "1752644375"</w:t>
              </w:r>
            </w:ins>
          </w:p>
          <w:p w14:paraId="1C09ACB2" w14:textId="6BADE48D" w:rsidR="00512390" w:rsidRDefault="00137DC4" w:rsidP="00137DC4">
            <w:pPr>
              <w:pStyle w:val="y-0"/>
              <w:rPr>
                <w:ins w:id="217" w:author="俊林 杨" w:date="2025-07-16T15:40:00Z" w16du:dateUtc="2025-07-16T07:40:00Z"/>
                <w:rFonts w:hint="eastAsia"/>
              </w:rPr>
            </w:pPr>
            <w:ins w:id="218" w:author="俊林 杨" w:date="2025-07-16T15:48:00Z" w16du:dateUtc="2025-07-16T07:48:00Z">
              <w:r>
                <w:rPr>
                  <w:rFonts w:hint="eastAsia"/>
                </w:rPr>
                <w:t>}</w:t>
              </w:r>
            </w:ins>
          </w:p>
        </w:tc>
      </w:tr>
      <w:tr w:rsidR="00137DC4" w14:paraId="1E66D52B" w14:textId="77777777" w:rsidTr="00512390">
        <w:trPr>
          <w:ins w:id="219" w:author="俊林 杨" w:date="2025-07-16T15:50:00Z"/>
        </w:trPr>
        <w:tc>
          <w:tcPr>
            <w:tcW w:w="1696" w:type="dxa"/>
          </w:tcPr>
          <w:p w14:paraId="1BCACF3A" w14:textId="72523DC7" w:rsidR="00137DC4" w:rsidRDefault="00137DC4" w:rsidP="00512390">
            <w:pPr>
              <w:pStyle w:val="y-0"/>
              <w:rPr>
                <w:ins w:id="220" w:author="俊林 杨" w:date="2025-07-16T15:50:00Z" w16du:dateUtc="2025-07-16T07:50:00Z"/>
                <w:rFonts w:hint="eastAsia"/>
              </w:rPr>
            </w:pPr>
            <w:ins w:id="221" w:author="俊林 杨" w:date="2025-07-16T15:50:00Z" w16du:dateUtc="2025-07-16T07:50:00Z">
              <w:r>
                <w:rPr>
                  <w:rFonts w:hint="eastAsia"/>
                </w:rPr>
                <w:lastRenderedPageBreak/>
                <w:t>解密步骤</w:t>
              </w:r>
            </w:ins>
            <w:ins w:id="222" w:author="俊林 杨" w:date="2025-07-16T15:51:00Z" w16du:dateUtc="2025-07-16T07:51:00Z">
              <w:r>
                <w:rPr>
                  <w:rFonts w:hint="eastAsia"/>
                </w:rPr>
                <w:t>概述</w:t>
              </w:r>
            </w:ins>
          </w:p>
        </w:tc>
        <w:tc>
          <w:tcPr>
            <w:tcW w:w="6600" w:type="dxa"/>
          </w:tcPr>
          <w:p w14:paraId="2B0DBE67" w14:textId="03FE9A38" w:rsidR="00137DC4" w:rsidRDefault="00137DC4" w:rsidP="00137DC4">
            <w:pPr>
              <w:pStyle w:val="y-0"/>
              <w:rPr>
                <w:ins w:id="223" w:author="俊林 杨" w:date="2025-07-16T15:51:00Z" w16du:dateUtc="2025-07-16T07:51:00Z"/>
                <w:rFonts w:hint="eastAsia"/>
              </w:rPr>
            </w:pPr>
            <w:ins w:id="224" w:author="俊林 杨" w:date="2025-07-16T15:51:00Z" w16du:dateUtc="2025-07-16T07:51:00Z">
              <w:r>
                <w:rPr>
                  <w:rFonts w:hint="eastAsia"/>
                </w:rPr>
                <w:t>base64解码</w:t>
              </w:r>
            </w:ins>
            <w:ins w:id="225" w:author="俊林 杨" w:date="2025-07-16T15:54:00Z" w16du:dateUtc="2025-07-16T07:54:00Z">
              <w:r>
                <w:rPr>
                  <w:rFonts w:hint="eastAsia"/>
                </w:rPr>
                <w:t>请求头中各项参数</w:t>
              </w:r>
            </w:ins>
            <w:ins w:id="226" w:author="俊林 杨" w:date="2025-07-16T15:56:00Z" w16du:dateUtc="2025-07-16T07:56:00Z">
              <w:r>
                <w:rPr>
                  <w:rFonts w:hint="eastAsia"/>
                </w:rPr>
                <w:t>和</w:t>
              </w:r>
              <w:r w:rsidRPr="00137DC4">
                <w:rPr>
                  <w:rFonts w:hint="eastAsia"/>
                </w:rPr>
                <w:t>reqMsgCnt</w:t>
              </w:r>
            </w:ins>
            <w:ins w:id="227" w:author="俊林 杨" w:date="2025-07-16T15:52:00Z" w16du:dateUtc="2025-07-16T07:52:00Z">
              <w:r>
                <w:rPr>
                  <w:rFonts w:hint="eastAsia"/>
                </w:rPr>
                <w:t>，使用sm2私钥解密</w:t>
              </w:r>
            </w:ins>
            <w:ins w:id="228" w:author="俊林 杨" w:date="2025-07-16T15:55:00Z" w16du:dateUtc="2025-07-16T07:55:00Z">
              <w:r>
                <w:rPr>
                  <w:rFonts w:hint="eastAsia"/>
                </w:rPr>
                <w:t>X-Enc-Key</w:t>
              </w:r>
            </w:ins>
            <w:ins w:id="229" w:author="俊林 杨" w:date="2025-07-16T15:52:00Z" w16du:dateUtc="2025-07-16T07:52:00Z">
              <w:r>
                <w:rPr>
                  <w:rFonts w:hint="eastAsia"/>
                </w:rPr>
                <w:t>得到sm4密钥，</w:t>
              </w:r>
            </w:ins>
            <w:ins w:id="230" w:author="俊林 杨" w:date="2025-07-16T15:53:00Z" w16du:dateUtc="2025-07-16T07:53:00Z">
              <w:r>
                <w:rPr>
                  <w:rFonts w:hint="eastAsia"/>
                </w:rPr>
                <w:t>利用sm4密钥+</w:t>
              </w:r>
            </w:ins>
            <w:ins w:id="231" w:author="俊林 杨" w:date="2025-07-16T15:54:00Z" w16du:dateUtc="2025-07-16T07:54:00Z">
              <w:r>
                <w:rPr>
                  <w:rFonts w:hint="eastAsia"/>
                </w:rPr>
                <w:t xml:space="preserve"> X-Enc-Nonce</w:t>
              </w:r>
            </w:ins>
            <w:ins w:id="232" w:author="俊林 杨" w:date="2025-07-16T15:55:00Z" w16du:dateUtc="2025-07-16T07:55:00Z">
              <w:r>
                <w:rPr>
                  <w:rFonts w:hint="eastAsia"/>
                </w:rPr>
                <w:t>+ X-Enc-Auth-Tag+ reqMsgCnt</w:t>
              </w:r>
            </w:ins>
            <w:ins w:id="233" w:author="俊林 杨" w:date="2025-07-16T15:56:00Z" w16du:dateUtc="2025-07-16T07:56:00Z">
              <w:r>
                <w:rPr>
                  <w:rFonts w:hint="eastAsia"/>
                </w:rPr>
                <w:t>得到明文</w:t>
              </w:r>
            </w:ins>
            <w:ins w:id="234" w:author="俊林 杨" w:date="2025-07-16T15:58:00Z" w16du:dateUtc="2025-07-16T07:58:00Z">
              <w:r w:rsidR="00826A08">
                <w:rPr>
                  <w:rFonts w:hint="eastAsia"/>
                </w:rPr>
                <w:t>；</w:t>
              </w:r>
            </w:ins>
          </w:p>
          <w:p w14:paraId="4E7CA22F" w14:textId="499565ED" w:rsidR="00137DC4" w:rsidRDefault="00137DC4" w:rsidP="00137DC4">
            <w:pPr>
              <w:pStyle w:val="y-0"/>
              <w:rPr>
                <w:ins w:id="235" w:author="俊林 杨" w:date="2025-07-16T15:50:00Z" w16du:dateUtc="2025-07-16T07:50:00Z"/>
                <w:rFonts w:hint="eastAsia"/>
              </w:rPr>
            </w:pPr>
            <w:ins w:id="236" w:author="俊林 杨" w:date="2025-07-16T15:57:00Z" w16du:dateUtc="2025-07-16T07:57:00Z">
              <w:r>
                <w:rPr>
                  <w:rFonts w:hint="eastAsia"/>
                </w:rPr>
                <w:t>可参考注意事项中</w:t>
              </w:r>
              <w:r w:rsidRPr="00583C32">
                <w:t>reqMsgCnt</w:t>
              </w:r>
              <w:r w:rsidRPr="00583C32">
                <w:rPr>
                  <w:rFonts w:hint="eastAsia"/>
                </w:rPr>
                <w:t>/</w:t>
              </w:r>
              <w:r w:rsidRPr="00583C32">
                <w:t xml:space="preserve"> rspMsgCnt</w:t>
              </w:r>
              <w:r w:rsidRPr="00583C32">
                <w:rPr>
                  <w:rFonts w:hint="eastAsia"/>
                </w:rPr>
                <w:t xml:space="preserve"> 处理逻辑</w:t>
              </w:r>
            </w:ins>
          </w:p>
        </w:tc>
      </w:tr>
    </w:tbl>
    <w:p w14:paraId="0F0B5ED6" w14:textId="77777777" w:rsidR="00512390" w:rsidRPr="00512390" w:rsidRDefault="00512390" w:rsidP="00512390">
      <w:pPr>
        <w:pStyle w:val="y-0"/>
        <w:rPr>
          <w:rFonts w:hint="eastAsia"/>
        </w:rPr>
      </w:pPr>
    </w:p>
    <w:bookmarkEnd w:id="98"/>
    <w:p w14:paraId="3E7CA3A8" w14:textId="491D7CA6" w:rsidR="00952511" w:rsidRDefault="00A8739F" w:rsidP="00952511">
      <w:pPr>
        <w:pStyle w:val="y-"/>
        <w:rPr>
          <w:rFonts w:hint="eastAsia"/>
        </w:rPr>
      </w:pPr>
      <w:r w:rsidRPr="00952511">
        <w:rPr>
          <w:rFonts w:hint="eastAsia"/>
        </w:rPr>
        <w:t>接口示例信息</w:t>
      </w:r>
    </w:p>
    <w:p w14:paraId="755CEFDF" w14:textId="096B360D" w:rsidR="009C783E" w:rsidRDefault="009C783E" w:rsidP="009C783E">
      <w:pPr>
        <w:pStyle w:val="y-20"/>
        <w:rPr>
          <w:rFonts w:hint="eastAsia"/>
        </w:rPr>
      </w:pPr>
      <w:r w:rsidRPr="009C783E">
        <w:rPr>
          <w:rFonts w:hint="eastAsia"/>
        </w:rPr>
        <w:t>接口</w:t>
      </w:r>
      <w:r w:rsidRPr="009C783E">
        <w:rPr>
          <w:rFonts w:hint="eastAsia"/>
        </w:rPr>
        <w:t xml:space="preserve">1 : </w:t>
      </w:r>
      <w:r w:rsidRPr="009C783E">
        <w:rPr>
          <w:rFonts w:hint="eastAsia"/>
        </w:rPr>
        <w:t>获取省平台认证凭证</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9C783E" w14:paraId="1A95498F" w14:textId="77777777" w:rsidTr="00077D08">
        <w:tc>
          <w:tcPr>
            <w:tcW w:w="1271" w:type="dxa"/>
          </w:tcPr>
          <w:p w14:paraId="2D0A2767" w14:textId="68615B3A" w:rsidR="009C783E" w:rsidRDefault="00077D08" w:rsidP="00D4029B">
            <w:pPr>
              <w:pStyle w:val="y-0"/>
              <w:rPr>
                <w:rFonts w:hint="eastAsia"/>
              </w:rPr>
            </w:pPr>
            <w:r>
              <w:rPr>
                <w:rFonts w:hint="eastAsia"/>
              </w:rPr>
              <w:t>请求URL</w:t>
            </w:r>
          </w:p>
        </w:tc>
        <w:tc>
          <w:tcPr>
            <w:tcW w:w="6946" w:type="dxa"/>
          </w:tcPr>
          <w:p w14:paraId="79966B0A" w14:textId="6A12DAB0" w:rsidR="009C783E" w:rsidRPr="00077D08" w:rsidRDefault="00077D08" w:rsidP="00D4029B">
            <w:pPr>
              <w:pStyle w:val="y-0"/>
              <w:rPr>
                <w:rFonts w:hint="eastAsia"/>
              </w:rPr>
            </w:pPr>
            <w:r w:rsidRPr="00077D08">
              <w:rPr>
                <w:rFonts w:hint="eastAsia"/>
              </w:rPr>
              <w:t>https://省平台地址/provisionOrder</w:t>
            </w:r>
          </w:p>
        </w:tc>
      </w:tr>
      <w:tr w:rsidR="009C783E" w14:paraId="052EB63D" w14:textId="77777777" w:rsidTr="00077D08">
        <w:tc>
          <w:tcPr>
            <w:tcW w:w="1271" w:type="dxa"/>
          </w:tcPr>
          <w:p w14:paraId="6C33AE37" w14:textId="76FE3AA5" w:rsidR="009C783E" w:rsidRDefault="00077D08" w:rsidP="00D4029B">
            <w:pPr>
              <w:pStyle w:val="y-0"/>
              <w:rPr>
                <w:rFonts w:hint="eastAsia"/>
              </w:rPr>
            </w:pPr>
            <w:r>
              <w:rPr>
                <w:rFonts w:hint="eastAsia"/>
              </w:rPr>
              <w:t>请求体</w:t>
            </w:r>
          </w:p>
        </w:tc>
        <w:tc>
          <w:tcPr>
            <w:tcW w:w="6946" w:type="dxa"/>
          </w:tcPr>
          <w:p w14:paraId="5AD0F6BC" w14:textId="77777777" w:rsidR="00077D08" w:rsidRPr="00077D08" w:rsidRDefault="00077D08" w:rsidP="00D4029B">
            <w:pPr>
              <w:pStyle w:val="y-0"/>
              <w:rPr>
                <w:rFonts w:hint="eastAsia"/>
              </w:rPr>
            </w:pPr>
            <w:r w:rsidRPr="00077D08">
              <w:t>{</w:t>
            </w:r>
          </w:p>
          <w:p w14:paraId="1D966FC1" w14:textId="77777777" w:rsidR="00077D08" w:rsidRPr="00077D08" w:rsidRDefault="00077D08" w:rsidP="00D4029B">
            <w:pPr>
              <w:pStyle w:val="y-0"/>
              <w:rPr>
                <w:rFonts w:hint="eastAsia"/>
              </w:rPr>
            </w:pPr>
            <w:r w:rsidRPr="00077D08">
              <w:t>    "orgCode": "150000",</w:t>
            </w:r>
          </w:p>
          <w:p w14:paraId="2F49F058" w14:textId="77777777" w:rsidR="00077D08" w:rsidRPr="00077D08" w:rsidRDefault="00077D08" w:rsidP="00D4029B">
            <w:pPr>
              <w:pStyle w:val="y-0"/>
              <w:rPr>
                <w:rFonts w:hint="eastAsia"/>
              </w:rPr>
            </w:pPr>
            <w:r w:rsidRPr="00077D08">
              <w:t>    "ispCode": "CM",</w:t>
            </w:r>
          </w:p>
          <w:p w14:paraId="28262A58" w14:textId="1DD69C96" w:rsidR="00077D08" w:rsidRDefault="00077D08" w:rsidP="00D4029B">
            <w:pPr>
              <w:pStyle w:val="y-0"/>
              <w:rPr>
                <w:rFonts w:hint="eastAsia"/>
              </w:rPr>
            </w:pPr>
            <w:r w:rsidRPr="00077D08">
              <w:t>"public_key": "13687939920db006e16c0536be6a9dfc8052c9faf6c41eb23e12d782dd3340f976706667763bf2993d95b60721ef0413ea60860e9c34da754cd44134755348a82a690476424e85e9e84323c72870c86e993a65c538af9f23452a112b0aadcce236e65ef1a3917486c7baee49e972afda366c4970fd2262f77bd84a3168f97929d8ad44c0f23bbea3b349d1c9c502a0be269b5800bdf2df657bf71ca96b9495765"</w:t>
            </w:r>
            <w:r w:rsidR="00005070">
              <w:rPr>
                <w:rFonts w:hint="eastAsia"/>
              </w:rPr>
              <w:t>,</w:t>
            </w:r>
          </w:p>
          <w:p w14:paraId="42962068" w14:textId="2803782D" w:rsidR="00077D08" w:rsidRPr="00077D08" w:rsidRDefault="00077D08" w:rsidP="00D4029B">
            <w:pPr>
              <w:pStyle w:val="y-0"/>
              <w:rPr>
                <w:rFonts w:hint="eastAsia"/>
              </w:rPr>
            </w:pPr>
            <w:r w:rsidRPr="00077D08">
              <w:t>"ip": "1.1.1.1",</w:t>
            </w:r>
          </w:p>
          <w:p w14:paraId="146617B7" w14:textId="77777777" w:rsidR="00077D08" w:rsidRPr="00077D08" w:rsidRDefault="00077D08" w:rsidP="00D4029B">
            <w:pPr>
              <w:pStyle w:val="y-0"/>
              <w:rPr>
                <w:rFonts w:hint="eastAsia"/>
              </w:rPr>
            </w:pPr>
            <w:r w:rsidRPr="00077D08">
              <w:t>    "domain": "pname.com"</w:t>
            </w:r>
          </w:p>
          <w:p w14:paraId="15AF67D3" w14:textId="3F16E48F" w:rsidR="009C783E" w:rsidRDefault="00077D08" w:rsidP="00D4029B">
            <w:pPr>
              <w:pStyle w:val="y-0"/>
              <w:rPr>
                <w:rFonts w:hint="eastAsia"/>
              </w:rPr>
            </w:pPr>
            <w:r w:rsidRPr="00077D08">
              <w:t>}</w:t>
            </w:r>
          </w:p>
        </w:tc>
      </w:tr>
      <w:tr w:rsidR="009C783E" w14:paraId="329EE2AB" w14:textId="77777777" w:rsidTr="00077D08">
        <w:tc>
          <w:tcPr>
            <w:tcW w:w="1271" w:type="dxa"/>
          </w:tcPr>
          <w:p w14:paraId="6C11F88E" w14:textId="7C8C8393" w:rsidR="009C783E" w:rsidRDefault="00077D08" w:rsidP="00D4029B">
            <w:pPr>
              <w:pStyle w:val="y-0"/>
              <w:rPr>
                <w:rFonts w:hint="eastAsia"/>
              </w:rPr>
            </w:pPr>
            <w:r>
              <w:rPr>
                <w:rFonts w:hint="eastAsia"/>
              </w:rPr>
              <w:t>响应体</w:t>
            </w:r>
          </w:p>
        </w:tc>
        <w:tc>
          <w:tcPr>
            <w:tcW w:w="6946" w:type="dxa"/>
          </w:tcPr>
          <w:p w14:paraId="36B0608B" w14:textId="77777777" w:rsidR="00077D08" w:rsidRPr="00077D08" w:rsidRDefault="00077D08" w:rsidP="00D4029B">
            <w:pPr>
              <w:pStyle w:val="y-0"/>
              <w:rPr>
                <w:rFonts w:hint="eastAsia"/>
              </w:rPr>
            </w:pPr>
            <w:r w:rsidRPr="00077D08">
              <w:t>{</w:t>
            </w:r>
          </w:p>
          <w:p w14:paraId="277497B5" w14:textId="77777777" w:rsidR="00077D08" w:rsidRPr="00077D08" w:rsidRDefault="00077D08" w:rsidP="00D4029B">
            <w:pPr>
              <w:pStyle w:val="y-0"/>
              <w:rPr>
                <w:rFonts w:hint="eastAsia"/>
              </w:rPr>
            </w:pPr>
            <w:r w:rsidRPr="00077D08">
              <w:lastRenderedPageBreak/>
              <w:t>    "access_token": "hDmRGTihRJeEigNOkfBN6g",</w:t>
            </w:r>
          </w:p>
          <w:p w14:paraId="3EECB1C0" w14:textId="77777777" w:rsidR="00077D08" w:rsidRPr="00077D08" w:rsidRDefault="00077D08" w:rsidP="00D4029B">
            <w:pPr>
              <w:pStyle w:val="y-0"/>
              <w:rPr>
                <w:rFonts w:hint="eastAsia"/>
              </w:rPr>
            </w:pPr>
            <w:r w:rsidRPr="00077D08">
              <w:t>    "expires_in": 3600,</w:t>
            </w:r>
          </w:p>
          <w:p w14:paraId="196BF908" w14:textId="77777777" w:rsidR="00077D08" w:rsidRPr="00077D08" w:rsidRDefault="00077D08" w:rsidP="00D4029B">
            <w:pPr>
              <w:pStyle w:val="y-0"/>
              <w:rPr>
                <w:rFonts w:hint="eastAsia"/>
              </w:rPr>
            </w:pPr>
            <w:r w:rsidRPr="00077D08">
              <w:t>    "refresh_token": "bXTp7cPgTMmw4Pd7R2toIQ"</w:t>
            </w:r>
          </w:p>
          <w:p w14:paraId="08795AD9" w14:textId="7C014DE8" w:rsidR="009C783E" w:rsidRDefault="00077D08" w:rsidP="00D4029B">
            <w:pPr>
              <w:pStyle w:val="y-0"/>
              <w:rPr>
                <w:rFonts w:hint="eastAsia"/>
              </w:rPr>
            </w:pPr>
            <w:r w:rsidRPr="00077D08">
              <w:t>}</w:t>
            </w:r>
          </w:p>
        </w:tc>
      </w:tr>
      <w:tr w:rsidR="008C6154" w14:paraId="4ECFEB08" w14:textId="77777777" w:rsidTr="00077D08">
        <w:tc>
          <w:tcPr>
            <w:tcW w:w="1271" w:type="dxa"/>
          </w:tcPr>
          <w:p w14:paraId="1201964F" w14:textId="52113F39" w:rsidR="008C6154" w:rsidRDefault="008C6154" w:rsidP="00D4029B">
            <w:pPr>
              <w:pStyle w:val="y-0"/>
              <w:rPr>
                <w:rFonts w:hint="eastAsia"/>
              </w:rPr>
            </w:pPr>
            <w:r>
              <w:rPr>
                <w:rFonts w:hint="eastAsia"/>
              </w:rPr>
              <w:lastRenderedPageBreak/>
              <w:t>说明</w:t>
            </w:r>
          </w:p>
        </w:tc>
        <w:tc>
          <w:tcPr>
            <w:tcW w:w="6946" w:type="dxa"/>
          </w:tcPr>
          <w:p w14:paraId="61EFFD29" w14:textId="7C55D6C6" w:rsidR="008C6154" w:rsidRPr="00077D08" w:rsidRDefault="008C6154" w:rsidP="00D4029B">
            <w:pPr>
              <w:pStyle w:val="y-0"/>
              <w:rPr>
                <w:rFonts w:hint="eastAsia"/>
              </w:rPr>
            </w:pPr>
            <w:r>
              <w:rPr>
                <w:rFonts w:hint="eastAsia"/>
              </w:rPr>
              <w:t>本接口不做加密传输处理，有关要求请求头信息置空即可，除认证接口外，其余业务相关接口和文件传输接口均需要做传输加密处理</w:t>
            </w:r>
          </w:p>
        </w:tc>
      </w:tr>
    </w:tbl>
    <w:p w14:paraId="720AAAB7" w14:textId="77777777" w:rsidR="009C783E" w:rsidRPr="009C783E" w:rsidRDefault="009C783E" w:rsidP="00D4029B">
      <w:pPr>
        <w:pStyle w:val="y-0"/>
        <w:rPr>
          <w:rFonts w:hint="eastAsia"/>
        </w:rPr>
      </w:pPr>
    </w:p>
    <w:p w14:paraId="1CE6EB19" w14:textId="01B50DF0" w:rsidR="00077D08" w:rsidRDefault="00D30FCA" w:rsidP="009C783E">
      <w:pPr>
        <w:pStyle w:val="y-20"/>
        <w:rPr>
          <w:rFonts w:hint="eastAsia"/>
        </w:rPr>
      </w:pPr>
      <w:r w:rsidRPr="00D30FCA">
        <w:rPr>
          <w:rFonts w:hint="eastAsia"/>
        </w:rPr>
        <w:t>接口</w:t>
      </w:r>
      <w:r w:rsidRPr="00D30FCA">
        <w:rPr>
          <w:rFonts w:hint="eastAsia"/>
        </w:rPr>
        <w:t xml:space="preserve">2 : </w:t>
      </w:r>
      <w:r w:rsidR="00077D08" w:rsidRPr="00077D08">
        <w:rPr>
          <w:rFonts w:hint="eastAsia"/>
        </w:rPr>
        <w:t>获取部平台认证凭证</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77D08" w14:paraId="1055A736" w14:textId="77777777" w:rsidTr="00296B82">
        <w:tc>
          <w:tcPr>
            <w:tcW w:w="1271" w:type="dxa"/>
          </w:tcPr>
          <w:p w14:paraId="24C20660" w14:textId="77777777" w:rsidR="00077D08" w:rsidRDefault="00077D08" w:rsidP="00D4029B">
            <w:pPr>
              <w:pStyle w:val="y-0"/>
              <w:rPr>
                <w:rFonts w:hint="eastAsia"/>
              </w:rPr>
            </w:pPr>
            <w:r>
              <w:rPr>
                <w:rFonts w:hint="eastAsia"/>
              </w:rPr>
              <w:t>请求URL</w:t>
            </w:r>
          </w:p>
        </w:tc>
        <w:tc>
          <w:tcPr>
            <w:tcW w:w="6946" w:type="dxa"/>
          </w:tcPr>
          <w:p w14:paraId="427B5416" w14:textId="30670518" w:rsidR="00077D08" w:rsidRPr="00077D08" w:rsidRDefault="00077D08" w:rsidP="00D4029B">
            <w:pPr>
              <w:pStyle w:val="y-0"/>
              <w:rPr>
                <w:rFonts w:hint="eastAsia"/>
              </w:rPr>
            </w:pPr>
            <w:r w:rsidRPr="00077D08">
              <w:rPr>
                <w:rFonts w:hint="eastAsia"/>
              </w:rPr>
              <w:t>https://部侧地址/provisionOrder</w:t>
            </w:r>
          </w:p>
        </w:tc>
      </w:tr>
      <w:tr w:rsidR="00077D08" w14:paraId="7C8FF774" w14:textId="77777777" w:rsidTr="00296B82">
        <w:tc>
          <w:tcPr>
            <w:tcW w:w="1271" w:type="dxa"/>
          </w:tcPr>
          <w:p w14:paraId="40FC8694" w14:textId="77777777" w:rsidR="00077D08" w:rsidRDefault="00077D08" w:rsidP="00D4029B">
            <w:pPr>
              <w:pStyle w:val="y-0"/>
              <w:rPr>
                <w:rFonts w:hint="eastAsia"/>
              </w:rPr>
            </w:pPr>
            <w:r>
              <w:rPr>
                <w:rFonts w:hint="eastAsia"/>
              </w:rPr>
              <w:t>请求体</w:t>
            </w:r>
          </w:p>
        </w:tc>
        <w:tc>
          <w:tcPr>
            <w:tcW w:w="6946" w:type="dxa"/>
          </w:tcPr>
          <w:p w14:paraId="2D6FC0B0" w14:textId="77777777" w:rsidR="00077D08" w:rsidRPr="00077D08" w:rsidRDefault="00077D08" w:rsidP="00D4029B">
            <w:pPr>
              <w:pStyle w:val="y-0"/>
              <w:rPr>
                <w:rFonts w:hint="eastAsia"/>
              </w:rPr>
            </w:pPr>
            <w:r w:rsidRPr="00077D08">
              <w:t>{</w:t>
            </w:r>
          </w:p>
          <w:p w14:paraId="333FF296" w14:textId="77777777" w:rsidR="00077D08" w:rsidRPr="00077D08" w:rsidRDefault="00077D08" w:rsidP="00D4029B">
            <w:pPr>
              <w:pStyle w:val="y-0"/>
              <w:rPr>
                <w:rFonts w:hint="eastAsia"/>
              </w:rPr>
            </w:pPr>
            <w:r w:rsidRPr="00077D08">
              <w:t>    "orgCode": "150000",</w:t>
            </w:r>
          </w:p>
          <w:p w14:paraId="374A3C62" w14:textId="77777777" w:rsidR="00077D08" w:rsidRPr="00077D08" w:rsidRDefault="00077D08" w:rsidP="00D4029B">
            <w:pPr>
              <w:pStyle w:val="y-0"/>
              <w:rPr>
                <w:rFonts w:hint="eastAsia"/>
              </w:rPr>
            </w:pPr>
            <w:r w:rsidRPr="00077D08">
              <w:t>    "ispCode": "CM",</w:t>
            </w:r>
          </w:p>
          <w:p w14:paraId="35FB57EA" w14:textId="77777777" w:rsidR="00077D08" w:rsidRPr="00077D08" w:rsidRDefault="00077D08" w:rsidP="00D4029B">
            <w:pPr>
              <w:pStyle w:val="y-0"/>
              <w:rPr>
                <w:rFonts w:hint="eastAsia"/>
              </w:rPr>
            </w:pPr>
            <w:r w:rsidRPr="00077D08">
              <w:t>    "public_key": "13687939920db006e16c0536be6a9dfc8052c9faf6c41eb23e12d782dd3340f976706667763bf2993d95b60721ef0413ea60860e9c34da754cd44134755348a82a690476424e85e9e84323c72870c86e993a65c538af9f23452a112b0aadcce236e65ef1a3917486c7baee49e972afda366c4970fd2262f77bd84a3168f97929d8ad44c0f23bbea3b349d1c9c502a0be269b5800bdf2df657bf71ca96b9495765",</w:t>
            </w:r>
          </w:p>
          <w:p w14:paraId="06687D75" w14:textId="77777777" w:rsidR="00077D08" w:rsidRPr="00077D08" w:rsidRDefault="00077D08" w:rsidP="00D4029B">
            <w:pPr>
              <w:pStyle w:val="y-0"/>
              <w:rPr>
                <w:rFonts w:hint="eastAsia"/>
              </w:rPr>
            </w:pPr>
            <w:r w:rsidRPr="00077D08">
              <w:t>    "ip": "1.1.1.1",</w:t>
            </w:r>
          </w:p>
          <w:p w14:paraId="71A1B5FC" w14:textId="77777777" w:rsidR="00077D08" w:rsidRPr="00077D08" w:rsidRDefault="00077D08" w:rsidP="00D4029B">
            <w:pPr>
              <w:pStyle w:val="y-0"/>
              <w:rPr>
                <w:rFonts w:hint="eastAsia"/>
              </w:rPr>
            </w:pPr>
            <w:r w:rsidRPr="00077D08">
              <w:t>    "domain": "pname.com"</w:t>
            </w:r>
          </w:p>
          <w:p w14:paraId="64BB3292" w14:textId="7936024F" w:rsidR="00077D08" w:rsidRDefault="00077D08" w:rsidP="00D4029B">
            <w:pPr>
              <w:pStyle w:val="y-0"/>
              <w:rPr>
                <w:rFonts w:hint="eastAsia"/>
              </w:rPr>
            </w:pPr>
            <w:r w:rsidRPr="00077D08">
              <w:t>}</w:t>
            </w:r>
          </w:p>
        </w:tc>
      </w:tr>
      <w:tr w:rsidR="00077D08" w14:paraId="164B356B" w14:textId="77777777" w:rsidTr="00296B82">
        <w:tc>
          <w:tcPr>
            <w:tcW w:w="1271" w:type="dxa"/>
          </w:tcPr>
          <w:p w14:paraId="3A150F55" w14:textId="77777777" w:rsidR="00077D08" w:rsidRDefault="00077D08" w:rsidP="00D4029B">
            <w:pPr>
              <w:pStyle w:val="y-0"/>
              <w:rPr>
                <w:rFonts w:hint="eastAsia"/>
              </w:rPr>
            </w:pPr>
            <w:r>
              <w:rPr>
                <w:rFonts w:hint="eastAsia"/>
              </w:rPr>
              <w:t>响应体</w:t>
            </w:r>
          </w:p>
        </w:tc>
        <w:tc>
          <w:tcPr>
            <w:tcW w:w="6946" w:type="dxa"/>
          </w:tcPr>
          <w:p w14:paraId="142D6C23" w14:textId="77777777" w:rsidR="00005070" w:rsidRPr="00077D08" w:rsidRDefault="00005070" w:rsidP="00D4029B">
            <w:pPr>
              <w:pStyle w:val="y-0"/>
              <w:rPr>
                <w:rFonts w:hint="eastAsia"/>
              </w:rPr>
            </w:pPr>
            <w:r w:rsidRPr="00077D08">
              <w:t>{</w:t>
            </w:r>
          </w:p>
          <w:p w14:paraId="2D9A311D" w14:textId="77777777" w:rsidR="00005070" w:rsidRPr="00077D08" w:rsidRDefault="00005070" w:rsidP="00D4029B">
            <w:pPr>
              <w:pStyle w:val="y-0"/>
              <w:rPr>
                <w:rFonts w:hint="eastAsia"/>
              </w:rPr>
            </w:pPr>
            <w:r w:rsidRPr="00077D08">
              <w:t>    "access_token": "hDmRGTihRJeEigNOkfBN6g",</w:t>
            </w:r>
          </w:p>
          <w:p w14:paraId="0F5AFA6F" w14:textId="77777777" w:rsidR="00005070" w:rsidRPr="00077D08" w:rsidRDefault="00005070" w:rsidP="00D4029B">
            <w:pPr>
              <w:pStyle w:val="y-0"/>
              <w:rPr>
                <w:rFonts w:hint="eastAsia"/>
              </w:rPr>
            </w:pPr>
            <w:r w:rsidRPr="00077D08">
              <w:t>    "expires_in": 3600,</w:t>
            </w:r>
          </w:p>
          <w:p w14:paraId="30462015" w14:textId="77777777" w:rsidR="00005070" w:rsidRPr="00077D08" w:rsidRDefault="00005070" w:rsidP="00D4029B">
            <w:pPr>
              <w:pStyle w:val="y-0"/>
              <w:rPr>
                <w:rFonts w:hint="eastAsia"/>
              </w:rPr>
            </w:pPr>
            <w:r w:rsidRPr="00077D08">
              <w:t>    "refresh_token": "bXTp7cPgTMmw4Pd7R2toIQ"</w:t>
            </w:r>
          </w:p>
          <w:p w14:paraId="54FA02D3" w14:textId="0D49A278" w:rsidR="00077D08" w:rsidRDefault="00005070" w:rsidP="00D4029B">
            <w:pPr>
              <w:pStyle w:val="y-0"/>
              <w:rPr>
                <w:rFonts w:hint="eastAsia"/>
              </w:rPr>
            </w:pPr>
            <w:r w:rsidRPr="00077D08">
              <w:t>}</w:t>
            </w:r>
          </w:p>
        </w:tc>
      </w:tr>
      <w:tr w:rsidR="008C6154" w14:paraId="50E86BA1" w14:textId="77777777" w:rsidTr="00296B82">
        <w:tc>
          <w:tcPr>
            <w:tcW w:w="1271" w:type="dxa"/>
          </w:tcPr>
          <w:p w14:paraId="57492B3B" w14:textId="220297E0" w:rsidR="008C6154" w:rsidRDefault="008C6154" w:rsidP="00D4029B">
            <w:pPr>
              <w:pStyle w:val="y-0"/>
              <w:rPr>
                <w:rFonts w:hint="eastAsia"/>
              </w:rPr>
            </w:pPr>
            <w:r>
              <w:rPr>
                <w:rFonts w:hint="eastAsia"/>
              </w:rPr>
              <w:t>说明</w:t>
            </w:r>
          </w:p>
        </w:tc>
        <w:tc>
          <w:tcPr>
            <w:tcW w:w="6946" w:type="dxa"/>
          </w:tcPr>
          <w:p w14:paraId="2D0C6E18" w14:textId="7F75E251" w:rsidR="008C6154" w:rsidRPr="00077D08" w:rsidRDefault="008C6154" w:rsidP="00D4029B">
            <w:pPr>
              <w:pStyle w:val="y-0"/>
              <w:rPr>
                <w:rFonts w:hint="eastAsia"/>
              </w:rPr>
            </w:pPr>
            <w:r>
              <w:rPr>
                <w:rFonts w:hint="eastAsia"/>
              </w:rPr>
              <w:t>本接口不做加密传输处理，有关要求请求头信息置空即可，除认证接口外，其余业务相关接口和文件传输接口均需要做传输加密处理</w:t>
            </w:r>
          </w:p>
        </w:tc>
      </w:tr>
    </w:tbl>
    <w:p w14:paraId="49DF1CAC" w14:textId="77777777" w:rsidR="00077D08" w:rsidRPr="00077D08" w:rsidRDefault="00077D08" w:rsidP="00D4029B">
      <w:pPr>
        <w:pStyle w:val="y-0"/>
        <w:rPr>
          <w:rFonts w:hint="eastAsia"/>
        </w:rPr>
      </w:pPr>
    </w:p>
    <w:p w14:paraId="095D7B42" w14:textId="669C7FFD" w:rsidR="009C783E" w:rsidRDefault="009C783E" w:rsidP="009C783E">
      <w:pPr>
        <w:pStyle w:val="y-20"/>
        <w:rPr>
          <w:rFonts w:hint="eastAsia"/>
        </w:rPr>
      </w:pPr>
      <w:r>
        <w:rPr>
          <w:rFonts w:hint="eastAsia"/>
        </w:rPr>
        <w:lastRenderedPageBreak/>
        <w:t>接口</w:t>
      </w:r>
      <w:r>
        <w:rPr>
          <w:rFonts w:hint="eastAsia"/>
        </w:rPr>
        <w:t>3</w:t>
      </w:r>
      <w:r>
        <w:rPr>
          <w:rFonts w:hint="eastAsia"/>
        </w:rPr>
        <w:t>：系统漏洞排查</w:t>
      </w:r>
      <w:r>
        <w:rPr>
          <w:rFonts w:hint="eastAsia"/>
        </w:rPr>
        <w:t>/</w:t>
      </w:r>
      <w:r>
        <w:rPr>
          <w:rFonts w:hint="eastAsia"/>
        </w:rPr>
        <w:t>验证</w:t>
      </w:r>
      <w:r>
        <w:rPr>
          <w:rFonts w:hint="eastAsia"/>
        </w:rPr>
        <w:t>/</w:t>
      </w:r>
      <w:r>
        <w:rPr>
          <w:rFonts w:hint="eastAsia"/>
        </w:rPr>
        <w:t>修复</w:t>
      </w:r>
      <w:r>
        <w:rPr>
          <w:rFonts w:hint="eastAsia"/>
        </w:rPr>
        <w:t>/</w:t>
      </w:r>
      <w:r>
        <w:rPr>
          <w:rFonts w:hint="eastAsia"/>
        </w:rPr>
        <w:t>核验工单请求</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77D08" w14:paraId="77B49B29" w14:textId="77777777" w:rsidTr="00296B82">
        <w:tc>
          <w:tcPr>
            <w:tcW w:w="1271" w:type="dxa"/>
          </w:tcPr>
          <w:p w14:paraId="207B1626" w14:textId="77777777" w:rsidR="00077D08" w:rsidRDefault="00077D08" w:rsidP="00D4029B">
            <w:pPr>
              <w:pStyle w:val="y-0"/>
              <w:rPr>
                <w:rFonts w:hint="eastAsia"/>
              </w:rPr>
            </w:pPr>
            <w:r>
              <w:rPr>
                <w:rFonts w:hint="eastAsia"/>
              </w:rPr>
              <w:t>请求URL</w:t>
            </w:r>
          </w:p>
        </w:tc>
        <w:tc>
          <w:tcPr>
            <w:tcW w:w="6946" w:type="dxa"/>
          </w:tcPr>
          <w:p w14:paraId="2D0D70FE" w14:textId="02266D58" w:rsidR="00077D08" w:rsidRPr="00077D08" w:rsidRDefault="008B1A2E" w:rsidP="00D4029B">
            <w:pPr>
              <w:pStyle w:val="y-0"/>
              <w:rPr>
                <w:rFonts w:hint="eastAsia"/>
              </w:rPr>
            </w:pPr>
            <w:r>
              <w:rPr>
                <w:rFonts w:hint="eastAsia"/>
              </w:rPr>
              <w:t>——</w:t>
            </w:r>
          </w:p>
        </w:tc>
      </w:tr>
      <w:tr w:rsidR="00005070" w14:paraId="552E4901" w14:textId="77777777" w:rsidTr="00296B82">
        <w:tc>
          <w:tcPr>
            <w:tcW w:w="1271" w:type="dxa"/>
            <w:vMerge w:val="restart"/>
          </w:tcPr>
          <w:p w14:paraId="66B15A65" w14:textId="77777777" w:rsidR="00005070" w:rsidRDefault="00005070" w:rsidP="00D4029B">
            <w:pPr>
              <w:pStyle w:val="y-0"/>
              <w:rPr>
                <w:rFonts w:hint="eastAsia"/>
              </w:rPr>
            </w:pPr>
            <w:r>
              <w:rPr>
                <w:rFonts w:hint="eastAsia"/>
              </w:rPr>
              <w:t>请求体</w:t>
            </w:r>
          </w:p>
        </w:tc>
        <w:tc>
          <w:tcPr>
            <w:tcW w:w="6946" w:type="dxa"/>
          </w:tcPr>
          <w:p w14:paraId="202C2A98" w14:textId="0F5B900E" w:rsidR="00275538" w:rsidRDefault="00275538" w:rsidP="00D4029B">
            <w:pPr>
              <w:pStyle w:val="y-0"/>
              <w:rPr>
                <w:rFonts w:hint="eastAsia"/>
              </w:rPr>
            </w:pPr>
            <w:r>
              <w:rPr>
                <w:rFonts w:hint="eastAsia"/>
              </w:rPr>
              <w:t>请求参数（说明相同，以下接口不再赘述）：</w:t>
            </w:r>
          </w:p>
          <w:p w14:paraId="3945B6AF" w14:textId="7C95F6DB" w:rsidR="00005070" w:rsidRPr="00005070" w:rsidRDefault="00005070" w:rsidP="00D4029B">
            <w:pPr>
              <w:pStyle w:val="y-0"/>
              <w:rPr>
                <w:rFonts w:hint="eastAsia"/>
              </w:rPr>
            </w:pPr>
            <w:bookmarkStart w:id="237" w:name="OLE_LINK2"/>
            <w:r w:rsidRPr="00005070">
              <w:t>{</w:t>
            </w:r>
          </w:p>
          <w:p w14:paraId="427E29C5" w14:textId="77777777" w:rsidR="00005070" w:rsidRPr="00005070" w:rsidRDefault="00005070" w:rsidP="00D4029B">
            <w:pPr>
              <w:pStyle w:val="y-0"/>
              <w:rPr>
                <w:rFonts w:hint="eastAsia"/>
              </w:rPr>
            </w:pPr>
            <w:r w:rsidRPr="00005070">
              <w:t>    "orderID": "1-33-1690657581837721600",</w:t>
            </w:r>
          </w:p>
          <w:p w14:paraId="7D154E5E" w14:textId="77777777" w:rsidR="00005070" w:rsidRPr="00005070" w:rsidRDefault="00005070" w:rsidP="00D4029B">
            <w:pPr>
              <w:pStyle w:val="y-0"/>
              <w:rPr>
                <w:rFonts w:hint="eastAsia"/>
              </w:rPr>
            </w:pPr>
            <w:r w:rsidRPr="00005070">
              <w:t>    "orgCode": "150000",</w:t>
            </w:r>
          </w:p>
          <w:p w14:paraId="356C6A41" w14:textId="77777777" w:rsidR="00005070" w:rsidRPr="00005070" w:rsidRDefault="00005070" w:rsidP="00D4029B">
            <w:pPr>
              <w:pStyle w:val="y-0"/>
              <w:rPr>
                <w:rFonts w:hint="eastAsia"/>
              </w:rPr>
            </w:pPr>
            <w:r w:rsidRPr="00005070">
              <w:t>    "ispCode": "CM",</w:t>
            </w:r>
          </w:p>
          <w:p w14:paraId="1B350E11" w14:textId="77777777" w:rsidR="00005070" w:rsidRPr="00005070" w:rsidRDefault="00005070" w:rsidP="00D4029B">
            <w:pPr>
              <w:pStyle w:val="y-0"/>
              <w:rPr>
                <w:rFonts w:hint="eastAsia"/>
              </w:rPr>
            </w:pPr>
            <w:r w:rsidRPr="00005070">
              <w:t>    "ctxCode": 1,</w:t>
            </w:r>
          </w:p>
          <w:p w14:paraId="5D695C78" w14:textId="77777777" w:rsidR="00005070" w:rsidRPr="00005070" w:rsidRDefault="00005070" w:rsidP="00D4029B">
            <w:pPr>
              <w:pStyle w:val="y-0"/>
              <w:rPr>
                <w:rFonts w:hint="eastAsia"/>
              </w:rPr>
            </w:pPr>
            <w:r w:rsidRPr="00005070">
              <w:t>    "reqMsgCnt": "255a1130960dd9f91ee6976792589fe8"</w:t>
            </w:r>
          </w:p>
          <w:p w14:paraId="2E0D4D93" w14:textId="77777777" w:rsidR="00005070" w:rsidRPr="00005070" w:rsidRDefault="00005070" w:rsidP="00D4029B">
            <w:pPr>
              <w:pStyle w:val="y-0"/>
              <w:rPr>
                <w:rFonts w:hint="eastAsia"/>
              </w:rPr>
            </w:pPr>
            <w:r w:rsidRPr="00005070">
              <w:t>}</w:t>
            </w:r>
          </w:p>
          <w:bookmarkEnd w:id="237"/>
          <w:p w14:paraId="3CE5C11D" w14:textId="5D23F53D" w:rsidR="00D230AE" w:rsidRPr="00D230AE" w:rsidRDefault="00D230AE" w:rsidP="00D4029B">
            <w:pPr>
              <w:pStyle w:val="y-0"/>
              <w:rPr>
                <w:rFonts w:hint="eastAsia"/>
              </w:rPr>
            </w:pPr>
          </w:p>
        </w:tc>
      </w:tr>
      <w:tr w:rsidR="00005070" w14:paraId="75593C55" w14:textId="77777777" w:rsidTr="00296B82">
        <w:tc>
          <w:tcPr>
            <w:tcW w:w="1271" w:type="dxa"/>
            <w:vMerge/>
          </w:tcPr>
          <w:p w14:paraId="74117750" w14:textId="77777777" w:rsidR="00005070" w:rsidRDefault="00005070" w:rsidP="00D4029B">
            <w:pPr>
              <w:pStyle w:val="y-0"/>
              <w:rPr>
                <w:rFonts w:hint="eastAsia"/>
              </w:rPr>
            </w:pPr>
          </w:p>
        </w:tc>
        <w:tc>
          <w:tcPr>
            <w:tcW w:w="6946" w:type="dxa"/>
          </w:tcPr>
          <w:p w14:paraId="143F4DB6" w14:textId="796659A6" w:rsidR="00275538" w:rsidRDefault="00275538" w:rsidP="00D4029B">
            <w:pPr>
              <w:pStyle w:val="y-0"/>
              <w:rPr>
                <w:rFonts w:hint="eastAsia"/>
              </w:rPr>
            </w:pPr>
            <w:r>
              <w:rPr>
                <w:rFonts w:hint="eastAsia"/>
              </w:rPr>
              <w:t>请求参数中</w:t>
            </w:r>
            <w:r w:rsidRPr="00005070">
              <w:t>reqMsgCnt</w:t>
            </w:r>
            <w:r>
              <w:rPr>
                <w:rFonts w:hint="eastAsia"/>
              </w:rPr>
              <w:t xml:space="preserve"> base64解密后的明文数据（说明相同，以下接口不再赘述）：</w:t>
            </w:r>
          </w:p>
          <w:p w14:paraId="0CFCD3E7" w14:textId="6912E099" w:rsidR="00005070" w:rsidRPr="00005070" w:rsidRDefault="00005070" w:rsidP="00D4029B">
            <w:pPr>
              <w:pStyle w:val="y-0"/>
              <w:rPr>
                <w:rFonts w:hint="eastAsia"/>
              </w:rPr>
            </w:pPr>
            <w:r w:rsidRPr="00005070">
              <w:t>{</w:t>
            </w:r>
          </w:p>
          <w:p w14:paraId="5A5A0A4D" w14:textId="77777777" w:rsidR="00005070" w:rsidRPr="00005070" w:rsidRDefault="00005070" w:rsidP="00D4029B">
            <w:pPr>
              <w:pStyle w:val="y-0"/>
              <w:rPr>
                <w:rFonts w:hint="eastAsia"/>
              </w:rPr>
            </w:pPr>
            <w:r w:rsidRPr="00005070">
              <w:t>    "vulInfoRange": " KHZ1bEtleXMudnVsTmFtZSBsaWtlICIlQ1ZFJSIgKSBvciAoYXNzZXRJbmZvUmFuZ2UuYXNzZXROYW1lIGxpa2UgIiXpnbbmoIclIik",</w:t>
            </w:r>
          </w:p>
          <w:p w14:paraId="4B4A0D74" w14:textId="77777777" w:rsidR="00005070" w:rsidRPr="00005070" w:rsidRDefault="00005070" w:rsidP="00D4029B">
            <w:pPr>
              <w:pStyle w:val="y-0"/>
              <w:rPr>
                <w:rFonts w:hint="eastAsia"/>
              </w:rPr>
            </w:pPr>
            <w:r w:rsidRPr="00005070">
              <w:t>    "orderSubType": 33,</w:t>
            </w:r>
          </w:p>
          <w:p w14:paraId="72F3010A" w14:textId="77777777" w:rsidR="00005070" w:rsidRPr="00005070" w:rsidRDefault="00005070" w:rsidP="00D4029B">
            <w:pPr>
              <w:pStyle w:val="y-0"/>
              <w:rPr>
                <w:rFonts w:hint="eastAsia"/>
              </w:rPr>
            </w:pPr>
            <w:r w:rsidRPr="00005070">
              <w:t>    "procTime": "20230803181859-20230810181859",</w:t>
            </w:r>
          </w:p>
          <w:p w14:paraId="6F7BDE08" w14:textId="77777777" w:rsidR="00005070" w:rsidRPr="00005070" w:rsidRDefault="00005070" w:rsidP="00D4029B">
            <w:pPr>
              <w:pStyle w:val="y-0"/>
              <w:rPr>
                <w:rFonts w:hint="eastAsia"/>
              </w:rPr>
            </w:pPr>
            <w:r w:rsidRPr="00005070">
              <w:t>    "orderType": 1,</w:t>
            </w:r>
          </w:p>
          <w:p w14:paraId="7E01CD6B" w14:textId="77777777" w:rsidR="00005070" w:rsidRPr="00005070" w:rsidRDefault="00005070" w:rsidP="00D4029B">
            <w:pPr>
              <w:pStyle w:val="y-0"/>
              <w:rPr>
                <w:rFonts w:hint="eastAsia"/>
              </w:rPr>
            </w:pPr>
            <w:r w:rsidRPr="00005070">
              <w:t>    "sign": "74f33d6e7f0c88108f3139186b6874ed23b59c2a0413c60dd59125ebb53ca47f",</w:t>
            </w:r>
          </w:p>
          <w:p w14:paraId="26326D18" w14:textId="77777777" w:rsidR="00005070" w:rsidRPr="00005070" w:rsidRDefault="00005070" w:rsidP="00D4029B">
            <w:pPr>
              <w:pStyle w:val="y-0"/>
              <w:rPr>
                <w:rFonts w:hint="eastAsia"/>
              </w:rPr>
            </w:pPr>
            <w:r w:rsidRPr="00005070">
              <w:t>    "timePerd": {</w:t>
            </w:r>
          </w:p>
          <w:p w14:paraId="779008DB" w14:textId="77777777" w:rsidR="00005070" w:rsidRPr="00005070" w:rsidRDefault="00005070" w:rsidP="00D4029B">
            <w:pPr>
              <w:pStyle w:val="y-0"/>
              <w:rPr>
                <w:rFonts w:hint="eastAsia"/>
              </w:rPr>
            </w:pPr>
            <w:r w:rsidRPr="00005070">
              <w:t>        "unit": 1,</w:t>
            </w:r>
          </w:p>
          <w:p w14:paraId="6BB0C346" w14:textId="77777777" w:rsidR="00005070" w:rsidRPr="00005070" w:rsidRDefault="00005070" w:rsidP="00D4029B">
            <w:pPr>
              <w:pStyle w:val="y-0"/>
              <w:rPr>
                <w:rFonts w:hint="eastAsia"/>
              </w:rPr>
            </w:pPr>
            <w:r w:rsidRPr="00005070">
              <w:t>        "perd": 1</w:t>
            </w:r>
          </w:p>
          <w:p w14:paraId="77404F3C" w14:textId="77777777" w:rsidR="00005070" w:rsidRPr="00005070" w:rsidRDefault="00005070" w:rsidP="00D4029B">
            <w:pPr>
              <w:pStyle w:val="y-0"/>
              <w:rPr>
                <w:rFonts w:hint="eastAsia"/>
              </w:rPr>
            </w:pPr>
            <w:r w:rsidRPr="00005070">
              <w:t>    },</w:t>
            </w:r>
          </w:p>
          <w:p w14:paraId="792CA5E8" w14:textId="77777777" w:rsidR="00005070" w:rsidRPr="00005070" w:rsidRDefault="00005070" w:rsidP="00D4029B">
            <w:pPr>
              <w:pStyle w:val="y-0"/>
              <w:rPr>
                <w:rFonts w:hint="eastAsia"/>
              </w:rPr>
            </w:pPr>
            <w:r w:rsidRPr="00005070">
              <w:t>    "vulInfoTktReqParams": {</w:t>
            </w:r>
          </w:p>
          <w:p w14:paraId="40E5B1E3" w14:textId="77777777" w:rsidR="00005070" w:rsidRPr="00005070" w:rsidRDefault="00005070" w:rsidP="00D4029B">
            <w:pPr>
              <w:pStyle w:val="y-0"/>
              <w:rPr>
                <w:rFonts w:hint="eastAsia"/>
              </w:rPr>
            </w:pPr>
            <w:r w:rsidRPr="00005070">
              <w:t>        "vptModID": "b3ddbc502e307665f346cbd6e52cc10d",</w:t>
            </w:r>
          </w:p>
          <w:p w14:paraId="46E62E00" w14:textId="77777777" w:rsidR="00005070" w:rsidRPr="00005070" w:rsidRDefault="00005070" w:rsidP="00D4029B">
            <w:pPr>
              <w:pStyle w:val="y-0"/>
              <w:rPr>
                <w:rFonts w:hint="eastAsia"/>
              </w:rPr>
            </w:pPr>
            <w:r w:rsidRPr="00005070">
              <w:t>        "srcTktRole": 6,</w:t>
            </w:r>
          </w:p>
          <w:p w14:paraId="077F9C5B" w14:textId="77777777" w:rsidR="00005070" w:rsidRPr="00005070" w:rsidDel="008A012A" w:rsidRDefault="00005070">
            <w:pPr>
              <w:pStyle w:val="y-0"/>
              <w:rPr>
                <w:del w:id="238" w:author="俊林 杨" w:date="2025-07-09T10:27:00Z" w16du:dateUtc="2025-07-09T02:27:00Z"/>
                <w:rFonts w:hint="eastAsia"/>
              </w:rPr>
            </w:pPr>
            <w:r w:rsidRPr="00005070">
              <w:t>        "dstTktRole": 6,</w:t>
            </w:r>
          </w:p>
          <w:p w14:paraId="459E072E" w14:textId="6035EFD4" w:rsidR="00005070" w:rsidRPr="00005070" w:rsidRDefault="00005070" w:rsidP="00D4029B">
            <w:pPr>
              <w:pStyle w:val="y-0"/>
              <w:rPr>
                <w:rFonts w:hint="eastAsia"/>
              </w:rPr>
            </w:pPr>
            <w:del w:id="239" w:author="俊林 杨" w:date="2025-07-09T10:27:00Z" w16du:dateUtc="2025-07-09T02:27:00Z">
              <w:r w:rsidRPr="00005070" w:rsidDel="008A012A">
                <w:delText>        "srcvulInfoStat": 2,</w:delText>
              </w:r>
            </w:del>
          </w:p>
          <w:p w14:paraId="5A864B6C" w14:textId="77777777" w:rsidR="00005070" w:rsidRPr="00005070" w:rsidRDefault="00005070" w:rsidP="00D4029B">
            <w:pPr>
              <w:pStyle w:val="y-0"/>
              <w:rPr>
                <w:rFonts w:hint="eastAsia"/>
              </w:rPr>
            </w:pPr>
            <w:r w:rsidRPr="00005070">
              <w:t>        "dstVulInfoStat": [</w:t>
            </w:r>
          </w:p>
          <w:p w14:paraId="6D0854A9" w14:textId="77777777" w:rsidR="00005070" w:rsidRPr="00005070" w:rsidRDefault="00005070" w:rsidP="00D4029B">
            <w:pPr>
              <w:pStyle w:val="y-0"/>
              <w:rPr>
                <w:rFonts w:hint="eastAsia"/>
              </w:rPr>
            </w:pPr>
            <w:r w:rsidRPr="00005070">
              <w:t>            -1,</w:t>
            </w:r>
          </w:p>
          <w:p w14:paraId="73A4BCD8" w14:textId="77777777" w:rsidR="00005070" w:rsidRPr="00005070" w:rsidRDefault="00005070" w:rsidP="00D4029B">
            <w:pPr>
              <w:pStyle w:val="y-0"/>
              <w:rPr>
                <w:rFonts w:hint="eastAsia"/>
              </w:rPr>
            </w:pPr>
            <w:r w:rsidRPr="00005070">
              <w:t>            -1,</w:t>
            </w:r>
          </w:p>
          <w:p w14:paraId="11EDA894" w14:textId="77777777" w:rsidR="00005070" w:rsidRPr="00005070" w:rsidRDefault="00005070" w:rsidP="00D4029B">
            <w:pPr>
              <w:pStyle w:val="y-0"/>
              <w:rPr>
                <w:rFonts w:hint="eastAsia"/>
              </w:rPr>
            </w:pPr>
            <w:r w:rsidRPr="00005070">
              <w:t>            -1,</w:t>
            </w:r>
          </w:p>
          <w:p w14:paraId="6568DDDA" w14:textId="77777777" w:rsidR="00005070" w:rsidRPr="00005070" w:rsidRDefault="00005070" w:rsidP="00D4029B">
            <w:pPr>
              <w:pStyle w:val="y-0"/>
              <w:rPr>
                <w:rFonts w:hint="eastAsia"/>
              </w:rPr>
            </w:pPr>
            <w:r w:rsidRPr="00005070">
              <w:t>            -1,</w:t>
            </w:r>
          </w:p>
          <w:p w14:paraId="0313D4DB" w14:textId="77777777" w:rsidR="00005070" w:rsidRPr="00005070" w:rsidRDefault="00005070" w:rsidP="00D4029B">
            <w:pPr>
              <w:pStyle w:val="y-0"/>
              <w:rPr>
                <w:rFonts w:hint="eastAsia"/>
              </w:rPr>
            </w:pPr>
            <w:r w:rsidRPr="00005070">
              <w:t>            5,</w:t>
            </w:r>
          </w:p>
          <w:p w14:paraId="2AD9952D" w14:textId="77777777" w:rsidR="00005070" w:rsidRPr="00005070" w:rsidRDefault="00005070" w:rsidP="00D4029B">
            <w:pPr>
              <w:pStyle w:val="y-0"/>
              <w:rPr>
                <w:rFonts w:hint="eastAsia"/>
              </w:rPr>
            </w:pPr>
            <w:r w:rsidRPr="00005070">
              <w:t>            -1,</w:t>
            </w:r>
          </w:p>
          <w:p w14:paraId="783C9AFD" w14:textId="77777777" w:rsidR="00005070" w:rsidRPr="00005070" w:rsidRDefault="00005070" w:rsidP="00D4029B">
            <w:pPr>
              <w:pStyle w:val="y-0"/>
              <w:rPr>
                <w:rFonts w:hint="eastAsia"/>
              </w:rPr>
            </w:pPr>
            <w:r w:rsidRPr="00005070">
              <w:t>            -1,</w:t>
            </w:r>
          </w:p>
          <w:p w14:paraId="4812E33B" w14:textId="77777777" w:rsidR="00005070" w:rsidRPr="00005070" w:rsidRDefault="00005070" w:rsidP="00D4029B">
            <w:pPr>
              <w:pStyle w:val="y-0"/>
              <w:rPr>
                <w:rFonts w:hint="eastAsia"/>
              </w:rPr>
            </w:pPr>
            <w:r w:rsidRPr="00005070">
              <w:lastRenderedPageBreak/>
              <w:t>            -1,</w:t>
            </w:r>
          </w:p>
          <w:p w14:paraId="17A42A13" w14:textId="77777777" w:rsidR="00005070" w:rsidRPr="00005070" w:rsidRDefault="00005070" w:rsidP="00D4029B">
            <w:pPr>
              <w:pStyle w:val="y-0"/>
              <w:rPr>
                <w:rFonts w:hint="eastAsia"/>
              </w:rPr>
            </w:pPr>
            <w:r w:rsidRPr="00005070">
              <w:t>            9,</w:t>
            </w:r>
          </w:p>
          <w:p w14:paraId="0FEED400" w14:textId="77777777" w:rsidR="00005070" w:rsidRPr="00005070" w:rsidRDefault="00005070" w:rsidP="00D4029B">
            <w:pPr>
              <w:pStyle w:val="y-0"/>
              <w:rPr>
                <w:rFonts w:hint="eastAsia"/>
              </w:rPr>
            </w:pPr>
            <w:r w:rsidRPr="00005070">
              <w:t>            -1</w:t>
            </w:r>
          </w:p>
          <w:p w14:paraId="5847C736" w14:textId="77777777" w:rsidR="00005070" w:rsidRPr="00005070" w:rsidRDefault="00005070" w:rsidP="00D4029B">
            <w:pPr>
              <w:pStyle w:val="y-0"/>
              <w:rPr>
                <w:rFonts w:hint="eastAsia"/>
              </w:rPr>
            </w:pPr>
            <w:r w:rsidRPr="00005070">
              <w:t>        ],</w:t>
            </w:r>
          </w:p>
          <w:p w14:paraId="54B239D5" w14:textId="77777777" w:rsidR="00005070" w:rsidRPr="00005070" w:rsidRDefault="00005070" w:rsidP="00D4029B">
            <w:pPr>
              <w:pStyle w:val="y-0"/>
              <w:rPr>
                <w:rFonts w:hint="eastAsia"/>
              </w:rPr>
            </w:pPr>
            <w:r w:rsidRPr="00005070">
              <w:t>        "procMethod": 105</w:t>
            </w:r>
            <w:del w:id="240" w:author="俊林 杨" w:date="2025-07-07T18:04:00Z" w16du:dateUtc="2025-07-07T10:04:00Z">
              <w:r w:rsidRPr="00005070" w:rsidDel="00887488">
                <w:delText>0</w:delText>
              </w:r>
            </w:del>
            <w:r w:rsidRPr="00005070">
              <w:t>,</w:t>
            </w:r>
          </w:p>
          <w:p w14:paraId="54618AB4" w14:textId="77777777" w:rsidR="00005070" w:rsidRPr="00005070" w:rsidRDefault="00005070" w:rsidP="00D4029B">
            <w:pPr>
              <w:pStyle w:val="y-0"/>
              <w:rPr>
                <w:rFonts w:hint="eastAsia"/>
              </w:rPr>
            </w:pPr>
            <w:r w:rsidRPr="00005070">
              <w:t>        "tktPriority": 3,</w:t>
            </w:r>
          </w:p>
          <w:p w14:paraId="3D12EB90" w14:textId="77777777" w:rsidR="00005070" w:rsidRPr="00005070" w:rsidRDefault="00005070" w:rsidP="00D4029B">
            <w:pPr>
              <w:pStyle w:val="y-0"/>
              <w:rPr>
                <w:rFonts w:hint="eastAsia"/>
              </w:rPr>
            </w:pPr>
            <w:r w:rsidRPr="00005070">
              <w:t>        "tktVulNum": 2,</w:t>
            </w:r>
          </w:p>
          <w:p w14:paraId="19E3DACB" w14:textId="77777777" w:rsidR="00005070" w:rsidRPr="00005070" w:rsidRDefault="00005070" w:rsidP="00D4029B">
            <w:pPr>
              <w:pStyle w:val="y-0"/>
              <w:rPr>
                <w:rFonts w:hint="eastAsia"/>
              </w:rPr>
            </w:pPr>
            <w:r w:rsidRPr="00005070">
              <w:t>        "tktAstNum": 1,</w:t>
            </w:r>
          </w:p>
          <w:p w14:paraId="554D4B4D" w14:textId="77777777" w:rsidR="00005070" w:rsidRPr="00005070" w:rsidRDefault="00005070" w:rsidP="00D4029B">
            <w:pPr>
              <w:pStyle w:val="y-0"/>
              <w:rPr>
                <w:rFonts w:hint="eastAsia"/>
              </w:rPr>
            </w:pPr>
            <w:r w:rsidRPr="00005070">
              <w:t>        "tktSLA": "30,70",</w:t>
            </w:r>
          </w:p>
          <w:p w14:paraId="114EB399" w14:textId="77777777" w:rsidR="00005070" w:rsidRPr="00005070" w:rsidRDefault="00005070" w:rsidP="00D4029B">
            <w:pPr>
              <w:pStyle w:val="y-0"/>
              <w:rPr>
                <w:rFonts w:hint="eastAsia"/>
              </w:rPr>
            </w:pPr>
            <w:r w:rsidRPr="00005070">
              <w:t>        "tktInfo": "附加说明"</w:t>
            </w:r>
          </w:p>
          <w:p w14:paraId="134CBA45" w14:textId="77777777" w:rsidR="00005070" w:rsidRPr="00005070" w:rsidRDefault="00005070" w:rsidP="00D4029B">
            <w:pPr>
              <w:pStyle w:val="y-0"/>
              <w:rPr>
                <w:rFonts w:hint="eastAsia"/>
              </w:rPr>
            </w:pPr>
            <w:r w:rsidRPr="00005070">
              <w:t>    },</w:t>
            </w:r>
          </w:p>
          <w:p w14:paraId="019299B3" w14:textId="77777777" w:rsidR="00005070" w:rsidRPr="00005070" w:rsidRDefault="00005070" w:rsidP="00D4029B">
            <w:pPr>
              <w:pStyle w:val="y-0"/>
              <w:rPr>
                <w:rFonts w:hint="eastAsia"/>
              </w:rPr>
            </w:pPr>
            <w:r w:rsidRPr="00005070">
              <w:t>    "timeStamp": "1691058006",</w:t>
            </w:r>
          </w:p>
          <w:p w14:paraId="701F1714" w14:textId="77777777" w:rsidR="00005070" w:rsidRPr="00005070" w:rsidRDefault="00005070" w:rsidP="00D4029B">
            <w:pPr>
              <w:pStyle w:val="y-0"/>
              <w:rPr>
                <w:rFonts w:hint="eastAsia"/>
              </w:rPr>
            </w:pPr>
            <w:r w:rsidRPr="00005070">
              <w:t>    "data": {</w:t>
            </w:r>
          </w:p>
          <w:p w14:paraId="73C55D2A" w14:textId="77777777" w:rsidR="00005070" w:rsidRPr="00005070" w:rsidRDefault="00005070" w:rsidP="00D4029B">
            <w:pPr>
              <w:pStyle w:val="y-0"/>
              <w:rPr>
                <w:rFonts w:hint="eastAsia"/>
              </w:rPr>
            </w:pPr>
            <w:r w:rsidRPr="00005070">
              <w:t>        "numFiles": 1,</w:t>
            </w:r>
          </w:p>
          <w:p w14:paraId="75940639" w14:textId="77777777" w:rsidR="00005070" w:rsidRPr="00005070" w:rsidRDefault="00005070" w:rsidP="00D4029B">
            <w:pPr>
              <w:pStyle w:val="y-0"/>
              <w:rPr>
                <w:rFonts w:hint="eastAsia"/>
              </w:rPr>
            </w:pPr>
            <w:r w:rsidRPr="00005070">
              <w:t>        "numTgzs": 1,</w:t>
            </w:r>
          </w:p>
          <w:p w14:paraId="4ABF9D30" w14:textId="77777777" w:rsidR="00005070" w:rsidRPr="00005070" w:rsidRDefault="00005070" w:rsidP="00D4029B">
            <w:pPr>
              <w:pStyle w:val="y-0"/>
              <w:rPr>
                <w:rFonts w:hint="eastAsia"/>
              </w:rPr>
            </w:pPr>
            <w:r w:rsidRPr="00005070">
              <w:t>        "fileInfoLst": [</w:t>
            </w:r>
          </w:p>
          <w:p w14:paraId="33FE043E" w14:textId="77777777" w:rsidR="00005070" w:rsidRPr="00005070" w:rsidRDefault="00005070" w:rsidP="00D4029B">
            <w:pPr>
              <w:pStyle w:val="y-0"/>
              <w:rPr>
                <w:rFonts w:hint="eastAsia"/>
              </w:rPr>
            </w:pPr>
            <w:r w:rsidRPr="00005070">
              <w:t>            {</w:t>
            </w:r>
          </w:p>
          <w:p w14:paraId="32F59524" w14:textId="77777777" w:rsidR="00005070" w:rsidRPr="00005070" w:rsidRDefault="00005070" w:rsidP="00D4029B">
            <w:pPr>
              <w:pStyle w:val="y-0"/>
              <w:rPr>
                <w:rFonts w:hint="eastAsia"/>
              </w:rPr>
            </w:pPr>
            <w:r w:rsidRPr="00005070">
              <w:t>                "name": "filename.json",</w:t>
            </w:r>
          </w:p>
          <w:p w14:paraId="12675F05" w14:textId="77777777" w:rsidR="00005070" w:rsidRPr="00005070" w:rsidRDefault="00005070" w:rsidP="00D4029B">
            <w:pPr>
              <w:pStyle w:val="y-0"/>
              <w:rPr>
                <w:rFonts w:hint="eastAsia"/>
              </w:rPr>
            </w:pPr>
            <w:r w:rsidRPr="00005070">
              <w:t>                "dataType": "json",</w:t>
            </w:r>
          </w:p>
          <w:p w14:paraId="22B50D99" w14:textId="77777777" w:rsidR="00005070" w:rsidRPr="00005070" w:rsidRDefault="00005070" w:rsidP="00D4029B">
            <w:pPr>
              <w:pStyle w:val="y-0"/>
              <w:rPr>
                <w:rFonts w:hint="eastAsia"/>
              </w:rPr>
            </w:pPr>
            <w:r w:rsidRPr="00005070">
              <w:t>                "objectID": "",</w:t>
            </w:r>
          </w:p>
          <w:p w14:paraId="16D764B3" w14:textId="77777777" w:rsidR="00005070" w:rsidRPr="00005070" w:rsidRDefault="00005070" w:rsidP="00D4029B">
            <w:pPr>
              <w:pStyle w:val="y-0"/>
              <w:rPr>
                <w:rFonts w:hint="eastAsia"/>
              </w:rPr>
            </w:pPr>
            <w:r w:rsidRPr="00005070">
              <w:t>                "svcType": 2,</w:t>
            </w:r>
          </w:p>
          <w:p w14:paraId="603EF0C1" w14:textId="77777777" w:rsidR="00005070" w:rsidRPr="00005070" w:rsidRDefault="00005070" w:rsidP="00D4029B">
            <w:pPr>
              <w:pStyle w:val="y-0"/>
              <w:rPr>
                <w:rFonts w:hint="eastAsia"/>
              </w:rPr>
            </w:pPr>
            <w:r w:rsidRPr="00005070">
              <w:t>                "reserved": ""</w:t>
            </w:r>
          </w:p>
          <w:p w14:paraId="69A71220" w14:textId="77777777" w:rsidR="00005070" w:rsidRPr="00005070" w:rsidRDefault="00005070" w:rsidP="00D4029B">
            <w:pPr>
              <w:pStyle w:val="y-0"/>
              <w:rPr>
                <w:rFonts w:hint="eastAsia"/>
              </w:rPr>
            </w:pPr>
            <w:r w:rsidRPr="00005070">
              <w:t>            }</w:t>
            </w:r>
          </w:p>
          <w:p w14:paraId="496F32B0" w14:textId="77777777" w:rsidR="00005070" w:rsidRPr="00005070" w:rsidRDefault="00005070" w:rsidP="00D4029B">
            <w:pPr>
              <w:pStyle w:val="y-0"/>
              <w:rPr>
                <w:rFonts w:hint="eastAsia"/>
              </w:rPr>
            </w:pPr>
            <w:r w:rsidRPr="00005070">
              <w:t>        ]</w:t>
            </w:r>
          </w:p>
          <w:p w14:paraId="49F85457" w14:textId="77777777" w:rsidR="00005070" w:rsidRPr="00005070" w:rsidRDefault="00005070" w:rsidP="00D4029B">
            <w:pPr>
              <w:pStyle w:val="y-0"/>
              <w:rPr>
                <w:rFonts w:hint="eastAsia"/>
              </w:rPr>
            </w:pPr>
            <w:r w:rsidRPr="00005070">
              <w:t>    }</w:t>
            </w:r>
          </w:p>
          <w:p w14:paraId="56C8759B" w14:textId="77777777" w:rsidR="00005070" w:rsidRPr="00005070" w:rsidRDefault="00005070" w:rsidP="00D4029B">
            <w:pPr>
              <w:pStyle w:val="y-0"/>
              <w:rPr>
                <w:rFonts w:hint="eastAsia"/>
              </w:rPr>
            </w:pPr>
            <w:r w:rsidRPr="00005070">
              <w:t>}</w:t>
            </w:r>
          </w:p>
          <w:p w14:paraId="5D1B24A2" w14:textId="77777777" w:rsidR="00005070" w:rsidRDefault="00005070" w:rsidP="00D4029B">
            <w:pPr>
              <w:pStyle w:val="y-0"/>
              <w:rPr>
                <w:rFonts w:hint="eastAsia"/>
              </w:rPr>
            </w:pPr>
          </w:p>
        </w:tc>
      </w:tr>
      <w:tr w:rsidR="00005070" w14:paraId="01E1273E" w14:textId="77777777" w:rsidTr="00296B82">
        <w:tc>
          <w:tcPr>
            <w:tcW w:w="1271" w:type="dxa"/>
            <w:vMerge w:val="restart"/>
          </w:tcPr>
          <w:p w14:paraId="6BB3928A" w14:textId="77777777" w:rsidR="00005070" w:rsidRDefault="00005070" w:rsidP="00D4029B">
            <w:pPr>
              <w:pStyle w:val="y-0"/>
              <w:rPr>
                <w:rFonts w:hint="eastAsia"/>
              </w:rPr>
            </w:pPr>
            <w:r>
              <w:rPr>
                <w:rFonts w:hint="eastAsia"/>
              </w:rPr>
              <w:lastRenderedPageBreak/>
              <w:t>响应体</w:t>
            </w:r>
          </w:p>
        </w:tc>
        <w:tc>
          <w:tcPr>
            <w:tcW w:w="6946" w:type="dxa"/>
          </w:tcPr>
          <w:p w14:paraId="089965AF" w14:textId="15FCC2AB" w:rsidR="00275538" w:rsidRDefault="00275538" w:rsidP="00D4029B">
            <w:pPr>
              <w:pStyle w:val="y-0"/>
              <w:rPr>
                <w:rFonts w:hint="eastAsia"/>
              </w:rPr>
            </w:pPr>
            <w:r>
              <w:rPr>
                <w:rFonts w:hint="eastAsia"/>
              </w:rPr>
              <w:t>响应参数（说明相同，以下接口不再赘述）：</w:t>
            </w:r>
          </w:p>
          <w:p w14:paraId="324B1818" w14:textId="610E9C92" w:rsidR="00005070" w:rsidRPr="00005070" w:rsidRDefault="00005070" w:rsidP="00D4029B">
            <w:pPr>
              <w:pStyle w:val="y-0"/>
              <w:rPr>
                <w:rFonts w:hint="eastAsia"/>
              </w:rPr>
            </w:pPr>
            <w:r w:rsidRPr="00005070">
              <w:t>{</w:t>
            </w:r>
          </w:p>
          <w:p w14:paraId="05E80F96" w14:textId="77777777" w:rsidR="00005070" w:rsidRPr="00005070" w:rsidRDefault="00005070" w:rsidP="00D4029B">
            <w:pPr>
              <w:pStyle w:val="y-0"/>
              <w:rPr>
                <w:rFonts w:hint="eastAsia"/>
              </w:rPr>
            </w:pPr>
            <w:r w:rsidRPr="00005070">
              <w:t>    "orderID": "1-33-1690657581837721600",</w:t>
            </w:r>
          </w:p>
          <w:p w14:paraId="32AAB02E" w14:textId="77777777" w:rsidR="00005070" w:rsidRPr="00005070" w:rsidRDefault="00005070" w:rsidP="00D4029B">
            <w:pPr>
              <w:pStyle w:val="y-0"/>
              <w:rPr>
                <w:rFonts w:hint="eastAsia"/>
              </w:rPr>
            </w:pPr>
            <w:r w:rsidRPr="00005070">
              <w:t>    "statusCode": 0,</w:t>
            </w:r>
          </w:p>
          <w:p w14:paraId="5935A183" w14:textId="77777777" w:rsidR="00005070" w:rsidRPr="00005070" w:rsidRDefault="00005070" w:rsidP="00D4029B">
            <w:pPr>
              <w:pStyle w:val="y-0"/>
              <w:rPr>
                <w:rFonts w:hint="eastAsia"/>
              </w:rPr>
            </w:pPr>
            <w:r w:rsidRPr="00005070">
              <w:t>    "statusText": "success.",</w:t>
            </w:r>
          </w:p>
          <w:p w14:paraId="7981FF65" w14:textId="77777777" w:rsidR="00005070" w:rsidRPr="00005070" w:rsidRDefault="00005070" w:rsidP="00D4029B">
            <w:pPr>
              <w:pStyle w:val="y-0"/>
              <w:rPr>
                <w:rFonts w:hint="eastAsia"/>
              </w:rPr>
            </w:pPr>
            <w:r w:rsidRPr="00005070">
              <w:t>    "rspMsgCnt": "9f8e135d999c422d07279dcc2ae37d8f"</w:t>
            </w:r>
          </w:p>
          <w:p w14:paraId="0B2FB99C" w14:textId="77777777" w:rsidR="00005070" w:rsidRPr="00005070" w:rsidRDefault="00005070" w:rsidP="00D4029B">
            <w:pPr>
              <w:pStyle w:val="y-0"/>
              <w:rPr>
                <w:rFonts w:hint="eastAsia"/>
              </w:rPr>
            </w:pPr>
            <w:r w:rsidRPr="00005070">
              <w:t>}</w:t>
            </w:r>
          </w:p>
          <w:p w14:paraId="6309968A" w14:textId="77777777" w:rsidR="00005070" w:rsidRDefault="00005070" w:rsidP="00D4029B">
            <w:pPr>
              <w:pStyle w:val="y-0"/>
              <w:rPr>
                <w:rFonts w:hint="eastAsia"/>
              </w:rPr>
            </w:pPr>
          </w:p>
        </w:tc>
      </w:tr>
      <w:tr w:rsidR="00005070" w14:paraId="0BF6CB38" w14:textId="77777777" w:rsidTr="00296B82">
        <w:tc>
          <w:tcPr>
            <w:tcW w:w="1271" w:type="dxa"/>
            <w:vMerge/>
          </w:tcPr>
          <w:p w14:paraId="5C607FD0" w14:textId="77777777" w:rsidR="00005070" w:rsidRDefault="00005070" w:rsidP="00D4029B">
            <w:pPr>
              <w:pStyle w:val="y-0"/>
              <w:rPr>
                <w:rFonts w:hint="eastAsia"/>
              </w:rPr>
            </w:pPr>
          </w:p>
        </w:tc>
        <w:tc>
          <w:tcPr>
            <w:tcW w:w="6946" w:type="dxa"/>
          </w:tcPr>
          <w:p w14:paraId="474C3E85" w14:textId="20622FA4" w:rsidR="00275538" w:rsidRDefault="00275538" w:rsidP="00D4029B">
            <w:pPr>
              <w:pStyle w:val="y-0"/>
              <w:rPr>
                <w:rFonts w:hint="eastAsia"/>
              </w:rPr>
            </w:pPr>
            <w:r>
              <w:rPr>
                <w:rFonts w:hint="eastAsia"/>
              </w:rPr>
              <w:t>响应参数中</w:t>
            </w:r>
            <w:r w:rsidRPr="00005070">
              <w:t>rspMsgCnt</w:t>
            </w:r>
            <w:r>
              <w:rPr>
                <w:rFonts w:hint="eastAsia"/>
              </w:rPr>
              <w:t xml:space="preserve">  base64解密后的明文数据（说明相同，以下接口不再赘述）：</w:t>
            </w:r>
          </w:p>
          <w:p w14:paraId="6E9E65D5" w14:textId="1CC4DC83" w:rsidR="00005070" w:rsidRPr="00005070" w:rsidRDefault="00005070" w:rsidP="00D4029B">
            <w:pPr>
              <w:pStyle w:val="y-0"/>
              <w:rPr>
                <w:rFonts w:hint="eastAsia"/>
              </w:rPr>
            </w:pPr>
            <w:r w:rsidRPr="00005070">
              <w:t>{</w:t>
            </w:r>
          </w:p>
          <w:p w14:paraId="4DB58C65" w14:textId="77777777" w:rsidR="00005070" w:rsidRPr="00005070" w:rsidRDefault="00005070" w:rsidP="00D4029B">
            <w:pPr>
              <w:pStyle w:val="y-0"/>
              <w:rPr>
                <w:rFonts w:hint="eastAsia"/>
              </w:rPr>
            </w:pPr>
            <w:r w:rsidRPr="00005070">
              <w:t>    "orderType": 1,</w:t>
            </w:r>
          </w:p>
          <w:p w14:paraId="48D7EDCF" w14:textId="77777777" w:rsidR="00005070" w:rsidRPr="00005070" w:rsidRDefault="00005070" w:rsidP="00D4029B">
            <w:pPr>
              <w:pStyle w:val="y-0"/>
              <w:rPr>
                <w:rFonts w:hint="eastAsia"/>
              </w:rPr>
            </w:pPr>
            <w:r w:rsidRPr="00005070">
              <w:t>    "orderSubType": 33,</w:t>
            </w:r>
          </w:p>
          <w:p w14:paraId="1ECB065A" w14:textId="77777777" w:rsidR="00005070" w:rsidRPr="00005070" w:rsidRDefault="00005070" w:rsidP="00D4029B">
            <w:pPr>
              <w:pStyle w:val="y-0"/>
              <w:rPr>
                <w:rFonts w:hint="eastAsia"/>
              </w:rPr>
            </w:pPr>
            <w:r w:rsidRPr="00005070">
              <w:lastRenderedPageBreak/>
              <w:t>    "timeStamp": "1692003304",</w:t>
            </w:r>
          </w:p>
          <w:p w14:paraId="6DBF709A" w14:textId="77777777" w:rsidR="00005070" w:rsidRPr="00005070" w:rsidRDefault="00005070" w:rsidP="00D4029B">
            <w:pPr>
              <w:pStyle w:val="y-0"/>
              <w:rPr>
                <w:rFonts w:hint="eastAsia"/>
              </w:rPr>
            </w:pPr>
            <w:r w:rsidRPr="00005070">
              <w:t>    "sign": "d74cec6d7e8c6f60623e102e26b07793953590e4a97b452b794293d2d4506031"</w:t>
            </w:r>
          </w:p>
          <w:p w14:paraId="644FAFD7" w14:textId="77777777" w:rsidR="00005070" w:rsidRPr="00005070" w:rsidRDefault="00005070" w:rsidP="00D4029B">
            <w:pPr>
              <w:pStyle w:val="y-0"/>
              <w:rPr>
                <w:rFonts w:hint="eastAsia"/>
              </w:rPr>
            </w:pPr>
            <w:r w:rsidRPr="00005070">
              <w:t>}</w:t>
            </w:r>
          </w:p>
          <w:p w14:paraId="7D1439B5" w14:textId="77777777" w:rsidR="00005070" w:rsidRDefault="00005070" w:rsidP="00D4029B">
            <w:pPr>
              <w:pStyle w:val="y-0"/>
              <w:rPr>
                <w:rFonts w:hint="eastAsia"/>
              </w:rPr>
            </w:pPr>
          </w:p>
        </w:tc>
      </w:tr>
      <w:tr w:rsidR="00D30FCA" w14:paraId="6F8DFCE5" w14:textId="77777777" w:rsidTr="00296B82">
        <w:tc>
          <w:tcPr>
            <w:tcW w:w="1271" w:type="dxa"/>
          </w:tcPr>
          <w:p w14:paraId="63407470" w14:textId="498CB971" w:rsidR="00D30FCA" w:rsidRDefault="00D30FCA" w:rsidP="00D4029B">
            <w:pPr>
              <w:pStyle w:val="y-0"/>
              <w:rPr>
                <w:rFonts w:hint="eastAsia"/>
              </w:rPr>
            </w:pPr>
            <w:r w:rsidRPr="00077D08">
              <w:rPr>
                <w:rFonts w:hint="eastAsia"/>
              </w:rPr>
              <w:lastRenderedPageBreak/>
              <w:t>说明</w:t>
            </w:r>
          </w:p>
        </w:tc>
        <w:tc>
          <w:tcPr>
            <w:tcW w:w="6946" w:type="dxa"/>
            <w:tcBorders>
              <w:top w:val="single" w:sz="4" w:space="0" w:color="auto"/>
              <w:left w:val="single" w:sz="4" w:space="0" w:color="auto"/>
              <w:bottom w:val="single" w:sz="4" w:space="0" w:color="auto"/>
              <w:right w:val="single" w:sz="4" w:space="0" w:color="auto"/>
            </w:tcBorders>
          </w:tcPr>
          <w:p w14:paraId="2BBFF79B" w14:textId="61A2965B" w:rsidR="008A49BF" w:rsidRDefault="00D30FCA" w:rsidP="008A49BF">
            <w:pPr>
              <w:pStyle w:val="y-5"/>
              <w:numPr>
                <w:ilvl w:val="0"/>
                <w:numId w:val="5"/>
              </w:numPr>
              <w:rPr>
                <w:ins w:id="241" w:author="俊林 杨" w:date="2025-07-16T13:38:00Z" w16du:dateUtc="2025-07-16T05:38:00Z"/>
                <w:rFonts w:hint="eastAsia"/>
              </w:rPr>
            </w:pPr>
            <w:r>
              <w:rPr>
                <w:rFonts w:hint="eastAsia"/>
              </w:rPr>
              <w:t>部平台请求中参数：</w:t>
            </w:r>
            <w:r>
              <w:rPr>
                <w:rFonts w:hint="eastAsia"/>
              </w:rPr>
              <w:t>pwDictRange</w:t>
            </w:r>
            <w:r>
              <w:rPr>
                <w:rFonts w:hint="eastAsia"/>
              </w:rPr>
              <w:t>口令字典范围与</w:t>
            </w:r>
            <w:r>
              <w:rPr>
                <w:rFonts w:hint="eastAsia"/>
              </w:rPr>
              <w:t>vulKeys</w:t>
            </w:r>
            <w:r>
              <w:rPr>
                <w:rFonts w:hint="eastAsia"/>
              </w:rPr>
              <w:t>产品漏洞范围二选一</w:t>
            </w:r>
            <w:ins w:id="242" w:author="俊林 杨" w:date="2025-07-16T11:47:00Z" w16du:dateUtc="2025-07-16T03:47:00Z">
              <w:r w:rsidR="006154D2">
                <w:rPr>
                  <w:rFonts w:hint="eastAsia"/>
                </w:rPr>
                <w:t>，如果</w:t>
              </w:r>
              <w:r w:rsidR="006154D2">
                <w:rPr>
                  <w:rFonts w:hint="eastAsia"/>
                </w:rPr>
                <w:t>pwDictRange</w:t>
              </w:r>
            </w:ins>
            <w:ins w:id="243" w:author="俊林 杨" w:date="2025-07-16T13:35:00Z" w16du:dateUtc="2025-07-16T05:35:00Z">
              <w:r w:rsidR="00122EEE">
                <w:rPr>
                  <w:rFonts w:hint="eastAsia"/>
                </w:rPr>
                <w:t>下发且</w:t>
              </w:r>
            </w:ins>
            <w:ins w:id="244" w:author="俊林 杨" w:date="2025-07-16T11:47:00Z" w16du:dateUtc="2025-07-16T03:47:00Z">
              <w:r w:rsidR="006154D2">
                <w:rPr>
                  <w:rFonts w:hint="eastAsia"/>
                </w:rPr>
                <w:t>有值，则认为是口令相关</w:t>
              </w:r>
            </w:ins>
            <w:ins w:id="245" w:author="俊林 杨" w:date="2025-07-08T10:17:00Z" w16du:dateUtc="2025-07-08T02:17:00Z">
              <w:r w:rsidR="008A210F">
                <w:rPr>
                  <w:rFonts w:hint="eastAsia"/>
                </w:rPr>
                <w:t>；</w:t>
              </w:r>
            </w:ins>
            <w:r>
              <w:rPr>
                <w:rFonts w:hint="eastAsia"/>
              </w:rPr>
              <w:t>vulInfoRange</w:t>
            </w:r>
            <w:ins w:id="246" w:author="俊林 杨" w:date="2025-07-16T13:35:00Z" w16du:dateUtc="2025-07-16T05:35:00Z">
              <w:r w:rsidR="00122EEE">
                <w:rPr>
                  <w:rFonts w:hint="eastAsia"/>
                </w:rPr>
                <w:t>下</w:t>
              </w:r>
            </w:ins>
            <w:del w:id="247" w:author="俊林 杨" w:date="2025-07-16T13:35:00Z" w16du:dateUtc="2025-07-16T05:35:00Z">
              <w:r w:rsidDel="00122EEE">
                <w:rPr>
                  <w:rFonts w:hint="eastAsia"/>
                </w:rPr>
                <w:delText>：</w:delText>
              </w:r>
            </w:del>
            <w:r>
              <w:rPr>
                <w:rFonts w:hint="eastAsia"/>
              </w:rPr>
              <w:t>复合参数叶节点和叶子节点间使用“</w:t>
            </w:r>
            <w:r>
              <w:rPr>
                <w:rFonts w:hint="eastAsia"/>
              </w:rPr>
              <w:t>.</w:t>
            </w:r>
            <w:r>
              <w:rPr>
                <w:rFonts w:hint="eastAsia"/>
              </w:rPr>
              <w:t>”进行连接</w:t>
            </w:r>
            <w:del w:id="248" w:author="俊林 杨" w:date="2025-07-17T13:42:00Z" w16du:dateUtc="2025-07-17T05:42:00Z">
              <w:r w:rsidDel="003F0DA5">
                <w:rPr>
                  <w:rFonts w:hint="eastAsia"/>
                </w:rPr>
                <w:delText>，不对列表类型的节点数据进行查询</w:delText>
              </w:r>
            </w:del>
            <w:ins w:id="249" w:author="俊林 杨" w:date="2025-07-17T13:43:00Z" w16du:dateUtc="2025-07-17T05:43:00Z">
              <w:r w:rsidR="003F0DA5">
                <w:rPr>
                  <w:rFonts w:hint="eastAsia"/>
                </w:rPr>
                <w:t>；</w:t>
              </w:r>
            </w:ins>
            <w:del w:id="250" w:author="俊林 杨" w:date="2025-07-17T13:43:00Z" w16du:dateUtc="2025-07-17T05:43:00Z">
              <w:r w:rsidDel="003F0DA5">
                <w:rPr>
                  <w:rFonts w:hint="eastAsia"/>
                </w:rPr>
                <w:delText>，</w:delText>
              </w:r>
            </w:del>
            <w:r>
              <w:rPr>
                <w:rFonts w:hint="eastAsia"/>
              </w:rPr>
              <w:t>表达式</w:t>
            </w:r>
            <w:del w:id="251" w:author="俊林 杨" w:date="2025-07-07T17:42:00Z" w16du:dateUtc="2025-07-07T09:42:00Z">
              <w:r w:rsidDel="008A49BF">
                <w:rPr>
                  <w:rFonts w:hint="eastAsia"/>
                </w:rPr>
                <w:delText>参数无必传</w:delText>
              </w:r>
            </w:del>
            <w:r>
              <w:rPr>
                <w:rFonts w:hint="eastAsia"/>
              </w:rPr>
              <w:t>要求</w:t>
            </w:r>
            <w:ins w:id="252" w:author="俊林 杨" w:date="2025-07-07T17:43:00Z" w16du:dateUtc="2025-07-07T09:43:00Z">
              <w:r w:rsidR="008A49BF">
                <w:rPr>
                  <w:rFonts w:hint="eastAsia"/>
                </w:rPr>
                <w:t>：</w:t>
              </w:r>
            </w:ins>
            <w:ins w:id="253" w:author="俊林 杨" w:date="2025-07-07T17:45:00Z" w16du:dateUtc="2025-07-07T09:45:00Z">
              <w:r w:rsidR="008A49BF">
                <w:rPr>
                  <w:rFonts w:hint="eastAsia"/>
                </w:rPr>
                <w:t>连接符使用小写；</w:t>
              </w:r>
            </w:ins>
            <w:ins w:id="254" w:author="俊林 杨" w:date="2025-07-07T17:43:00Z" w16du:dateUtc="2025-07-07T09:43:00Z">
              <w:r w:rsidR="008A49BF">
                <w:rPr>
                  <w:rFonts w:hint="eastAsia"/>
                </w:rPr>
                <w:t>一级节点支持</w:t>
              </w:r>
              <w:r w:rsidR="008A49BF">
                <w:rPr>
                  <w:rFonts w:hint="eastAsia"/>
                </w:rPr>
                <w:t>and</w:t>
              </w:r>
            </w:ins>
            <w:ins w:id="255" w:author="俊林 杨" w:date="2025-07-07T17:45:00Z" w16du:dateUtc="2025-07-07T09:45:00Z">
              <w:r w:rsidR="008A49BF">
                <w:rPr>
                  <w:rFonts w:hint="eastAsia"/>
                </w:rPr>
                <w:t>操作</w:t>
              </w:r>
            </w:ins>
            <w:ins w:id="256" w:author="俊林 杨" w:date="2025-07-07T17:47:00Z" w16du:dateUtc="2025-07-07T09:47:00Z">
              <w:r w:rsidR="008A49BF">
                <w:rPr>
                  <w:rFonts w:hint="eastAsia"/>
                </w:rPr>
                <w:t>，且一级节点用英文括号</w:t>
              </w:r>
            </w:ins>
            <w:ins w:id="257" w:author="俊林 杨" w:date="2025-07-07T17:48:00Z" w16du:dateUtc="2025-07-07T09:48:00Z">
              <w:r w:rsidR="009D069E">
                <w:rPr>
                  <w:rFonts w:hint="eastAsia"/>
                </w:rPr>
                <w:t>进行逻辑分组</w:t>
              </w:r>
            </w:ins>
            <w:ins w:id="258" w:author="俊林 杨" w:date="2025-07-07T17:44:00Z" w16du:dateUtc="2025-07-07T09:44:00Z">
              <w:r w:rsidR="008A49BF">
                <w:rPr>
                  <w:rFonts w:hint="eastAsia"/>
                </w:rPr>
                <w:t>；</w:t>
              </w:r>
            </w:ins>
            <w:ins w:id="259" w:author="俊林 杨" w:date="2025-07-07T17:45:00Z" w16du:dateUtc="2025-07-07T09:45:00Z">
              <w:r w:rsidR="008A49BF">
                <w:rPr>
                  <w:rFonts w:hint="eastAsia"/>
                </w:rPr>
                <w:t>二级节点支持</w:t>
              </w:r>
            </w:ins>
            <w:ins w:id="260" w:author="俊林 杨" w:date="2025-07-07T17:48:00Z" w16du:dateUtc="2025-07-07T09:48:00Z">
              <w:r w:rsidR="009D069E">
                <w:rPr>
                  <w:rFonts w:hint="eastAsia"/>
                </w:rPr>
                <w:t>and</w:t>
              </w:r>
              <w:r w:rsidR="009D069E">
                <w:rPr>
                  <w:rFonts w:hint="eastAsia"/>
                </w:rPr>
                <w:t>、</w:t>
              </w:r>
            </w:ins>
            <w:ins w:id="261" w:author="俊林 杨" w:date="2025-07-07T17:45:00Z" w16du:dateUtc="2025-07-07T09:45:00Z">
              <w:r w:rsidR="008A49BF">
                <w:rPr>
                  <w:rFonts w:hint="eastAsia"/>
                </w:rPr>
                <w:t>or</w:t>
              </w:r>
            </w:ins>
            <w:ins w:id="262" w:author="俊林 杨" w:date="2025-07-07T17:49:00Z" w16du:dateUtc="2025-07-07T09:49:00Z">
              <w:r w:rsidR="009D069E">
                <w:rPr>
                  <w:rFonts w:hint="eastAsia"/>
                </w:rPr>
                <w:t>、</w:t>
              </w:r>
              <w:r w:rsidR="009D069E">
                <w:rPr>
                  <w:rFonts w:hint="eastAsia"/>
                </w:rPr>
                <w:t>in</w:t>
              </w:r>
              <w:r w:rsidR="009D069E">
                <w:rPr>
                  <w:rFonts w:hint="eastAsia"/>
                </w:rPr>
                <w:t>、</w:t>
              </w:r>
              <w:r w:rsidR="009D069E">
                <w:rPr>
                  <w:rFonts w:hint="eastAsia"/>
                </w:rPr>
                <w:t xml:space="preserve">not </w:t>
              </w:r>
              <w:r w:rsidR="009D069E">
                <w:t>in</w:t>
              </w:r>
              <w:r w:rsidR="009D069E">
                <w:t>等</w:t>
              </w:r>
            </w:ins>
            <w:ins w:id="263" w:author="俊林 杨" w:date="2025-07-07T17:56:00Z" w16du:dateUtc="2025-07-07T09:56:00Z">
              <w:r w:rsidR="009D069E">
                <w:t>常规</w:t>
              </w:r>
            </w:ins>
            <w:ins w:id="264" w:author="俊林 杨" w:date="2025-07-07T17:45:00Z" w16du:dateUtc="2025-07-07T09:45:00Z">
              <w:r w:rsidR="008A49BF">
                <w:rPr>
                  <w:rFonts w:hint="eastAsia"/>
                </w:rPr>
                <w:t>操作；</w:t>
              </w:r>
            </w:ins>
            <w:ins w:id="265" w:author="俊林 杨" w:date="2025-07-07T17:46:00Z" w16du:dateUtc="2025-07-07T09:46:00Z">
              <w:r w:rsidR="008A49BF">
                <w:rPr>
                  <w:rFonts w:hint="eastAsia"/>
                </w:rPr>
                <w:t>vulKeys</w:t>
              </w:r>
              <w:r w:rsidR="008A49BF">
                <w:rPr>
                  <w:rFonts w:hint="eastAsia"/>
                </w:rPr>
                <w:t>、</w:t>
              </w:r>
              <w:r w:rsidR="008A49BF">
                <w:rPr>
                  <w:rFonts w:hint="eastAsia"/>
                </w:rPr>
                <w:t>assetInfoRange</w:t>
              </w:r>
              <w:r w:rsidR="008A49BF">
                <w:rPr>
                  <w:rFonts w:hint="eastAsia"/>
                </w:rPr>
                <w:t>、</w:t>
              </w:r>
              <w:r w:rsidR="008A49BF">
                <w:rPr>
                  <w:rFonts w:hint="eastAsia"/>
                </w:rPr>
                <w:t>vulInfoStat</w:t>
              </w:r>
              <w:r w:rsidR="008A49BF">
                <w:rPr>
                  <w:rFonts w:hint="eastAsia"/>
                </w:rPr>
                <w:t>必传，其余非必传；</w:t>
              </w:r>
            </w:ins>
            <w:ins w:id="266" w:author="俊林 杨" w:date="2025-07-16T16:28:00Z" w16du:dateUtc="2025-07-16T08:28:00Z">
              <w:r w:rsidR="00615A2D">
                <w:rPr>
                  <w:rFonts w:hint="eastAsia"/>
                </w:rPr>
                <w:t>复合结构中需支持一级节点检索。</w:t>
              </w:r>
            </w:ins>
            <w:del w:id="267" w:author="俊林 杨" w:date="2025-07-07T17:43:00Z" w16du:dateUtc="2025-07-07T09:43:00Z">
              <w:r w:rsidDel="008A49BF">
                <w:rPr>
                  <w:rFonts w:hint="eastAsia"/>
                </w:rPr>
                <w:delText>，</w:delText>
              </w:r>
            </w:del>
          </w:p>
          <w:p w14:paraId="791B1BC0" w14:textId="2FC1755B" w:rsidR="00D30FCA" w:rsidRDefault="00D30FCA">
            <w:pPr>
              <w:pStyle w:val="y-5"/>
              <w:ind w:left="440"/>
              <w:rPr>
                <w:ins w:id="268" w:author="俊林 杨" w:date="2025-07-07T17:42:00Z" w16du:dateUtc="2025-07-07T09:42:00Z"/>
                <w:rFonts w:hint="eastAsia"/>
              </w:rPr>
              <w:pPrChange w:id="269" w:author="俊林 杨" w:date="2025-07-07T17:42:00Z" w16du:dateUtc="2025-07-07T09:42:00Z">
                <w:pPr>
                  <w:pStyle w:val="y-5"/>
                  <w:numPr>
                    <w:numId w:val="5"/>
                  </w:numPr>
                  <w:ind w:left="440" w:hanging="440"/>
                </w:pPr>
              </w:pPrChange>
            </w:pPr>
            <w:r>
              <w:rPr>
                <w:rFonts w:hint="eastAsia"/>
              </w:rPr>
              <w:t>表达式内容示例：</w:t>
            </w:r>
          </w:p>
          <w:p w14:paraId="36528BCD" w14:textId="77777777" w:rsidR="008A49BF" w:rsidRDefault="008A49BF" w:rsidP="008A49BF">
            <w:pPr>
              <w:pStyle w:val="11"/>
              <w:rPr>
                <w:ins w:id="270" w:author="俊林 杨" w:date="2025-07-07T17:42:00Z" w16du:dateUtc="2025-07-07T09:42:00Z"/>
              </w:rPr>
            </w:pPr>
            <w:ins w:id="271" w:author="俊林 杨" w:date="2025-07-07T17:42:00Z" w16du:dateUtc="2025-07-07T09:42:00Z">
              <w:r>
                <w:rPr>
                  <w:rFonts w:hint="eastAsia"/>
                </w:rPr>
                <w:t>(vulKeys.vulID = 'MVM-2019-1696145560773468160' or vulKeys.vulName like '%linux%')</w:t>
              </w:r>
            </w:ins>
          </w:p>
          <w:p w14:paraId="17CA0E9E" w14:textId="79FBE26A" w:rsidR="008A49BF" w:rsidRDefault="008A49BF" w:rsidP="008A49BF">
            <w:pPr>
              <w:pStyle w:val="11"/>
              <w:rPr>
                <w:ins w:id="272" w:author="俊林 杨" w:date="2025-07-07T17:42:00Z" w16du:dateUtc="2025-07-07T09:42:00Z"/>
              </w:rPr>
            </w:pPr>
            <w:ins w:id="273" w:author="俊林 杨" w:date="2025-07-07T17:44:00Z" w16du:dateUtc="2025-07-07T09:44:00Z">
              <w:r>
                <w:rPr>
                  <w:rFonts w:hint="eastAsia"/>
                </w:rPr>
                <w:t>and</w:t>
              </w:r>
            </w:ins>
            <w:ins w:id="274" w:author="俊林 杨" w:date="2025-07-07T17:42:00Z" w16du:dateUtc="2025-07-07T09:42:00Z">
              <w:r>
                <w:rPr>
                  <w:rFonts w:hint="eastAsia"/>
                </w:rPr>
                <w:t xml:space="preserve"> (assetInfoRange.state !=3)</w:t>
              </w:r>
            </w:ins>
          </w:p>
          <w:p w14:paraId="3D9F8064" w14:textId="196EE257" w:rsidR="008A49BF" w:rsidRDefault="008A49BF" w:rsidP="008A49BF">
            <w:pPr>
              <w:pStyle w:val="11"/>
              <w:rPr>
                <w:ins w:id="275" w:author="俊林 杨" w:date="2025-07-07T17:42:00Z" w16du:dateUtc="2025-07-07T09:42:00Z"/>
              </w:rPr>
            </w:pPr>
            <w:ins w:id="276" w:author="俊林 杨" w:date="2025-07-07T17:44:00Z" w16du:dateUtc="2025-07-07T09:44:00Z">
              <w:r>
                <w:rPr>
                  <w:rFonts w:hint="eastAsia"/>
                </w:rPr>
                <w:t>and</w:t>
              </w:r>
            </w:ins>
            <w:ins w:id="277" w:author="俊林 杨" w:date="2025-07-07T17:42:00Z" w16du:dateUtc="2025-07-07T09:42:00Z">
              <w:r>
                <w:rPr>
                  <w:rFonts w:hint="eastAsia"/>
                </w:rPr>
                <w:t xml:space="preserve"> (vulInfoStat = 2)</w:t>
              </w:r>
            </w:ins>
          </w:p>
          <w:p w14:paraId="06F1B9C2" w14:textId="4EB5A0E5" w:rsidR="008A49BF" w:rsidRDefault="008A49BF" w:rsidP="008A49BF">
            <w:pPr>
              <w:pStyle w:val="11"/>
              <w:rPr>
                <w:ins w:id="278" w:author="俊林 杨" w:date="2025-07-07T17:56:00Z" w16du:dateUtc="2025-07-07T09:56:00Z"/>
              </w:rPr>
            </w:pPr>
            <w:ins w:id="279" w:author="俊林 杨" w:date="2025-07-07T17:44:00Z" w16du:dateUtc="2025-07-07T09:44:00Z">
              <w:r>
                <w:rPr>
                  <w:rFonts w:hint="eastAsia"/>
                </w:rPr>
                <w:t>and</w:t>
              </w:r>
            </w:ins>
            <w:ins w:id="280" w:author="俊林 杨" w:date="2025-07-07T17:42:00Z" w16du:dateUtc="2025-07-07T09:42:00Z">
              <w:r>
                <w:rPr>
                  <w:rFonts w:hint="eastAsia"/>
                </w:rPr>
                <w:t xml:space="preserve"> (vulInfoID = 'vid_0001')</w:t>
              </w:r>
            </w:ins>
          </w:p>
          <w:p w14:paraId="553E64FB" w14:textId="1BCA6F63" w:rsidR="009D069E" w:rsidRDefault="009D069E" w:rsidP="008A49BF">
            <w:pPr>
              <w:pStyle w:val="11"/>
              <w:rPr>
                <w:ins w:id="281" w:author="俊林 杨" w:date="2025-07-07T17:56:00Z" w16du:dateUtc="2025-07-07T09:56:00Z"/>
              </w:rPr>
            </w:pPr>
          </w:p>
          <w:p w14:paraId="01142F6F" w14:textId="6A09873D" w:rsidR="009D069E" w:rsidRDefault="009D069E">
            <w:pPr>
              <w:pStyle w:val="11"/>
              <w:ind w:firstLine="420"/>
              <w:rPr>
                <w:ins w:id="282" w:author="俊林 杨" w:date="2025-07-07T17:59:00Z" w16du:dateUtc="2025-07-07T09:59:00Z"/>
              </w:rPr>
              <w:pPrChange w:id="283" w:author="俊林 杨" w:date="2025-07-07T17:59:00Z" w16du:dateUtc="2025-07-07T09:59:00Z">
                <w:pPr>
                  <w:pStyle w:val="11"/>
                </w:pPr>
              </w:pPrChange>
            </w:pPr>
            <w:ins w:id="284" w:author="俊林 杨" w:date="2025-07-07T17:57:00Z" w16du:dateUtc="2025-07-07T09:57:00Z">
              <w:r>
                <w:rPr>
                  <w:rFonts w:hint="eastAsia"/>
                </w:rPr>
                <w:t>vulInfoStat</w:t>
              </w:r>
              <w:r>
                <w:rPr>
                  <w:rFonts w:hint="eastAsia"/>
                </w:rPr>
                <w:t>参数值说明：</w:t>
              </w:r>
            </w:ins>
          </w:p>
          <w:p w14:paraId="2AA890EC" w14:textId="1EFF955A" w:rsidR="00887488" w:rsidRDefault="00887488" w:rsidP="00887488">
            <w:pPr>
              <w:pStyle w:val="11"/>
              <w:ind w:firstLine="420"/>
              <w:rPr>
                <w:ins w:id="285" w:author="俊林 杨" w:date="2025-07-07T18:02:00Z" w16du:dateUtc="2025-07-07T10:02:00Z"/>
              </w:rPr>
            </w:pPr>
            <w:ins w:id="286" w:author="俊林 杨" w:date="2025-07-07T18:01:00Z" w16du:dateUtc="2025-07-07T10:01:00Z">
              <w:r>
                <w:rPr>
                  <w:rFonts w:hint="eastAsia"/>
                </w:rPr>
                <w:t xml:space="preserve">  vulInfoStat </w:t>
              </w:r>
              <w:r>
                <w:t>in</w:t>
              </w:r>
              <w:r>
                <w:rPr>
                  <w:rFonts w:hint="eastAsia"/>
                </w:rPr>
                <w:t xml:space="preserve"> </w:t>
              </w:r>
            </w:ins>
            <w:ins w:id="287" w:author="俊林 杨" w:date="2025-07-07T18:02:00Z" w16du:dateUtc="2025-07-07T10:02:00Z">
              <w:r>
                <w:rPr>
                  <w:rFonts w:hint="eastAsia"/>
                </w:rPr>
                <w:t xml:space="preserve">(0,1) </w:t>
              </w:r>
              <w:r>
                <w:t>表示查询状态为</w:t>
              </w:r>
              <w:r>
                <w:rPr>
                  <w:rFonts w:hint="eastAsia"/>
                </w:rPr>
                <w:t xml:space="preserve"> 0</w:t>
              </w:r>
              <w:r>
                <w:t>、</w:t>
              </w:r>
              <w:r>
                <w:rPr>
                  <w:rFonts w:hint="eastAsia"/>
                </w:rPr>
                <w:t xml:space="preserve">1 </w:t>
              </w:r>
              <w:r>
                <w:t>的漏洞</w:t>
              </w:r>
            </w:ins>
          </w:p>
          <w:p w14:paraId="1D413D5B" w14:textId="0D53DA3D" w:rsidR="00887488" w:rsidRDefault="00887488" w:rsidP="00887488">
            <w:pPr>
              <w:pStyle w:val="11"/>
              <w:ind w:firstLine="420"/>
              <w:rPr>
                <w:ins w:id="288" w:author="俊林 杨" w:date="2025-07-07T18:10:00Z" w16du:dateUtc="2025-07-07T10:10:00Z"/>
              </w:rPr>
            </w:pPr>
            <w:ins w:id="289" w:author="俊林 杨" w:date="2025-07-07T18:02:00Z" w16du:dateUtc="2025-07-07T10:02:00Z">
              <w:r>
                <w:rPr>
                  <w:rFonts w:hint="eastAsia"/>
                </w:rPr>
                <w:t xml:space="preserve">  vulInfoStat = -1 </w:t>
              </w:r>
              <w:r>
                <w:t>表示该条件无效，即查询</w:t>
              </w:r>
            </w:ins>
            <w:ins w:id="290" w:author="俊林 杨" w:date="2025-07-07T18:03:00Z" w16du:dateUtc="2025-07-07T10:03:00Z">
              <w:r>
                <w:t>全部的漏洞，包括在此之前被发现和未被发现的漏洞</w:t>
              </w:r>
            </w:ins>
          </w:p>
          <w:p w14:paraId="35028C10" w14:textId="77777777" w:rsidR="00DA16FA" w:rsidRDefault="00DA16FA" w:rsidP="00887488">
            <w:pPr>
              <w:pStyle w:val="11"/>
              <w:ind w:firstLine="420"/>
              <w:rPr>
                <w:ins w:id="291" w:author="俊林 杨" w:date="2025-07-07T18:10:00Z" w16du:dateUtc="2025-07-07T10:10:00Z"/>
              </w:rPr>
            </w:pPr>
          </w:p>
          <w:p w14:paraId="09E40416" w14:textId="24ADE9A9" w:rsidR="00DA16FA" w:rsidRDefault="00DA16FA" w:rsidP="00887488">
            <w:pPr>
              <w:pStyle w:val="11"/>
              <w:ind w:firstLine="420"/>
              <w:rPr>
                <w:ins w:id="292" w:author="俊林 杨" w:date="2025-07-07T18:10:00Z" w16du:dateUtc="2025-07-07T10:10:00Z"/>
              </w:rPr>
            </w:pPr>
            <w:ins w:id="293" w:author="俊林 杨" w:date="2025-07-07T18:10:00Z" w16du:dateUtc="2025-07-07T10:10:00Z">
              <w:r>
                <w:rPr>
                  <w:rFonts w:hint="eastAsia"/>
                </w:rPr>
                <w:t>vulKeys</w:t>
              </w:r>
              <w:r>
                <w:rPr>
                  <w:rFonts w:hint="eastAsia"/>
                </w:rPr>
                <w:t>参数值说明：</w:t>
              </w:r>
            </w:ins>
          </w:p>
          <w:p w14:paraId="1E090BBE" w14:textId="2CF31E08" w:rsidR="00DA16FA" w:rsidRDefault="00DA16FA">
            <w:pPr>
              <w:pStyle w:val="11"/>
              <w:ind w:firstLine="420"/>
              <w:rPr>
                <w:ins w:id="294" w:author="俊林 杨" w:date="2025-07-16T13:37:00Z" w16du:dateUtc="2025-07-16T05:37:00Z"/>
              </w:rPr>
            </w:pPr>
            <w:ins w:id="295" w:author="俊林 杨" w:date="2025-07-07T18:10:00Z" w16du:dateUtc="2025-07-07T10:10:00Z">
              <w:r>
                <w:rPr>
                  <w:rFonts w:hint="eastAsia"/>
                </w:rPr>
                <w:t xml:space="preserve">  </w:t>
              </w:r>
              <w:r>
                <w:t>如果下发口令字典的查询条件</w:t>
              </w:r>
            </w:ins>
            <w:ins w:id="296" w:author="俊林 杨" w:date="2025-07-07T18:14:00Z" w16du:dateUtc="2025-07-07T10:14:00Z">
              <w:r>
                <w:t>，即</w:t>
              </w:r>
              <w:r w:rsidRPr="00DA16FA">
                <w:rPr>
                  <w:rFonts w:hint="eastAsia"/>
                </w:rPr>
                <w:t>pwDictRange</w:t>
              </w:r>
              <w:r>
                <w:rPr>
                  <w:rFonts w:hint="eastAsia"/>
                </w:rPr>
                <w:t>存在且不为空</w:t>
              </w:r>
            </w:ins>
            <w:ins w:id="297" w:author="俊林 杨" w:date="2025-07-07T18:10:00Z" w16du:dateUtc="2025-07-07T10:10:00Z">
              <w:r>
                <w:t>，则</w:t>
              </w:r>
            </w:ins>
            <w:ins w:id="298" w:author="俊林 杨" w:date="2025-07-09T09:53:00Z" w16du:dateUtc="2025-07-09T01:53:00Z">
              <w:r w:rsidR="009038D6">
                <w:rPr>
                  <w:rFonts w:hint="eastAsia"/>
                </w:rPr>
                <w:t>不对</w:t>
              </w:r>
              <w:r w:rsidR="009038D6">
                <w:rPr>
                  <w:rFonts w:hint="eastAsia"/>
                </w:rPr>
                <w:t>vulKeys</w:t>
              </w:r>
              <w:r w:rsidR="009038D6">
                <w:rPr>
                  <w:rFonts w:hint="eastAsia"/>
                </w:rPr>
                <w:t>进行查询，</w:t>
              </w:r>
            </w:ins>
            <w:ins w:id="299" w:author="俊林 杨" w:date="2025-07-07T18:10:00Z" w16du:dateUtc="2025-07-07T10:10:00Z">
              <w:r>
                <w:t>表达式</w:t>
              </w:r>
            </w:ins>
            <w:ins w:id="300" w:author="俊林 杨" w:date="2025-07-09T09:53:00Z" w16du:dateUtc="2025-07-09T01:53:00Z">
              <w:r w:rsidR="009038D6">
                <w:rPr>
                  <w:rFonts w:hint="eastAsia"/>
                </w:rPr>
                <w:t>参考值为</w:t>
              </w:r>
            </w:ins>
            <w:ins w:id="301" w:author="俊林 杨" w:date="2025-07-07T18:10:00Z" w16du:dateUtc="2025-07-07T10:10:00Z">
              <w:r>
                <w:rPr>
                  <w:rFonts w:hint="eastAsia"/>
                </w:rPr>
                <w:t xml:space="preserve"> </w:t>
              </w:r>
            </w:ins>
            <w:ins w:id="302" w:author="俊林 杨" w:date="2025-07-07T18:14:00Z" w16du:dateUtc="2025-07-07T10:14:00Z">
              <w:r>
                <w:rPr>
                  <w:rFonts w:hint="eastAsia"/>
                </w:rPr>
                <w:t>(</w:t>
              </w:r>
            </w:ins>
            <w:ins w:id="303" w:author="俊林 杨" w:date="2025-07-07T18:10:00Z" w16du:dateUtc="2025-07-07T10:10:00Z">
              <w:r>
                <w:rPr>
                  <w:rFonts w:hint="eastAsia"/>
                </w:rPr>
                <w:t xml:space="preserve">vulKeys </w:t>
              </w:r>
              <w:r>
                <w:t>is</w:t>
              </w:r>
              <w:r>
                <w:rPr>
                  <w:rFonts w:hint="eastAsia"/>
                </w:rPr>
                <w:t xml:space="preserve"> </w:t>
              </w:r>
              <w:r>
                <w:t>null</w:t>
              </w:r>
            </w:ins>
            <w:ins w:id="304" w:author="俊林 杨" w:date="2025-07-07T18:14:00Z" w16du:dateUtc="2025-07-07T10:14:00Z">
              <w:r>
                <w:rPr>
                  <w:rFonts w:hint="eastAsia"/>
                </w:rPr>
                <w:t>)</w:t>
              </w:r>
            </w:ins>
          </w:p>
          <w:p w14:paraId="125D449B" w14:textId="77777777" w:rsidR="009D069E" w:rsidRDefault="009D069E" w:rsidP="008A49BF">
            <w:pPr>
              <w:pStyle w:val="11"/>
              <w:rPr>
                <w:ins w:id="305" w:author="俊林 杨" w:date="2025-07-08T10:18:00Z" w16du:dateUtc="2025-07-08T02:18:00Z"/>
              </w:rPr>
            </w:pPr>
          </w:p>
          <w:p w14:paraId="5C963746" w14:textId="61BE3AB9" w:rsidR="008A210F" w:rsidRDefault="008A210F" w:rsidP="008A49BF">
            <w:pPr>
              <w:pStyle w:val="11"/>
              <w:rPr>
                <w:ins w:id="306" w:author="俊林 杨" w:date="2025-07-07T18:04:00Z" w16du:dateUtc="2025-07-07T10:04:00Z"/>
              </w:rPr>
            </w:pPr>
            <w:ins w:id="307" w:author="俊林 杨" w:date="2025-07-08T10:18:00Z" w16du:dateUtc="2025-07-08T02:18:00Z">
              <w:r>
                <w:rPr>
                  <w:rFonts w:hint="eastAsia"/>
                </w:rPr>
                <w:t xml:space="preserve">    </w:t>
              </w:r>
              <w:r>
                <w:t>其他接口查询条件类似，不再赘述</w:t>
              </w:r>
            </w:ins>
          </w:p>
          <w:p w14:paraId="22F236F2" w14:textId="096C8B4F" w:rsidR="00887488" w:rsidRDefault="00887488">
            <w:pPr>
              <w:pStyle w:val="11"/>
              <w:numPr>
                <w:ilvl w:val="0"/>
                <w:numId w:val="5"/>
              </w:numPr>
              <w:rPr>
                <w:ins w:id="308" w:author="俊林 杨" w:date="2025-07-09T09:57:00Z" w16du:dateUtc="2025-07-09T01:57:00Z"/>
              </w:rPr>
            </w:pPr>
            <w:ins w:id="309" w:author="俊林 杨" w:date="2025-07-07T18:05:00Z" w16du:dateUtc="2025-07-07T10:05:00Z">
              <w:r w:rsidRPr="00005070">
                <w:t>procMethod</w:t>
              </w:r>
              <w:r>
                <w:t>：下发可指定【</w:t>
              </w:r>
              <w:r w:rsidRPr="00887488">
                <w:rPr>
                  <w:rFonts w:hint="eastAsia"/>
                </w:rPr>
                <w:t>台账类别编码</w:t>
              </w:r>
            </w:ins>
            <w:ins w:id="310" w:author="俊林 杨" w:date="2025-07-14T10:14:00Z" w16du:dateUtc="2025-07-14T02:14:00Z">
              <w:r w:rsidR="00EE07F2">
                <w:rPr>
                  <w:rFonts w:hint="eastAsia"/>
                </w:rPr>
                <w:t>/</w:t>
              </w:r>
              <w:r w:rsidR="00EE07F2" w:rsidRPr="00EE07F2">
                <w:rPr>
                  <w:rFonts w:hint="eastAsia"/>
                </w:rPr>
                <w:t>处置代码</w:t>
              </w:r>
            </w:ins>
            <w:ins w:id="311" w:author="俊林 杨" w:date="2025-07-07T18:05:00Z" w16du:dateUtc="2025-07-07T10:05:00Z">
              <w:r>
                <w:t>】，比如</w:t>
              </w:r>
              <w:r>
                <w:rPr>
                  <w:rFonts w:hint="eastAsia"/>
                </w:rPr>
                <w:t xml:space="preserve"> 10</w:t>
              </w:r>
            </w:ins>
            <w:ins w:id="312" w:author="俊林 杨" w:date="2025-07-07T18:06:00Z" w16du:dateUtc="2025-07-07T10:06:00Z">
              <w:r>
                <w:rPr>
                  <w:rFonts w:hint="eastAsia"/>
                </w:rPr>
                <w:t>8</w:t>
              </w:r>
              <w:r>
                <w:t>，</w:t>
              </w:r>
              <w:r>
                <w:rPr>
                  <w:rFonts w:hint="eastAsia"/>
                </w:rPr>
                <w:t>102</w:t>
              </w:r>
              <w:r>
                <w:t>；响应则需要说明具体的处置方式，比如</w:t>
              </w:r>
              <w:r>
                <w:rPr>
                  <w:rFonts w:hint="eastAsia"/>
                </w:rPr>
                <w:t xml:space="preserve"> 1020</w:t>
              </w:r>
              <w:r>
                <w:t>、</w:t>
              </w:r>
              <w:r>
                <w:rPr>
                  <w:rFonts w:hint="eastAsia"/>
                </w:rPr>
                <w:t>1021</w:t>
              </w:r>
            </w:ins>
          </w:p>
          <w:p w14:paraId="7D00B6AA" w14:textId="52C80591" w:rsidR="009038D6" w:rsidRPr="008A49BF" w:rsidRDefault="009038D6">
            <w:pPr>
              <w:pStyle w:val="11"/>
              <w:numPr>
                <w:ilvl w:val="0"/>
                <w:numId w:val="5"/>
              </w:numPr>
              <w:rPr>
                <w:rFonts w:hint="eastAsia"/>
              </w:rPr>
              <w:pPrChange w:id="313" w:author="俊林 杨" w:date="2025-07-07T18:05:00Z" w16du:dateUtc="2025-07-07T10:05:00Z">
                <w:pPr>
                  <w:pStyle w:val="y-5"/>
                  <w:numPr>
                    <w:numId w:val="5"/>
                  </w:numPr>
                  <w:ind w:left="440" w:hanging="440"/>
                </w:pPr>
              </w:pPrChange>
            </w:pPr>
            <w:ins w:id="314" w:author="俊林 杨" w:date="2025-07-09T09:57:00Z" w16du:dateUtc="2025-07-09T01:57:00Z">
              <w:r w:rsidRPr="009038D6">
                <w:rPr>
                  <w:rFonts w:hint="eastAsia"/>
                </w:rPr>
                <w:t>srcvulInfoStat</w:t>
              </w:r>
              <w:r>
                <w:rPr>
                  <w:rFonts w:hint="eastAsia"/>
                </w:rPr>
                <w:t xml:space="preserve"> </w:t>
              </w:r>
              <w:r>
                <w:rPr>
                  <w:rFonts w:hint="eastAsia"/>
                </w:rPr>
                <w:t>参数不会下发，</w:t>
              </w:r>
            </w:ins>
            <w:ins w:id="315" w:author="俊林 杨" w:date="2025-07-09T09:58:00Z" w16du:dateUtc="2025-07-09T01:58:00Z">
              <w:r>
                <w:rPr>
                  <w:rFonts w:hint="eastAsia"/>
                </w:rPr>
                <w:t>漏洞源状态的筛选根据</w:t>
              </w:r>
              <w:r>
                <w:rPr>
                  <w:rFonts w:hint="eastAsia"/>
                </w:rPr>
                <w:t xml:space="preserve"> vulInfoStat </w:t>
              </w:r>
              <w:r>
                <w:rPr>
                  <w:rFonts w:hint="eastAsia"/>
                </w:rPr>
                <w:t>的要求</w:t>
              </w:r>
            </w:ins>
            <w:ins w:id="316" w:author="俊林 杨" w:date="2025-07-09T09:59:00Z" w16du:dateUtc="2025-07-09T01:59:00Z">
              <w:r>
                <w:rPr>
                  <w:rFonts w:hint="eastAsia"/>
                </w:rPr>
                <w:t>处置</w:t>
              </w:r>
            </w:ins>
          </w:p>
          <w:p w14:paraId="20047B8E" w14:textId="664B5A23" w:rsidR="00D30FCA" w:rsidDel="008A49BF" w:rsidRDefault="00D30FCA" w:rsidP="00E23901">
            <w:pPr>
              <w:pStyle w:val="y-5"/>
              <w:rPr>
                <w:del w:id="317" w:author="俊林 杨" w:date="2025-07-07T17:42:00Z" w16du:dateUtc="2025-07-07T09:42:00Z"/>
                <w:rFonts w:hint="eastAsia"/>
              </w:rPr>
            </w:pPr>
            <w:del w:id="318" w:author="俊林 杨" w:date="2025-07-07T17:42:00Z" w16du:dateUtc="2025-07-07T09:42:00Z">
              <w:r w:rsidDel="008A49BF">
                <w:rPr>
                  <w:rFonts w:hint="eastAsia"/>
                </w:rPr>
                <w:delText>Q1:vulInfoID = 'vid_0001'</w:delText>
              </w:r>
            </w:del>
          </w:p>
          <w:p w14:paraId="6704B227" w14:textId="3BF6F7B2" w:rsidR="00D30FCA" w:rsidDel="008A49BF" w:rsidRDefault="00D30FCA" w:rsidP="00E23901">
            <w:pPr>
              <w:pStyle w:val="y-5"/>
              <w:rPr>
                <w:del w:id="319" w:author="俊林 杨" w:date="2025-07-07T17:42:00Z" w16du:dateUtc="2025-07-07T09:42:00Z"/>
                <w:rFonts w:ascii="Heiti SC Medium" w:eastAsia="宋体" w:hAnsi="Heiti SC Medium" w:hint="eastAsia"/>
              </w:rPr>
            </w:pPr>
            <w:del w:id="320" w:author="俊林 杨" w:date="2025-07-07T17:42:00Z" w16du:dateUtc="2025-07-07T09:42:00Z">
              <w:r w:rsidDel="008A49BF">
                <w:delText>Q2:assetInfoRange.assetName like '%linux%' and vulInfoStat != 0</w:delText>
              </w:r>
            </w:del>
          </w:p>
          <w:p w14:paraId="3A336B85" w14:textId="39D84CE0" w:rsidR="00D30FCA" w:rsidDel="008A49BF" w:rsidRDefault="00D30FCA" w:rsidP="00E23901">
            <w:pPr>
              <w:pStyle w:val="y-5"/>
              <w:rPr>
                <w:del w:id="321" w:author="俊林 杨" w:date="2025-07-07T17:42:00Z" w16du:dateUtc="2025-07-07T09:42:00Z"/>
                <w:rFonts w:hint="eastAsia"/>
              </w:rPr>
            </w:pPr>
            <w:del w:id="322" w:author="俊林 杨" w:date="2025-07-07T17:42:00Z" w16du:dateUtc="2025-07-07T09:42:00Z">
              <w:r w:rsidDel="008A49BF">
                <w:delText xml:space="preserve">Q3:(vulKeys.vulID = 'MVM-2019-1696145560773468160' and (assetInfoRange.assetName like '%linux%' or assetInfoRange.ip = '10.11.10.104') </w:delText>
              </w:r>
            </w:del>
            <w:del w:id="323" w:author="俊林 杨" w:date="2025-07-03T11:44:00Z" w16du:dateUtc="2025-07-03T03:44:00Z">
              <w:r w:rsidDel="00911FA5">
                <w:delText>or</w:delText>
              </w:r>
            </w:del>
            <w:del w:id="324" w:author="俊林 杨" w:date="2025-07-07T17:42:00Z" w16du:dateUtc="2025-07-07T09:42:00Z">
              <w:r w:rsidDel="008A49BF">
                <w:delText xml:space="preserve"> vulInfoID = 'vid_0001'</w:delText>
              </w:r>
            </w:del>
          </w:p>
          <w:p w14:paraId="61B08FA0" w14:textId="77777777" w:rsidR="00D30FCA" w:rsidRDefault="00D30FCA" w:rsidP="00E23901">
            <w:pPr>
              <w:pStyle w:val="y-5"/>
              <w:numPr>
                <w:ilvl w:val="0"/>
                <w:numId w:val="5"/>
              </w:numPr>
              <w:rPr>
                <w:rFonts w:hint="eastAsia"/>
              </w:rPr>
            </w:pPr>
            <w:r>
              <w:rPr>
                <w:rFonts w:hint="eastAsia"/>
              </w:rPr>
              <w:t>timePerd</w:t>
            </w:r>
            <w:r>
              <w:rPr>
                <w:rFonts w:hint="eastAsia"/>
              </w:rPr>
              <w:t>：下级单位可按照指定的周期上报处置的进度</w:t>
            </w:r>
          </w:p>
          <w:p w14:paraId="4D82E3D0" w14:textId="77777777" w:rsidR="00D30FCA" w:rsidRDefault="00D30FCA" w:rsidP="00E23901">
            <w:pPr>
              <w:pStyle w:val="y-5"/>
              <w:numPr>
                <w:ilvl w:val="0"/>
                <w:numId w:val="5"/>
              </w:numPr>
              <w:rPr>
                <w:rFonts w:hint="eastAsia"/>
              </w:rPr>
            </w:pPr>
            <w:r>
              <w:rPr>
                <w:rFonts w:hint="eastAsia"/>
              </w:rPr>
              <w:t>其中系统漏洞回传工单中</w:t>
            </w:r>
            <w:r>
              <w:rPr>
                <w:rFonts w:hint="eastAsia"/>
              </w:rPr>
              <w:t xml:space="preserve"> vulInfoTktRspParams-&gt;transID </w:t>
            </w:r>
            <w:r>
              <w:rPr>
                <w:rFonts w:hint="eastAsia"/>
              </w:rPr>
              <w:t>按照序号上报</w:t>
            </w:r>
          </w:p>
          <w:p w14:paraId="316A719D" w14:textId="77777777" w:rsidR="00D30FCA" w:rsidRDefault="00D30FCA" w:rsidP="00E23901">
            <w:pPr>
              <w:pStyle w:val="y-5"/>
              <w:numPr>
                <w:ilvl w:val="0"/>
                <w:numId w:val="5"/>
              </w:numPr>
              <w:rPr>
                <w:rFonts w:hint="eastAsia"/>
              </w:rPr>
            </w:pPr>
            <w:r>
              <w:rPr>
                <w:rFonts w:hint="eastAsia"/>
              </w:rPr>
              <w:t>通过</w:t>
            </w:r>
            <w:r>
              <w:rPr>
                <w:rFonts w:hint="eastAsia"/>
              </w:rPr>
              <w:t>orderID,orderType,orderSubType</w:t>
            </w:r>
            <w:r>
              <w:rPr>
                <w:rFonts w:hint="eastAsia"/>
              </w:rPr>
              <w:t>对工单类型进行区分</w:t>
            </w:r>
          </w:p>
          <w:p w14:paraId="5B955FB6" w14:textId="77777777" w:rsidR="00D30FCA" w:rsidRDefault="00D30FCA" w:rsidP="00E23901">
            <w:pPr>
              <w:pStyle w:val="y-5"/>
              <w:numPr>
                <w:ilvl w:val="0"/>
                <w:numId w:val="5"/>
              </w:numPr>
              <w:rPr>
                <w:rFonts w:ascii="Heiti SC Medium" w:eastAsia="宋体" w:hAnsi="Heiti SC Medium" w:hint="eastAsia"/>
              </w:rPr>
            </w:pPr>
            <w:r>
              <w:rPr>
                <w:rFonts w:hint="eastAsia"/>
              </w:rPr>
              <w:t xml:space="preserve">vptModID </w:t>
            </w:r>
            <w:r>
              <w:rPr>
                <w:rFonts w:hint="eastAsia"/>
              </w:rPr>
              <w:t>在修复工单中会指定该值</w:t>
            </w:r>
          </w:p>
          <w:p w14:paraId="0C85B47E" w14:textId="77777777" w:rsidR="00D30FCA" w:rsidRDefault="00D30FCA" w:rsidP="00E23901">
            <w:pPr>
              <w:pStyle w:val="y-5"/>
              <w:numPr>
                <w:ilvl w:val="0"/>
                <w:numId w:val="5"/>
              </w:numPr>
              <w:rPr>
                <w:rFonts w:hint="eastAsia"/>
              </w:rPr>
            </w:pPr>
            <w:r>
              <w:rPr>
                <w:rFonts w:hint="eastAsia"/>
              </w:rPr>
              <w:t>系统漏洞工单不同业务场景下对应的漏洞目标状态及处置方式说明参考，具体以实际下发内容为准</w:t>
            </w:r>
          </w:p>
          <w:tbl>
            <w:tblPr>
              <w:tblW w:w="9229" w:type="dxa"/>
              <w:tblInd w:w="93" w:type="dxa"/>
              <w:tblLayout w:type="fixed"/>
              <w:tblLook w:val="04A0" w:firstRow="1" w:lastRow="0" w:firstColumn="1" w:lastColumn="0" w:noHBand="0" w:noVBand="1"/>
            </w:tblPr>
            <w:tblGrid>
              <w:gridCol w:w="1080"/>
              <w:gridCol w:w="1627"/>
              <w:gridCol w:w="1835"/>
              <w:gridCol w:w="4687"/>
            </w:tblGrid>
            <w:tr w:rsidR="00D30FCA" w14:paraId="3FE6CD19" w14:textId="77777777">
              <w:trPr>
                <w:trHeight w:val="320"/>
              </w:trPr>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006A046B" w14:textId="77777777" w:rsidR="00D30FCA" w:rsidRDefault="00D30FCA" w:rsidP="00E23901">
                  <w:pPr>
                    <w:pStyle w:val="y-5"/>
                    <w:rPr>
                      <w:rFonts w:ascii="宋体" w:eastAsia="宋体" w:hAnsi="宋体" w:cs="Microsoft YaHei Mono" w:hint="eastAsia"/>
                      <w:sz w:val="20"/>
                      <w:szCs w:val="20"/>
                    </w:rPr>
                  </w:pPr>
                  <w:r>
                    <w:rPr>
                      <w:rFonts w:hint="eastAsia"/>
                      <w:kern w:val="0"/>
                    </w:rPr>
                    <w:lastRenderedPageBreak/>
                    <w:t>系统漏洞工单业务</w:t>
                  </w:r>
                </w:p>
              </w:tc>
              <w:tc>
                <w:tcPr>
                  <w:tcW w:w="1627" w:type="dxa"/>
                  <w:tcBorders>
                    <w:top w:val="single" w:sz="4" w:space="0" w:color="000000"/>
                    <w:left w:val="nil"/>
                    <w:bottom w:val="single" w:sz="4" w:space="0" w:color="000000"/>
                    <w:right w:val="nil"/>
                  </w:tcBorders>
                  <w:noWrap/>
                  <w:vAlign w:val="center"/>
                  <w:hideMark/>
                </w:tcPr>
                <w:p w14:paraId="7E382AA6" w14:textId="77777777" w:rsidR="00D30FCA" w:rsidRDefault="00D30FCA" w:rsidP="00E23901">
                  <w:pPr>
                    <w:pStyle w:val="y-5"/>
                    <w:rPr>
                      <w:rFonts w:ascii="宋体" w:hAnsi="宋体" w:cs="Microsoft YaHei Mono" w:hint="eastAsia"/>
                      <w:sz w:val="20"/>
                      <w:szCs w:val="20"/>
                    </w:rPr>
                  </w:pPr>
                  <w:r>
                    <w:rPr>
                      <w:rFonts w:hint="eastAsia"/>
                      <w:kern w:val="0"/>
                    </w:rPr>
                    <w:t>系统漏洞源状态</w:t>
                  </w:r>
                </w:p>
              </w:tc>
              <w:tc>
                <w:tcPr>
                  <w:tcW w:w="1835" w:type="dxa"/>
                  <w:tcBorders>
                    <w:top w:val="single" w:sz="4" w:space="0" w:color="000000"/>
                    <w:left w:val="single" w:sz="4" w:space="0" w:color="000000"/>
                    <w:bottom w:val="single" w:sz="4" w:space="0" w:color="000000"/>
                    <w:right w:val="single" w:sz="4" w:space="0" w:color="000000"/>
                  </w:tcBorders>
                  <w:noWrap/>
                  <w:vAlign w:val="center"/>
                  <w:hideMark/>
                </w:tcPr>
                <w:p w14:paraId="4BC921D5" w14:textId="77777777" w:rsidR="00D30FCA" w:rsidRDefault="00D30FCA" w:rsidP="00E23901">
                  <w:pPr>
                    <w:pStyle w:val="y-5"/>
                    <w:rPr>
                      <w:rFonts w:ascii="宋体" w:hAnsi="宋体" w:cs="Microsoft YaHei Mono" w:hint="eastAsia"/>
                      <w:sz w:val="20"/>
                      <w:szCs w:val="20"/>
                    </w:rPr>
                  </w:pPr>
                  <w:r>
                    <w:rPr>
                      <w:rFonts w:hint="eastAsia"/>
                      <w:kern w:val="0"/>
                    </w:rPr>
                    <w:t>系统漏洞目标状态</w:t>
                  </w:r>
                </w:p>
              </w:tc>
              <w:tc>
                <w:tcPr>
                  <w:tcW w:w="4687" w:type="dxa"/>
                  <w:tcBorders>
                    <w:top w:val="single" w:sz="4" w:space="0" w:color="000000"/>
                    <w:left w:val="nil"/>
                    <w:bottom w:val="single" w:sz="4" w:space="0" w:color="000000"/>
                    <w:right w:val="single" w:sz="4" w:space="0" w:color="000000"/>
                  </w:tcBorders>
                  <w:noWrap/>
                  <w:vAlign w:val="center"/>
                  <w:hideMark/>
                </w:tcPr>
                <w:p w14:paraId="7E23D672" w14:textId="77777777" w:rsidR="00D30FCA" w:rsidRDefault="00D30FCA" w:rsidP="00E23901">
                  <w:pPr>
                    <w:pStyle w:val="y-5"/>
                    <w:rPr>
                      <w:rFonts w:ascii="宋体" w:hAnsi="宋体" w:cs="Microsoft YaHei Mono" w:hint="eastAsia"/>
                      <w:sz w:val="20"/>
                      <w:szCs w:val="20"/>
                    </w:rPr>
                  </w:pPr>
                  <w:r>
                    <w:rPr>
                      <w:rFonts w:hint="eastAsia"/>
                      <w:kern w:val="0"/>
                    </w:rPr>
                    <w:t>处置方式</w:t>
                  </w:r>
                </w:p>
              </w:tc>
            </w:tr>
            <w:tr w:rsidR="00D30FCA" w14:paraId="621C0949" w14:textId="77777777">
              <w:trPr>
                <w:trHeight w:val="3040"/>
              </w:trPr>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14571153" w14:textId="77777777" w:rsidR="00D30FCA" w:rsidRDefault="00D30FCA" w:rsidP="00E23901">
                  <w:pPr>
                    <w:pStyle w:val="y-5"/>
                    <w:rPr>
                      <w:rFonts w:ascii="宋体" w:hAnsi="宋体" w:cs="Microsoft YaHei Mono" w:hint="eastAsia"/>
                      <w:sz w:val="20"/>
                      <w:szCs w:val="20"/>
                    </w:rPr>
                  </w:pPr>
                  <w:r>
                    <w:rPr>
                      <w:rFonts w:hint="eastAsia"/>
                      <w:kern w:val="0"/>
                    </w:rPr>
                    <w:t>排查</w:t>
                  </w:r>
                </w:p>
              </w:tc>
              <w:tc>
                <w:tcPr>
                  <w:tcW w:w="1627" w:type="dxa"/>
                  <w:tcBorders>
                    <w:top w:val="single" w:sz="4" w:space="0" w:color="000000"/>
                    <w:left w:val="nil"/>
                    <w:bottom w:val="single" w:sz="4" w:space="0" w:color="000000"/>
                    <w:right w:val="nil"/>
                  </w:tcBorders>
                  <w:noWrap/>
                  <w:vAlign w:val="center"/>
                  <w:hideMark/>
                </w:tcPr>
                <w:p w14:paraId="6B405D70" w14:textId="77777777" w:rsidR="00D30FCA" w:rsidRDefault="00D30FCA" w:rsidP="00E23901">
                  <w:pPr>
                    <w:pStyle w:val="y-5"/>
                    <w:rPr>
                      <w:rFonts w:ascii="宋体" w:hAnsi="宋体" w:cs="Microsoft YaHei Mono" w:hint="eastAsia"/>
                      <w:sz w:val="20"/>
                      <w:szCs w:val="20"/>
                    </w:rPr>
                  </w:pPr>
                  <w:r>
                    <w:rPr>
                      <w:rFonts w:hint="eastAsia"/>
                      <w:kern w:val="0"/>
                    </w:rPr>
                    <w:t>潜在预警</w:t>
                  </w:r>
                  <w:r>
                    <w:rPr>
                      <w:rFonts w:hint="eastAsia"/>
                      <w:kern w:val="0"/>
                    </w:rPr>
                    <w:t>/</w:t>
                  </w:r>
                  <w:r>
                    <w:rPr>
                      <w:rFonts w:hint="eastAsia"/>
                      <w:kern w:val="0"/>
                    </w:rPr>
                    <w:t>不指定</w:t>
                  </w:r>
                </w:p>
              </w:tc>
              <w:tc>
                <w:tcPr>
                  <w:tcW w:w="1835" w:type="dxa"/>
                  <w:tcBorders>
                    <w:top w:val="single" w:sz="4" w:space="0" w:color="000000"/>
                    <w:left w:val="single" w:sz="4" w:space="0" w:color="000000"/>
                    <w:bottom w:val="single" w:sz="4" w:space="0" w:color="000000"/>
                    <w:right w:val="single" w:sz="4" w:space="0" w:color="000000"/>
                  </w:tcBorders>
                  <w:noWrap/>
                  <w:vAlign w:val="center"/>
                  <w:hideMark/>
                </w:tcPr>
                <w:p w14:paraId="1F4D8C0C" w14:textId="77777777" w:rsidR="00D30FCA" w:rsidRDefault="00D30FCA" w:rsidP="00E23901">
                  <w:pPr>
                    <w:pStyle w:val="y-5"/>
                    <w:rPr>
                      <w:rFonts w:ascii="宋体" w:hAnsi="宋体" w:cs="Microsoft YaHei Mono" w:hint="eastAsia"/>
                      <w:sz w:val="20"/>
                      <w:szCs w:val="20"/>
                    </w:rPr>
                  </w:pPr>
                  <w:r>
                    <w:rPr>
                      <w:rFonts w:hint="eastAsia"/>
                      <w:kern w:val="0"/>
                    </w:rPr>
                    <w:t>初始发现</w:t>
                  </w:r>
                </w:p>
              </w:tc>
              <w:tc>
                <w:tcPr>
                  <w:tcW w:w="4687" w:type="dxa"/>
                  <w:tcBorders>
                    <w:top w:val="single" w:sz="4" w:space="0" w:color="000000"/>
                    <w:left w:val="nil"/>
                    <w:bottom w:val="single" w:sz="4" w:space="0" w:color="000000"/>
                    <w:right w:val="single" w:sz="4" w:space="0" w:color="000000"/>
                  </w:tcBorders>
                  <w:vAlign w:val="center"/>
                  <w:hideMark/>
                </w:tcPr>
                <w:p w14:paraId="7D0273A9" w14:textId="77777777" w:rsidR="00D30FCA" w:rsidRDefault="00D30FCA" w:rsidP="00E23901">
                  <w:pPr>
                    <w:pStyle w:val="y-5"/>
                    <w:rPr>
                      <w:rFonts w:ascii="宋体" w:hAnsi="宋体" w:cs="Microsoft YaHei Mono" w:hint="eastAsia"/>
                      <w:sz w:val="20"/>
                      <w:szCs w:val="20"/>
                    </w:rPr>
                  </w:pPr>
                  <w:r>
                    <w:rPr>
                      <w:rFonts w:hint="eastAsia"/>
                      <w:kern w:val="0"/>
                    </w:rPr>
                    <w:t xml:space="preserve">1020 </w:t>
                  </w:r>
                  <w:r>
                    <w:rPr>
                      <w:rFonts w:hint="eastAsia"/>
                      <w:kern w:val="0"/>
                    </w:rPr>
                    <w:t>指纹插件（远程版本扫描）</w:t>
                  </w:r>
                  <w:r>
                    <w:rPr>
                      <w:rFonts w:hint="eastAsia"/>
                      <w:kern w:val="0"/>
                    </w:rPr>
                    <w:br/>
                    <w:t>1021 POC</w:t>
                  </w:r>
                  <w:r>
                    <w:rPr>
                      <w:rFonts w:hint="eastAsia"/>
                      <w:kern w:val="0"/>
                    </w:rPr>
                    <w:t>插件</w:t>
                  </w:r>
                  <w:r>
                    <w:rPr>
                      <w:rFonts w:hint="eastAsia"/>
                      <w:kern w:val="0"/>
                    </w:rPr>
                    <w:br/>
                    <w:t xml:space="preserve">1022 </w:t>
                  </w:r>
                  <w:r>
                    <w:rPr>
                      <w:rFonts w:hint="eastAsia"/>
                      <w:kern w:val="0"/>
                    </w:rPr>
                    <w:t>漏洞扫描（混合）</w:t>
                  </w:r>
                  <w:r>
                    <w:rPr>
                      <w:rFonts w:hint="eastAsia"/>
                      <w:kern w:val="0"/>
                    </w:rPr>
                    <w:br/>
                    <w:t xml:space="preserve">1023 </w:t>
                  </w:r>
                  <w:r>
                    <w:rPr>
                      <w:rFonts w:hint="eastAsia"/>
                      <w:kern w:val="0"/>
                    </w:rPr>
                    <w:t>（人工）线下导入</w:t>
                  </w:r>
                  <w:r>
                    <w:rPr>
                      <w:rFonts w:hint="eastAsia"/>
                      <w:kern w:val="0"/>
                    </w:rPr>
                    <w:br/>
                    <w:t xml:space="preserve">1024 </w:t>
                  </w:r>
                  <w:r>
                    <w:rPr>
                      <w:rFonts w:hint="eastAsia"/>
                      <w:kern w:val="0"/>
                    </w:rPr>
                    <w:t>（人工）本地发现</w:t>
                  </w:r>
                  <w:r>
                    <w:rPr>
                      <w:rFonts w:hint="eastAsia"/>
                      <w:kern w:val="0"/>
                    </w:rPr>
                    <w:br/>
                    <w:t xml:space="preserve">1027 </w:t>
                  </w:r>
                  <w:r>
                    <w:rPr>
                      <w:rFonts w:hint="eastAsia"/>
                      <w:kern w:val="0"/>
                    </w:rPr>
                    <w:t>登录扫描</w:t>
                  </w:r>
                  <w:r>
                    <w:rPr>
                      <w:rFonts w:hint="eastAsia"/>
                      <w:kern w:val="0"/>
                    </w:rPr>
                    <w:br/>
                    <w:t xml:space="preserve">1028 </w:t>
                  </w:r>
                  <w:r>
                    <w:rPr>
                      <w:rFonts w:hint="eastAsia"/>
                      <w:kern w:val="0"/>
                    </w:rPr>
                    <w:t>连通性检测</w:t>
                  </w:r>
                  <w:r>
                    <w:rPr>
                      <w:rFonts w:hint="eastAsia"/>
                      <w:kern w:val="0"/>
                    </w:rPr>
                    <w:br/>
                    <w:t xml:space="preserve">1030 </w:t>
                  </w:r>
                  <w:r>
                    <w:rPr>
                      <w:rFonts w:hint="eastAsia"/>
                      <w:kern w:val="0"/>
                    </w:rPr>
                    <w:t>字典组合暴破</w:t>
                  </w:r>
                  <w:r>
                    <w:rPr>
                      <w:rFonts w:hint="eastAsia"/>
                      <w:kern w:val="0"/>
                    </w:rPr>
                    <w:br/>
                    <w:t xml:space="preserve">1031 </w:t>
                  </w:r>
                  <w:r>
                    <w:rPr>
                      <w:rFonts w:hint="eastAsia"/>
                      <w:kern w:val="0"/>
                    </w:rPr>
                    <w:t>规则猜测暴破</w:t>
                  </w:r>
                  <w:r>
                    <w:rPr>
                      <w:rFonts w:hint="eastAsia"/>
                      <w:kern w:val="0"/>
                    </w:rPr>
                    <w:br/>
                    <w:t xml:space="preserve">1032 </w:t>
                  </w:r>
                  <w:r>
                    <w:rPr>
                      <w:rFonts w:hint="eastAsia"/>
                      <w:kern w:val="0"/>
                    </w:rPr>
                    <w:t>配置文件分析</w:t>
                  </w:r>
                </w:p>
              </w:tc>
            </w:tr>
            <w:tr w:rsidR="00D30FCA" w14:paraId="6DA37121" w14:textId="77777777">
              <w:trPr>
                <w:trHeight w:val="920"/>
              </w:trPr>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689D2F20" w14:textId="77777777" w:rsidR="00D30FCA" w:rsidRDefault="00D30FCA" w:rsidP="00E23901">
                  <w:pPr>
                    <w:pStyle w:val="y-5"/>
                    <w:rPr>
                      <w:rFonts w:ascii="宋体" w:hAnsi="宋体" w:cs="Microsoft YaHei Mono" w:hint="eastAsia"/>
                      <w:sz w:val="20"/>
                      <w:szCs w:val="20"/>
                    </w:rPr>
                  </w:pPr>
                  <w:r>
                    <w:rPr>
                      <w:rFonts w:hint="eastAsia"/>
                      <w:kern w:val="0"/>
                    </w:rPr>
                    <w:t>验证</w:t>
                  </w:r>
                </w:p>
              </w:tc>
              <w:tc>
                <w:tcPr>
                  <w:tcW w:w="1627" w:type="dxa"/>
                  <w:tcBorders>
                    <w:top w:val="single" w:sz="4" w:space="0" w:color="000000"/>
                    <w:left w:val="nil"/>
                    <w:bottom w:val="single" w:sz="4" w:space="0" w:color="000000"/>
                    <w:right w:val="nil"/>
                  </w:tcBorders>
                  <w:noWrap/>
                  <w:vAlign w:val="center"/>
                  <w:hideMark/>
                </w:tcPr>
                <w:p w14:paraId="7125D742" w14:textId="77777777" w:rsidR="00D30FCA" w:rsidRDefault="00D30FCA" w:rsidP="00E23901">
                  <w:pPr>
                    <w:pStyle w:val="y-5"/>
                    <w:rPr>
                      <w:rFonts w:ascii="宋体" w:hAnsi="宋体" w:cs="Microsoft YaHei Mono" w:hint="eastAsia"/>
                      <w:sz w:val="20"/>
                      <w:szCs w:val="20"/>
                    </w:rPr>
                  </w:pPr>
                  <w:r>
                    <w:rPr>
                      <w:rFonts w:hint="eastAsia"/>
                      <w:kern w:val="0"/>
                    </w:rPr>
                    <w:t>初始发现</w:t>
                  </w:r>
                </w:p>
              </w:tc>
              <w:tc>
                <w:tcPr>
                  <w:tcW w:w="1835" w:type="dxa"/>
                  <w:tcBorders>
                    <w:top w:val="single" w:sz="4" w:space="0" w:color="000000"/>
                    <w:left w:val="single" w:sz="4" w:space="0" w:color="000000"/>
                    <w:bottom w:val="single" w:sz="4" w:space="0" w:color="000000"/>
                    <w:right w:val="single" w:sz="4" w:space="0" w:color="000000"/>
                  </w:tcBorders>
                  <w:vAlign w:val="center"/>
                  <w:hideMark/>
                </w:tcPr>
                <w:p w14:paraId="53BFE9C0" w14:textId="77777777" w:rsidR="00D30FCA" w:rsidRDefault="00D30FCA" w:rsidP="00E23901">
                  <w:pPr>
                    <w:pStyle w:val="y-5"/>
                    <w:rPr>
                      <w:rFonts w:ascii="宋体" w:hAnsi="宋体" w:cs="Microsoft YaHei Mono" w:hint="eastAsia"/>
                      <w:sz w:val="20"/>
                      <w:szCs w:val="20"/>
                    </w:rPr>
                  </w:pPr>
                  <w:r>
                    <w:rPr>
                      <w:rFonts w:hint="eastAsia"/>
                      <w:kern w:val="0"/>
                    </w:rPr>
                    <w:t>已验证有效</w:t>
                  </w:r>
                  <w:r>
                    <w:rPr>
                      <w:rFonts w:hint="eastAsia"/>
                      <w:kern w:val="0"/>
                    </w:rPr>
                    <w:br/>
                  </w:r>
                  <w:r>
                    <w:rPr>
                      <w:rFonts w:hint="eastAsia"/>
                      <w:kern w:val="0"/>
                    </w:rPr>
                    <w:t>已验证误报</w:t>
                  </w:r>
                  <w:r>
                    <w:rPr>
                      <w:rFonts w:hint="eastAsia"/>
                      <w:kern w:val="0"/>
                    </w:rPr>
                    <w:br/>
                  </w:r>
                  <w:r>
                    <w:rPr>
                      <w:rFonts w:hint="eastAsia"/>
                      <w:kern w:val="0"/>
                    </w:rPr>
                    <w:t>验证失败</w:t>
                  </w:r>
                </w:p>
              </w:tc>
              <w:tc>
                <w:tcPr>
                  <w:tcW w:w="4687" w:type="dxa"/>
                  <w:tcBorders>
                    <w:top w:val="single" w:sz="4" w:space="0" w:color="000000"/>
                    <w:left w:val="nil"/>
                    <w:bottom w:val="single" w:sz="4" w:space="0" w:color="000000"/>
                    <w:right w:val="single" w:sz="4" w:space="0" w:color="000000"/>
                  </w:tcBorders>
                  <w:vAlign w:val="center"/>
                  <w:hideMark/>
                </w:tcPr>
                <w:p w14:paraId="04773E73" w14:textId="77777777" w:rsidR="00D30FCA" w:rsidRDefault="00D30FCA" w:rsidP="00E23901">
                  <w:pPr>
                    <w:pStyle w:val="y-5"/>
                    <w:rPr>
                      <w:rFonts w:ascii="宋体" w:hAnsi="宋体" w:cs="Microsoft YaHei Mono" w:hint="eastAsia"/>
                      <w:sz w:val="20"/>
                      <w:szCs w:val="20"/>
                    </w:rPr>
                  </w:pPr>
                  <w:r>
                    <w:rPr>
                      <w:rFonts w:hint="eastAsia"/>
                      <w:kern w:val="0"/>
                    </w:rPr>
                    <w:t xml:space="preserve">1026 </w:t>
                  </w:r>
                  <w:r>
                    <w:rPr>
                      <w:rFonts w:hint="eastAsia"/>
                      <w:kern w:val="0"/>
                    </w:rPr>
                    <w:t>交叉扫描验证</w:t>
                  </w:r>
                  <w:r>
                    <w:rPr>
                      <w:rFonts w:hint="eastAsia"/>
                      <w:kern w:val="0"/>
                    </w:rPr>
                    <w:br/>
                    <w:t>1040 EXP</w:t>
                  </w:r>
                  <w:r>
                    <w:rPr>
                      <w:rFonts w:hint="eastAsia"/>
                      <w:kern w:val="0"/>
                    </w:rPr>
                    <w:t>漏洞利用</w:t>
                  </w:r>
                </w:p>
              </w:tc>
            </w:tr>
            <w:tr w:rsidR="00D30FCA" w14:paraId="104D2E88" w14:textId="77777777">
              <w:trPr>
                <w:trHeight w:val="1220"/>
              </w:trPr>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3237F766" w14:textId="77777777" w:rsidR="00D30FCA" w:rsidRDefault="00D30FCA" w:rsidP="00E23901">
                  <w:pPr>
                    <w:pStyle w:val="y-5"/>
                    <w:rPr>
                      <w:rFonts w:ascii="宋体" w:hAnsi="宋体" w:cs="Microsoft YaHei Mono" w:hint="eastAsia"/>
                      <w:sz w:val="20"/>
                      <w:szCs w:val="20"/>
                    </w:rPr>
                  </w:pPr>
                  <w:r>
                    <w:rPr>
                      <w:rFonts w:hint="eastAsia"/>
                      <w:kern w:val="0"/>
                    </w:rPr>
                    <w:t>修复</w:t>
                  </w:r>
                </w:p>
              </w:tc>
              <w:tc>
                <w:tcPr>
                  <w:tcW w:w="1627" w:type="dxa"/>
                  <w:tcBorders>
                    <w:top w:val="single" w:sz="4" w:space="0" w:color="000000"/>
                    <w:left w:val="nil"/>
                    <w:bottom w:val="single" w:sz="4" w:space="0" w:color="000000"/>
                    <w:right w:val="nil"/>
                  </w:tcBorders>
                  <w:noWrap/>
                  <w:vAlign w:val="center"/>
                  <w:hideMark/>
                </w:tcPr>
                <w:p w14:paraId="281ADA00" w14:textId="77777777" w:rsidR="00D30FCA" w:rsidRDefault="00D30FCA" w:rsidP="00E23901">
                  <w:pPr>
                    <w:pStyle w:val="y-5"/>
                    <w:rPr>
                      <w:rFonts w:ascii="宋体" w:hAnsi="宋体" w:cs="Microsoft YaHei Mono" w:hint="eastAsia"/>
                      <w:sz w:val="20"/>
                      <w:szCs w:val="20"/>
                    </w:rPr>
                  </w:pPr>
                  <w:r>
                    <w:rPr>
                      <w:rFonts w:hint="eastAsia"/>
                      <w:kern w:val="0"/>
                    </w:rPr>
                    <w:t>已验证有效</w:t>
                  </w:r>
                </w:p>
              </w:tc>
              <w:tc>
                <w:tcPr>
                  <w:tcW w:w="1835" w:type="dxa"/>
                  <w:tcBorders>
                    <w:top w:val="single" w:sz="4" w:space="0" w:color="000000"/>
                    <w:left w:val="single" w:sz="4" w:space="0" w:color="000000"/>
                    <w:bottom w:val="single" w:sz="4" w:space="0" w:color="000000"/>
                    <w:right w:val="single" w:sz="4" w:space="0" w:color="000000"/>
                  </w:tcBorders>
                  <w:vAlign w:val="center"/>
                  <w:hideMark/>
                </w:tcPr>
                <w:p w14:paraId="2929F297" w14:textId="77777777" w:rsidR="00D30FCA" w:rsidRDefault="00D30FCA" w:rsidP="00E23901">
                  <w:pPr>
                    <w:pStyle w:val="y-5"/>
                    <w:rPr>
                      <w:rFonts w:ascii="宋体" w:hAnsi="宋体" w:cs="Microsoft YaHei Mono" w:hint="eastAsia"/>
                      <w:sz w:val="20"/>
                      <w:szCs w:val="20"/>
                    </w:rPr>
                  </w:pPr>
                  <w:r>
                    <w:rPr>
                      <w:rFonts w:hint="eastAsia"/>
                      <w:kern w:val="0"/>
                    </w:rPr>
                    <w:t>已修复</w:t>
                  </w:r>
                  <w:r>
                    <w:rPr>
                      <w:rFonts w:hint="eastAsia"/>
                      <w:kern w:val="0"/>
                    </w:rPr>
                    <w:br/>
                  </w:r>
                  <w:r>
                    <w:rPr>
                      <w:rFonts w:hint="eastAsia"/>
                      <w:kern w:val="0"/>
                    </w:rPr>
                    <w:t>修复失败</w:t>
                  </w:r>
                </w:p>
              </w:tc>
              <w:tc>
                <w:tcPr>
                  <w:tcW w:w="4687" w:type="dxa"/>
                  <w:tcBorders>
                    <w:top w:val="single" w:sz="4" w:space="0" w:color="000000"/>
                    <w:left w:val="nil"/>
                    <w:bottom w:val="single" w:sz="4" w:space="0" w:color="000000"/>
                    <w:right w:val="single" w:sz="4" w:space="0" w:color="000000"/>
                  </w:tcBorders>
                  <w:vAlign w:val="center"/>
                  <w:hideMark/>
                </w:tcPr>
                <w:p w14:paraId="494C545C" w14:textId="77777777" w:rsidR="00D30FCA" w:rsidRDefault="00D30FCA" w:rsidP="00E23901">
                  <w:pPr>
                    <w:pStyle w:val="y-5"/>
                    <w:rPr>
                      <w:rFonts w:ascii="宋体" w:hAnsi="宋体" w:cs="Microsoft YaHei Mono" w:hint="eastAsia"/>
                      <w:sz w:val="20"/>
                      <w:szCs w:val="20"/>
                    </w:rPr>
                  </w:pPr>
                  <w:r>
                    <w:rPr>
                      <w:rFonts w:hint="eastAsia"/>
                      <w:kern w:val="0"/>
                    </w:rPr>
                    <w:t xml:space="preserve">1050 </w:t>
                  </w:r>
                  <w:r>
                    <w:rPr>
                      <w:rFonts w:hint="eastAsia"/>
                      <w:kern w:val="0"/>
                    </w:rPr>
                    <w:t>补丁修复</w:t>
                  </w:r>
                  <w:r>
                    <w:rPr>
                      <w:rFonts w:hint="eastAsia"/>
                      <w:kern w:val="0"/>
                    </w:rPr>
                    <w:br/>
                    <w:t xml:space="preserve">1051 </w:t>
                  </w:r>
                  <w:r>
                    <w:rPr>
                      <w:rFonts w:hint="eastAsia"/>
                      <w:kern w:val="0"/>
                    </w:rPr>
                    <w:t>等效防护修复</w:t>
                  </w:r>
                  <w:r>
                    <w:rPr>
                      <w:rFonts w:hint="eastAsia"/>
                      <w:kern w:val="0"/>
                    </w:rPr>
                    <w:br/>
                    <w:t xml:space="preserve">1052 </w:t>
                  </w:r>
                  <w:r>
                    <w:rPr>
                      <w:rFonts w:hint="eastAsia"/>
                      <w:kern w:val="0"/>
                    </w:rPr>
                    <w:t>连通性阻断</w:t>
                  </w:r>
                  <w:r>
                    <w:rPr>
                      <w:rFonts w:hint="eastAsia"/>
                      <w:kern w:val="0"/>
                    </w:rPr>
                    <w:t>(</w:t>
                  </w:r>
                  <w:r>
                    <w:rPr>
                      <w:rFonts w:hint="eastAsia"/>
                      <w:kern w:val="0"/>
                    </w:rPr>
                    <w:t>离线使用）</w:t>
                  </w:r>
                  <w:r>
                    <w:rPr>
                      <w:rFonts w:hint="eastAsia"/>
                      <w:kern w:val="0"/>
                    </w:rPr>
                    <w:br/>
                    <w:t xml:space="preserve">1053 </w:t>
                  </w:r>
                  <w:r>
                    <w:rPr>
                      <w:rFonts w:hint="eastAsia"/>
                      <w:kern w:val="0"/>
                    </w:rPr>
                    <w:t>资产下线</w:t>
                  </w:r>
                </w:p>
              </w:tc>
            </w:tr>
            <w:tr w:rsidR="00D30FCA" w14:paraId="1B778F9C" w14:textId="77777777">
              <w:trPr>
                <w:trHeight w:val="1520"/>
              </w:trPr>
              <w:tc>
                <w:tcPr>
                  <w:tcW w:w="1080" w:type="dxa"/>
                  <w:tcBorders>
                    <w:top w:val="single" w:sz="4" w:space="0" w:color="000000"/>
                    <w:left w:val="single" w:sz="4" w:space="0" w:color="000000"/>
                    <w:bottom w:val="single" w:sz="4" w:space="0" w:color="000000"/>
                    <w:right w:val="single" w:sz="4" w:space="0" w:color="000000"/>
                  </w:tcBorders>
                  <w:noWrap/>
                  <w:vAlign w:val="center"/>
                  <w:hideMark/>
                </w:tcPr>
                <w:p w14:paraId="7BFEDA77" w14:textId="77777777" w:rsidR="00D30FCA" w:rsidRDefault="00D30FCA" w:rsidP="00E23901">
                  <w:pPr>
                    <w:pStyle w:val="y-5"/>
                    <w:rPr>
                      <w:rFonts w:ascii="宋体" w:hAnsi="宋体" w:cs="Microsoft YaHei Mono" w:hint="eastAsia"/>
                      <w:sz w:val="20"/>
                      <w:szCs w:val="20"/>
                    </w:rPr>
                  </w:pPr>
                  <w:r>
                    <w:rPr>
                      <w:rFonts w:hint="eastAsia"/>
                      <w:kern w:val="0"/>
                    </w:rPr>
                    <w:t>核验</w:t>
                  </w:r>
                </w:p>
              </w:tc>
              <w:tc>
                <w:tcPr>
                  <w:tcW w:w="1627" w:type="dxa"/>
                  <w:tcBorders>
                    <w:top w:val="single" w:sz="4" w:space="0" w:color="000000"/>
                    <w:left w:val="nil"/>
                    <w:bottom w:val="single" w:sz="4" w:space="0" w:color="000000"/>
                    <w:right w:val="nil"/>
                  </w:tcBorders>
                  <w:noWrap/>
                  <w:vAlign w:val="center"/>
                  <w:hideMark/>
                </w:tcPr>
                <w:p w14:paraId="7B0FF6DF" w14:textId="77777777" w:rsidR="00D30FCA" w:rsidRDefault="00D30FCA" w:rsidP="00E23901">
                  <w:pPr>
                    <w:pStyle w:val="y-5"/>
                    <w:rPr>
                      <w:rFonts w:ascii="宋体" w:hAnsi="宋体" w:cs="Microsoft YaHei Mono" w:hint="eastAsia"/>
                      <w:sz w:val="20"/>
                      <w:szCs w:val="20"/>
                    </w:rPr>
                  </w:pPr>
                  <w:r>
                    <w:rPr>
                      <w:rFonts w:hint="eastAsia"/>
                      <w:kern w:val="0"/>
                    </w:rPr>
                    <w:t>已修复</w:t>
                  </w:r>
                </w:p>
              </w:tc>
              <w:tc>
                <w:tcPr>
                  <w:tcW w:w="1835" w:type="dxa"/>
                  <w:tcBorders>
                    <w:top w:val="single" w:sz="4" w:space="0" w:color="000000"/>
                    <w:left w:val="single" w:sz="4" w:space="0" w:color="000000"/>
                    <w:bottom w:val="single" w:sz="4" w:space="0" w:color="000000"/>
                    <w:right w:val="single" w:sz="4" w:space="0" w:color="000000"/>
                  </w:tcBorders>
                  <w:vAlign w:val="center"/>
                  <w:hideMark/>
                </w:tcPr>
                <w:p w14:paraId="2E7EBBBA" w14:textId="77777777" w:rsidR="00D30FCA" w:rsidRDefault="00D30FCA" w:rsidP="00E23901">
                  <w:pPr>
                    <w:pStyle w:val="y-5"/>
                    <w:rPr>
                      <w:rFonts w:ascii="宋体" w:hAnsi="宋体" w:cs="Microsoft YaHei Mono" w:hint="eastAsia"/>
                      <w:sz w:val="20"/>
                      <w:szCs w:val="20"/>
                    </w:rPr>
                  </w:pPr>
                  <w:r>
                    <w:rPr>
                      <w:rFonts w:hint="eastAsia"/>
                      <w:kern w:val="0"/>
                    </w:rPr>
                    <w:t>核验修复</w:t>
                  </w:r>
                  <w:r>
                    <w:rPr>
                      <w:rFonts w:hint="eastAsia"/>
                      <w:kern w:val="0"/>
                    </w:rPr>
                    <w:br/>
                  </w:r>
                  <w:r>
                    <w:rPr>
                      <w:rFonts w:hint="eastAsia"/>
                      <w:kern w:val="0"/>
                    </w:rPr>
                    <w:t>核验未修复</w:t>
                  </w:r>
                  <w:r>
                    <w:rPr>
                      <w:rFonts w:hint="eastAsia"/>
                      <w:kern w:val="0"/>
                    </w:rPr>
                    <w:br/>
                  </w:r>
                  <w:r>
                    <w:rPr>
                      <w:rFonts w:hint="eastAsia"/>
                      <w:kern w:val="0"/>
                    </w:rPr>
                    <w:t>核验失败</w:t>
                  </w:r>
                </w:p>
              </w:tc>
              <w:tc>
                <w:tcPr>
                  <w:tcW w:w="4687" w:type="dxa"/>
                  <w:tcBorders>
                    <w:top w:val="single" w:sz="4" w:space="0" w:color="000000"/>
                    <w:left w:val="nil"/>
                    <w:bottom w:val="single" w:sz="4" w:space="0" w:color="000000"/>
                    <w:right w:val="single" w:sz="4" w:space="0" w:color="000000"/>
                  </w:tcBorders>
                  <w:vAlign w:val="center"/>
                  <w:hideMark/>
                </w:tcPr>
                <w:p w14:paraId="4EF4AC01" w14:textId="77777777" w:rsidR="00D30FCA" w:rsidRDefault="00D30FCA" w:rsidP="00E23901">
                  <w:pPr>
                    <w:pStyle w:val="y-5"/>
                    <w:rPr>
                      <w:rFonts w:ascii="宋体" w:hAnsi="宋体" w:cs="Microsoft YaHei Mono" w:hint="eastAsia"/>
                      <w:sz w:val="20"/>
                      <w:szCs w:val="20"/>
                    </w:rPr>
                  </w:pPr>
                  <w:r>
                    <w:rPr>
                      <w:rFonts w:hint="eastAsia"/>
                      <w:kern w:val="0"/>
                    </w:rPr>
                    <w:t xml:space="preserve">1030 </w:t>
                  </w:r>
                  <w:r>
                    <w:rPr>
                      <w:rFonts w:hint="eastAsia"/>
                      <w:kern w:val="0"/>
                    </w:rPr>
                    <w:t>字典组合暴破</w:t>
                  </w:r>
                  <w:r>
                    <w:rPr>
                      <w:rFonts w:hint="eastAsia"/>
                      <w:kern w:val="0"/>
                    </w:rPr>
                    <w:br/>
                    <w:t xml:space="preserve">1031 </w:t>
                  </w:r>
                  <w:r>
                    <w:rPr>
                      <w:rFonts w:hint="eastAsia"/>
                      <w:kern w:val="0"/>
                    </w:rPr>
                    <w:t>规则猜测暴破</w:t>
                  </w:r>
                  <w:r>
                    <w:rPr>
                      <w:rFonts w:hint="eastAsia"/>
                      <w:kern w:val="0"/>
                    </w:rPr>
                    <w:br/>
                    <w:t xml:space="preserve">1032 </w:t>
                  </w:r>
                  <w:r>
                    <w:rPr>
                      <w:rFonts w:hint="eastAsia"/>
                      <w:kern w:val="0"/>
                    </w:rPr>
                    <w:t>配置文件分析</w:t>
                  </w:r>
                  <w:r>
                    <w:rPr>
                      <w:rFonts w:hint="eastAsia"/>
                      <w:kern w:val="0"/>
                    </w:rPr>
                    <w:br/>
                    <w:t xml:space="preserve">1060 </w:t>
                  </w:r>
                  <w:r>
                    <w:rPr>
                      <w:rFonts w:hint="eastAsia"/>
                      <w:kern w:val="0"/>
                    </w:rPr>
                    <w:t>修复核验自适应扫描</w:t>
                  </w:r>
                  <w:r>
                    <w:rPr>
                      <w:rFonts w:hint="eastAsia"/>
                      <w:kern w:val="0"/>
                    </w:rPr>
                    <w:br/>
                    <w:t xml:space="preserve">1061 </w:t>
                  </w:r>
                  <w:r>
                    <w:rPr>
                      <w:rFonts w:hint="eastAsia"/>
                      <w:kern w:val="0"/>
                    </w:rPr>
                    <w:t>攻击模拟漏洞扫描</w:t>
                  </w:r>
                </w:p>
              </w:tc>
            </w:tr>
          </w:tbl>
          <w:p w14:paraId="474C9E00" w14:textId="77777777" w:rsidR="00D30FCA" w:rsidRDefault="00D30FCA" w:rsidP="00E23901">
            <w:pPr>
              <w:pStyle w:val="y-5"/>
              <w:rPr>
                <w:ins w:id="325" w:author="俊林 杨" w:date="2025-07-09T10:03:00Z" w16du:dateUtc="2025-07-09T02:03:00Z"/>
                <w:rFonts w:hint="eastAsia"/>
              </w:rPr>
            </w:pPr>
          </w:p>
          <w:p w14:paraId="3ABFEA58" w14:textId="677EAC9C" w:rsidR="009038D6" w:rsidRPr="009038D6" w:rsidRDefault="009038D6" w:rsidP="009038D6">
            <w:pPr>
              <w:pStyle w:val="y-5"/>
              <w:rPr>
                <w:rFonts w:hint="eastAsia"/>
              </w:rPr>
            </w:pPr>
            <w:ins w:id="326" w:author="俊林 杨" w:date="2025-07-09T10:03:00Z" w16du:dateUtc="2025-07-09T02:03:00Z">
              <w:r>
                <w:rPr>
                  <w:rFonts w:hint="eastAsia"/>
                </w:rPr>
                <w:t>注：</w:t>
              </w:r>
            </w:ins>
            <w:ins w:id="327" w:author="俊林 杨" w:date="2025-07-09T10:20:00Z" w16du:dateUtc="2025-07-09T02:20:00Z">
              <w:r>
                <w:rPr>
                  <w:rFonts w:hint="eastAsia"/>
                </w:rPr>
                <w:t>暂定</w:t>
              </w:r>
            </w:ins>
            <w:ins w:id="328" w:author="俊林 杨" w:date="2025-07-09T10:21:00Z" w16du:dateUtc="2025-07-09T02:21:00Z">
              <w:r>
                <w:rPr>
                  <w:rFonts w:hint="eastAsia"/>
                </w:rPr>
                <w:t>BAS</w:t>
              </w:r>
              <w:r>
                <w:rPr>
                  <w:rFonts w:hint="eastAsia"/>
                </w:rPr>
                <w:t>规范未下发前，</w:t>
              </w:r>
            </w:ins>
            <w:ins w:id="329" w:author="俊林 杨" w:date="2025-07-09T10:03:00Z" w16du:dateUtc="2025-07-09T02:03:00Z">
              <w:r>
                <w:rPr>
                  <w:rFonts w:hint="eastAsia"/>
                </w:rPr>
                <w:t>处置方式</w:t>
              </w:r>
            </w:ins>
            <w:ins w:id="330" w:author="俊林 杨" w:date="2025-07-09T10:21:00Z" w16du:dateUtc="2025-07-09T02:21:00Z">
              <w:r>
                <w:rPr>
                  <w:rFonts w:hint="eastAsia"/>
                </w:rPr>
                <w:t>为</w:t>
              </w:r>
            </w:ins>
            <w:ins w:id="331" w:author="俊林 杨" w:date="2025-07-09T10:03:00Z" w16du:dateUtc="2025-07-09T02:03:00Z">
              <w:r w:rsidRPr="00D00E70">
                <w:rPr>
                  <w:rFonts w:hint="eastAsia"/>
                </w:rPr>
                <w:t>“修复核验自适应扫描”时，格式同系统漏洞排查、弱口令扫描日志格式。</w:t>
              </w:r>
            </w:ins>
            <w:ins w:id="332" w:author="俊林 杨" w:date="2025-07-09T10:04:00Z" w16du:dateUtc="2025-07-09T02:04:00Z">
              <w:r>
                <w:rPr>
                  <w:rFonts w:hint="eastAsia"/>
                </w:rPr>
                <w:t>工单下发指定处置方式</w:t>
              </w:r>
              <w:r>
                <w:rPr>
                  <w:rFonts w:hint="eastAsia"/>
                </w:rPr>
                <w:t xml:space="preserve"> 106</w:t>
              </w:r>
              <w:r>
                <w:rPr>
                  <w:rFonts w:hint="eastAsia"/>
                </w:rPr>
                <w:t>，下级单位处置</w:t>
              </w:r>
            </w:ins>
            <w:ins w:id="333" w:author="俊林 杨" w:date="2025-07-09T10:05:00Z" w16du:dateUtc="2025-07-09T02:05:00Z">
              <w:r>
                <w:rPr>
                  <w:rFonts w:hint="eastAsia"/>
                </w:rPr>
                <w:t>漏洞上报日志格式参考【</w:t>
              </w:r>
              <w:r w:rsidRPr="00D00E70">
                <w:rPr>
                  <w:rFonts w:hint="eastAsia"/>
                </w:rPr>
                <w:t>系统漏洞排查、弱口令扫描日志</w:t>
              </w:r>
              <w:r>
                <w:rPr>
                  <w:rFonts w:hint="eastAsia"/>
                </w:rPr>
                <w:t>】，</w:t>
              </w:r>
            </w:ins>
            <w:ins w:id="334" w:author="俊林 杨" w:date="2025-07-09T10:17:00Z" w16du:dateUtc="2025-07-09T02:17:00Z">
              <w:r>
                <w:rPr>
                  <w:rFonts w:hint="eastAsia"/>
                </w:rPr>
                <w:t>具体表现方式为</w:t>
              </w:r>
            </w:ins>
            <w:ins w:id="335" w:author="俊林 杨" w:date="2025-07-09T10:16:00Z" w16du:dateUtc="2025-07-09T02:16:00Z">
              <w:r>
                <w:rPr>
                  <w:rFonts w:hint="eastAsia"/>
                </w:rPr>
                <w:t>台账日志</w:t>
              </w:r>
              <w:r w:rsidRPr="009038D6">
                <w:rPr>
                  <w:rFonts w:hint="eastAsia"/>
                </w:rPr>
                <w:t>logInfoReqParams</w:t>
              </w:r>
              <w:r>
                <w:rPr>
                  <w:rFonts w:hint="eastAsia"/>
                </w:rPr>
                <w:t xml:space="preserve">- </w:t>
              </w:r>
              <w:r w:rsidRPr="009038D6">
                <w:rPr>
                  <w:rFonts w:hint="eastAsia"/>
                </w:rPr>
                <w:t>logType</w:t>
              </w:r>
            </w:ins>
            <w:ins w:id="336" w:author="俊林 杨" w:date="2025-07-09T10:17:00Z" w16du:dateUtc="2025-07-09T02:17:00Z">
              <w:r>
                <w:rPr>
                  <w:rFonts w:hint="eastAsia"/>
                </w:rPr>
                <w:t>值为</w:t>
              </w:r>
              <w:r>
                <w:rPr>
                  <w:rFonts w:hint="eastAsia"/>
                </w:rPr>
                <w:t>1060</w:t>
              </w:r>
              <w:r>
                <w:rPr>
                  <w:rFonts w:hint="eastAsia"/>
                </w:rPr>
                <w:t>，</w:t>
              </w:r>
            </w:ins>
            <w:ins w:id="337" w:author="俊林 杨" w:date="2025-07-09T10:08:00Z" w16du:dateUtc="2025-07-09T02:08:00Z">
              <w:r>
                <w:rPr>
                  <w:rFonts w:hint="eastAsia"/>
                </w:rPr>
                <w:t>其</w:t>
              </w:r>
            </w:ins>
            <w:ins w:id="338" w:author="俊林 杨" w:date="2025-07-09T10:17:00Z" w16du:dateUtc="2025-07-09T02:17:00Z">
              <w:r>
                <w:rPr>
                  <w:rFonts w:hint="eastAsia"/>
                </w:rPr>
                <w:t>漏洞</w:t>
              </w:r>
            </w:ins>
            <w:ins w:id="339" w:author="俊林 杨" w:date="2025-07-09T10:10:00Z" w16du:dateUtc="2025-07-09T02:10:00Z">
              <w:r>
                <w:rPr>
                  <w:rFonts w:hint="eastAsia"/>
                </w:rPr>
                <w:t>实际</w:t>
              </w:r>
            </w:ins>
            <w:ins w:id="340" w:author="俊林 杨" w:date="2025-07-09T10:07:00Z" w16du:dateUtc="2025-07-09T02:07:00Z">
              <w:r>
                <w:rPr>
                  <w:rFonts w:hint="eastAsia"/>
                </w:rPr>
                <w:t>处置漏洞方式为</w:t>
              </w:r>
            </w:ins>
            <w:ins w:id="341" w:author="俊林 杨" w:date="2025-07-09T10:08:00Z" w16du:dateUtc="2025-07-09T02:08:00Z">
              <w:r>
                <w:rPr>
                  <w:rFonts w:hint="eastAsia"/>
                </w:rPr>
                <w:t>102/103</w:t>
              </w:r>
            </w:ins>
            <w:ins w:id="342" w:author="俊林 杨" w:date="2025-07-09T10:17:00Z" w16du:dateUtc="2025-07-09T02:17:00Z">
              <w:r>
                <w:rPr>
                  <w:rFonts w:hint="eastAsia"/>
                </w:rPr>
                <w:t>类</w:t>
              </w:r>
            </w:ins>
            <w:ins w:id="343" w:author="俊林 杨" w:date="2025-07-09T10:08:00Z" w16du:dateUtc="2025-07-09T02:08:00Z">
              <w:r>
                <w:rPr>
                  <w:rFonts w:hint="eastAsia"/>
                </w:rPr>
                <w:t>，</w:t>
              </w:r>
            </w:ins>
            <w:ins w:id="344" w:author="俊林 杨" w:date="2025-07-09T10:09:00Z" w16du:dateUtc="2025-07-09T02:09:00Z">
              <w:r>
                <w:rPr>
                  <w:rFonts w:hint="eastAsia"/>
                </w:rPr>
                <w:t>表现为系统漏洞</w:t>
              </w:r>
              <w:r w:rsidRPr="009038D6">
                <w:rPr>
                  <w:rFonts w:hint="eastAsia"/>
                </w:rPr>
                <w:t>srcMethod</w:t>
              </w:r>
              <w:r>
                <w:rPr>
                  <w:rFonts w:hint="eastAsia"/>
                </w:rPr>
                <w:t>值为</w:t>
              </w:r>
              <w:r>
                <w:rPr>
                  <w:rFonts w:hint="eastAsia"/>
                </w:rPr>
                <w:t>1020</w:t>
              </w:r>
            </w:ins>
            <w:ins w:id="345" w:author="俊林 杨" w:date="2025-07-09T10:18:00Z" w16du:dateUtc="2025-07-09T02:18:00Z">
              <w:r>
                <w:rPr>
                  <w:rFonts w:hint="eastAsia"/>
                </w:rPr>
                <w:t>等；除此之外，其他处置方式下，台账日志类型与系统漏洞处置方式保持</w:t>
              </w:r>
            </w:ins>
            <w:ins w:id="346" w:author="俊林 杨" w:date="2025-07-09T10:19:00Z" w16du:dateUtc="2025-07-09T02:19:00Z">
              <w:r>
                <w:rPr>
                  <w:rFonts w:hint="eastAsia"/>
                </w:rPr>
                <w:t>一致</w:t>
              </w:r>
            </w:ins>
            <w:ins w:id="347" w:author="俊林 杨" w:date="2025-07-09T10:18:00Z" w16du:dateUtc="2025-07-09T02:18:00Z">
              <w:r>
                <w:rPr>
                  <w:rFonts w:hint="eastAsia"/>
                </w:rPr>
                <w:t>对应</w:t>
              </w:r>
            </w:ins>
            <w:ins w:id="348" w:author="俊林 杨" w:date="2025-07-09T10:19:00Z" w16du:dateUtc="2025-07-09T02:19:00Z">
              <w:r>
                <w:rPr>
                  <w:rFonts w:hint="eastAsia"/>
                </w:rPr>
                <w:t>关系。</w:t>
              </w:r>
            </w:ins>
          </w:p>
        </w:tc>
      </w:tr>
    </w:tbl>
    <w:p w14:paraId="42F3DD3C" w14:textId="77777777" w:rsidR="00077D08" w:rsidRDefault="00077D08" w:rsidP="00D4029B">
      <w:pPr>
        <w:pStyle w:val="y-0"/>
        <w:rPr>
          <w:ins w:id="349" w:author="俊林 杨" w:date="2025-07-09T10:03:00Z" w16du:dateUtc="2025-07-09T02:03:00Z"/>
          <w:rFonts w:hint="eastAsia"/>
        </w:rPr>
      </w:pPr>
    </w:p>
    <w:p w14:paraId="31B491CF" w14:textId="77777777" w:rsidR="009038D6" w:rsidRPr="00077D08" w:rsidRDefault="009038D6" w:rsidP="00D4029B">
      <w:pPr>
        <w:pStyle w:val="y-0"/>
        <w:rPr>
          <w:rFonts w:hint="eastAsia"/>
        </w:rPr>
      </w:pPr>
    </w:p>
    <w:p w14:paraId="356CE79A" w14:textId="77777777" w:rsidR="009C783E" w:rsidRPr="009C783E" w:rsidRDefault="009C783E" w:rsidP="00D4029B">
      <w:pPr>
        <w:pStyle w:val="y-0"/>
        <w:rPr>
          <w:rFonts w:hint="eastAsia"/>
        </w:rPr>
      </w:pPr>
    </w:p>
    <w:p w14:paraId="624E3B5C" w14:textId="77777777" w:rsidR="009C783E" w:rsidRDefault="009C783E" w:rsidP="009C783E">
      <w:pPr>
        <w:pStyle w:val="y-20"/>
        <w:rPr>
          <w:rFonts w:hint="eastAsia"/>
        </w:rPr>
      </w:pPr>
      <w:r>
        <w:rPr>
          <w:rFonts w:hint="eastAsia"/>
        </w:rPr>
        <w:t>接口</w:t>
      </w:r>
      <w:r>
        <w:rPr>
          <w:rFonts w:hint="eastAsia"/>
        </w:rPr>
        <w:t>4</w:t>
      </w:r>
      <w:r>
        <w:rPr>
          <w:rFonts w:hint="eastAsia"/>
        </w:rPr>
        <w:t>：系统漏洞排查</w:t>
      </w:r>
      <w:r>
        <w:rPr>
          <w:rFonts w:hint="eastAsia"/>
        </w:rPr>
        <w:t>/</w:t>
      </w:r>
      <w:r>
        <w:rPr>
          <w:rFonts w:hint="eastAsia"/>
        </w:rPr>
        <w:t>验证</w:t>
      </w:r>
      <w:r>
        <w:rPr>
          <w:rFonts w:hint="eastAsia"/>
        </w:rPr>
        <w:t>/</w:t>
      </w:r>
      <w:r>
        <w:rPr>
          <w:rFonts w:hint="eastAsia"/>
        </w:rPr>
        <w:t>修复</w:t>
      </w:r>
      <w:r>
        <w:rPr>
          <w:rFonts w:hint="eastAsia"/>
        </w:rPr>
        <w:t>/</w:t>
      </w:r>
      <w:r>
        <w:rPr>
          <w:rFonts w:hint="eastAsia"/>
        </w:rPr>
        <w:t>核验工单回传</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05070" w14:paraId="1C3483D4" w14:textId="77777777" w:rsidTr="00296B82">
        <w:tc>
          <w:tcPr>
            <w:tcW w:w="1271" w:type="dxa"/>
          </w:tcPr>
          <w:p w14:paraId="5C30A448" w14:textId="77777777" w:rsidR="00005070" w:rsidRDefault="00005070" w:rsidP="00D4029B">
            <w:pPr>
              <w:pStyle w:val="y-0"/>
              <w:rPr>
                <w:rFonts w:hint="eastAsia"/>
              </w:rPr>
            </w:pPr>
            <w:r>
              <w:rPr>
                <w:rFonts w:hint="eastAsia"/>
              </w:rPr>
              <w:t>请求URL</w:t>
            </w:r>
          </w:p>
        </w:tc>
        <w:tc>
          <w:tcPr>
            <w:tcW w:w="6946" w:type="dxa"/>
          </w:tcPr>
          <w:p w14:paraId="511B37B2" w14:textId="7F7B0CB8" w:rsidR="00005070" w:rsidRPr="00077D08" w:rsidRDefault="008B1A2E" w:rsidP="00D4029B">
            <w:pPr>
              <w:pStyle w:val="y-0"/>
              <w:rPr>
                <w:rFonts w:hint="eastAsia"/>
              </w:rPr>
            </w:pPr>
            <w:r>
              <w:rPr>
                <w:rFonts w:hint="eastAsia"/>
              </w:rPr>
              <w:t>——</w:t>
            </w:r>
          </w:p>
        </w:tc>
      </w:tr>
      <w:tr w:rsidR="00005070" w14:paraId="1FE9A2F0" w14:textId="77777777" w:rsidTr="00296B82">
        <w:tc>
          <w:tcPr>
            <w:tcW w:w="1271" w:type="dxa"/>
            <w:vMerge w:val="restart"/>
          </w:tcPr>
          <w:p w14:paraId="25B21F87" w14:textId="77777777" w:rsidR="00005070" w:rsidRDefault="00005070" w:rsidP="00D4029B">
            <w:pPr>
              <w:pStyle w:val="y-0"/>
              <w:rPr>
                <w:rFonts w:hint="eastAsia"/>
              </w:rPr>
            </w:pPr>
            <w:r>
              <w:rPr>
                <w:rFonts w:hint="eastAsia"/>
              </w:rPr>
              <w:t>请求体</w:t>
            </w:r>
          </w:p>
        </w:tc>
        <w:tc>
          <w:tcPr>
            <w:tcW w:w="6946" w:type="dxa"/>
          </w:tcPr>
          <w:p w14:paraId="06D6FF44" w14:textId="77777777" w:rsidR="00400108" w:rsidRPr="00400108" w:rsidRDefault="00400108" w:rsidP="00D4029B">
            <w:pPr>
              <w:pStyle w:val="y-0"/>
              <w:rPr>
                <w:rFonts w:hint="eastAsia"/>
              </w:rPr>
            </w:pPr>
            <w:r w:rsidRPr="00400108">
              <w:t>{</w:t>
            </w:r>
          </w:p>
          <w:p w14:paraId="010B7DD1" w14:textId="77777777" w:rsidR="00400108" w:rsidRPr="00400108" w:rsidRDefault="00400108" w:rsidP="00D4029B">
            <w:pPr>
              <w:pStyle w:val="y-0"/>
              <w:rPr>
                <w:rFonts w:hint="eastAsia"/>
              </w:rPr>
            </w:pPr>
            <w:r w:rsidRPr="00400108">
              <w:lastRenderedPageBreak/>
              <w:t>    "orderID": "1-43-1688825291109179392",</w:t>
            </w:r>
          </w:p>
          <w:p w14:paraId="30E6718D" w14:textId="77777777" w:rsidR="00400108" w:rsidRPr="00400108" w:rsidRDefault="00400108" w:rsidP="00D4029B">
            <w:pPr>
              <w:pStyle w:val="y-0"/>
              <w:rPr>
                <w:rFonts w:hint="eastAsia"/>
              </w:rPr>
            </w:pPr>
            <w:r w:rsidRPr="00400108">
              <w:t>    "orgCode": "150000",</w:t>
            </w:r>
          </w:p>
          <w:p w14:paraId="139EF1AA" w14:textId="77777777" w:rsidR="00400108" w:rsidRPr="00400108" w:rsidRDefault="00400108" w:rsidP="00D4029B">
            <w:pPr>
              <w:pStyle w:val="y-0"/>
              <w:rPr>
                <w:rFonts w:hint="eastAsia"/>
              </w:rPr>
            </w:pPr>
            <w:r w:rsidRPr="00400108">
              <w:t>    "ispCode": "CM",</w:t>
            </w:r>
          </w:p>
          <w:p w14:paraId="53A9B1A7" w14:textId="77777777" w:rsidR="00400108" w:rsidRPr="00400108" w:rsidRDefault="00400108" w:rsidP="00D4029B">
            <w:pPr>
              <w:pStyle w:val="y-0"/>
              <w:rPr>
                <w:rFonts w:hint="eastAsia"/>
              </w:rPr>
            </w:pPr>
            <w:r w:rsidRPr="00400108">
              <w:t>    "ctxCode": 1,</w:t>
            </w:r>
          </w:p>
          <w:p w14:paraId="30114047" w14:textId="77777777" w:rsidR="00400108" w:rsidRPr="00400108" w:rsidRDefault="00400108" w:rsidP="00D4029B">
            <w:pPr>
              <w:pStyle w:val="y-0"/>
              <w:rPr>
                <w:rFonts w:hint="eastAsia"/>
              </w:rPr>
            </w:pPr>
            <w:r w:rsidRPr="00400108">
              <w:t>    "reqMsgCnt": "18950bd8e5287723a95518d72453d845"</w:t>
            </w:r>
          </w:p>
          <w:p w14:paraId="20DBB578" w14:textId="77777777" w:rsidR="00400108" w:rsidRPr="00400108" w:rsidRDefault="00400108" w:rsidP="00D4029B">
            <w:pPr>
              <w:pStyle w:val="y-0"/>
              <w:rPr>
                <w:rFonts w:hint="eastAsia"/>
              </w:rPr>
            </w:pPr>
            <w:r w:rsidRPr="00400108">
              <w:t>}</w:t>
            </w:r>
          </w:p>
          <w:p w14:paraId="628EEB66" w14:textId="77777777" w:rsidR="00005070" w:rsidRDefault="00005070" w:rsidP="00D4029B">
            <w:pPr>
              <w:pStyle w:val="y-0"/>
              <w:rPr>
                <w:rFonts w:hint="eastAsia"/>
              </w:rPr>
            </w:pPr>
          </w:p>
        </w:tc>
      </w:tr>
      <w:tr w:rsidR="00005070" w14:paraId="33911CC5" w14:textId="77777777" w:rsidTr="00296B82">
        <w:tc>
          <w:tcPr>
            <w:tcW w:w="1271" w:type="dxa"/>
            <w:vMerge/>
          </w:tcPr>
          <w:p w14:paraId="611CA6D4" w14:textId="77777777" w:rsidR="00005070" w:rsidRDefault="00005070" w:rsidP="00D4029B">
            <w:pPr>
              <w:pStyle w:val="y-0"/>
              <w:rPr>
                <w:rFonts w:hint="eastAsia"/>
              </w:rPr>
            </w:pPr>
          </w:p>
        </w:tc>
        <w:tc>
          <w:tcPr>
            <w:tcW w:w="6946" w:type="dxa"/>
          </w:tcPr>
          <w:p w14:paraId="336B6CBA" w14:textId="77777777" w:rsidR="00400108" w:rsidRPr="00400108" w:rsidRDefault="00400108" w:rsidP="00D4029B">
            <w:pPr>
              <w:pStyle w:val="y-0"/>
              <w:rPr>
                <w:rFonts w:hint="eastAsia"/>
              </w:rPr>
            </w:pPr>
            <w:r w:rsidRPr="00400108">
              <w:t>{</w:t>
            </w:r>
          </w:p>
          <w:p w14:paraId="3B36E2D4" w14:textId="77777777" w:rsidR="00400108" w:rsidRPr="00400108" w:rsidRDefault="00400108" w:rsidP="00D4029B">
            <w:pPr>
              <w:pStyle w:val="y-0"/>
              <w:rPr>
                <w:rFonts w:hint="eastAsia"/>
              </w:rPr>
            </w:pPr>
            <w:r w:rsidRPr="00400108">
              <w:t>    "orderType": 1,</w:t>
            </w:r>
          </w:p>
          <w:p w14:paraId="43A8AEE4" w14:textId="77777777" w:rsidR="00400108" w:rsidRPr="00400108" w:rsidRDefault="00400108" w:rsidP="00D4029B">
            <w:pPr>
              <w:pStyle w:val="y-0"/>
              <w:rPr>
                <w:rFonts w:hint="eastAsia"/>
              </w:rPr>
            </w:pPr>
            <w:r w:rsidRPr="00400108">
              <w:t>    "orderSubType": 43,</w:t>
            </w:r>
          </w:p>
          <w:p w14:paraId="394A2C6E" w14:textId="49549D20" w:rsidR="00400108" w:rsidRPr="00400108" w:rsidRDefault="00400108" w:rsidP="00D4029B">
            <w:pPr>
              <w:pStyle w:val="y-0"/>
              <w:rPr>
                <w:rFonts w:hint="eastAsia"/>
              </w:rPr>
            </w:pPr>
            <w:r w:rsidRPr="00400108">
              <w:t>    "timeStamp": "1687313363",</w:t>
            </w:r>
          </w:p>
          <w:p w14:paraId="6D975C5D" w14:textId="77777777" w:rsidR="00400108" w:rsidRPr="00400108" w:rsidRDefault="00400108" w:rsidP="00D4029B">
            <w:pPr>
              <w:pStyle w:val="y-0"/>
              <w:rPr>
                <w:rFonts w:hint="eastAsia"/>
              </w:rPr>
            </w:pPr>
            <w:r w:rsidRPr="00400108">
              <w:t>    "sign": "7228f673f6d7a76e079031a33872b5822a62bf0a57734f823f66a7af306a6f03",</w:t>
            </w:r>
          </w:p>
          <w:p w14:paraId="62BF44E8" w14:textId="77777777" w:rsidR="00400108" w:rsidRPr="00400108" w:rsidRDefault="00400108" w:rsidP="00D4029B">
            <w:pPr>
              <w:pStyle w:val="y-0"/>
              <w:rPr>
                <w:rFonts w:hint="eastAsia"/>
              </w:rPr>
            </w:pPr>
            <w:r w:rsidRPr="00400108">
              <w:t>    "vulInfoLst": {</w:t>
            </w:r>
          </w:p>
          <w:p w14:paraId="5EC3727D" w14:textId="77777777" w:rsidR="00400108" w:rsidRPr="00400108" w:rsidRDefault="00400108" w:rsidP="00D4029B">
            <w:pPr>
              <w:pStyle w:val="y-0"/>
              <w:rPr>
                <w:rFonts w:hint="eastAsia"/>
              </w:rPr>
            </w:pPr>
            <w:r w:rsidRPr="00400108">
              <w:t>        "vulNum": 1,</w:t>
            </w:r>
          </w:p>
          <w:p w14:paraId="0B0C0911" w14:textId="77777777" w:rsidR="00400108" w:rsidRPr="00400108" w:rsidRDefault="00400108" w:rsidP="00D4029B">
            <w:pPr>
              <w:pStyle w:val="y-0"/>
              <w:rPr>
                <w:rFonts w:hint="eastAsia"/>
              </w:rPr>
            </w:pPr>
            <w:r w:rsidRPr="00400108">
              <w:t>        "engLst": {</w:t>
            </w:r>
          </w:p>
          <w:p w14:paraId="67C49AFA" w14:textId="77777777" w:rsidR="00400108" w:rsidRPr="00400108" w:rsidRDefault="00400108" w:rsidP="00D4029B">
            <w:pPr>
              <w:pStyle w:val="y-0"/>
              <w:rPr>
                <w:rFonts w:hint="eastAsia"/>
              </w:rPr>
            </w:pPr>
            <w:r w:rsidRPr="00400108">
              <w:t>            "engNum": 1,</w:t>
            </w:r>
          </w:p>
          <w:p w14:paraId="7C7A65CC" w14:textId="77777777" w:rsidR="00400108" w:rsidRPr="00400108" w:rsidRDefault="00400108" w:rsidP="00D4029B">
            <w:pPr>
              <w:pStyle w:val="y-0"/>
              <w:rPr>
                <w:rFonts w:hint="eastAsia"/>
              </w:rPr>
            </w:pPr>
            <w:r w:rsidRPr="00400108">
              <w:t>            "engDevs": [</w:t>
            </w:r>
          </w:p>
          <w:p w14:paraId="7EA04269" w14:textId="77777777" w:rsidR="00400108" w:rsidRPr="00400108" w:rsidRDefault="00400108" w:rsidP="00D4029B">
            <w:pPr>
              <w:pStyle w:val="y-0"/>
              <w:rPr>
                <w:rFonts w:hint="eastAsia"/>
              </w:rPr>
            </w:pPr>
            <w:r w:rsidRPr="00400108">
              <w:t>                {</w:t>
            </w:r>
          </w:p>
          <w:p w14:paraId="6520A75C" w14:textId="77777777" w:rsidR="00400108" w:rsidRPr="00400108" w:rsidRDefault="00400108" w:rsidP="00D4029B">
            <w:pPr>
              <w:pStyle w:val="y-0"/>
              <w:rPr>
                <w:rFonts w:hint="eastAsia"/>
              </w:rPr>
            </w:pPr>
            <w:r w:rsidRPr="00400108">
              <w:t>                    "engHash": "981079dd51f925ffb668b493a73ed51e",</w:t>
            </w:r>
          </w:p>
          <w:p w14:paraId="30C15FF2" w14:textId="77777777" w:rsidR="00400108" w:rsidRPr="00400108" w:rsidRDefault="00400108" w:rsidP="00D4029B">
            <w:pPr>
              <w:pStyle w:val="y-0"/>
              <w:rPr>
                <w:rFonts w:hint="eastAsia"/>
              </w:rPr>
            </w:pPr>
            <w:r w:rsidRPr="00400108">
              <w:t>                    "engType": 32</w:t>
            </w:r>
          </w:p>
          <w:p w14:paraId="058A937F" w14:textId="77777777" w:rsidR="00400108" w:rsidRPr="00400108" w:rsidRDefault="00400108" w:rsidP="00D4029B">
            <w:pPr>
              <w:pStyle w:val="y-0"/>
              <w:rPr>
                <w:rFonts w:hint="eastAsia"/>
              </w:rPr>
            </w:pPr>
            <w:r w:rsidRPr="00400108">
              <w:t>                }</w:t>
            </w:r>
          </w:p>
          <w:p w14:paraId="304914AD" w14:textId="77777777" w:rsidR="00400108" w:rsidRPr="00400108" w:rsidRDefault="00400108" w:rsidP="00D4029B">
            <w:pPr>
              <w:pStyle w:val="y-0"/>
              <w:rPr>
                <w:rFonts w:hint="eastAsia"/>
              </w:rPr>
            </w:pPr>
            <w:r w:rsidRPr="00400108">
              <w:t>            ]</w:t>
            </w:r>
          </w:p>
          <w:p w14:paraId="7EAB0AC2" w14:textId="77777777" w:rsidR="00400108" w:rsidRPr="00400108" w:rsidRDefault="00400108" w:rsidP="00D4029B">
            <w:pPr>
              <w:pStyle w:val="y-0"/>
              <w:rPr>
                <w:rFonts w:hint="eastAsia"/>
              </w:rPr>
            </w:pPr>
            <w:r w:rsidRPr="00400108">
              <w:t>        },</w:t>
            </w:r>
          </w:p>
          <w:p w14:paraId="02C8B37C" w14:textId="77777777" w:rsidR="00400108" w:rsidRPr="00400108" w:rsidRDefault="00400108" w:rsidP="00D4029B">
            <w:pPr>
              <w:pStyle w:val="y-0"/>
              <w:rPr>
                <w:rFonts w:hint="eastAsia"/>
              </w:rPr>
            </w:pPr>
            <w:r w:rsidRPr="00400108">
              <w:t>        "comVulLst": [</w:t>
            </w:r>
          </w:p>
          <w:p w14:paraId="689A4B06" w14:textId="77777777" w:rsidR="00400108" w:rsidRPr="00400108" w:rsidRDefault="00400108" w:rsidP="00D4029B">
            <w:pPr>
              <w:pStyle w:val="y-0"/>
              <w:rPr>
                <w:rFonts w:hint="eastAsia"/>
              </w:rPr>
            </w:pPr>
            <w:r w:rsidRPr="00400108">
              <w:t>            {</w:t>
            </w:r>
          </w:p>
          <w:p w14:paraId="023D211E" w14:textId="77777777" w:rsidR="00400108" w:rsidRPr="00400108" w:rsidRDefault="00400108" w:rsidP="00D4029B">
            <w:pPr>
              <w:pStyle w:val="y-0"/>
              <w:rPr>
                <w:rFonts w:hint="eastAsia"/>
              </w:rPr>
            </w:pPr>
            <w:r w:rsidRPr="00400108">
              <w:t>                "vulID": "MVM-2019-1696145560773468160",</w:t>
            </w:r>
          </w:p>
          <w:p w14:paraId="7E2C30A5" w14:textId="77777777" w:rsidR="00400108" w:rsidRPr="00400108" w:rsidRDefault="00400108" w:rsidP="00D4029B">
            <w:pPr>
              <w:pStyle w:val="y-0"/>
              <w:rPr>
                <w:rFonts w:hint="eastAsia"/>
              </w:rPr>
            </w:pPr>
            <w:r w:rsidRPr="00400108">
              <w:t>                "assetNum": 1,</w:t>
            </w:r>
          </w:p>
          <w:p w14:paraId="0053255B" w14:textId="77777777" w:rsidR="00400108" w:rsidRPr="00400108" w:rsidRDefault="00400108" w:rsidP="00D4029B">
            <w:pPr>
              <w:pStyle w:val="y-0"/>
              <w:rPr>
                <w:rFonts w:hint="eastAsia"/>
              </w:rPr>
            </w:pPr>
            <w:r w:rsidRPr="00400108">
              <w:t>                "instVulLst": [</w:t>
            </w:r>
          </w:p>
          <w:p w14:paraId="10CCBE65" w14:textId="77777777" w:rsidR="00400108" w:rsidRPr="00400108" w:rsidRDefault="00400108" w:rsidP="00D4029B">
            <w:pPr>
              <w:pStyle w:val="y-0"/>
              <w:rPr>
                <w:rFonts w:hint="eastAsia"/>
              </w:rPr>
            </w:pPr>
            <w:r w:rsidRPr="00400108">
              <w:t>                    {</w:t>
            </w:r>
          </w:p>
          <w:p w14:paraId="19B0F439" w14:textId="77777777" w:rsidR="00400108" w:rsidRPr="00400108" w:rsidRDefault="00400108" w:rsidP="00D4029B">
            <w:pPr>
              <w:pStyle w:val="y-0"/>
              <w:rPr>
                <w:rFonts w:hint="eastAsia"/>
              </w:rPr>
            </w:pPr>
            <w:r w:rsidRPr="00400108">
              <w:t>                        "vulInfoID": "15718153285797232116411",</w:t>
            </w:r>
          </w:p>
          <w:p w14:paraId="3495F426" w14:textId="77777777" w:rsidR="00400108" w:rsidRPr="00400108" w:rsidRDefault="00400108" w:rsidP="00D4029B">
            <w:pPr>
              <w:pStyle w:val="y-0"/>
              <w:rPr>
                <w:rFonts w:hint="eastAsia"/>
              </w:rPr>
            </w:pPr>
            <w:r w:rsidRPr="00400108">
              <w:t>                        "vulInfoStat": 5,</w:t>
            </w:r>
          </w:p>
          <w:p w14:paraId="77C41FBD" w14:textId="77777777" w:rsidR="00400108" w:rsidRPr="00400108" w:rsidRDefault="00400108" w:rsidP="00D4029B">
            <w:pPr>
              <w:pStyle w:val="y-0"/>
              <w:rPr>
                <w:rFonts w:hint="eastAsia"/>
              </w:rPr>
            </w:pPr>
            <w:r w:rsidRPr="00400108">
              <w:t>                        "lvRsn": 1,</w:t>
            </w:r>
          </w:p>
          <w:p w14:paraId="3A028215" w14:textId="77777777" w:rsidR="00400108" w:rsidRPr="00400108" w:rsidRDefault="00400108" w:rsidP="00D4029B">
            <w:pPr>
              <w:pStyle w:val="y-0"/>
              <w:rPr>
                <w:rFonts w:hint="eastAsia"/>
              </w:rPr>
            </w:pPr>
            <w:r w:rsidRPr="00400108">
              <w:t>                        "remedTime": " 1日",</w:t>
            </w:r>
          </w:p>
          <w:p w14:paraId="0D45332D" w14:textId="77777777" w:rsidR="00400108" w:rsidRPr="00400108" w:rsidRDefault="00400108" w:rsidP="00D4029B">
            <w:pPr>
              <w:pStyle w:val="y-0"/>
              <w:rPr>
                <w:rFonts w:hint="eastAsia"/>
              </w:rPr>
            </w:pPr>
            <w:r w:rsidRPr="00400108">
              <w:t>                        "assetID": "56546841kk",</w:t>
            </w:r>
          </w:p>
          <w:p w14:paraId="32C90D21" w14:textId="77777777" w:rsidR="00400108" w:rsidRPr="00400108" w:rsidRDefault="00400108" w:rsidP="00D4029B">
            <w:pPr>
              <w:pStyle w:val="y-0"/>
              <w:rPr>
                <w:rFonts w:hint="eastAsia"/>
              </w:rPr>
            </w:pPr>
            <w:r w:rsidRPr="00400108">
              <w:t>                        "assetLclId": "lcl_i0801",</w:t>
            </w:r>
          </w:p>
          <w:p w14:paraId="66098546" w14:textId="77777777" w:rsidR="00400108" w:rsidRPr="00400108" w:rsidRDefault="00400108" w:rsidP="00D4029B">
            <w:pPr>
              <w:pStyle w:val="y-0"/>
              <w:rPr>
                <w:rFonts w:hint="eastAsia"/>
              </w:rPr>
            </w:pPr>
            <w:r w:rsidRPr="00400108">
              <w:t>                        "assetName": "资产名0801",</w:t>
            </w:r>
          </w:p>
          <w:p w14:paraId="164AC9EA" w14:textId="77777777" w:rsidR="00400108" w:rsidRPr="00400108" w:rsidRDefault="00400108" w:rsidP="00D4029B">
            <w:pPr>
              <w:pStyle w:val="y-0"/>
              <w:rPr>
                <w:rFonts w:hint="eastAsia"/>
              </w:rPr>
            </w:pPr>
            <w:r w:rsidRPr="00400108">
              <w:t>                        "vulAddrType": 1,</w:t>
            </w:r>
          </w:p>
          <w:p w14:paraId="4E30D6AC" w14:textId="77777777" w:rsidR="00400108" w:rsidRPr="00400108" w:rsidRDefault="00400108" w:rsidP="00D4029B">
            <w:pPr>
              <w:pStyle w:val="y-0"/>
              <w:rPr>
                <w:rFonts w:hint="eastAsia"/>
              </w:rPr>
            </w:pPr>
            <w:r w:rsidRPr="00400108">
              <w:t>                        "vulNetAddr": "https://www.baidu.com",</w:t>
            </w:r>
          </w:p>
          <w:p w14:paraId="42A854F5" w14:textId="77777777" w:rsidR="00400108" w:rsidRPr="00400108" w:rsidRDefault="00400108" w:rsidP="00D4029B">
            <w:pPr>
              <w:pStyle w:val="y-0"/>
              <w:rPr>
                <w:rFonts w:hint="eastAsia"/>
              </w:rPr>
            </w:pPr>
            <w:r w:rsidRPr="00400108">
              <w:lastRenderedPageBreak/>
              <w:t>                        "vulTransProto": "TCP",</w:t>
            </w:r>
          </w:p>
          <w:p w14:paraId="4ED017FD" w14:textId="77777777" w:rsidR="00400108" w:rsidRPr="00400108" w:rsidRDefault="00400108" w:rsidP="00D4029B">
            <w:pPr>
              <w:pStyle w:val="y-0"/>
              <w:rPr>
                <w:rFonts w:hint="eastAsia"/>
              </w:rPr>
            </w:pPr>
            <w:r w:rsidRPr="00400108">
              <w:t>                        "vulPort": 80,</w:t>
            </w:r>
          </w:p>
          <w:p w14:paraId="20352EB6" w14:textId="77777777" w:rsidR="00400108" w:rsidRPr="00400108" w:rsidRDefault="00400108" w:rsidP="00D4029B">
            <w:pPr>
              <w:pStyle w:val="y-0"/>
              <w:rPr>
                <w:rFonts w:hint="eastAsia"/>
              </w:rPr>
            </w:pPr>
            <w:r w:rsidRPr="00400108">
              <w:t>                        "vulSvc": "nginx",</w:t>
            </w:r>
          </w:p>
          <w:p w14:paraId="334DC1E0" w14:textId="77777777" w:rsidR="00400108" w:rsidRPr="00400108" w:rsidRDefault="00400108" w:rsidP="00D4029B">
            <w:pPr>
              <w:pStyle w:val="y-0"/>
              <w:rPr>
                <w:rFonts w:hint="eastAsia"/>
              </w:rPr>
            </w:pPr>
            <w:r w:rsidRPr="00400108">
              <w:t>                        "transferTime": "1647530234",</w:t>
            </w:r>
          </w:p>
          <w:p w14:paraId="49138C56" w14:textId="77777777" w:rsidR="00400108" w:rsidRPr="00400108" w:rsidRDefault="00400108" w:rsidP="00D4029B">
            <w:pPr>
              <w:pStyle w:val="y-0"/>
              <w:rPr>
                <w:rFonts w:hint="eastAsia"/>
              </w:rPr>
            </w:pPr>
            <w:r w:rsidRPr="00400108">
              <w:t>                        "isAccess": 0,</w:t>
            </w:r>
          </w:p>
          <w:p w14:paraId="0DFB908B" w14:textId="77777777" w:rsidR="00400108" w:rsidRPr="00400108" w:rsidRDefault="00400108" w:rsidP="00D4029B">
            <w:pPr>
              <w:pStyle w:val="y-0"/>
              <w:rPr>
                <w:rFonts w:hint="eastAsia"/>
              </w:rPr>
            </w:pPr>
            <w:r w:rsidRPr="00400108">
              <w:t>                        "logIDLst": "9317eb0b8fe2349f6635c4282c068c63,3e8ce27a4e8d0d5d3907bd1afa36a090,64004768e9438af7a233cbf3f900da59",</w:t>
            </w:r>
          </w:p>
          <w:p w14:paraId="06E4DB0C" w14:textId="77777777" w:rsidR="00400108" w:rsidRPr="00400108" w:rsidRDefault="00400108" w:rsidP="00D4029B">
            <w:pPr>
              <w:pStyle w:val="y-0"/>
              <w:rPr>
                <w:rFonts w:hint="eastAsia"/>
              </w:rPr>
            </w:pPr>
            <w:r w:rsidRPr="00400108">
              <w:t>                        "srcMethod": 1050,</w:t>
            </w:r>
          </w:p>
          <w:p w14:paraId="14B417D4" w14:textId="282DC101" w:rsidR="00400108" w:rsidRPr="00400108" w:rsidRDefault="00400108" w:rsidP="00D4029B">
            <w:pPr>
              <w:pStyle w:val="y-0"/>
              <w:rPr>
                <w:rFonts w:hint="eastAsia"/>
              </w:rPr>
            </w:pPr>
            <w:r w:rsidRPr="00400108">
              <w:t xml:space="preserve">                        </w:t>
            </w:r>
            <w:del w:id="350" w:author="俊林 杨" w:date="2025-07-14T15:03:00Z" w16du:dateUtc="2025-07-14T07:03:00Z">
              <w:r w:rsidRPr="00400108" w:rsidDel="00977A5E">
                <w:delText>"unitType": "100001"</w:delText>
              </w:r>
            </w:del>
            <w:ins w:id="351" w:author="俊林 杨" w:date="2025-07-14T15:03:00Z" w16du:dateUtc="2025-07-14T07:03:00Z">
              <w:r w:rsidR="00977A5E">
                <w:t>“unitType”: “0101”</w:t>
              </w:r>
            </w:ins>
            <w:r w:rsidRPr="00400108">
              <w:t>,</w:t>
            </w:r>
          </w:p>
          <w:p w14:paraId="5C02E9E5" w14:textId="77777777" w:rsidR="00400108" w:rsidRPr="00400108" w:rsidRDefault="00400108" w:rsidP="00D4029B">
            <w:pPr>
              <w:pStyle w:val="y-0"/>
              <w:rPr>
                <w:rFonts w:hint="eastAsia"/>
              </w:rPr>
            </w:pPr>
            <w:r w:rsidRPr="00400108">
              <w:t>                        "vulInstCpe": "",</w:t>
            </w:r>
          </w:p>
          <w:p w14:paraId="76D3D3C6" w14:textId="77777777" w:rsidR="00400108" w:rsidRPr="00400108" w:rsidRDefault="00400108" w:rsidP="00D4029B">
            <w:pPr>
              <w:pStyle w:val="y-0"/>
              <w:rPr>
                <w:rFonts w:hint="eastAsia"/>
              </w:rPr>
            </w:pPr>
            <w:r w:rsidRPr="00400108">
              <w:t>                        "vulInstVendor": "CMCC",</w:t>
            </w:r>
          </w:p>
          <w:p w14:paraId="37704E1D" w14:textId="77777777" w:rsidR="00400108" w:rsidRPr="00400108" w:rsidRDefault="00400108" w:rsidP="00D4029B">
            <w:pPr>
              <w:pStyle w:val="y-0"/>
              <w:rPr>
                <w:rFonts w:hint="eastAsia"/>
              </w:rPr>
            </w:pPr>
            <w:r w:rsidRPr="00400108">
              <w:t>                        "vulInstClass": 1,</w:t>
            </w:r>
          </w:p>
          <w:p w14:paraId="6A7179B0" w14:textId="77777777" w:rsidR="00400108" w:rsidRPr="00400108" w:rsidRDefault="00400108" w:rsidP="00D4029B">
            <w:pPr>
              <w:pStyle w:val="y-0"/>
              <w:rPr>
                <w:rFonts w:hint="eastAsia"/>
              </w:rPr>
            </w:pPr>
            <w:r w:rsidRPr="00400108">
              <w:t>                        "vulInstName": "应用软件",</w:t>
            </w:r>
          </w:p>
          <w:p w14:paraId="1E5635E6" w14:textId="77777777" w:rsidR="00400108" w:rsidRPr="00400108" w:rsidRDefault="00400108" w:rsidP="00D4029B">
            <w:pPr>
              <w:pStyle w:val="y-0"/>
              <w:rPr>
                <w:rFonts w:hint="eastAsia"/>
              </w:rPr>
            </w:pPr>
            <w:r w:rsidRPr="00400108">
              <w:t>                        "vulInstVer": "1.0",</w:t>
            </w:r>
          </w:p>
          <w:p w14:paraId="6C5E6DAD" w14:textId="77777777" w:rsidR="00400108" w:rsidRPr="00400108" w:rsidRDefault="00400108" w:rsidP="00D4029B">
            <w:pPr>
              <w:pStyle w:val="y-0"/>
              <w:rPr>
                <w:rFonts w:hint="eastAsia"/>
              </w:rPr>
            </w:pPr>
            <w:r w:rsidRPr="00400108">
              <w:t>                        "vulInstRunPath": "",</w:t>
            </w:r>
          </w:p>
          <w:p w14:paraId="7DA27DBB" w14:textId="77777777" w:rsidR="00400108" w:rsidRPr="00400108" w:rsidRDefault="00400108" w:rsidP="00D4029B">
            <w:pPr>
              <w:pStyle w:val="y-0"/>
              <w:rPr>
                <w:rFonts w:hint="eastAsia"/>
              </w:rPr>
            </w:pPr>
            <w:r w:rsidRPr="00400108">
              <w:t>                        "vulInstFilePath": "",</w:t>
            </w:r>
          </w:p>
          <w:p w14:paraId="5DBE60C0" w14:textId="77777777" w:rsidR="00400108" w:rsidRPr="00400108" w:rsidRDefault="00400108" w:rsidP="00D4029B">
            <w:pPr>
              <w:pStyle w:val="y-0"/>
              <w:rPr>
                <w:rFonts w:hint="eastAsia"/>
              </w:rPr>
            </w:pPr>
            <w:r w:rsidRPr="00400108">
              <w:t>                        "vulInstFileLoc": "",</w:t>
            </w:r>
          </w:p>
          <w:p w14:paraId="6B927C4A" w14:textId="77777777" w:rsidR="00400108" w:rsidRPr="00400108" w:rsidRDefault="00400108" w:rsidP="00D4029B">
            <w:pPr>
              <w:pStyle w:val="y-0"/>
              <w:rPr>
                <w:rFonts w:hint="eastAsia"/>
              </w:rPr>
            </w:pPr>
            <w:r w:rsidRPr="00400108">
              <w:t>                        "vulInstOsType": "windows",</w:t>
            </w:r>
          </w:p>
          <w:p w14:paraId="6DB71B37" w14:textId="77777777" w:rsidR="00400108" w:rsidRPr="00400108" w:rsidRDefault="00400108" w:rsidP="00D4029B">
            <w:pPr>
              <w:pStyle w:val="y-0"/>
              <w:rPr>
                <w:rFonts w:hint="eastAsia"/>
              </w:rPr>
            </w:pPr>
            <w:r w:rsidRPr="00400108">
              <w:t>                        "vulInstOsNameVer": "windows10",</w:t>
            </w:r>
          </w:p>
          <w:p w14:paraId="249C0265" w14:textId="77777777" w:rsidR="00400108" w:rsidRPr="00400108" w:rsidRDefault="00400108" w:rsidP="00D4029B">
            <w:pPr>
              <w:pStyle w:val="y-0"/>
              <w:rPr>
                <w:rFonts w:hint="eastAsia"/>
              </w:rPr>
            </w:pPr>
            <w:r w:rsidRPr="00400108">
              <w:t>                        "vulInstOsVendor": "微软",</w:t>
            </w:r>
          </w:p>
          <w:p w14:paraId="1014A872" w14:textId="77777777" w:rsidR="00400108" w:rsidRPr="00400108" w:rsidRDefault="00400108" w:rsidP="00D4029B">
            <w:pPr>
              <w:pStyle w:val="y-0"/>
              <w:rPr>
                <w:rFonts w:hint="eastAsia"/>
              </w:rPr>
            </w:pPr>
            <w:r w:rsidRPr="00400108">
              <w:t>                        "vulInstOsCpe": "",</w:t>
            </w:r>
          </w:p>
          <w:p w14:paraId="038EE965" w14:textId="77777777" w:rsidR="00400108" w:rsidRPr="00400108" w:rsidRDefault="00400108" w:rsidP="00D4029B">
            <w:pPr>
              <w:pStyle w:val="y-0"/>
              <w:rPr>
                <w:rFonts w:hint="eastAsia"/>
              </w:rPr>
            </w:pPr>
            <w:r w:rsidRPr="00400108">
              <w:t>                        "vulInstDevNameVer": "",</w:t>
            </w:r>
          </w:p>
          <w:p w14:paraId="1C9C8237" w14:textId="77777777" w:rsidR="00400108" w:rsidRPr="00400108" w:rsidRDefault="00400108" w:rsidP="00D4029B">
            <w:pPr>
              <w:pStyle w:val="y-0"/>
              <w:rPr>
                <w:rFonts w:hint="eastAsia"/>
              </w:rPr>
            </w:pPr>
            <w:r w:rsidRPr="00400108">
              <w:t>                        "vulInstDevVendor": "",</w:t>
            </w:r>
          </w:p>
          <w:p w14:paraId="3B3C2623" w14:textId="77777777" w:rsidR="00400108" w:rsidRPr="00400108" w:rsidRDefault="00400108" w:rsidP="00D4029B">
            <w:pPr>
              <w:pStyle w:val="y-0"/>
              <w:rPr>
                <w:rFonts w:hint="eastAsia"/>
              </w:rPr>
            </w:pPr>
            <w:r w:rsidRPr="00400108">
              <w:t>                        "vulInstDevCpe": "",</w:t>
            </w:r>
          </w:p>
          <w:p w14:paraId="0D8FE25C" w14:textId="77777777" w:rsidR="00400108" w:rsidRPr="00400108" w:rsidRDefault="00400108" w:rsidP="00D4029B">
            <w:pPr>
              <w:pStyle w:val="y-0"/>
              <w:rPr>
                <w:rFonts w:hint="eastAsia"/>
              </w:rPr>
            </w:pPr>
            <w:r w:rsidRPr="00400108">
              <w:t>                        "assetOwnerinfo": "张三,10086",</w:t>
            </w:r>
          </w:p>
          <w:p w14:paraId="63EBAE80" w14:textId="77777777" w:rsidR="00400108" w:rsidRPr="00400108" w:rsidRDefault="00400108" w:rsidP="00D4029B">
            <w:pPr>
              <w:pStyle w:val="y-0"/>
              <w:rPr>
                <w:rFonts w:hint="eastAsia"/>
              </w:rPr>
            </w:pPr>
            <w:r w:rsidRPr="00400108">
              <w:t>                        "vulPriorVal": 1.0,</w:t>
            </w:r>
          </w:p>
          <w:p w14:paraId="63923E7D" w14:textId="77777777" w:rsidR="00400108" w:rsidRPr="00400108" w:rsidRDefault="00400108" w:rsidP="00D4029B">
            <w:pPr>
              <w:pStyle w:val="y-0"/>
              <w:rPr>
                <w:rFonts w:hint="eastAsia"/>
              </w:rPr>
            </w:pPr>
            <w:r w:rsidRPr="00400108">
              <w:t>                        "vulPriorLvl": 1,</w:t>
            </w:r>
          </w:p>
          <w:p w14:paraId="7C742104" w14:textId="77777777" w:rsidR="00400108" w:rsidRPr="00400108" w:rsidRDefault="00400108" w:rsidP="00D4029B">
            <w:pPr>
              <w:pStyle w:val="y-0"/>
              <w:rPr>
                <w:rFonts w:hint="eastAsia"/>
              </w:rPr>
            </w:pPr>
            <w:r w:rsidRPr="00400108">
              <w:t>                        "vulPriorMID": "64004768e9438af7a233cbf3f900da59"</w:t>
            </w:r>
          </w:p>
          <w:p w14:paraId="0E238DF8" w14:textId="77777777" w:rsidR="00400108" w:rsidRPr="00400108" w:rsidRDefault="00400108" w:rsidP="00D4029B">
            <w:pPr>
              <w:pStyle w:val="y-0"/>
              <w:rPr>
                <w:rFonts w:hint="eastAsia"/>
              </w:rPr>
            </w:pPr>
            <w:r w:rsidRPr="00400108">
              <w:t>                    }</w:t>
            </w:r>
          </w:p>
          <w:p w14:paraId="050A0BC9" w14:textId="77777777" w:rsidR="00400108" w:rsidRPr="00400108" w:rsidRDefault="00400108" w:rsidP="00D4029B">
            <w:pPr>
              <w:pStyle w:val="y-0"/>
              <w:rPr>
                <w:rFonts w:hint="eastAsia"/>
              </w:rPr>
            </w:pPr>
            <w:r w:rsidRPr="00400108">
              <w:t>                ]</w:t>
            </w:r>
          </w:p>
          <w:p w14:paraId="6D72C355" w14:textId="77777777" w:rsidR="00400108" w:rsidRPr="00400108" w:rsidRDefault="00400108" w:rsidP="00D4029B">
            <w:pPr>
              <w:pStyle w:val="y-0"/>
              <w:rPr>
                <w:rFonts w:hint="eastAsia"/>
              </w:rPr>
            </w:pPr>
            <w:r w:rsidRPr="00400108">
              <w:t>            }</w:t>
            </w:r>
          </w:p>
          <w:p w14:paraId="66BC7F40" w14:textId="77777777" w:rsidR="00400108" w:rsidRPr="00400108" w:rsidRDefault="00400108" w:rsidP="00D4029B">
            <w:pPr>
              <w:pStyle w:val="y-0"/>
              <w:rPr>
                <w:rFonts w:hint="eastAsia"/>
              </w:rPr>
            </w:pPr>
            <w:r w:rsidRPr="00400108">
              <w:t>        ]</w:t>
            </w:r>
          </w:p>
          <w:p w14:paraId="686A9F53" w14:textId="77777777" w:rsidR="00400108" w:rsidRPr="00400108" w:rsidRDefault="00400108" w:rsidP="00D4029B">
            <w:pPr>
              <w:pStyle w:val="y-0"/>
              <w:rPr>
                <w:rFonts w:hint="eastAsia"/>
              </w:rPr>
            </w:pPr>
            <w:r w:rsidRPr="00400108">
              <w:t>    },</w:t>
            </w:r>
          </w:p>
          <w:p w14:paraId="5D6F34A1" w14:textId="77777777" w:rsidR="00400108" w:rsidRPr="00400108" w:rsidRDefault="00400108" w:rsidP="00D4029B">
            <w:pPr>
              <w:pStyle w:val="y-0"/>
              <w:rPr>
                <w:rFonts w:hint="eastAsia"/>
              </w:rPr>
            </w:pPr>
            <w:r w:rsidRPr="00400108">
              <w:t>    "vulInfoTktRspParams": {</w:t>
            </w:r>
          </w:p>
          <w:p w14:paraId="0E42D989" w14:textId="77777777" w:rsidR="00400108" w:rsidRPr="00400108" w:rsidRDefault="00400108" w:rsidP="00D4029B">
            <w:pPr>
              <w:pStyle w:val="y-0"/>
              <w:rPr>
                <w:rFonts w:hint="eastAsia"/>
              </w:rPr>
            </w:pPr>
            <w:r w:rsidRPr="00400108">
              <w:t>        "srcTktRole": 4,</w:t>
            </w:r>
          </w:p>
          <w:p w14:paraId="35A01677" w14:textId="77777777" w:rsidR="00400108" w:rsidRPr="00400108" w:rsidRDefault="00400108" w:rsidP="00D4029B">
            <w:pPr>
              <w:pStyle w:val="y-0"/>
              <w:rPr>
                <w:rFonts w:hint="eastAsia"/>
              </w:rPr>
            </w:pPr>
            <w:r w:rsidRPr="00400108">
              <w:t>        "srcTktProcer": "1",</w:t>
            </w:r>
          </w:p>
          <w:p w14:paraId="598AA7D3" w14:textId="77777777" w:rsidR="00400108" w:rsidRPr="00400108" w:rsidRDefault="00400108" w:rsidP="00D4029B">
            <w:pPr>
              <w:pStyle w:val="y-0"/>
              <w:rPr>
                <w:rFonts w:hint="eastAsia"/>
              </w:rPr>
            </w:pPr>
            <w:r w:rsidRPr="00400108">
              <w:t>        "srcTktProcerDept": "NA",</w:t>
            </w:r>
          </w:p>
          <w:p w14:paraId="37552644" w14:textId="77777777" w:rsidR="00400108" w:rsidRPr="00400108" w:rsidRDefault="00400108" w:rsidP="00D4029B">
            <w:pPr>
              <w:pStyle w:val="y-0"/>
              <w:rPr>
                <w:rFonts w:hint="eastAsia"/>
              </w:rPr>
            </w:pPr>
            <w:r w:rsidRPr="00400108">
              <w:t>        "dstTktRole": 4,</w:t>
            </w:r>
          </w:p>
          <w:p w14:paraId="58A9C5A9" w14:textId="77777777" w:rsidR="00400108" w:rsidRPr="00400108" w:rsidRDefault="00400108" w:rsidP="00D4029B">
            <w:pPr>
              <w:pStyle w:val="y-0"/>
              <w:rPr>
                <w:rFonts w:hint="eastAsia"/>
              </w:rPr>
            </w:pPr>
            <w:r w:rsidRPr="00400108">
              <w:t>        "transID": "",</w:t>
            </w:r>
          </w:p>
          <w:p w14:paraId="0410BEC3" w14:textId="77777777" w:rsidR="00400108" w:rsidRPr="00400108" w:rsidRDefault="00400108" w:rsidP="00D4029B">
            <w:pPr>
              <w:pStyle w:val="y-0"/>
              <w:rPr>
                <w:rFonts w:hint="eastAsia"/>
              </w:rPr>
            </w:pPr>
            <w:r w:rsidRPr="00400108">
              <w:t>        "prcVulNum": 1,</w:t>
            </w:r>
          </w:p>
          <w:p w14:paraId="1172F491" w14:textId="77777777" w:rsidR="00400108" w:rsidRPr="00400108" w:rsidRDefault="00400108" w:rsidP="00D4029B">
            <w:pPr>
              <w:pStyle w:val="y-0"/>
              <w:rPr>
                <w:rFonts w:hint="eastAsia"/>
              </w:rPr>
            </w:pPr>
            <w:r w:rsidRPr="00400108">
              <w:t>        "toPrcAstNum": 1,</w:t>
            </w:r>
          </w:p>
          <w:p w14:paraId="021D1B39" w14:textId="77777777" w:rsidR="00400108" w:rsidRPr="00400108" w:rsidRDefault="00400108" w:rsidP="00D4029B">
            <w:pPr>
              <w:pStyle w:val="y-0"/>
              <w:rPr>
                <w:rFonts w:hint="eastAsia"/>
              </w:rPr>
            </w:pPr>
            <w:r w:rsidRPr="00400108">
              <w:lastRenderedPageBreak/>
              <w:t>        "prcAstNum": 1,</w:t>
            </w:r>
          </w:p>
          <w:p w14:paraId="31AA0431" w14:textId="77777777" w:rsidR="00400108" w:rsidRPr="00400108" w:rsidRDefault="00400108" w:rsidP="00D4029B">
            <w:pPr>
              <w:pStyle w:val="y-0"/>
              <w:rPr>
                <w:rFonts w:hint="eastAsia"/>
              </w:rPr>
            </w:pPr>
            <w:r w:rsidRPr="00400108">
              <w:t>        "exRsnLst": [</w:t>
            </w:r>
          </w:p>
          <w:p w14:paraId="626FA544" w14:textId="77777777" w:rsidR="00400108" w:rsidRPr="00400108" w:rsidRDefault="00400108" w:rsidP="00D4029B">
            <w:pPr>
              <w:pStyle w:val="y-0"/>
              <w:rPr>
                <w:rFonts w:hint="eastAsia"/>
              </w:rPr>
            </w:pPr>
            <w:r w:rsidRPr="00400108">
              <w:t>            -1,</w:t>
            </w:r>
          </w:p>
          <w:p w14:paraId="70240DE6" w14:textId="77777777" w:rsidR="00400108" w:rsidRPr="00400108" w:rsidRDefault="00400108" w:rsidP="00D4029B">
            <w:pPr>
              <w:pStyle w:val="y-0"/>
              <w:rPr>
                <w:rFonts w:hint="eastAsia"/>
              </w:rPr>
            </w:pPr>
            <w:r w:rsidRPr="00400108">
              <w:t>            -1,</w:t>
            </w:r>
          </w:p>
          <w:p w14:paraId="3236157C" w14:textId="77777777" w:rsidR="00400108" w:rsidRPr="00400108" w:rsidRDefault="00400108" w:rsidP="00D4029B">
            <w:pPr>
              <w:pStyle w:val="y-0"/>
              <w:rPr>
                <w:rFonts w:hint="eastAsia"/>
              </w:rPr>
            </w:pPr>
            <w:r w:rsidRPr="00400108">
              <w:t>            -1,</w:t>
            </w:r>
          </w:p>
          <w:p w14:paraId="5FE3034C" w14:textId="77777777" w:rsidR="00400108" w:rsidRPr="00400108" w:rsidRDefault="00400108" w:rsidP="00D4029B">
            <w:pPr>
              <w:pStyle w:val="y-0"/>
              <w:rPr>
                <w:rFonts w:hint="eastAsia"/>
              </w:rPr>
            </w:pPr>
            <w:r w:rsidRPr="00400108">
              <w:t>            -1,</w:t>
            </w:r>
          </w:p>
          <w:p w14:paraId="23025EDE" w14:textId="77777777" w:rsidR="00400108" w:rsidRPr="00400108" w:rsidRDefault="00400108" w:rsidP="00D4029B">
            <w:pPr>
              <w:pStyle w:val="y-0"/>
              <w:rPr>
                <w:rFonts w:hint="eastAsia"/>
              </w:rPr>
            </w:pPr>
            <w:r w:rsidRPr="00400108">
              <w:t>            -1,</w:t>
            </w:r>
          </w:p>
          <w:p w14:paraId="2CFE1F79" w14:textId="77777777" w:rsidR="00400108" w:rsidRPr="00400108" w:rsidRDefault="00400108" w:rsidP="00D4029B">
            <w:pPr>
              <w:pStyle w:val="y-0"/>
              <w:rPr>
                <w:rFonts w:hint="eastAsia"/>
              </w:rPr>
            </w:pPr>
            <w:r w:rsidRPr="00400108">
              <w:t>            -1,</w:t>
            </w:r>
          </w:p>
          <w:p w14:paraId="2C0A40F8" w14:textId="77777777" w:rsidR="00400108" w:rsidRPr="00400108" w:rsidRDefault="00400108" w:rsidP="00D4029B">
            <w:pPr>
              <w:pStyle w:val="y-0"/>
              <w:rPr>
                <w:rFonts w:hint="eastAsia"/>
              </w:rPr>
            </w:pPr>
            <w:r w:rsidRPr="00400108">
              <w:t>            -1,</w:t>
            </w:r>
          </w:p>
          <w:p w14:paraId="206B4608" w14:textId="77777777" w:rsidR="00400108" w:rsidRPr="00400108" w:rsidRDefault="00400108" w:rsidP="00D4029B">
            <w:pPr>
              <w:pStyle w:val="y-0"/>
              <w:rPr>
                <w:rFonts w:hint="eastAsia"/>
              </w:rPr>
            </w:pPr>
            <w:r w:rsidRPr="00400108">
              <w:t>            99</w:t>
            </w:r>
          </w:p>
          <w:p w14:paraId="4E6A75E0" w14:textId="77777777" w:rsidR="00400108" w:rsidRPr="00400108" w:rsidRDefault="00400108" w:rsidP="00D4029B">
            <w:pPr>
              <w:pStyle w:val="y-0"/>
              <w:rPr>
                <w:rFonts w:hint="eastAsia"/>
              </w:rPr>
            </w:pPr>
            <w:r w:rsidRPr="00400108">
              <w:t>        ],</w:t>
            </w:r>
          </w:p>
          <w:p w14:paraId="6538EB76" w14:textId="77777777" w:rsidR="00400108" w:rsidRPr="00400108" w:rsidRDefault="00400108" w:rsidP="00D4029B">
            <w:pPr>
              <w:pStyle w:val="y-0"/>
              <w:rPr>
                <w:rFonts w:hint="eastAsia"/>
              </w:rPr>
            </w:pPr>
            <w:r w:rsidRPr="00400108">
              <w:t>        "exRsnNumLst": [</w:t>
            </w:r>
          </w:p>
          <w:p w14:paraId="53AE0CF2" w14:textId="77777777" w:rsidR="00400108" w:rsidRPr="00400108" w:rsidRDefault="00400108" w:rsidP="00D4029B">
            <w:pPr>
              <w:pStyle w:val="y-0"/>
              <w:rPr>
                <w:rFonts w:hint="eastAsia"/>
              </w:rPr>
            </w:pPr>
            <w:r w:rsidRPr="00400108">
              <w:t>            0,</w:t>
            </w:r>
          </w:p>
          <w:p w14:paraId="57337C26" w14:textId="77777777" w:rsidR="00400108" w:rsidRPr="00400108" w:rsidRDefault="00400108" w:rsidP="00D4029B">
            <w:pPr>
              <w:pStyle w:val="y-0"/>
              <w:rPr>
                <w:rFonts w:hint="eastAsia"/>
              </w:rPr>
            </w:pPr>
            <w:r w:rsidRPr="00400108">
              <w:t>            0,</w:t>
            </w:r>
          </w:p>
          <w:p w14:paraId="6D2EAEA5" w14:textId="77777777" w:rsidR="00400108" w:rsidRPr="00400108" w:rsidRDefault="00400108" w:rsidP="00D4029B">
            <w:pPr>
              <w:pStyle w:val="y-0"/>
              <w:rPr>
                <w:rFonts w:hint="eastAsia"/>
              </w:rPr>
            </w:pPr>
            <w:r w:rsidRPr="00400108">
              <w:t>            0,</w:t>
            </w:r>
          </w:p>
          <w:p w14:paraId="32EEDEE9" w14:textId="77777777" w:rsidR="00400108" w:rsidRPr="00400108" w:rsidRDefault="00400108" w:rsidP="00D4029B">
            <w:pPr>
              <w:pStyle w:val="y-0"/>
              <w:rPr>
                <w:rFonts w:hint="eastAsia"/>
              </w:rPr>
            </w:pPr>
            <w:r w:rsidRPr="00400108">
              <w:t>            0,</w:t>
            </w:r>
          </w:p>
          <w:p w14:paraId="10EA6AF0" w14:textId="77777777" w:rsidR="00400108" w:rsidRPr="00400108" w:rsidRDefault="00400108" w:rsidP="00D4029B">
            <w:pPr>
              <w:pStyle w:val="y-0"/>
              <w:rPr>
                <w:rFonts w:hint="eastAsia"/>
              </w:rPr>
            </w:pPr>
            <w:r w:rsidRPr="00400108">
              <w:t>            0,</w:t>
            </w:r>
          </w:p>
          <w:p w14:paraId="0C1527F2" w14:textId="77777777" w:rsidR="00400108" w:rsidRPr="00400108" w:rsidRDefault="00400108" w:rsidP="00D4029B">
            <w:pPr>
              <w:pStyle w:val="y-0"/>
              <w:rPr>
                <w:rFonts w:hint="eastAsia"/>
              </w:rPr>
            </w:pPr>
            <w:r w:rsidRPr="00400108">
              <w:t>            0,</w:t>
            </w:r>
          </w:p>
          <w:p w14:paraId="22AA2F94" w14:textId="77777777" w:rsidR="00400108" w:rsidRPr="00400108" w:rsidRDefault="00400108" w:rsidP="00D4029B">
            <w:pPr>
              <w:pStyle w:val="y-0"/>
              <w:rPr>
                <w:rFonts w:hint="eastAsia"/>
              </w:rPr>
            </w:pPr>
            <w:r w:rsidRPr="00400108">
              <w:t>            0,</w:t>
            </w:r>
          </w:p>
          <w:p w14:paraId="75F0113C" w14:textId="77777777" w:rsidR="00400108" w:rsidRPr="00400108" w:rsidRDefault="00400108" w:rsidP="00D4029B">
            <w:pPr>
              <w:pStyle w:val="y-0"/>
              <w:rPr>
                <w:rFonts w:hint="eastAsia"/>
              </w:rPr>
            </w:pPr>
            <w:r w:rsidRPr="00400108">
              <w:t>            1000</w:t>
            </w:r>
          </w:p>
          <w:p w14:paraId="15D22E26" w14:textId="77777777" w:rsidR="00400108" w:rsidRPr="00400108" w:rsidRDefault="00400108" w:rsidP="00D4029B">
            <w:pPr>
              <w:pStyle w:val="y-0"/>
              <w:rPr>
                <w:rFonts w:hint="eastAsia"/>
              </w:rPr>
            </w:pPr>
            <w:r w:rsidRPr="00400108">
              <w:t>        ],</w:t>
            </w:r>
          </w:p>
          <w:p w14:paraId="3B412B51" w14:textId="77777777" w:rsidR="00400108" w:rsidRPr="00400108" w:rsidRDefault="00400108" w:rsidP="00D4029B">
            <w:pPr>
              <w:pStyle w:val="y-0"/>
              <w:rPr>
                <w:rFonts w:hint="eastAsia"/>
              </w:rPr>
            </w:pPr>
            <w:r w:rsidRPr="00400108">
              <w:t>        "dstVulInfoStat": [</w:t>
            </w:r>
          </w:p>
          <w:p w14:paraId="4E278F27" w14:textId="77777777" w:rsidR="00400108" w:rsidRPr="00400108" w:rsidRDefault="00400108" w:rsidP="00D4029B">
            <w:pPr>
              <w:pStyle w:val="y-0"/>
              <w:rPr>
                <w:rFonts w:hint="eastAsia"/>
              </w:rPr>
            </w:pPr>
            <w:r w:rsidRPr="00400108">
              <w:t>            -1,</w:t>
            </w:r>
          </w:p>
          <w:p w14:paraId="5EABA501" w14:textId="77777777" w:rsidR="00400108" w:rsidRPr="00400108" w:rsidRDefault="00400108" w:rsidP="00D4029B">
            <w:pPr>
              <w:pStyle w:val="y-0"/>
              <w:rPr>
                <w:rFonts w:hint="eastAsia"/>
              </w:rPr>
            </w:pPr>
            <w:r w:rsidRPr="00400108">
              <w:t>            -1,</w:t>
            </w:r>
          </w:p>
          <w:p w14:paraId="79E60F65" w14:textId="77777777" w:rsidR="00400108" w:rsidRPr="00400108" w:rsidRDefault="00400108" w:rsidP="00D4029B">
            <w:pPr>
              <w:pStyle w:val="y-0"/>
              <w:rPr>
                <w:rFonts w:hint="eastAsia"/>
              </w:rPr>
            </w:pPr>
            <w:r w:rsidRPr="00400108">
              <w:t>            -1,</w:t>
            </w:r>
          </w:p>
          <w:p w14:paraId="09E99573" w14:textId="77777777" w:rsidR="00400108" w:rsidRPr="00400108" w:rsidRDefault="00400108" w:rsidP="00D4029B">
            <w:pPr>
              <w:pStyle w:val="y-0"/>
              <w:rPr>
                <w:rFonts w:hint="eastAsia"/>
              </w:rPr>
            </w:pPr>
            <w:r w:rsidRPr="00400108">
              <w:t>            -1,</w:t>
            </w:r>
          </w:p>
          <w:p w14:paraId="611704B6" w14:textId="77777777" w:rsidR="00400108" w:rsidRPr="00400108" w:rsidRDefault="00400108" w:rsidP="00D4029B">
            <w:pPr>
              <w:pStyle w:val="y-0"/>
              <w:rPr>
                <w:rFonts w:hint="eastAsia"/>
              </w:rPr>
            </w:pPr>
            <w:r w:rsidRPr="00400108">
              <w:t>            -1,</w:t>
            </w:r>
          </w:p>
          <w:p w14:paraId="4B1CB333" w14:textId="77777777" w:rsidR="00400108" w:rsidRPr="00400108" w:rsidRDefault="00400108" w:rsidP="00D4029B">
            <w:pPr>
              <w:pStyle w:val="y-0"/>
              <w:rPr>
                <w:rFonts w:hint="eastAsia"/>
              </w:rPr>
            </w:pPr>
            <w:r w:rsidRPr="00400108">
              <w:t>            6,</w:t>
            </w:r>
          </w:p>
          <w:p w14:paraId="271399C0" w14:textId="77777777" w:rsidR="00400108" w:rsidRPr="00400108" w:rsidRDefault="00400108" w:rsidP="00D4029B">
            <w:pPr>
              <w:pStyle w:val="y-0"/>
              <w:rPr>
                <w:rFonts w:hint="eastAsia"/>
              </w:rPr>
            </w:pPr>
            <w:r w:rsidRPr="00400108">
              <w:t>            7,</w:t>
            </w:r>
          </w:p>
          <w:p w14:paraId="35FE15A5" w14:textId="77777777" w:rsidR="00400108" w:rsidRPr="00400108" w:rsidRDefault="00400108" w:rsidP="00D4029B">
            <w:pPr>
              <w:pStyle w:val="y-0"/>
              <w:rPr>
                <w:rFonts w:hint="eastAsia"/>
              </w:rPr>
            </w:pPr>
            <w:r w:rsidRPr="00400108">
              <w:t>            8,</w:t>
            </w:r>
          </w:p>
          <w:p w14:paraId="6F912BF0" w14:textId="77777777" w:rsidR="00400108" w:rsidRPr="00400108" w:rsidRDefault="00400108" w:rsidP="00D4029B">
            <w:pPr>
              <w:pStyle w:val="y-0"/>
              <w:rPr>
                <w:rFonts w:hint="eastAsia"/>
              </w:rPr>
            </w:pPr>
            <w:r w:rsidRPr="00400108">
              <w:t>            9,</w:t>
            </w:r>
          </w:p>
          <w:p w14:paraId="2F4F7D97" w14:textId="77777777" w:rsidR="00400108" w:rsidRPr="00400108" w:rsidRDefault="00400108" w:rsidP="00D4029B">
            <w:pPr>
              <w:pStyle w:val="y-0"/>
              <w:rPr>
                <w:rFonts w:hint="eastAsia"/>
              </w:rPr>
            </w:pPr>
            <w:r w:rsidRPr="00400108">
              <w:t>            -1</w:t>
            </w:r>
          </w:p>
          <w:p w14:paraId="1791D6CF" w14:textId="77777777" w:rsidR="00400108" w:rsidRPr="00400108" w:rsidRDefault="00400108" w:rsidP="00D4029B">
            <w:pPr>
              <w:pStyle w:val="y-0"/>
              <w:rPr>
                <w:rFonts w:hint="eastAsia"/>
              </w:rPr>
            </w:pPr>
            <w:r w:rsidRPr="00400108">
              <w:t>        ],</w:t>
            </w:r>
          </w:p>
          <w:p w14:paraId="50EA8B94" w14:textId="77777777" w:rsidR="00400108" w:rsidRPr="00400108" w:rsidRDefault="00400108" w:rsidP="00D4029B">
            <w:pPr>
              <w:pStyle w:val="y-0"/>
              <w:rPr>
                <w:rFonts w:hint="eastAsia"/>
              </w:rPr>
            </w:pPr>
            <w:r w:rsidRPr="00400108">
              <w:t>        "sucVulInfoNum": [</w:t>
            </w:r>
          </w:p>
          <w:p w14:paraId="50F99870" w14:textId="77777777" w:rsidR="00400108" w:rsidRPr="00400108" w:rsidRDefault="00400108" w:rsidP="00D4029B">
            <w:pPr>
              <w:pStyle w:val="y-0"/>
              <w:rPr>
                <w:rFonts w:hint="eastAsia"/>
              </w:rPr>
            </w:pPr>
            <w:r w:rsidRPr="00400108">
              <w:t>            -1,</w:t>
            </w:r>
          </w:p>
          <w:p w14:paraId="1259DB34" w14:textId="77777777" w:rsidR="00400108" w:rsidRPr="00400108" w:rsidRDefault="00400108" w:rsidP="00D4029B">
            <w:pPr>
              <w:pStyle w:val="y-0"/>
              <w:rPr>
                <w:rFonts w:hint="eastAsia"/>
              </w:rPr>
            </w:pPr>
            <w:r w:rsidRPr="00400108">
              <w:t>            -1,</w:t>
            </w:r>
          </w:p>
          <w:p w14:paraId="1C3B1D8E" w14:textId="77777777" w:rsidR="00400108" w:rsidRPr="00400108" w:rsidRDefault="00400108" w:rsidP="00D4029B">
            <w:pPr>
              <w:pStyle w:val="y-0"/>
              <w:rPr>
                <w:rFonts w:hint="eastAsia"/>
              </w:rPr>
            </w:pPr>
            <w:r w:rsidRPr="00400108">
              <w:t>            -1,</w:t>
            </w:r>
          </w:p>
          <w:p w14:paraId="22E984E3" w14:textId="77777777" w:rsidR="00400108" w:rsidRPr="00400108" w:rsidRDefault="00400108" w:rsidP="00D4029B">
            <w:pPr>
              <w:pStyle w:val="y-0"/>
              <w:rPr>
                <w:rFonts w:hint="eastAsia"/>
              </w:rPr>
            </w:pPr>
            <w:r w:rsidRPr="00400108">
              <w:t>            -1,</w:t>
            </w:r>
          </w:p>
          <w:p w14:paraId="739BCA0F" w14:textId="77777777" w:rsidR="00400108" w:rsidRPr="00400108" w:rsidRDefault="00400108" w:rsidP="00D4029B">
            <w:pPr>
              <w:pStyle w:val="y-0"/>
              <w:rPr>
                <w:rFonts w:hint="eastAsia"/>
              </w:rPr>
            </w:pPr>
            <w:r w:rsidRPr="00400108">
              <w:t>            -1,</w:t>
            </w:r>
          </w:p>
          <w:p w14:paraId="3AA39A3C" w14:textId="77777777" w:rsidR="00400108" w:rsidRPr="00400108" w:rsidRDefault="00400108" w:rsidP="00D4029B">
            <w:pPr>
              <w:pStyle w:val="y-0"/>
              <w:rPr>
                <w:rFonts w:hint="eastAsia"/>
              </w:rPr>
            </w:pPr>
            <w:r w:rsidRPr="00400108">
              <w:t>            6,</w:t>
            </w:r>
          </w:p>
          <w:p w14:paraId="3160C225" w14:textId="77777777" w:rsidR="00400108" w:rsidRPr="00400108" w:rsidRDefault="00400108" w:rsidP="00D4029B">
            <w:pPr>
              <w:pStyle w:val="y-0"/>
              <w:rPr>
                <w:rFonts w:hint="eastAsia"/>
              </w:rPr>
            </w:pPr>
            <w:r w:rsidRPr="00400108">
              <w:t>            7,</w:t>
            </w:r>
          </w:p>
          <w:p w14:paraId="6804D0D1" w14:textId="77777777" w:rsidR="00400108" w:rsidRPr="00400108" w:rsidRDefault="00400108" w:rsidP="00D4029B">
            <w:pPr>
              <w:pStyle w:val="y-0"/>
              <w:rPr>
                <w:rFonts w:hint="eastAsia"/>
              </w:rPr>
            </w:pPr>
            <w:r w:rsidRPr="00400108">
              <w:t>            8,</w:t>
            </w:r>
          </w:p>
          <w:p w14:paraId="1BCBD7CA" w14:textId="77777777" w:rsidR="00400108" w:rsidRPr="00400108" w:rsidRDefault="00400108" w:rsidP="00D4029B">
            <w:pPr>
              <w:pStyle w:val="y-0"/>
              <w:rPr>
                <w:rFonts w:hint="eastAsia"/>
              </w:rPr>
            </w:pPr>
            <w:r w:rsidRPr="00400108">
              <w:t>            9,</w:t>
            </w:r>
          </w:p>
          <w:p w14:paraId="76222F81" w14:textId="77777777" w:rsidR="00400108" w:rsidRPr="00400108" w:rsidRDefault="00400108" w:rsidP="00D4029B">
            <w:pPr>
              <w:pStyle w:val="y-0"/>
              <w:rPr>
                <w:rFonts w:hint="eastAsia"/>
              </w:rPr>
            </w:pPr>
            <w:r w:rsidRPr="00400108">
              <w:lastRenderedPageBreak/>
              <w:t>            -1</w:t>
            </w:r>
          </w:p>
          <w:p w14:paraId="188560E0" w14:textId="77777777" w:rsidR="00400108" w:rsidRPr="00400108" w:rsidRDefault="00400108" w:rsidP="00D4029B">
            <w:pPr>
              <w:pStyle w:val="y-0"/>
              <w:rPr>
                <w:rFonts w:hint="eastAsia"/>
              </w:rPr>
            </w:pPr>
            <w:r w:rsidRPr="00400108">
              <w:t>        ],</w:t>
            </w:r>
          </w:p>
          <w:p w14:paraId="4FE23256" w14:textId="77777777" w:rsidR="00400108" w:rsidRPr="00400108" w:rsidRDefault="00400108" w:rsidP="00D4029B">
            <w:pPr>
              <w:pStyle w:val="y-0"/>
              <w:rPr>
                <w:rFonts w:hint="eastAsia"/>
              </w:rPr>
            </w:pPr>
            <w:r w:rsidRPr="00400108">
              <w:t>        "tktResult": 1,</w:t>
            </w:r>
          </w:p>
          <w:p w14:paraId="33B1F997" w14:textId="77777777" w:rsidR="00400108" w:rsidRPr="00400108" w:rsidRDefault="00400108" w:rsidP="00D4029B">
            <w:pPr>
              <w:pStyle w:val="y-0"/>
              <w:rPr>
                <w:rFonts w:hint="eastAsia"/>
              </w:rPr>
            </w:pPr>
            <w:r w:rsidRPr="00400108">
              <w:t>        "tktInfo": "工单说明0801 14:58",</w:t>
            </w:r>
          </w:p>
          <w:p w14:paraId="4DC0E25B" w14:textId="77777777" w:rsidR="00400108" w:rsidRPr="00400108" w:rsidRDefault="00400108" w:rsidP="00D4029B">
            <w:pPr>
              <w:pStyle w:val="y-0"/>
              <w:rPr>
                <w:rFonts w:hint="eastAsia"/>
              </w:rPr>
            </w:pPr>
            <w:r w:rsidRPr="00400108">
              <w:t>        "logNum": 1</w:t>
            </w:r>
          </w:p>
          <w:p w14:paraId="7BB8A85A" w14:textId="77777777" w:rsidR="00400108" w:rsidRPr="00400108" w:rsidRDefault="00400108" w:rsidP="00D4029B">
            <w:pPr>
              <w:pStyle w:val="y-0"/>
              <w:rPr>
                <w:rFonts w:hint="eastAsia"/>
              </w:rPr>
            </w:pPr>
            <w:r w:rsidRPr="00400108">
              <w:t>    },</w:t>
            </w:r>
          </w:p>
          <w:p w14:paraId="761F8917" w14:textId="77777777" w:rsidR="00400108" w:rsidRPr="00400108" w:rsidRDefault="00400108" w:rsidP="00D4029B">
            <w:pPr>
              <w:pStyle w:val="y-0"/>
              <w:rPr>
                <w:rFonts w:hint="eastAsia"/>
              </w:rPr>
            </w:pPr>
            <w:r w:rsidRPr="00400108">
              <w:t>    "data": {</w:t>
            </w:r>
          </w:p>
          <w:p w14:paraId="32DB360F" w14:textId="77777777" w:rsidR="00400108" w:rsidRPr="00400108" w:rsidRDefault="00400108" w:rsidP="00D4029B">
            <w:pPr>
              <w:pStyle w:val="y-0"/>
              <w:rPr>
                <w:rFonts w:hint="eastAsia"/>
              </w:rPr>
            </w:pPr>
            <w:r w:rsidRPr="00400108">
              <w:t>        "numFiles": 1,</w:t>
            </w:r>
          </w:p>
          <w:p w14:paraId="1EB5BD49" w14:textId="77777777" w:rsidR="00400108" w:rsidRPr="00400108" w:rsidRDefault="00400108" w:rsidP="00D4029B">
            <w:pPr>
              <w:pStyle w:val="y-0"/>
              <w:rPr>
                <w:rFonts w:hint="eastAsia"/>
              </w:rPr>
            </w:pPr>
            <w:r w:rsidRPr="00400108">
              <w:t>        "numTgzs": 1,</w:t>
            </w:r>
          </w:p>
          <w:p w14:paraId="3D2B5936" w14:textId="77777777" w:rsidR="00400108" w:rsidRPr="00400108" w:rsidRDefault="00400108" w:rsidP="00D4029B">
            <w:pPr>
              <w:pStyle w:val="y-0"/>
              <w:rPr>
                <w:rFonts w:hint="eastAsia"/>
              </w:rPr>
            </w:pPr>
            <w:r w:rsidRPr="00400108">
              <w:t>        "fileInfoLst": [</w:t>
            </w:r>
          </w:p>
          <w:p w14:paraId="430A2F3B" w14:textId="77777777" w:rsidR="00400108" w:rsidRPr="00400108" w:rsidRDefault="00400108" w:rsidP="00D4029B">
            <w:pPr>
              <w:pStyle w:val="y-0"/>
              <w:rPr>
                <w:rFonts w:hint="eastAsia"/>
              </w:rPr>
            </w:pPr>
            <w:r w:rsidRPr="00400108">
              <w:t>            {</w:t>
            </w:r>
          </w:p>
          <w:p w14:paraId="78C2B043" w14:textId="77777777" w:rsidR="00400108" w:rsidRPr="00400108" w:rsidRDefault="00400108" w:rsidP="00D4029B">
            <w:pPr>
              <w:pStyle w:val="y-0"/>
              <w:rPr>
                <w:rFonts w:hint="eastAsia"/>
              </w:rPr>
            </w:pPr>
            <w:r w:rsidRPr="00400108">
              <w:t>                "name": "filename.json",</w:t>
            </w:r>
          </w:p>
          <w:p w14:paraId="5FF105A1" w14:textId="77777777" w:rsidR="00400108" w:rsidRPr="00400108" w:rsidRDefault="00400108" w:rsidP="00D4029B">
            <w:pPr>
              <w:pStyle w:val="y-0"/>
              <w:rPr>
                <w:rFonts w:hint="eastAsia"/>
              </w:rPr>
            </w:pPr>
            <w:r w:rsidRPr="00400108">
              <w:t>                "dataType": "json",</w:t>
            </w:r>
          </w:p>
          <w:p w14:paraId="3C71E51A" w14:textId="77777777" w:rsidR="00400108" w:rsidRPr="00400108" w:rsidRDefault="00400108" w:rsidP="00D4029B">
            <w:pPr>
              <w:pStyle w:val="y-0"/>
              <w:rPr>
                <w:rFonts w:hint="eastAsia"/>
              </w:rPr>
            </w:pPr>
            <w:r w:rsidRPr="00400108">
              <w:t>                "objectID": "",</w:t>
            </w:r>
          </w:p>
          <w:p w14:paraId="786EFAB2" w14:textId="77777777" w:rsidR="00400108" w:rsidRPr="00400108" w:rsidRDefault="00400108" w:rsidP="00D4029B">
            <w:pPr>
              <w:pStyle w:val="y-0"/>
              <w:rPr>
                <w:rFonts w:hint="eastAsia"/>
              </w:rPr>
            </w:pPr>
            <w:r w:rsidRPr="00400108">
              <w:t>                "svcType": 4,</w:t>
            </w:r>
          </w:p>
          <w:p w14:paraId="54948037" w14:textId="77777777" w:rsidR="00400108" w:rsidRPr="00400108" w:rsidRDefault="00400108" w:rsidP="00D4029B">
            <w:pPr>
              <w:pStyle w:val="y-0"/>
              <w:rPr>
                <w:rFonts w:hint="eastAsia"/>
              </w:rPr>
            </w:pPr>
            <w:r w:rsidRPr="00400108">
              <w:t>                "reserved": ""</w:t>
            </w:r>
          </w:p>
          <w:p w14:paraId="60079A11" w14:textId="77777777" w:rsidR="00400108" w:rsidRPr="00400108" w:rsidRDefault="00400108" w:rsidP="00D4029B">
            <w:pPr>
              <w:pStyle w:val="y-0"/>
              <w:rPr>
                <w:rFonts w:hint="eastAsia"/>
              </w:rPr>
            </w:pPr>
            <w:r w:rsidRPr="00400108">
              <w:t>            }</w:t>
            </w:r>
          </w:p>
          <w:p w14:paraId="1EAE6115" w14:textId="77777777" w:rsidR="00400108" w:rsidRPr="00400108" w:rsidRDefault="00400108" w:rsidP="00D4029B">
            <w:pPr>
              <w:pStyle w:val="y-0"/>
              <w:rPr>
                <w:rFonts w:hint="eastAsia"/>
              </w:rPr>
            </w:pPr>
            <w:r w:rsidRPr="00400108">
              <w:t>        ]</w:t>
            </w:r>
          </w:p>
          <w:p w14:paraId="22CF337B" w14:textId="77777777" w:rsidR="00400108" w:rsidRPr="00400108" w:rsidRDefault="00400108" w:rsidP="00D4029B">
            <w:pPr>
              <w:pStyle w:val="y-0"/>
              <w:rPr>
                <w:rFonts w:hint="eastAsia"/>
              </w:rPr>
            </w:pPr>
            <w:r w:rsidRPr="00400108">
              <w:t>    }</w:t>
            </w:r>
          </w:p>
          <w:p w14:paraId="01F6A8CA" w14:textId="77777777" w:rsidR="00400108" w:rsidRPr="00400108" w:rsidRDefault="00400108" w:rsidP="00D4029B">
            <w:pPr>
              <w:pStyle w:val="y-0"/>
              <w:rPr>
                <w:rFonts w:hint="eastAsia"/>
              </w:rPr>
            </w:pPr>
            <w:r w:rsidRPr="00400108">
              <w:t>}</w:t>
            </w:r>
          </w:p>
          <w:p w14:paraId="7B923891" w14:textId="77777777" w:rsidR="00005070" w:rsidRDefault="00005070" w:rsidP="00D4029B">
            <w:pPr>
              <w:pStyle w:val="y-0"/>
              <w:rPr>
                <w:rFonts w:hint="eastAsia"/>
              </w:rPr>
            </w:pPr>
          </w:p>
        </w:tc>
      </w:tr>
      <w:tr w:rsidR="00005070" w14:paraId="20A491A9" w14:textId="77777777" w:rsidTr="00296B82">
        <w:tc>
          <w:tcPr>
            <w:tcW w:w="1271" w:type="dxa"/>
            <w:vMerge w:val="restart"/>
          </w:tcPr>
          <w:p w14:paraId="610990CC" w14:textId="77777777" w:rsidR="00005070" w:rsidRDefault="00005070" w:rsidP="00D4029B">
            <w:pPr>
              <w:pStyle w:val="y-0"/>
              <w:rPr>
                <w:rFonts w:hint="eastAsia"/>
              </w:rPr>
            </w:pPr>
            <w:r>
              <w:rPr>
                <w:rFonts w:hint="eastAsia"/>
              </w:rPr>
              <w:lastRenderedPageBreak/>
              <w:t>响应体</w:t>
            </w:r>
          </w:p>
        </w:tc>
        <w:tc>
          <w:tcPr>
            <w:tcW w:w="6946" w:type="dxa"/>
          </w:tcPr>
          <w:p w14:paraId="23B3F6AC" w14:textId="77777777" w:rsidR="00400108" w:rsidRPr="00400108" w:rsidRDefault="00400108" w:rsidP="00D4029B">
            <w:pPr>
              <w:pStyle w:val="y-0"/>
              <w:rPr>
                <w:rFonts w:hint="eastAsia"/>
              </w:rPr>
            </w:pPr>
            <w:r w:rsidRPr="00400108">
              <w:t>{</w:t>
            </w:r>
          </w:p>
          <w:p w14:paraId="4A0AF4E2" w14:textId="77777777" w:rsidR="00400108" w:rsidRPr="00400108" w:rsidRDefault="00400108" w:rsidP="00D4029B">
            <w:pPr>
              <w:pStyle w:val="y-0"/>
              <w:rPr>
                <w:rFonts w:hint="eastAsia"/>
              </w:rPr>
            </w:pPr>
            <w:r w:rsidRPr="00400108">
              <w:t>    "orderID": "1-43-1688825291109179392",</w:t>
            </w:r>
          </w:p>
          <w:p w14:paraId="2161581F" w14:textId="77777777" w:rsidR="00400108" w:rsidRPr="00400108" w:rsidRDefault="00400108" w:rsidP="00D4029B">
            <w:pPr>
              <w:pStyle w:val="y-0"/>
              <w:rPr>
                <w:rFonts w:hint="eastAsia"/>
              </w:rPr>
            </w:pPr>
            <w:r w:rsidRPr="00400108">
              <w:t>    "statusCode": 0,</w:t>
            </w:r>
          </w:p>
          <w:p w14:paraId="2E7E64D2" w14:textId="77777777" w:rsidR="00400108" w:rsidRPr="00400108" w:rsidRDefault="00400108" w:rsidP="00D4029B">
            <w:pPr>
              <w:pStyle w:val="y-0"/>
              <w:rPr>
                <w:rFonts w:hint="eastAsia"/>
              </w:rPr>
            </w:pPr>
            <w:r w:rsidRPr="00400108">
              <w:t>    "statusText": "success.",</w:t>
            </w:r>
          </w:p>
          <w:p w14:paraId="41EE91AC" w14:textId="77777777" w:rsidR="00400108" w:rsidRPr="00400108" w:rsidRDefault="00400108" w:rsidP="00D4029B">
            <w:pPr>
              <w:pStyle w:val="y-0"/>
              <w:rPr>
                <w:rFonts w:hint="eastAsia"/>
              </w:rPr>
            </w:pPr>
            <w:r w:rsidRPr="00400108">
              <w:t>    "rspMsgCnt": "ed77eefb59a7e9a311bd706b792359b1"</w:t>
            </w:r>
          </w:p>
          <w:p w14:paraId="785754F7" w14:textId="77777777" w:rsidR="00400108" w:rsidRPr="00400108" w:rsidRDefault="00400108" w:rsidP="00D4029B">
            <w:pPr>
              <w:pStyle w:val="y-0"/>
              <w:rPr>
                <w:rFonts w:hint="eastAsia"/>
              </w:rPr>
            </w:pPr>
            <w:r w:rsidRPr="00400108">
              <w:t>}</w:t>
            </w:r>
          </w:p>
          <w:p w14:paraId="4704DD24" w14:textId="77777777" w:rsidR="00005070" w:rsidRDefault="00005070" w:rsidP="00D4029B">
            <w:pPr>
              <w:pStyle w:val="y-0"/>
              <w:rPr>
                <w:rFonts w:hint="eastAsia"/>
              </w:rPr>
            </w:pPr>
          </w:p>
        </w:tc>
      </w:tr>
      <w:tr w:rsidR="00005070" w14:paraId="3B05358D" w14:textId="77777777" w:rsidTr="00296B82">
        <w:tc>
          <w:tcPr>
            <w:tcW w:w="1271" w:type="dxa"/>
            <w:vMerge/>
          </w:tcPr>
          <w:p w14:paraId="6474C33B" w14:textId="77777777" w:rsidR="00005070" w:rsidRDefault="00005070" w:rsidP="00D4029B">
            <w:pPr>
              <w:pStyle w:val="y-0"/>
              <w:rPr>
                <w:rFonts w:hint="eastAsia"/>
              </w:rPr>
            </w:pPr>
          </w:p>
        </w:tc>
        <w:tc>
          <w:tcPr>
            <w:tcW w:w="6946" w:type="dxa"/>
          </w:tcPr>
          <w:p w14:paraId="6FE77589" w14:textId="77777777" w:rsidR="00400108" w:rsidRPr="00400108" w:rsidRDefault="00400108" w:rsidP="00D4029B">
            <w:pPr>
              <w:pStyle w:val="y-0"/>
              <w:rPr>
                <w:rFonts w:hint="eastAsia"/>
              </w:rPr>
            </w:pPr>
            <w:r w:rsidRPr="00400108">
              <w:t>{</w:t>
            </w:r>
          </w:p>
          <w:p w14:paraId="1D950BE5" w14:textId="77777777" w:rsidR="00400108" w:rsidRPr="00400108" w:rsidRDefault="00400108" w:rsidP="00D4029B">
            <w:pPr>
              <w:pStyle w:val="y-0"/>
              <w:rPr>
                <w:rFonts w:hint="eastAsia"/>
              </w:rPr>
            </w:pPr>
            <w:r w:rsidRPr="00400108">
              <w:t>    "orderType": 1,</w:t>
            </w:r>
          </w:p>
          <w:p w14:paraId="79F6253B" w14:textId="77777777" w:rsidR="00400108" w:rsidRPr="00400108" w:rsidRDefault="00400108" w:rsidP="00D4029B">
            <w:pPr>
              <w:pStyle w:val="y-0"/>
              <w:rPr>
                <w:rFonts w:hint="eastAsia"/>
              </w:rPr>
            </w:pPr>
            <w:r w:rsidRPr="00400108">
              <w:t>    "orderSubType": 43,</w:t>
            </w:r>
          </w:p>
          <w:p w14:paraId="72FF4EDA" w14:textId="77777777" w:rsidR="00400108" w:rsidRPr="00400108" w:rsidRDefault="00400108" w:rsidP="00D4029B">
            <w:pPr>
              <w:pStyle w:val="y-0"/>
              <w:rPr>
                <w:rFonts w:hint="eastAsia"/>
              </w:rPr>
            </w:pPr>
            <w:r w:rsidRPr="00400108">
              <w:t>    "timeStamp": "1692003304",</w:t>
            </w:r>
          </w:p>
          <w:p w14:paraId="4780FC4D" w14:textId="77777777" w:rsidR="00400108" w:rsidRPr="00400108" w:rsidRDefault="00400108" w:rsidP="00D4029B">
            <w:pPr>
              <w:pStyle w:val="y-0"/>
              <w:rPr>
                <w:rFonts w:hint="eastAsia"/>
              </w:rPr>
            </w:pPr>
            <w:r w:rsidRPr="00400108">
              <w:t>    "sign": "d74cec6d7e8c6f60623e102e26b07793953590e4a97b452b794293d2d4506031"</w:t>
            </w:r>
          </w:p>
          <w:p w14:paraId="3A5C0099" w14:textId="77777777" w:rsidR="00400108" w:rsidRPr="00400108" w:rsidRDefault="00400108" w:rsidP="00D4029B">
            <w:pPr>
              <w:pStyle w:val="y-0"/>
              <w:rPr>
                <w:rFonts w:hint="eastAsia"/>
              </w:rPr>
            </w:pPr>
            <w:r w:rsidRPr="00400108">
              <w:t>}</w:t>
            </w:r>
          </w:p>
          <w:p w14:paraId="6E72892B" w14:textId="77777777" w:rsidR="00005070" w:rsidRDefault="00005070" w:rsidP="00D4029B">
            <w:pPr>
              <w:pStyle w:val="y-0"/>
              <w:rPr>
                <w:rFonts w:hint="eastAsia"/>
              </w:rPr>
            </w:pPr>
          </w:p>
        </w:tc>
      </w:tr>
      <w:tr w:rsidR="00005070" w14:paraId="4880A60E" w14:textId="77777777" w:rsidTr="00296B82">
        <w:tc>
          <w:tcPr>
            <w:tcW w:w="1271" w:type="dxa"/>
          </w:tcPr>
          <w:p w14:paraId="51E430AC" w14:textId="77777777" w:rsidR="00005070" w:rsidRDefault="00005070" w:rsidP="00D4029B">
            <w:pPr>
              <w:pStyle w:val="y-0"/>
              <w:rPr>
                <w:rFonts w:hint="eastAsia"/>
              </w:rPr>
            </w:pPr>
            <w:r w:rsidRPr="00077D08">
              <w:rPr>
                <w:rFonts w:hint="eastAsia"/>
              </w:rPr>
              <w:t>说明</w:t>
            </w:r>
          </w:p>
        </w:tc>
        <w:tc>
          <w:tcPr>
            <w:tcW w:w="6946" w:type="dxa"/>
          </w:tcPr>
          <w:p w14:paraId="2AB265E2" w14:textId="77777777" w:rsidR="00E23901" w:rsidRDefault="00E23901" w:rsidP="00E23901">
            <w:pPr>
              <w:pStyle w:val="y-5"/>
              <w:numPr>
                <w:ilvl w:val="0"/>
                <w:numId w:val="8"/>
              </w:numPr>
              <w:rPr>
                <w:rFonts w:hint="eastAsia"/>
              </w:rPr>
            </w:pPr>
            <w:r>
              <w:rPr>
                <w:rFonts w:hint="eastAsia"/>
              </w:rPr>
              <w:t>返回数据中产品漏洞、口令缺陷等脆弱性个数，漏洞和口令缺陷二选一</w:t>
            </w:r>
          </w:p>
          <w:p w14:paraId="18FB5BE8" w14:textId="77777777" w:rsidR="00E23901" w:rsidRDefault="00E23901" w:rsidP="00E23901">
            <w:pPr>
              <w:pStyle w:val="y-5"/>
              <w:numPr>
                <w:ilvl w:val="0"/>
                <w:numId w:val="8"/>
              </w:numPr>
              <w:rPr>
                <w:rFonts w:hint="eastAsia"/>
              </w:rPr>
            </w:pPr>
            <w:r>
              <w:rPr>
                <w:rFonts w:hint="eastAsia"/>
              </w:rPr>
              <w:lastRenderedPageBreak/>
              <w:t>组件分类判断操作系统、应用软件或中间件通过</w:t>
            </w:r>
            <w:r>
              <w:rPr>
                <w:rFonts w:hint="eastAsia"/>
              </w:rPr>
              <w:t>vulInstClass</w:t>
            </w:r>
            <w:r>
              <w:rPr>
                <w:rFonts w:hint="eastAsia"/>
              </w:rPr>
              <w:t>字段判断</w:t>
            </w:r>
          </w:p>
          <w:p w14:paraId="7E018DB9" w14:textId="77777777" w:rsidR="00E23901" w:rsidRDefault="00E23901" w:rsidP="00E23901">
            <w:pPr>
              <w:pStyle w:val="y-5"/>
              <w:numPr>
                <w:ilvl w:val="0"/>
                <w:numId w:val="8"/>
              </w:numPr>
              <w:rPr>
                <w:rFonts w:hint="eastAsia"/>
              </w:rPr>
            </w:pPr>
            <w:r>
              <w:rPr>
                <w:rFonts w:hint="eastAsia"/>
              </w:rPr>
              <w:t>orderID</w:t>
            </w:r>
            <w:r>
              <w:rPr>
                <w:rFonts w:hint="eastAsia"/>
              </w:rPr>
              <w:t>中</w:t>
            </w:r>
            <w:r>
              <w:rPr>
                <w:rFonts w:hint="eastAsia"/>
              </w:rPr>
              <w:t>19</w:t>
            </w:r>
            <w:r>
              <w:rPr>
                <w:rFonts w:hint="eastAsia"/>
              </w:rPr>
              <w:t>位字符使用系统漏洞工单下发的</w:t>
            </w:r>
            <w:r>
              <w:rPr>
                <w:rFonts w:hint="eastAsia"/>
              </w:rPr>
              <w:t>orderID</w:t>
            </w:r>
            <w:r>
              <w:rPr>
                <w:rFonts w:hint="eastAsia"/>
              </w:rPr>
              <w:t>中</w:t>
            </w:r>
            <w:r>
              <w:rPr>
                <w:rFonts w:hint="eastAsia"/>
              </w:rPr>
              <w:t>19</w:t>
            </w:r>
            <w:r>
              <w:rPr>
                <w:rFonts w:hint="eastAsia"/>
              </w:rPr>
              <w:t>位字符</w:t>
            </w:r>
          </w:p>
          <w:p w14:paraId="1CA6E620" w14:textId="77777777" w:rsidR="00E23901" w:rsidRDefault="00E23901" w:rsidP="00E23901">
            <w:pPr>
              <w:pStyle w:val="y-5"/>
              <w:numPr>
                <w:ilvl w:val="0"/>
                <w:numId w:val="8"/>
              </w:numPr>
              <w:rPr>
                <w:rFonts w:hint="eastAsia"/>
              </w:rPr>
            </w:pPr>
            <w:r>
              <w:rPr>
                <w:rFonts w:hint="eastAsia"/>
              </w:rPr>
              <w:t xml:space="preserve">lvRsn </w:t>
            </w:r>
            <w:r>
              <w:rPr>
                <w:rFonts w:hint="eastAsia"/>
              </w:rPr>
              <w:t>与</w:t>
            </w:r>
            <w:r>
              <w:rPr>
                <w:rFonts w:hint="eastAsia"/>
              </w:rPr>
              <w:t xml:space="preserve"> remedTime</w:t>
            </w:r>
          </w:p>
          <w:p w14:paraId="49D70D1A" w14:textId="77777777" w:rsidR="00E23901" w:rsidRDefault="00E23901" w:rsidP="00E23901">
            <w:pPr>
              <w:pStyle w:val="y-5"/>
              <w:rPr>
                <w:rFonts w:hint="eastAsia"/>
              </w:rPr>
            </w:pPr>
            <w:r>
              <w:rPr>
                <w:rFonts w:hint="eastAsia"/>
              </w:rPr>
              <w:t>只要当前系统漏洞的状态为“修复失败、核验未修复”，则需要上报修复原因；</w:t>
            </w:r>
          </w:p>
          <w:p w14:paraId="5A1E701E" w14:textId="77777777" w:rsidR="00E23901" w:rsidRDefault="00E23901" w:rsidP="00E23901">
            <w:pPr>
              <w:pStyle w:val="y-5"/>
              <w:rPr>
                <w:rFonts w:hint="eastAsia"/>
              </w:rPr>
            </w:pPr>
            <w:r>
              <w:rPr>
                <w:rFonts w:hint="eastAsia"/>
              </w:rPr>
              <w:t>只要当前系统漏洞的状态为“已修复、核验修复”，则需要上报修复耗时；</w:t>
            </w:r>
          </w:p>
          <w:p w14:paraId="5CC00849" w14:textId="77777777" w:rsidR="00E23901" w:rsidRDefault="00E23901" w:rsidP="00E23901">
            <w:pPr>
              <w:pStyle w:val="y-5"/>
              <w:rPr>
                <w:rFonts w:hint="eastAsia"/>
              </w:rPr>
            </w:pPr>
            <w:r>
              <w:rPr>
                <w:rFonts w:hint="eastAsia"/>
              </w:rPr>
              <w:t>其他情况下该字段可以为空。</w:t>
            </w:r>
          </w:p>
          <w:p w14:paraId="4E0ACD1B" w14:textId="77777777" w:rsidR="00E23901" w:rsidRDefault="00E23901" w:rsidP="00E23901">
            <w:pPr>
              <w:pStyle w:val="y-5"/>
              <w:numPr>
                <w:ilvl w:val="0"/>
                <w:numId w:val="8"/>
              </w:numPr>
              <w:rPr>
                <w:rFonts w:hint="eastAsia"/>
              </w:rPr>
            </w:pPr>
            <w:r>
              <w:rPr>
                <w:rFonts w:hint="eastAsia"/>
              </w:rPr>
              <w:t>不必传参数无数据不携带即可（同其他接口）。</w:t>
            </w:r>
          </w:p>
          <w:p w14:paraId="0F6B76ED" w14:textId="77777777" w:rsidR="00E23901" w:rsidRDefault="00E23901" w:rsidP="00E23901">
            <w:pPr>
              <w:pStyle w:val="y-5"/>
              <w:numPr>
                <w:ilvl w:val="0"/>
                <w:numId w:val="8"/>
              </w:numPr>
              <w:rPr>
                <w:rFonts w:hint="eastAsia"/>
              </w:rPr>
            </w:pPr>
            <w:r>
              <w:rPr>
                <w:rFonts w:hint="eastAsia"/>
              </w:rPr>
              <w:t>回传系统漏洞列表（</w:t>
            </w:r>
            <w:r>
              <w:rPr>
                <w:rFonts w:hint="eastAsia"/>
              </w:rPr>
              <w:t>vulInfoLst</w:t>
            </w:r>
            <w:r>
              <w:rPr>
                <w:rFonts w:hint="eastAsia"/>
              </w:rPr>
              <w:t>）为空且必传传递格式如下（同其他接口）：</w:t>
            </w:r>
          </w:p>
          <w:p w14:paraId="28BE2E14" w14:textId="77777777" w:rsidR="00E23901" w:rsidRDefault="00E23901" w:rsidP="00E23901">
            <w:pPr>
              <w:pStyle w:val="y-5"/>
              <w:rPr>
                <w:rFonts w:hint="eastAsia"/>
              </w:rPr>
            </w:pPr>
            <w:r>
              <w:rPr>
                <w:rFonts w:hint="eastAsia"/>
              </w:rPr>
              <w:t xml:space="preserve">"vulInfoLst": { # </w:t>
            </w:r>
            <w:r>
              <w:rPr>
                <w:rFonts w:hint="eastAsia"/>
              </w:rPr>
              <w:t>系统漏洞列表</w:t>
            </w:r>
          </w:p>
          <w:p w14:paraId="22FA6FC9" w14:textId="77777777" w:rsidR="00E23901" w:rsidRDefault="00E23901" w:rsidP="00E23901">
            <w:pPr>
              <w:pStyle w:val="y-5"/>
              <w:rPr>
                <w:rFonts w:hint="eastAsia"/>
              </w:rPr>
            </w:pPr>
            <w:r>
              <w:rPr>
                <w:rFonts w:hint="eastAsia"/>
              </w:rPr>
              <w:t>"vulNum": 0,</w:t>
            </w:r>
          </w:p>
          <w:p w14:paraId="7C9F4689" w14:textId="2B56195C" w:rsidR="00E23901" w:rsidRDefault="00E23901" w:rsidP="00E23901">
            <w:pPr>
              <w:pStyle w:val="y-5"/>
              <w:ind w:left="440"/>
              <w:rPr>
                <w:rFonts w:hint="eastAsia"/>
              </w:rPr>
            </w:pPr>
            <w:r>
              <w:rPr>
                <w:rFonts w:hint="eastAsia"/>
              </w:rPr>
              <w:t xml:space="preserve">"comVulLst": [] # </w:t>
            </w:r>
            <w:r>
              <w:rPr>
                <w:rFonts w:hint="eastAsia"/>
              </w:rPr>
              <w:t>产品漏洞列表</w:t>
            </w:r>
          </w:p>
          <w:p w14:paraId="0561F1C8" w14:textId="77777777" w:rsidR="00E23901" w:rsidRDefault="00E23901" w:rsidP="00E23901">
            <w:pPr>
              <w:pStyle w:val="y-5"/>
              <w:rPr>
                <w:rFonts w:hint="eastAsia"/>
              </w:rPr>
            </w:pPr>
            <w:r>
              <w:rPr>
                <w:rFonts w:hint="eastAsia"/>
              </w:rPr>
              <w:t>}</w:t>
            </w:r>
          </w:p>
          <w:p w14:paraId="19852A73" w14:textId="77777777" w:rsidR="00E23901" w:rsidRDefault="00E23901" w:rsidP="00E23901">
            <w:pPr>
              <w:pStyle w:val="y-5"/>
              <w:numPr>
                <w:ilvl w:val="0"/>
                <w:numId w:val="8"/>
              </w:numPr>
              <w:rPr>
                <w:ins w:id="352" w:author="俊林 杨" w:date="2025-07-07T18:16:00Z" w16du:dateUtc="2025-07-07T10:16:00Z"/>
                <w:rFonts w:hint="eastAsia"/>
                <w:sz w:val="18"/>
                <w:szCs w:val="18"/>
              </w:rPr>
            </w:pPr>
            <w:r>
              <w:rPr>
                <w:rFonts w:hint="eastAsia"/>
                <w:sz w:val="18"/>
                <w:szCs w:val="18"/>
              </w:rPr>
              <w:t xml:space="preserve">vulPriorMID </w:t>
            </w:r>
            <w:r>
              <w:rPr>
                <w:rFonts w:hint="eastAsia"/>
                <w:sz w:val="18"/>
                <w:szCs w:val="18"/>
              </w:rPr>
              <w:t>如果如果有评分，则需要指定模型标识</w:t>
            </w:r>
          </w:p>
          <w:p w14:paraId="38B4F8B6" w14:textId="6FBFEDD2" w:rsidR="00DA16FA" w:rsidRPr="00DA16FA" w:rsidRDefault="00DA16FA">
            <w:pPr>
              <w:pStyle w:val="11"/>
              <w:numPr>
                <w:ilvl w:val="0"/>
                <w:numId w:val="8"/>
              </w:numPr>
              <w:rPr>
                <w:rFonts w:hint="eastAsia"/>
                <w:rPrChange w:id="353" w:author="俊林 杨" w:date="2025-07-07T18:16:00Z" w16du:dateUtc="2025-07-07T10:16:00Z">
                  <w:rPr>
                    <w:rFonts w:hint="eastAsia"/>
                    <w:sz w:val="18"/>
                    <w:szCs w:val="18"/>
                  </w:rPr>
                </w:rPrChange>
              </w:rPr>
              <w:pPrChange w:id="354" w:author="俊林 杨" w:date="2025-07-07T18:16:00Z" w16du:dateUtc="2025-07-07T10:16:00Z">
                <w:pPr>
                  <w:pStyle w:val="y-5"/>
                  <w:numPr>
                    <w:numId w:val="8"/>
                  </w:numPr>
                  <w:ind w:left="440" w:hanging="440"/>
                </w:pPr>
              </w:pPrChange>
            </w:pPr>
            <w:ins w:id="355" w:author="俊林 杨" w:date="2025-07-07T18:17:00Z" w16du:dateUtc="2025-07-07T10:17:00Z">
              <w:r w:rsidRPr="00DA16FA">
                <w:rPr>
                  <w:rFonts w:hint="eastAsia"/>
                </w:rPr>
                <w:t xml:space="preserve">vulPriorVal </w:t>
              </w:r>
              <w:r>
                <w:rPr>
                  <w:rFonts w:hint="eastAsia"/>
                </w:rPr>
                <w:t>、</w:t>
              </w:r>
              <w:r w:rsidRPr="00DA16FA">
                <w:rPr>
                  <w:rFonts w:hint="eastAsia"/>
                </w:rPr>
                <w:t xml:space="preserve">vulPriorLvl </w:t>
              </w:r>
            </w:ins>
            <w:ins w:id="356" w:author="俊林 杨" w:date="2025-07-08T10:14:00Z" w16du:dateUtc="2025-07-08T02:14:00Z">
              <w:r w:rsidR="00644F09">
                <w:rPr>
                  <w:rFonts w:hint="eastAsia"/>
                </w:rPr>
                <w:t>赋值</w:t>
              </w:r>
            </w:ins>
            <w:ins w:id="357" w:author="俊林 杨" w:date="2025-07-07T18:17:00Z" w16du:dateUtc="2025-07-07T10:17:00Z">
              <w:r>
                <w:rPr>
                  <w:rFonts w:hint="eastAsia"/>
                </w:rPr>
                <w:t>需要遵循</w:t>
              </w:r>
            </w:ins>
            <w:ins w:id="358" w:author="俊林 杨" w:date="2025-07-08T10:13:00Z" w16du:dateUtc="2025-07-08T02:13:00Z">
              <w:r w:rsidR="00644F09" w:rsidRPr="00644F09">
                <w:rPr>
                  <w:rFonts w:hint="eastAsia"/>
                </w:rPr>
                <w:t>《信息安全技术—网络安全漏洞分类分级指南》（</w:t>
              </w:r>
              <w:r w:rsidR="00644F09" w:rsidRPr="00644F09">
                <w:rPr>
                  <w:rFonts w:hint="eastAsia"/>
                </w:rPr>
                <w:t>GB/T 30279-2020</w:t>
              </w:r>
              <w:r w:rsidR="00644F09" w:rsidRPr="00644F09">
                <w:rPr>
                  <w:rFonts w:hint="eastAsia"/>
                </w:rPr>
                <w:t>）</w:t>
              </w:r>
            </w:ins>
          </w:p>
          <w:p w14:paraId="3A2C1724" w14:textId="77777777" w:rsidR="00005070" w:rsidRDefault="00005070" w:rsidP="00E23901">
            <w:pPr>
              <w:pStyle w:val="y-5"/>
              <w:rPr>
                <w:rFonts w:hint="eastAsia"/>
              </w:rPr>
            </w:pPr>
          </w:p>
        </w:tc>
      </w:tr>
    </w:tbl>
    <w:p w14:paraId="73353B4B" w14:textId="77777777" w:rsidR="00005070" w:rsidRPr="00005070" w:rsidRDefault="00005070" w:rsidP="00D4029B">
      <w:pPr>
        <w:pStyle w:val="y-0"/>
        <w:rPr>
          <w:rFonts w:hint="eastAsia"/>
        </w:rPr>
      </w:pPr>
    </w:p>
    <w:p w14:paraId="6E4834F3" w14:textId="77777777" w:rsidR="009C783E" w:rsidRDefault="009C783E" w:rsidP="009C783E">
      <w:pPr>
        <w:pStyle w:val="y-20"/>
        <w:rPr>
          <w:rFonts w:hint="eastAsia"/>
        </w:rPr>
      </w:pPr>
      <w:r>
        <w:rPr>
          <w:rFonts w:hint="eastAsia"/>
        </w:rPr>
        <w:t>接口</w:t>
      </w:r>
      <w:r>
        <w:rPr>
          <w:rFonts w:hint="eastAsia"/>
        </w:rPr>
        <w:t>5</w:t>
      </w:r>
      <w:r>
        <w:rPr>
          <w:rFonts w:hint="eastAsia"/>
        </w:rPr>
        <w:t>：产品漏洞排查验证</w:t>
      </w:r>
      <w:r>
        <w:rPr>
          <w:rFonts w:hint="eastAsia"/>
        </w:rPr>
        <w:t>/</w:t>
      </w:r>
      <w:r>
        <w:rPr>
          <w:rFonts w:hint="eastAsia"/>
        </w:rPr>
        <w:t>修复验证工单请求</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05070" w14:paraId="66C97CD1" w14:textId="77777777" w:rsidTr="00296B82">
        <w:tc>
          <w:tcPr>
            <w:tcW w:w="1271" w:type="dxa"/>
          </w:tcPr>
          <w:p w14:paraId="51F0B315" w14:textId="77777777" w:rsidR="00005070" w:rsidRDefault="00005070" w:rsidP="00D4029B">
            <w:pPr>
              <w:pStyle w:val="y-0"/>
              <w:rPr>
                <w:rFonts w:hint="eastAsia"/>
              </w:rPr>
            </w:pPr>
            <w:r>
              <w:rPr>
                <w:rFonts w:hint="eastAsia"/>
              </w:rPr>
              <w:t>请求URL</w:t>
            </w:r>
          </w:p>
        </w:tc>
        <w:tc>
          <w:tcPr>
            <w:tcW w:w="6946" w:type="dxa"/>
          </w:tcPr>
          <w:p w14:paraId="1A130592" w14:textId="2397380E" w:rsidR="00005070" w:rsidRPr="00077D08" w:rsidRDefault="008B1A2E" w:rsidP="00D4029B">
            <w:pPr>
              <w:pStyle w:val="y-0"/>
              <w:rPr>
                <w:rFonts w:hint="eastAsia"/>
              </w:rPr>
            </w:pPr>
            <w:r>
              <w:rPr>
                <w:rFonts w:hint="eastAsia"/>
              </w:rPr>
              <w:t>——</w:t>
            </w:r>
          </w:p>
        </w:tc>
      </w:tr>
      <w:tr w:rsidR="00005070" w14:paraId="0CECC63E" w14:textId="77777777" w:rsidTr="00296B82">
        <w:tc>
          <w:tcPr>
            <w:tcW w:w="1271" w:type="dxa"/>
            <w:vMerge w:val="restart"/>
          </w:tcPr>
          <w:p w14:paraId="5AC64267" w14:textId="77777777" w:rsidR="00005070" w:rsidRDefault="00005070" w:rsidP="00D4029B">
            <w:pPr>
              <w:pStyle w:val="y-0"/>
              <w:rPr>
                <w:rFonts w:hint="eastAsia"/>
              </w:rPr>
            </w:pPr>
            <w:r>
              <w:rPr>
                <w:rFonts w:hint="eastAsia"/>
              </w:rPr>
              <w:t>请求体</w:t>
            </w:r>
          </w:p>
        </w:tc>
        <w:tc>
          <w:tcPr>
            <w:tcW w:w="6946" w:type="dxa"/>
          </w:tcPr>
          <w:p w14:paraId="77995AC4" w14:textId="77777777" w:rsidR="00400108" w:rsidRPr="00400108" w:rsidRDefault="00400108" w:rsidP="00D4029B">
            <w:pPr>
              <w:pStyle w:val="y-0"/>
              <w:rPr>
                <w:rFonts w:hint="eastAsia"/>
              </w:rPr>
            </w:pPr>
            <w:r w:rsidRPr="00400108">
              <w:t>{</w:t>
            </w:r>
          </w:p>
          <w:p w14:paraId="513C044B" w14:textId="77777777" w:rsidR="00400108" w:rsidRPr="00400108" w:rsidRDefault="00400108" w:rsidP="00D4029B">
            <w:pPr>
              <w:pStyle w:val="y-0"/>
              <w:rPr>
                <w:rFonts w:hint="eastAsia"/>
              </w:rPr>
            </w:pPr>
            <w:r w:rsidRPr="00400108">
              <w:t>    "orderID": "1-11-1688853924397850624",</w:t>
            </w:r>
          </w:p>
          <w:p w14:paraId="067D8B17" w14:textId="77777777" w:rsidR="00400108" w:rsidRPr="00400108" w:rsidRDefault="00400108" w:rsidP="00D4029B">
            <w:pPr>
              <w:pStyle w:val="y-0"/>
              <w:rPr>
                <w:rFonts w:hint="eastAsia"/>
              </w:rPr>
            </w:pPr>
            <w:r w:rsidRPr="00400108">
              <w:t>    "orgCode": "150000",</w:t>
            </w:r>
          </w:p>
          <w:p w14:paraId="194D9CAB" w14:textId="77777777" w:rsidR="00400108" w:rsidRPr="00400108" w:rsidRDefault="00400108" w:rsidP="00D4029B">
            <w:pPr>
              <w:pStyle w:val="y-0"/>
              <w:rPr>
                <w:rFonts w:hint="eastAsia"/>
              </w:rPr>
            </w:pPr>
            <w:r w:rsidRPr="00400108">
              <w:t>    "ispCode": "CM",</w:t>
            </w:r>
          </w:p>
          <w:p w14:paraId="517FFF26" w14:textId="77777777" w:rsidR="00400108" w:rsidRPr="00400108" w:rsidRDefault="00400108" w:rsidP="00D4029B">
            <w:pPr>
              <w:pStyle w:val="y-0"/>
              <w:rPr>
                <w:rFonts w:hint="eastAsia"/>
              </w:rPr>
            </w:pPr>
            <w:r w:rsidRPr="00400108">
              <w:t>    "ctxCode": 1,</w:t>
            </w:r>
          </w:p>
          <w:p w14:paraId="366C2308" w14:textId="77777777" w:rsidR="00400108" w:rsidRPr="00400108" w:rsidRDefault="00400108" w:rsidP="00D4029B">
            <w:pPr>
              <w:pStyle w:val="y-0"/>
              <w:rPr>
                <w:rFonts w:hint="eastAsia"/>
              </w:rPr>
            </w:pPr>
            <w:r w:rsidRPr="00400108">
              <w:t>    "reqMsgCnt": "b605cfddbb912a947d12b428b1df51b8"</w:t>
            </w:r>
          </w:p>
          <w:p w14:paraId="6D88B5A8" w14:textId="77777777" w:rsidR="00400108" w:rsidRPr="00400108" w:rsidRDefault="00400108" w:rsidP="00D4029B">
            <w:pPr>
              <w:pStyle w:val="y-0"/>
              <w:rPr>
                <w:rFonts w:hint="eastAsia"/>
              </w:rPr>
            </w:pPr>
            <w:r w:rsidRPr="00400108">
              <w:t>}</w:t>
            </w:r>
          </w:p>
          <w:p w14:paraId="02EE5984" w14:textId="77777777" w:rsidR="00005070" w:rsidRDefault="00005070" w:rsidP="00D4029B">
            <w:pPr>
              <w:pStyle w:val="y-0"/>
              <w:rPr>
                <w:rFonts w:hint="eastAsia"/>
              </w:rPr>
            </w:pPr>
          </w:p>
        </w:tc>
      </w:tr>
      <w:tr w:rsidR="00005070" w14:paraId="4F34BE9B" w14:textId="77777777" w:rsidTr="00296B82">
        <w:tc>
          <w:tcPr>
            <w:tcW w:w="1271" w:type="dxa"/>
            <w:vMerge/>
          </w:tcPr>
          <w:p w14:paraId="727DEF38" w14:textId="77777777" w:rsidR="00005070" w:rsidRDefault="00005070" w:rsidP="00D4029B">
            <w:pPr>
              <w:pStyle w:val="y-0"/>
              <w:rPr>
                <w:rFonts w:hint="eastAsia"/>
              </w:rPr>
            </w:pPr>
          </w:p>
        </w:tc>
        <w:tc>
          <w:tcPr>
            <w:tcW w:w="6946" w:type="dxa"/>
          </w:tcPr>
          <w:p w14:paraId="70C56100" w14:textId="77777777" w:rsidR="00400108" w:rsidRPr="00400108" w:rsidRDefault="00400108" w:rsidP="00D4029B">
            <w:pPr>
              <w:pStyle w:val="y-0"/>
              <w:rPr>
                <w:rFonts w:hint="eastAsia"/>
              </w:rPr>
            </w:pPr>
            <w:r w:rsidRPr="00400108">
              <w:t>{</w:t>
            </w:r>
          </w:p>
          <w:p w14:paraId="5F273170" w14:textId="77777777" w:rsidR="00400108" w:rsidRPr="00400108" w:rsidRDefault="00400108" w:rsidP="00D4029B">
            <w:pPr>
              <w:pStyle w:val="y-0"/>
              <w:rPr>
                <w:rFonts w:hint="eastAsia"/>
              </w:rPr>
            </w:pPr>
            <w:r w:rsidRPr="00400108">
              <w:t>    "orderType": 1,</w:t>
            </w:r>
          </w:p>
          <w:p w14:paraId="7DA07A03" w14:textId="77777777" w:rsidR="00400108" w:rsidRPr="00400108" w:rsidRDefault="00400108" w:rsidP="00D4029B">
            <w:pPr>
              <w:pStyle w:val="y-0"/>
              <w:rPr>
                <w:rFonts w:hint="eastAsia"/>
              </w:rPr>
            </w:pPr>
            <w:r w:rsidRPr="00400108">
              <w:t>    "orderSubType": 11,</w:t>
            </w:r>
          </w:p>
          <w:p w14:paraId="1075CD9D" w14:textId="77777777" w:rsidR="00400108" w:rsidRPr="00400108" w:rsidRDefault="00400108" w:rsidP="00D4029B">
            <w:pPr>
              <w:pStyle w:val="y-0"/>
              <w:rPr>
                <w:rFonts w:hint="eastAsia"/>
              </w:rPr>
            </w:pPr>
            <w:r w:rsidRPr="00400108">
              <w:t>    "timeStamp": "1688025016",</w:t>
            </w:r>
          </w:p>
          <w:p w14:paraId="125DB1B7" w14:textId="77777777" w:rsidR="00400108" w:rsidRPr="00400108" w:rsidRDefault="00400108" w:rsidP="00D4029B">
            <w:pPr>
              <w:pStyle w:val="y-0"/>
              <w:rPr>
                <w:rFonts w:hint="eastAsia"/>
              </w:rPr>
            </w:pPr>
            <w:r w:rsidRPr="00400108">
              <w:t xml:space="preserve">    "sign": </w:t>
            </w:r>
            <w:r w:rsidRPr="00400108">
              <w:lastRenderedPageBreak/>
              <w:t>"d4c3e063da16a795eb8f9107ebbb5ed7e662c27fa193fa5c805c6f742e9d3c88",</w:t>
            </w:r>
          </w:p>
          <w:p w14:paraId="2F777D5E" w14:textId="77777777" w:rsidR="00400108" w:rsidRPr="00400108" w:rsidRDefault="00400108" w:rsidP="00D4029B">
            <w:pPr>
              <w:pStyle w:val="y-0"/>
              <w:rPr>
                <w:rFonts w:hint="eastAsia"/>
              </w:rPr>
            </w:pPr>
            <w:r w:rsidRPr="00400108">
              <w:t>    "procTime": "20210515121022-20210519121022",</w:t>
            </w:r>
          </w:p>
          <w:p w14:paraId="1611485B" w14:textId="77777777" w:rsidR="00400108" w:rsidRPr="00400108" w:rsidRDefault="00400108" w:rsidP="00D4029B">
            <w:pPr>
              <w:pStyle w:val="y-0"/>
              <w:rPr>
                <w:rFonts w:hint="eastAsia"/>
              </w:rPr>
            </w:pPr>
            <w:r w:rsidRPr="00400108">
              <w:t>    "vulRange": " dnVsTmFtZSBsaWtlICclJUNWRS0yMDIxJSUn",</w:t>
            </w:r>
          </w:p>
          <w:p w14:paraId="3011904B" w14:textId="77777777" w:rsidR="00400108" w:rsidRPr="00400108" w:rsidRDefault="00400108" w:rsidP="00D4029B">
            <w:pPr>
              <w:pStyle w:val="y-0"/>
              <w:rPr>
                <w:rFonts w:hint="eastAsia"/>
              </w:rPr>
            </w:pPr>
            <w:r w:rsidRPr="00400108">
              <w:t>    "vulTktReqParams": {</w:t>
            </w:r>
          </w:p>
          <w:p w14:paraId="2CD960CB" w14:textId="77777777" w:rsidR="00400108" w:rsidRPr="00400108" w:rsidRDefault="00400108" w:rsidP="00D4029B">
            <w:pPr>
              <w:pStyle w:val="y-0"/>
              <w:rPr>
                <w:rFonts w:hint="eastAsia"/>
              </w:rPr>
            </w:pPr>
            <w:r w:rsidRPr="00400108">
              <w:t>        "procMethod": 107</w:t>
            </w:r>
            <w:del w:id="359" w:author="俊林 杨" w:date="2025-07-09T16:44:00Z" w16du:dateUtc="2025-07-09T08:44:00Z">
              <w:r w:rsidRPr="00400108" w:rsidDel="00CF3FE2">
                <w:delText>0</w:delText>
              </w:r>
            </w:del>
            <w:r w:rsidRPr="00400108">
              <w:t>,</w:t>
            </w:r>
          </w:p>
          <w:p w14:paraId="2A631387" w14:textId="77777777" w:rsidR="00400108" w:rsidRPr="00400108" w:rsidRDefault="00400108" w:rsidP="00D4029B">
            <w:pPr>
              <w:pStyle w:val="y-0"/>
              <w:rPr>
                <w:rFonts w:hint="eastAsia"/>
              </w:rPr>
            </w:pPr>
            <w:r w:rsidRPr="00400108">
              <w:t>        "srcTktRole": 0,</w:t>
            </w:r>
          </w:p>
          <w:p w14:paraId="35F0FC55" w14:textId="77777777" w:rsidR="00400108" w:rsidRPr="00400108" w:rsidRDefault="00400108" w:rsidP="00D4029B">
            <w:pPr>
              <w:pStyle w:val="y-0"/>
              <w:rPr>
                <w:rFonts w:hint="eastAsia"/>
              </w:rPr>
            </w:pPr>
            <w:r w:rsidRPr="00400108">
              <w:t>        "dstTktRole": 1,</w:t>
            </w:r>
          </w:p>
          <w:p w14:paraId="790D1DFF" w14:textId="77777777" w:rsidR="00400108" w:rsidRPr="00400108" w:rsidRDefault="00400108" w:rsidP="00D4029B">
            <w:pPr>
              <w:pStyle w:val="y-0"/>
              <w:rPr>
                <w:rFonts w:hint="eastAsia"/>
              </w:rPr>
            </w:pPr>
            <w:r w:rsidRPr="00400108">
              <w:t>        "dstVulStat": 1,</w:t>
            </w:r>
          </w:p>
          <w:p w14:paraId="0744A6AB" w14:textId="77777777" w:rsidR="00400108" w:rsidRPr="00400108" w:rsidRDefault="00400108" w:rsidP="00D4029B">
            <w:pPr>
              <w:pStyle w:val="y-0"/>
              <w:rPr>
                <w:rFonts w:hint="eastAsia"/>
              </w:rPr>
            </w:pPr>
            <w:r w:rsidRPr="00400108">
              <w:t>        "tktPriority": 1,</w:t>
            </w:r>
          </w:p>
          <w:p w14:paraId="6FBA984E" w14:textId="77777777" w:rsidR="00400108" w:rsidRPr="00400108" w:rsidRDefault="00400108" w:rsidP="00D4029B">
            <w:pPr>
              <w:pStyle w:val="y-0"/>
              <w:rPr>
                <w:rFonts w:hint="eastAsia"/>
              </w:rPr>
            </w:pPr>
            <w:r w:rsidRPr="00400108">
              <w:t>        "tktSLA": 100,</w:t>
            </w:r>
          </w:p>
          <w:p w14:paraId="6471CC4A" w14:textId="77777777" w:rsidR="00400108" w:rsidRPr="00400108" w:rsidRDefault="00400108" w:rsidP="00D4029B">
            <w:pPr>
              <w:pStyle w:val="y-0"/>
              <w:rPr>
                <w:rFonts w:hint="eastAsia"/>
              </w:rPr>
            </w:pPr>
            <w:r w:rsidRPr="00400108">
              <w:t>        "tktVulNum": 1,</w:t>
            </w:r>
          </w:p>
          <w:p w14:paraId="7CB718B5" w14:textId="77777777" w:rsidR="00400108" w:rsidRPr="00400108" w:rsidRDefault="00400108" w:rsidP="00D4029B">
            <w:pPr>
              <w:pStyle w:val="y-0"/>
              <w:rPr>
                <w:rFonts w:hint="eastAsia"/>
              </w:rPr>
            </w:pPr>
            <w:r w:rsidRPr="00400108">
              <w:t>        "tktInfo": "HHHH"</w:t>
            </w:r>
          </w:p>
          <w:p w14:paraId="173BD231" w14:textId="77777777" w:rsidR="00400108" w:rsidRPr="00400108" w:rsidRDefault="00400108" w:rsidP="00D4029B">
            <w:pPr>
              <w:pStyle w:val="y-0"/>
              <w:rPr>
                <w:rFonts w:hint="eastAsia"/>
              </w:rPr>
            </w:pPr>
            <w:r w:rsidRPr="00400108">
              <w:t>    },</w:t>
            </w:r>
          </w:p>
          <w:p w14:paraId="6CFB4DC8" w14:textId="77777777" w:rsidR="00400108" w:rsidRPr="00400108" w:rsidRDefault="00400108" w:rsidP="00D4029B">
            <w:pPr>
              <w:pStyle w:val="y-0"/>
              <w:rPr>
                <w:rFonts w:hint="eastAsia"/>
              </w:rPr>
            </w:pPr>
            <w:r w:rsidRPr="00400108">
              <w:t>    "data": {</w:t>
            </w:r>
          </w:p>
          <w:p w14:paraId="7FE3E365" w14:textId="77777777" w:rsidR="00400108" w:rsidRPr="00400108" w:rsidRDefault="00400108" w:rsidP="00D4029B">
            <w:pPr>
              <w:pStyle w:val="y-0"/>
              <w:rPr>
                <w:rFonts w:hint="eastAsia"/>
              </w:rPr>
            </w:pPr>
            <w:r w:rsidRPr="00400108">
              <w:t>        "numFiles": 1,</w:t>
            </w:r>
          </w:p>
          <w:p w14:paraId="64978FB4" w14:textId="77777777" w:rsidR="00400108" w:rsidRPr="00400108" w:rsidRDefault="00400108" w:rsidP="00D4029B">
            <w:pPr>
              <w:pStyle w:val="y-0"/>
              <w:rPr>
                <w:rFonts w:hint="eastAsia"/>
              </w:rPr>
            </w:pPr>
            <w:r w:rsidRPr="00400108">
              <w:t>        "numTgzs": 1,</w:t>
            </w:r>
          </w:p>
          <w:p w14:paraId="2570C987" w14:textId="77777777" w:rsidR="00400108" w:rsidRPr="00400108" w:rsidRDefault="00400108" w:rsidP="00D4029B">
            <w:pPr>
              <w:pStyle w:val="y-0"/>
              <w:rPr>
                <w:rFonts w:hint="eastAsia"/>
              </w:rPr>
            </w:pPr>
            <w:r w:rsidRPr="00400108">
              <w:t>        "fileInfoLst": [</w:t>
            </w:r>
          </w:p>
          <w:p w14:paraId="72F0116A" w14:textId="77777777" w:rsidR="00400108" w:rsidRPr="00400108" w:rsidRDefault="00400108" w:rsidP="00D4029B">
            <w:pPr>
              <w:pStyle w:val="y-0"/>
              <w:rPr>
                <w:rFonts w:hint="eastAsia"/>
              </w:rPr>
            </w:pPr>
            <w:r w:rsidRPr="00400108">
              <w:t>            {</w:t>
            </w:r>
          </w:p>
          <w:p w14:paraId="7ED8F362" w14:textId="77777777" w:rsidR="00400108" w:rsidRPr="00400108" w:rsidRDefault="00400108" w:rsidP="00D4029B">
            <w:pPr>
              <w:pStyle w:val="y-0"/>
              <w:rPr>
                <w:rFonts w:hint="eastAsia"/>
              </w:rPr>
            </w:pPr>
            <w:r w:rsidRPr="00400108">
              <w:t>                "name": "filename.json",</w:t>
            </w:r>
          </w:p>
          <w:p w14:paraId="63FDFBBF" w14:textId="77777777" w:rsidR="00400108" w:rsidRPr="00400108" w:rsidRDefault="00400108" w:rsidP="00D4029B">
            <w:pPr>
              <w:pStyle w:val="y-0"/>
              <w:rPr>
                <w:rFonts w:hint="eastAsia"/>
              </w:rPr>
            </w:pPr>
            <w:r w:rsidRPr="00400108">
              <w:t>                "dataType": "json",</w:t>
            </w:r>
          </w:p>
          <w:p w14:paraId="21AFC60D" w14:textId="77777777" w:rsidR="00400108" w:rsidRPr="00400108" w:rsidRDefault="00400108" w:rsidP="00D4029B">
            <w:pPr>
              <w:pStyle w:val="y-0"/>
              <w:rPr>
                <w:rFonts w:hint="eastAsia"/>
              </w:rPr>
            </w:pPr>
            <w:r w:rsidRPr="00400108">
              <w:t>                "objectID": "",</w:t>
            </w:r>
          </w:p>
          <w:p w14:paraId="6F4D9745" w14:textId="77777777" w:rsidR="00400108" w:rsidRPr="00400108" w:rsidRDefault="00400108" w:rsidP="00D4029B">
            <w:pPr>
              <w:pStyle w:val="y-0"/>
              <w:rPr>
                <w:rFonts w:hint="eastAsia"/>
              </w:rPr>
            </w:pPr>
            <w:r w:rsidRPr="00400108">
              <w:t>                "svcType": 1,</w:t>
            </w:r>
          </w:p>
          <w:p w14:paraId="0EB114E6" w14:textId="77777777" w:rsidR="00400108" w:rsidRPr="00400108" w:rsidRDefault="00400108" w:rsidP="00D4029B">
            <w:pPr>
              <w:pStyle w:val="y-0"/>
              <w:rPr>
                <w:rFonts w:hint="eastAsia"/>
              </w:rPr>
            </w:pPr>
            <w:r w:rsidRPr="00400108">
              <w:t>                "reserved": ""</w:t>
            </w:r>
          </w:p>
          <w:p w14:paraId="3A7B8582" w14:textId="77777777" w:rsidR="00400108" w:rsidRPr="00400108" w:rsidRDefault="00400108" w:rsidP="00D4029B">
            <w:pPr>
              <w:pStyle w:val="y-0"/>
              <w:rPr>
                <w:rFonts w:hint="eastAsia"/>
              </w:rPr>
            </w:pPr>
            <w:r w:rsidRPr="00400108">
              <w:t>            }</w:t>
            </w:r>
          </w:p>
          <w:p w14:paraId="2FBDB0C8" w14:textId="77777777" w:rsidR="00400108" w:rsidRPr="00400108" w:rsidRDefault="00400108" w:rsidP="00D4029B">
            <w:pPr>
              <w:pStyle w:val="y-0"/>
              <w:rPr>
                <w:rFonts w:hint="eastAsia"/>
              </w:rPr>
            </w:pPr>
            <w:r w:rsidRPr="00400108">
              <w:t>        ]</w:t>
            </w:r>
          </w:p>
          <w:p w14:paraId="1B33B95B" w14:textId="77777777" w:rsidR="00400108" w:rsidRPr="00400108" w:rsidRDefault="00400108" w:rsidP="00D4029B">
            <w:pPr>
              <w:pStyle w:val="y-0"/>
              <w:rPr>
                <w:rFonts w:hint="eastAsia"/>
              </w:rPr>
            </w:pPr>
            <w:r w:rsidRPr="00400108">
              <w:t>    }</w:t>
            </w:r>
          </w:p>
          <w:p w14:paraId="2A5AA397" w14:textId="77777777" w:rsidR="00400108" w:rsidRPr="00400108" w:rsidRDefault="00400108" w:rsidP="00D4029B">
            <w:pPr>
              <w:pStyle w:val="y-0"/>
              <w:rPr>
                <w:rFonts w:hint="eastAsia"/>
              </w:rPr>
            </w:pPr>
            <w:r w:rsidRPr="00400108">
              <w:t>}</w:t>
            </w:r>
          </w:p>
          <w:p w14:paraId="644F3F1A" w14:textId="77777777" w:rsidR="00005070" w:rsidRDefault="00005070" w:rsidP="00D4029B">
            <w:pPr>
              <w:pStyle w:val="y-0"/>
              <w:rPr>
                <w:rFonts w:hint="eastAsia"/>
              </w:rPr>
            </w:pPr>
          </w:p>
        </w:tc>
      </w:tr>
      <w:tr w:rsidR="00005070" w14:paraId="0DD6DBAD" w14:textId="77777777" w:rsidTr="00296B82">
        <w:tc>
          <w:tcPr>
            <w:tcW w:w="1271" w:type="dxa"/>
            <w:vMerge w:val="restart"/>
          </w:tcPr>
          <w:p w14:paraId="35812B4F" w14:textId="77777777" w:rsidR="00005070" w:rsidRDefault="00005070" w:rsidP="00D4029B">
            <w:pPr>
              <w:pStyle w:val="y-0"/>
              <w:rPr>
                <w:rFonts w:hint="eastAsia"/>
              </w:rPr>
            </w:pPr>
            <w:r>
              <w:rPr>
                <w:rFonts w:hint="eastAsia"/>
              </w:rPr>
              <w:lastRenderedPageBreak/>
              <w:t>响应体</w:t>
            </w:r>
          </w:p>
        </w:tc>
        <w:tc>
          <w:tcPr>
            <w:tcW w:w="6946" w:type="dxa"/>
          </w:tcPr>
          <w:p w14:paraId="2AABAED6" w14:textId="77777777" w:rsidR="00400108" w:rsidRPr="00400108" w:rsidRDefault="00400108" w:rsidP="00D4029B">
            <w:pPr>
              <w:pStyle w:val="y-0"/>
              <w:rPr>
                <w:rFonts w:hint="eastAsia"/>
              </w:rPr>
            </w:pPr>
            <w:r w:rsidRPr="00400108">
              <w:t>{</w:t>
            </w:r>
          </w:p>
          <w:p w14:paraId="175F063C" w14:textId="77777777" w:rsidR="00400108" w:rsidRPr="00400108" w:rsidRDefault="00400108" w:rsidP="00D4029B">
            <w:pPr>
              <w:pStyle w:val="y-0"/>
              <w:rPr>
                <w:rFonts w:hint="eastAsia"/>
              </w:rPr>
            </w:pPr>
            <w:r w:rsidRPr="00400108">
              <w:t>    "orderID": "1-11-1688853924397850624",</w:t>
            </w:r>
          </w:p>
          <w:p w14:paraId="337EF201" w14:textId="77777777" w:rsidR="00400108" w:rsidRPr="00400108" w:rsidRDefault="00400108" w:rsidP="00D4029B">
            <w:pPr>
              <w:pStyle w:val="y-0"/>
              <w:rPr>
                <w:rFonts w:hint="eastAsia"/>
              </w:rPr>
            </w:pPr>
            <w:r w:rsidRPr="00400108">
              <w:t>    "statusCode": 0,</w:t>
            </w:r>
          </w:p>
          <w:p w14:paraId="2816F1C6" w14:textId="77777777" w:rsidR="00400108" w:rsidRPr="00400108" w:rsidRDefault="00400108" w:rsidP="00D4029B">
            <w:pPr>
              <w:pStyle w:val="y-0"/>
              <w:rPr>
                <w:rFonts w:hint="eastAsia"/>
              </w:rPr>
            </w:pPr>
            <w:r w:rsidRPr="00400108">
              <w:t>    "statusText": "success.",</w:t>
            </w:r>
          </w:p>
          <w:p w14:paraId="1345F181" w14:textId="77777777" w:rsidR="00400108" w:rsidRPr="00400108" w:rsidRDefault="00400108" w:rsidP="00D4029B">
            <w:pPr>
              <w:pStyle w:val="y-0"/>
              <w:rPr>
                <w:rFonts w:hint="eastAsia"/>
              </w:rPr>
            </w:pPr>
            <w:r w:rsidRPr="00400108">
              <w:t>    "rspMsgCnt": "834a301cd494c43d2fc4ef4fdedb83bc"</w:t>
            </w:r>
          </w:p>
          <w:p w14:paraId="7D4E9AA8" w14:textId="77777777" w:rsidR="00400108" w:rsidRPr="00400108" w:rsidRDefault="00400108" w:rsidP="00D4029B">
            <w:pPr>
              <w:pStyle w:val="y-0"/>
              <w:rPr>
                <w:rFonts w:hint="eastAsia"/>
              </w:rPr>
            </w:pPr>
            <w:r w:rsidRPr="00400108">
              <w:t>}</w:t>
            </w:r>
          </w:p>
          <w:p w14:paraId="376737DD" w14:textId="77777777" w:rsidR="00005070" w:rsidRDefault="00005070" w:rsidP="00D4029B">
            <w:pPr>
              <w:pStyle w:val="y-0"/>
              <w:rPr>
                <w:rFonts w:hint="eastAsia"/>
              </w:rPr>
            </w:pPr>
          </w:p>
        </w:tc>
      </w:tr>
      <w:tr w:rsidR="00005070" w14:paraId="6462EBC2" w14:textId="77777777" w:rsidTr="00296B82">
        <w:tc>
          <w:tcPr>
            <w:tcW w:w="1271" w:type="dxa"/>
            <w:vMerge/>
          </w:tcPr>
          <w:p w14:paraId="06B62CC8" w14:textId="77777777" w:rsidR="00005070" w:rsidRDefault="00005070" w:rsidP="00D4029B">
            <w:pPr>
              <w:pStyle w:val="y-0"/>
              <w:rPr>
                <w:rFonts w:hint="eastAsia"/>
              </w:rPr>
            </w:pPr>
          </w:p>
        </w:tc>
        <w:tc>
          <w:tcPr>
            <w:tcW w:w="6946" w:type="dxa"/>
          </w:tcPr>
          <w:p w14:paraId="6B7F68E1" w14:textId="77777777" w:rsidR="00400108" w:rsidRPr="00400108" w:rsidRDefault="00400108" w:rsidP="00D4029B">
            <w:pPr>
              <w:pStyle w:val="y-0"/>
              <w:rPr>
                <w:rFonts w:hint="eastAsia"/>
              </w:rPr>
            </w:pPr>
            <w:r w:rsidRPr="00400108">
              <w:t>{</w:t>
            </w:r>
          </w:p>
          <w:p w14:paraId="11E7820B" w14:textId="77777777" w:rsidR="00400108" w:rsidRPr="00400108" w:rsidRDefault="00400108" w:rsidP="00D4029B">
            <w:pPr>
              <w:pStyle w:val="y-0"/>
              <w:rPr>
                <w:rFonts w:hint="eastAsia"/>
              </w:rPr>
            </w:pPr>
            <w:r w:rsidRPr="00400108">
              <w:t>    "orderType": 1,</w:t>
            </w:r>
          </w:p>
          <w:p w14:paraId="79748EAC" w14:textId="77777777" w:rsidR="00400108" w:rsidRPr="00400108" w:rsidRDefault="00400108" w:rsidP="00D4029B">
            <w:pPr>
              <w:pStyle w:val="y-0"/>
              <w:rPr>
                <w:rFonts w:hint="eastAsia"/>
              </w:rPr>
            </w:pPr>
            <w:r w:rsidRPr="00400108">
              <w:t>    "orderSubType": 11,</w:t>
            </w:r>
          </w:p>
          <w:p w14:paraId="079262E9" w14:textId="77777777" w:rsidR="00400108" w:rsidRPr="00400108" w:rsidRDefault="00400108" w:rsidP="00D4029B">
            <w:pPr>
              <w:pStyle w:val="y-0"/>
              <w:rPr>
                <w:rFonts w:hint="eastAsia"/>
              </w:rPr>
            </w:pPr>
            <w:r w:rsidRPr="00400108">
              <w:t>    "timeStamp": "1692003304",</w:t>
            </w:r>
          </w:p>
          <w:p w14:paraId="15E93307" w14:textId="77777777" w:rsidR="00400108" w:rsidRPr="00400108" w:rsidRDefault="00400108" w:rsidP="00D4029B">
            <w:pPr>
              <w:pStyle w:val="y-0"/>
              <w:rPr>
                <w:rFonts w:hint="eastAsia"/>
              </w:rPr>
            </w:pPr>
            <w:r w:rsidRPr="00400108">
              <w:lastRenderedPageBreak/>
              <w:t>    "sign": "d74cec6d7e8c6f60623e102e26b07793953590e4a97b452b794293d2d4506031"</w:t>
            </w:r>
          </w:p>
          <w:p w14:paraId="2E5757BB" w14:textId="77777777" w:rsidR="00400108" w:rsidRPr="00400108" w:rsidRDefault="00400108" w:rsidP="00D4029B">
            <w:pPr>
              <w:pStyle w:val="y-0"/>
              <w:rPr>
                <w:rFonts w:hint="eastAsia"/>
              </w:rPr>
            </w:pPr>
            <w:r w:rsidRPr="00400108">
              <w:t>}</w:t>
            </w:r>
          </w:p>
          <w:p w14:paraId="15E09939" w14:textId="77777777" w:rsidR="00005070" w:rsidRDefault="00005070" w:rsidP="00D4029B">
            <w:pPr>
              <w:pStyle w:val="y-0"/>
              <w:rPr>
                <w:rFonts w:hint="eastAsia"/>
              </w:rPr>
            </w:pPr>
          </w:p>
        </w:tc>
      </w:tr>
      <w:tr w:rsidR="00E23901" w14:paraId="7E9BD606" w14:textId="77777777" w:rsidTr="00296B82">
        <w:tc>
          <w:tcPr>
            <w:tcW w:w="1271" w:type="dxa"/>
          </w:tcPr>
          <w:p w14:paraId="41FB5954" w14:textId="77777777" w:rsidR="00E23901" w:rsidRDefault="00E23901" w:rsidP="00D4029B">
            <w:pPr>
              <w:pStyle w:val="y-0"/>
              <w:rPr>
                <w:rFonts w:hint="eastAsia"/>
              </w:rPr>
            </w:pPr>
            <w:r w:rsidRPr="00077D08">
              <w:rPr>
                <w:rFonts w:hint="eastAsia"/>
              </w:rPr>
              <w:lastRenderedPageBreak/>
              <w:t>说明</w:t>
            </w:r>
          </w:p>
        </w:tc>
        <w:tc>
          <w:tcPr>
            <w:tcW w:w="6946" w:type="dxa"/>
            <w:tcBorders>
              <w:top w:val="single" w:sz="4" w:space="0" w:color="auto"/>
              <w:left w:val="single" w:sz="4" w:space="0" w:color="auto"/>
              <w:bottom w:val="single" w:sz="4" w:space="0" w:color="auto"/>
              <w:right w:val="single" w:sz="4" w:space="0" w:color="auto"/>
            </w:tcBorders>
          </w:tcPr>
          <w:p w14:paraId="0CA9F47F" w14:textId="77777777" w:rsidR="00E23901" w:rsidRDefault="00E23901" w:rsidP="00E23901">
            <w:pPr>
              <w:pStyle w:val="y-5"/>
              <w:numPr>
                <w:ilvl w:val="0"/>
                <w:numId w:val="8"/>
              </w:numPr>
              <w:rPr>
                <w:rFonts w:hint="eastAsia"/>
              </w:rPr>
            </w:pPr>
            <w:r>
              <w:rPr>
                <w:rFonts w:hint="eastAsia"/>
              </w:rPr>
              <w:t>通过</w:t>
            </w:r>
            <w:r>
              <w:rPr>
                <w:rFonts w:hint="eastAsia"/>
              </w:rPr>
              <w:t>orderID,orderType,orderSubType</w:t>
            </w:r>
            <w:r>
              <w:rPr>
                <w:rFonts w:hint="eastAsia"/>
              </w:rPr>
              <w:t>对工单类型进行区分</w:t>
            </w:r>
          </w:p>
          <w:p w14:paraId="6F156CA6" w14:textId="77777777" w:rsidR="00E23901" w:rsidRDefault="00E23901" w:rsidP="00E23901">
            <w:pPr>
              <w:pStyle w:val="y-5"/>
              <w:numPr>
                <w:ilvl w:val="0"/>
                <w:numId w:val="8"/>
              </w:numPr>
              <w:rPr>
                <w:rFonts w:hint="eastAsia"/>
              </w:rPr>
            </w:pPr>
            <w:r>
              <w:rPr>
                <w:rFonts w:hint="eastAsia"/>
              </w:rPr>
              <w:t>不同业务场景下对应的漏洞目标状态及处置方式说明参考，具体以实际下发内容为准</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866"/>
              <w:gridCol w:w="1397"/>
              <w:gridCol w:w="1380"/>
              <w:gridCol w:w="2203"/>
            </w:tblGrid>
            <w:tr w:rsidR="00E23901" w14:paraId="75943F12" w14:textId="77777777">
              <w:trPr>
                <w:trHeight w:val="206"/>
              </w:trPr>
              <w:tc>
                <w:tcPr>
                  <w:tcW w:w="866" w:type="dxa"/>
                  <w:tcBorders>
                    <w:top w:val="single" w:sz="4" w:space="0" w:color="000000"/>
                    <w:left w:val="single" w:sz="4" w:space="0" w:color="000000"/>
                    <w:bottom w:val="single" w:sz="4" w:space="0" w:color="000000"/>
                    <w:right w:val="single" w:sz="4" w:space="0" w:color="000000"/>
                  </w:tcBorders>
                  <w:noWrap/>
                  <w:vAlign w:val="center"/>
                  <w:hideMark/>
                </w:tcPr>
                <w:p w14:paraId="23F60535" w14:textId="77777777" w:rsidR="00E23901" w:rsidRDefault="00E23901" w:rsidP="00E23901">
                  <w:pPr>
                    <w:pStyle w:val="y-5"/>
                    <w:rPr>
                      <w:rFonts w:hint="eastAsia"/>
                    </w:rPr>
                  </w:pPr>
                  <w:r>
                    <w:rPr>
                      <w:rFonts w:hint="eastAsia"/>
                      <w:kern w:val="0"/>
                    </w:rPr>
                    <w:t>产品漏洞工单</w:t>
                  </w:r>
                </w:p>
              </w:tc>
              <w:tc>
                <w:tcPr>
                  <w:tcW w:w="1397" w:type="dxa"/>
                  <w:tcBorders>
                    <w:top w:val="single" w:sz="4" w:space="0" w:color="000000"/>
                    <w:left w:val="nil"/>
                    <w:bottom w:val="single" w:sz="4" w:space="0" w:color="000000"/>
                    <w:right w:val="single" w:sz="4" w:space="0" w:color="000000"/>
                  </w:tcBorders>
                  <w:noWrap/>
                  <w:vAlign w:val="center"/>
                  <w:hideMark/>
                </w:tcPr>
                <w:p w14:paraId="3032811F" w14:textId="77777777" w:rsidR="00E23901" w:rsidRDefault="00E23901" w:rsidP="00E23901">
                  <w:pPr>
                    <w:pStyle w:val="y-5"/>
                    <w:rPr>
                      <w:rFonts w:hint="eastAsia"/>
                    </w:rPr>
                  </w:pPr>
                  <w:r>
                    <w:rPr>
                      <w:rFonts w:hint="eastAsia"/>
                      <w:kern w:val="0"/>
                    </w:rPr>
                    <w:t>产品漏洞目标状态（下发）</w:t>
                  </w:r>
                </w:p>
              </w:tc>
              <w:tc>
                <w:tcPr>
                  <w:tcW w:w="1380" w:type="dxa"/>
                  <w:tcBorders>
                    <w:top w:val="single" w:sz="4" w:space="0" w:color="000000"/>
                    <w:left w:val="nil"/>
                    <w:bottom w:val="single" w:sz="4" w:space="0" w:color="000000"/>
                    <w:right w:val="single" w:sz="4" w:space="0" w:color="000000"/>
                  </w:tcBorders>
                  <w:noWrap/>
                  <w:vAlign w:val="center"/>
                  <w:hideMark/>
                </w:tcPr>
                <w:p w14:paraId="1C9044F3" w14:textId="77777777" w:rsidR="00E23901" w:rsidRDefault="00E23901" w:rsidP="00E23901">
                  <w:pPr>
                    <w:pStyle w:val="y-5"/>
                    <w:rPr>
                      <w:rFonts w:hint="eastAsia"/>
                    </w:rPr>
                  </w:pPr>
                  <w:r>
                    <w:rPr>
                      <w:rFonts w:hint="eastAsia"/>
                      <w:kern w:val="0"/>
                    </w:rPr>
                    <w:t>产品漏洞目标状态（回传）</w:t>
                  </w:r>
                </w:p>
              </w:tc>
              <w:tc>
                <w:tcPr>
                  <w:tcW w:w="2203" w:type="dxa"/>
                  <w:tcBorders>
                    <w:top w:val="single" w:sz="4" w:space="0" w:color="000000"/>
                    <w:left w:val="nil"/>
                    <w:bottom w:val="single" w:sz="4" w:space="0" w:color="000000"/>
                    <w:right w:val="single" w:sz="4" w:space="0" w:color="000000"/>
                  </w:tcBorders>
                  <w:noWrap/>
                  <w:vAlign w:val="center"/>
                  <w:hideMark/>
                </w:tcPr>
                <w:p w14:paraId="65B1EB14" w14:textId="77777777" w:rsidR="00E23901" w:rsidRDefault="00E23901" w:rsidP="00E23901">
                  <w:pPr>
                    <w:pStyle w:val="y-5"/>
                    <w:rPr>
                      <w:rFonts w:hint="eastAsia"/>
                    </w:rPr>
                  </w:pPr>
                  <w:r>
                    <w:rPr>
                      <w:rFonts w:hint="eastAsia"/>
                      <w:kern w:val="0"/>
                    </w:rPr>
                    <w:t>处置方式</w:t>
                  </w:r>
                </w:p>
              </w:tc>
            </w:tr>
            <w:tr w:rsidR="00E23901" w14:paraId="5E945880" w14:textId="77777777">
              <w:trPr>
                <w:trHeight w:val="206"/>
              </w:trPr>
              <w:tc>
                <w:tcPr>
                  <w:tcW w:w="866" w:type="dxa"/>
                  <w:tcBorders>
                    <w:top w:val="single" w:sz="4" w:space="0" w:color="000000"/>
                    <w:left w:val="single" w:sz="4" w:space="0" w:color="000000"/>
                    <w:bottom w:val="single" w:sz="4" w:space="0" w:color="000000"/>
                    <w:right w:val="single" w:sz="4" w:space="0" w:color="000000"/>
                  </w:tcBorders>
                  <w:noWrap/>
                  <w:vAlign w:val="center"/>
                  <w:hideMark/>
                </w:tcPr>
                <w:p w14:paraId="53448974" w14:textId="77777777" w:rsidR="00E23901" w:rsidRDefault="00E23901" w:rsidP="00E23901">
                  <w:pPr>
                    <w:pStyle w:val="y-5"/>
                    <w:rPr>
                      <w:rFonts w:hint="eastAsia"/>
                    </w:rPr>
                  </w:pPr>
                  <w:r>
                    <w:rPr>
                      <w:rFonts w:hint="eastAsia"/>
                      <w:kern w:val="0"/>
                    </w:rPr>
                    <w:t>排查验证</w:t>
                  </w:r>
                </w:p>
              </w:tc>
              <w:tc>
                <w:tcPr>
                  <w:tcW w:w="1397" w:type="dxa"/>
                  <w:tcBorders>
                    <w:top w:val="single" w:sz="4" w:space="0" w:color="000000"/>
                    <w:left w:val="nil"/>
                    <w:bottom w:val="single" w:sz="4" w:space="0" w:color="000000"/>
                    <w:right w:val="single" w:sz="4" w:space="0" w:color="000000"/>
                  </w:tcBorders>
                  <w:noWrap/>
                  <w:vAlign w:val="center"/>
                  <w:hideMark/>
                </w:tcPr>
                <w:p w14:paraId="075A00FC" w14:textId="77777777" w:rsidR="00E23901" w:rsidRDefault="00E23901" w:rsidP="00E23901">
                  <w:pPr>
                    <w:pStyle w:val="y-5"/>
                    <w:rPr>
                      <w:rFonts w:hint="eastAsia"/>
                    </w:rPr>
                  </w:pPr>
                  <w:r>
                    <w:rPr>
                      <w:rFonts w:hint="eastAsia"/>
                      <w:kern w:val="0"/>
                    </w:rPr>
                    <w:t>已验证有效</w:t>
                  </w:r>
                </w:p>
              </w:tc>
              <w:tc>
                <w:tcPr>
                  <w:tcW w:w="1380" w:type="dxa"/>
                  <w:tcBorders>
                    <w:top w:val="single" w:sz="4" w:space="0" w:color="000000"/>
                    <w:left w:val="nil"/>
                    <w:bottom w:val="single" w:sz="4" w:space="0" w:color="000000"/>
                    <w:right w:val="single" w:sz="4" w:space="0" w:color="000000"/>
                  </w:tcBorders>
                  <w:vAlign w:val="center"/>
                  <w:hideMark/>
                </w:tcPr>
                <w:p w14:paraId="22E46EDC" w14:textId="77777777" w:rsidR="00E23901" w:rsidRDefault="00E23901" w:rsidP="00E23901">
                  <w:pPr>
                    <w:pStyle w:val="y-5"/>
                    <w:rPr>
                      <w:rFonts w:hint="eastAsia"/>
                    </w:rPr>
                  </w:pPr>
                  <w:r>
                    <w:rPr>
                      <w:rFonts w:hint="eastAsia"/>
                      <w:kern w:val="0"/>
                    </w:rPr>
                    <w:t>已验证有效</w:t>
                  </w:r>
                  <w:r>
                    <w:rPr>
                      <w:rFonts w:hint="eastAsia"/>
                      <w:kern w:val="0"/>
                    </w:rPr>
                    <w:br/>
                  </w:r>
                  <w:r>
                    <w:rPr>
                      <w:rFonts w:hint="eastAsia"/>
                      <w:kern w:val="0"/>
                    </w:rPr>
                    <w:t>已验证无效</w:t>
                  </w:r>
                  <w:r>
                    <w:rPr>
                      <w:rFonts w:hint="eastAsia"/>
                      <w:kern w:val="0"/>
                    </w:rPr>
                    <w:br/>
                  </w:r>
                  <w:r>
                    <w:rPr>
                      <w:rFonts w:hint="eastAsia"/>
                      <w:kern w:val="0"/>
                    </w:rPr>
                    <w:t>已核验有效</w:t>
                  </w:r>
                  <w:r>
                    <w:rPr>
                      <w:rFonts w:hint="eastAsia"/>
                      <w:kern w:val="0"/>
                    </w:rPr>
                    <w:br/>
                  </w:r>
                  <w:r>
                    <w:rPr>
                      <w:rFonts w:hint="eastAsia"/>
                      <w:kern w:val="0"/>
                    </w:rPr>
                    <w:t>已核验无效</w:t>
                  </w:r>
                </w:p>
              </w:tc>
              <w:tc>
                <w:tcPr>
                  <w:tcW w:w="2203" w:type="dxa"/>
                  <w:tcBorders>
                    <w:top w:val="single" w:sz="4" w:space="0" w:color="000000"/>
                    <w:left w:val="nil"/>
                    <w:bottom w:val="single" w:sz="4" w:space="0" w:color="000000"/>
                    <w:right w:val="single" w:sz="4" w:space="0" w:color="000000"/>
                  </w:tcBorders>
                  <w:vAlign w:val="center"/>
                  <w:hideMark/>
                </w:tcPr>
                <w:p w14:paraId="307DA0F3" w14:textId="77777777" w:rsidR="00E23901" w:rsidRDefault="00E23901" w:rsidP="00E23901">
                  <w:pPr>
                    <w:pStyle w:val="y-5"/>
                    <w:rPr>
                      <w:rFonts w:hint="eastAsia"/>
                    </w:rPr>
                  </w:pPr>
                  <w:r>
                    <w:rPr>
                      <w:rFonts w:hint="eastAsia"/>
                      <w:kern w:val="0"/>
                    </w:rPr>
                    <w:t xml:space="preserve">1070 </w:t>
                  </w:r>
                  <w:r>
                    <w:rPr>
                      <w:rFonts w:hint="eastAsia"/>
                      <w:kern w:val="0"/>
                    </w:rPr>
                    <w:t>本地动态核验</w:t>
                  </w:r>
                  <w:r>
                    <w:rPr>
                      <w:rFonts w:hint="eastAsia"/>
                      <w:kern w:val="0"/>
                    </w:rPr>
                    <w:br/>
                    <w:t xml:space="preserve">1071 </w:t>
                  </w:r>
                  <w:r>
                    <w:rPr>
                      <w:rFonts w:hint="eastAsia"/>
                      <w:kern w:val="0"/>
                    </w:rPr>
                    <w:t>静态代码审计</w:t>
                  </w:r>
                </w:p>
              </w:tc>
            </w:tr>
            <w:tr w:rsidR="00E23901" w14:paraId="1748FE10" w14:textId="77777777">
              <w:trPr>
                <w:trHeight w:val="206"/>
              </w:trPr>
              <w:tc>
                <w:tcPr>
                  <w:tcW w:w="866" w:type="dxa"/>
                  <w:tcBorders>
                    <w:top w:val="single" w:sz="4" w:space="0" w:color="000000"/>
                    <w:left w:val="single" w:sz="4" w:space="0" w:color="000000"/>
                    <w:bottom w:val="single" w:sz="4" w:space="0" w:color="000000"/>
                    <w:right w:val="single" w:sz="4" w:space="0" w:color="000000"/>
                  </w:tcBorders>
                  <w:noWrap/>
                  <w:vAlign w:val="center"/>
                  <w:hideMark/>
                </w:tcPr>
                <w:p w14:paraId="7C14189D" w14:textId="77777777" w:rsidR="00E23901" w:rsidRDefault="00E23901" w:rsidP="00E23901">
                  <w:pPr>
                    <w:pStyle w:val="y-5"/>
                    <w:rPr>
                      <w:rFonts w:hint="eastAsia"/>
                    </w:rPr>
                  </w:pPr>
                  <w:r>
                    <w:rPr>
                      <w:rFonts w:hint="eastAsia"/>
                      <w:kern w:val="0"/>
                    </w:rPr>
                    <w:t>修复验证</w:t>
                  </w:r>
                </w:p>
              </w:tc>
              <w:tc>
                <w:tcPr>
                  <w:tcW w:w="1397" w:type="dxa"/>
                  <w:tcBorders>
                    <w:top w:val="single" w:sz="4" w:space="0" w:color="000000"/>
                    <w:left w:val="nil"/>
                    <w:bottom w:val="single" w:sz="4" w:space="0" w:color="000000"/>
                    <w:right w:val="single" w:sz="4" w:space="0" w:color="000000"/>
                  </w:tcBorders>
                  <w:noWrap/>
                  <w:vAlign w:val="center"/>
                  <w:hideMark/>
                </w:tcPr>
                <w:p w14:paraId="2A013161" w14:textId="77777777" w:rsidR="00E23901" w:rsidRDefault="00E23901" w:rsidP="00E23901">
                  <w:pPr>
                    <w:pStyle w:val="y-5"/>
                    <w:rPr>
                      <w:rFonts w:hint="eastAsia"/>
                    </w:rPr>
                  </w:pPr>
                  <w:r>
                    <w:rPr>
                      <w:rFonts w:hint="eastAsia"/>
                      <w:kern w:val="0"/>
                    </w:rPr>
                    <w:t>补丁验证有效</w:t>
                  </w:r>
                </w:p>
              </w:tc>
              <w:tc>
                <w:tcPr>
                  <w:tcW w:w="1380" w:type="dxa"/>
                  <w:tcBorders>
                    <w:top w:val="single" w:sz="4" w:space="0" w:color="000000"/>
                    <w:left w:val="nil"/>
                    <w:bottom w:val="single" w:sz="4" w:space="0" w:color="000000"/>
                    <w:right w:val="single" w:sz="4" w:space="0" w:color="000000"/>
                  </w:tcBorders>
                  <w:vAlign w:val="center"/>
                  <w:hideMark/>
                </w:tcPr>
                <w:p w14:paraId="0AD010E9" w14:textId="77777777" w:rsidR="00E23901" w:rsidRDefault="00E23901" w:rsidP="00E23901">
                  <w:pPr>
                    <w:pStyle w:val="y-5"/>
                    <w:rPr>
                      <w:rFonts w:hint="eastAsia"/>
                    </w:rPr>
                  </w:pPr>
                  <w:r>
                    <w:rPr>
                      <w:rFonts w:hint="eastAsia"/>
                      <w:kern w:val="0"/>
                    </w:rPr>
                    <w:t>补丁验证有效</w:t>
                  </w:r>
                  <w:r>
                    <w:rPr>
                      <w:rFonts w:hint="eastAsia"/>
                      <w:kern w:val="0"/>
                    </w:rPr>
                    <w:br/>
                  </w:r>
                  <w:r>
                    <w:rPr>
                      <w:rFonts w:hint="eastAsia"/>
                      <w:kern w:val="0"/>
                    </w:rPr>
                    <w:t>补丁验证无效</w:t>
                  </w:r>
                  <w:r>
                    <w:rPr>
                      <w:rFonts w:hint="eastAsia"/>
                      <w:kern w:val="0"/>
                    </w:rPr>
                    <w:br/>
                  </w:r>
                  <w:r>
                    <w:rPr>
                      <w:rFonts w:hint="eastAsia"/>
                      <w:kern w:val="0"/>
                    </w:rPr>
                    <w:t>补丁核验有效</w:t>
                  </w:r>
                  <w:r>
                    <w:rPr>
                      <w:rFonts w:hint="eastAsia"/>
                      <w:kern w:val="0"/>
                    </w:rPr>
                    <w:br/>
                  </w:r>
                  <w:r>
                    <w:rPr>
                      <w:rFonts w:hint="eastAsia"/>
                      <w:kern w:val="0"/>
                    </w:rPr>
                    <w:t>补丁核验无效</w:t>
                  </w:r>
                </w:p>
              </w:tc>
              <w:tc>
                <w:tcPr>
                  <w:tcW w:w="2203" w:type="dxa"/>
                  <w:tcBorders>
                    <w:top w:val="single" w:sz="4" w:space="0" w:color="000000"/>
                    <w:left w:val="nil"/>
                    <w:bottom w:val="single" w:sz="4" w:space="0" w:color="000000"/>
                    <w:right w:val="single" w:sz="4" w:space="0" w:color="000000"/>
                  </w:tcBorders>
                  <w:vAlign w:val="center"/>
                  <w:hideMark/>
                </w:tcPr>
                <w:p w14:paraId="6B2576BC" w14:textId="77777777" w:rsidR="00E23901" w:rsidRDefault="00E23901" w:rsidP="00E23901">
                  <w:pPr>
                    <w:pStyle w:val="y-5"/>
                    <w:rPr>
                      <w:rFonts w:hint="eastAsia"/>
                    </w:rPr>
                  </w:pPr>
                  <w:r>
                    <w:rPr>
                      <w:rFonts w:hint="eastAsia"/>
                      <w:kern w:val="0"/>
                    </w:rPr>
                    <w:t xml:space="preserve">1070 </w:t>
                  </w:r>
                  <w:r>
                    <w:rPr>
                      <w:rFonts w:hint="eastAsia"/>
                      <w:kern w:val="0"/>
                    </w:rPr>
                    <w:t>本地动态核验</w:t>
                  </w:r>
                  <w:r>
                    <w:rPr>
                      <w:rFonts w:hint="eastAsia"/>
                      <w:kern w:val="0"/>
                    </w:rPr>
                    <w:br/>
                    <w:t xml:space="preserve">1071 </w:t>
                  </w:r>
                  <w:r>
                    <w:rPr>
                      <w:rFonts w:hint="eastAsia"/>
                      <w:kern w:val="0"/>
                    </w:rPr>
                    <w:t>静态代码审计</w:t>
                  </w:r>
                </w:p>
              </w:tc>
            </w:tr>
          </w:tbl>
          <w:p w14:paraId="629EBBE9" w14:textId="77777777" w:rsidR="00E23901" w:rsidRPr="00E23901" w:rsidRDefault="00E23901" w:rsidP="00E23901">
            <w:pPr>
              <w:pStyle w:val="y-5"/>
              <w:rPr>
                <w:rFonts w:hint="eastAsia"/>
              </w:rPr>
            </w:pPr>
          </w:p>
        </w:tc>
      </w:tr>
    </w:tbl>
    <w:p w14:paraId="4A3CF5AD" w14:textId="77777777" w:rsidR="00005070" w:rsidRPr="00005070" w:rsidRDefault="00005070" w:rsidP="00D4029B">
      <w:pPr>
        <w:pStyle w:val="y-0"/>
        <w:rPr>
          <w:rFonts w:hint="eastAsia"/>
        </w:rPr>
      </w:pPr>
    </w:p>
    <w:p w14:paraId="63244A22" w14:textId="77777777" w:rsidR="009C783E" w:rsidRDefault="009C783E" w:rsidP="009C783E">
      <w:pPr>
        <w:pStyle w:val="y-20"/>
        <w:rPr>
          <w:rFonts w:hint="eastAsia"/>
        </w:rPr>
      </w:pPr>
      <w:r>
        <w:rPr>
          <w:rFonts w:hint="eastAsia"/>
        </w:rPr>
        <w:t>接口</w:t>
      </w:r>
      <w:r>
        <w:rPr>
          <w:rFonts w:hint="eastAsia"/>
        </w:rPr>
        <w:t>6</w:t>
      </w:r>
      <w:r>
        <w:rPr>
          <w:rFonts w:hint="eastAsia"/>
        </w:rPr>
        <w:t>：产品漏洞排查验证</w:t>
      </w:r>
      <w:r>
        <w:rPr>
          <w:rFonts w:hint="eastAsia"/>
        </w:rPr>
        <w:t>/</w:t>
      </w:r>
      <w:r>
        <w:rPr>
          <w:rFonts w:hint="eastAsia"/>
        </w:rPr>
        <w:t>修复验证工单回传</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05070" w14:paraId="0C8C3F02" w14:textId="77777777" w:rsidTr="00296B82">
        <w:tc>
          <w:tcPr>
            <w:tcW w:w="1271" w:type="dxa"/>
          </w:tcPr>
          <w:p w14:paraId="1EC6E6A1" w14:textId="77777777" w:rsidR="00005070" w:rsidRDefault="00005070" w:rsidP="00D4029B">
            <w:pPr>
              <w:pStyle w:val="y-0"/>
              <w:rPr>
                <w:rFonts w:hint="eastAsia"/>
              </w:rPr>
            </w:pPr>
            <w:r>
              <w:rPr>
                <w:rFonts w:hint="eastAsia"/>
              </w:rPr>
              <w:t>请求URL</w:t>
            </w:r>
          </w:p>
        </w:tc>
        <w:tc>
          <w:tcPr>
            <w:tcW w:w="6946" w:type="dxa"/>
          </w:tcPr>
          <w:p w14:paraId="4F8A6D34" w14:textId="57514F3A" w:rsidR="00005070" w:rsidRPr="00077D08" w:rsidRDefault="008B1A2E" w:rsidP="00D4029B">
            <w:pPr>
              <w:pStyle w:val="y-0"/>
              <w:rPr>
                <w:rFonts w:hint="eastAsia"/>
              </w:rPr>
            </w:pPr>
            <w:r>
              <w:rPr>
                <w:rFonts w:hint="eastAsia"/>
              </w:rPr>
              <w:t>——</w:t>
            </w:r>
          </w:p>
        </w:tc>
      </w:tr>
      <w:tr w:rsidR="00005070" w14:paraId="0256DBDA" w14:textId="77777777" w:rsidTr="00296B82">
        <w:tc>
          <w:tcPr>
            <w:tcW w:w="1271" w:type="dxa"/>
            <w:vMerge w:val="restart"/>
          </w:tcPr>
          <w:p w14:paraId="7B59DE67" w14:textId="77777777" w:rsidR="00005070" w:rsidRDefault="00005070" w:rsidP="00D4029B">
            <w:pPr>
              <w:pStyle w:val="y-0"/>
              <w:rPr>
                <w:rFonts w:hint="eastAsia"/>
              </w:rPr>
            </w:pPr>
            <w:r>
              <w:rPr>
                <w:rFonts w:hint="eastAsia"/>
              </w:rPr>
              <w:t>请求体</w:t>
            </w:r>
          </w:p>
        </w:tc>
        <w:tc>
          <w:tcPr>
            <w:tcW w:w="6946" w:type="dxa"/>
          </w:tcPr>
          <w:p w14:paraId="42FF5C67" w14:textId="77777777" w:rsidR="00400108" w:rsidRPr="00400108" w:rsidRDefault="00400108" w:rsidP="00D4029B">
            <w:pPr>
              <w:pStyle w:val="y-0"/>
              <w:rPr>
                <w:rFonts w:hint="eastAsia"/>
              </w:rPr>
            </w:pPr>
            <w:r w:rsidRPr="00400108">
              <w:t>{</w:t>
            </w:r>
          </w:p>
          <w:p w14:paraId="5988C0F2" w14:textId="77777777" w:rsidR="00400108" w:rsidRPr="00400108" w:rsidRDefault="00400108" w:rsidP="00D4029B">
            <w:pPr>
              <w:pStyle w:val="y-0"/>
              <w:rPr>
                <w:rFonts w:hint="eastAsia"/>
              </w:rPr>
            </w:pPr>
            <w:r w:rsidRPr="00400108">
              <w:t>    "orderID": "1-21-1688853924397850624",</w:t>
            </w:r>
          </w:p>
          <w:p w14:paraId="6E5EE279" w14:textId="77777777" w:rsidR="00400108" w:rsidRPr="00400108" w:rsidRDefault="00400108" w:rsidP="00D4029B">
            <w:pPr>
              <w:pStyle w:val="y-0"/>
              <w:rPr>
                <w:rFonts w:hint="eastAsia"/>
              </w:rPr>
            </w:pPr>
            <w:r w:rsidRPr="00400108">
              <w:t>    "orgCode": "150000",</w:t>
            </w:r>
          </w:p>
          <w:p w14:paraId="49231EA3" w14:textId="77777777" w:rsidR="00400108" w:rsidRPr="00400108" w:rsidRDefault="00400108" w:rsidP="00D4029B">
            <w:pPr>
              <w:pStyle w:val="y-0"/>
              <w:rPr>
                <w:rFonts w:hint="eastAsia"/>
              </w:rPr>
            </w:pPr>
            <w:r w:rsidRPr="00400108">
              <w:t>    "ispCode": "CM",</w:t>
            </w:r>
          </w:p>
          <w:p w14:paraId="635B3598" w14:textId="77777777" w:rsidR="00400108" w:rsidRPr="00400108" w:rsidRDefault="00400108" w:rsidP="00D4029B">
            <w:pPr>
              <w:pStyle w:val="y-0"/>
              <w:rPr>
                <w:rFonts w:hint="eastAsia"/>
              </w:rPr>
            </w:pPr>
            <w:r w:rsidRPr="00400108">
              <w:t>    "ctxCode": 1,</w:t>
            </w:r>
          </w:p>
          <w:p w14:paraId="3D23F504" w14:textId="77777777" w:rsidR="00400108" w:rsidRPr="00400108" w:rsidRDefault="00400108" w:rsidP="00D4029B">
            <w:pPr>
              <w:pStyle w:val="y-0"/>
              <w:rPr>
                <w:rFonts w:hint="eastAsia"/>
              </w:rPr>
            </w:pPr>
            <w:r w:rsidRPr="00400108">
              <w:t>    "reqMsgCnt": "3b46d64fc15bdb0e6de653322b2c3469"</w:t>
            </w:r>
          </w:p>
          <w:p w14:paraId="277B6A67" w14:textId="77777777" w:rsidR="00400108" w:rsidRPr="00400108" w:rsidRDefault="00400108" w:rsidP="00D4029B">
            <w:pPr>
              <w:pStyle w:val="y-0"/>
              <w:rPr>
                <w:rFonts w:hint="eastAsia"/>
              </w:rPr>
            </w:pPr>
            <w:r w:rsidRPr="00400108">
              <w:t>}</w:t>
            </w:r>
          </w:p>
          <w:p w14:paraId="41B61BD7" w14:textId="77777777" w:rsidR="00005070" w:rsidRDefault="00005070" w:rsidP="00D4029B">
            <w:pPr>
              <w:pStyle w:val="y-0"/>
              <w:rPr>
                <w:rFonts w:hint="eastAsia"/>
              </w:rPr>
            </w:pPr>
          </w:p>
        </w:tc>
      </w:tr>
      <w:tr w:rsidR="00005070" w14:paraId="20CD798B" w14:textId="77777777" w:rsidTr="00296B82">
        <w:tc>
          <w:tcPr>
            <w:tcW w:w="1271" w:type="dxa"/>
            <w:vMerge/>
          </w:tcPr>
          <w:p w14:paraId="593CFE61" w14:textId="77777777" w:rsidR="00005070" w:rsidRDefault="00005070" w:rsidP="00D4029B">
            <w:pPr>
              <w:pStyle w:val="y-0"/>
              <w:rPr>
                <w:rFonts w:hint="eastAsia"/>
              </w:rPr>
            </w:pPr>
          </w:p>
        </w:tc>
        <w:tc>
          <w:tcPr>
            <w:tcW w:w="6946" w:type="dxa"/>
          </w:tcPr>
          <w:p w14:paraId="4DA2D0E9" w14:textId="77777777" w:rsidR="00400108" w:rsidRPr="00400108" w:rsidRDefault="00400108" w:rsidP="00D4029B">
            <w:pPr>
              <w:pStyle w:val="y-0"/>
              <w:rPr>
                <w:rFonts w:hint="eastAsia"/>
              </w:rPr>
            </w:pPr>
            <w:r w:rsidRPr="00400108">
              <w:t>{</w:t>
            </w:r>
          </w:p>
          <w:p w14:paraId="7A355EF8" w14:textId="77777777" w:rsidR="00400108" w:rsidRPr="00400108" w:rsidRDefault="00400108" w:rsidP="00D4029B">
            <w:pPr>
              <w:pStyle w:val="y-0"/>
              <w:rPr>
                <w:rFonts w:hint="eastAsia"/>
              </w:rPr>
            </w:pPr>
            <w:r w:rsidRPr="00400108">
              <w:t>    "orderType": 1,</w:t>
            </w:r>
          </w:p>
          <w:p w14:paraId="6C89589C" w14:textId="77777777" w:rsidR="00400108" w:rsidRPr="00400108" w:rsidRDefault="00400108" w:rsidP="00D4029B">
            <w:pPr>
              <w:pStyle w:val="y-0"/>
              <w:rPr>
                <w:rFonts w:hint="eastAsia"/>
              </w:rPr>
            </w:pPr>
            <w:r w:rsidRPr="00400108">
              <w:t>    "orderSubType": 21,</w:t>
            </w:r>
          </w:p>
          <w:p w14:paraId="6C195713" w14:textId="77777777" w:rsidR="00400108" w:rsidRPr="00400108" w:rsidRDefault="00400108" w:rsidP="00D4029B">
            <w:pPr>
              <w:pStyle w:val="y-0"/>
              <w:rPr>
                <w:rFonts w:hint="eastAsia"/>
              </w:rPr>
            </w:pPr>
            <w:r w:rsidRPr="00400108">
              <w:t>    "timeStamp": "1661248049",</w:t>
            </w:r>
          </w:p>
          <w:p w14:paraId="232E5E3A" w14:textId="77777777" w:rsidR="00400108" w:rsidRPr="00400108" w:rsidRDefault="00400108" w:rsidP="00D4029B">
            <w:pPr>
              <w:pStyle w:val="y-0"/>
              <w:rPr>
                <w:rFonts w:hint="eastAsia"/>
              </w:rPr>
            </w:pPr>
            <w:r w:rsidRPr="00400108">
              <w:t>    "sign": "3a94b52939055f898bdfe703ca628acd95ec595bab874920591eb7a54ee</w:t>
            </w:r>
            <w:r w:rsidRPr="00400108">
              <w:lastRenderedPageBreak/>
              <w:t>1ab11",</w:t>
            </w:r>
          </w:p>
          <w:p w14:paraId="44E1A752" w14:textId="77777777" w:rsidR="00400108" w:rsidRPr="00400108" w:rsidRDefault="00400108" w:rsidP="00D4029B">
            <w:pPr>
              <w:pStyle w:val="y-0"/>
              <w:rPr>
                <w:rFonts w:hint="eastAsia"/>
              </w:rPr>
            </w:pPr>
            <w:r w:rsidRPr="00400108">
              <w:t>    "vulTktRspParams": {</w:t>
            </w:r>
          </w:p>
          <w:p w14:paraId="1FDCBCDF" w14:textId="77777777" w:rsidR="00400108" w:rsidRPr="00400108" w:rsidRDefault="00400108" w:rsidP="00D4029B">
            <w:pPr>
              <w:pStyle w:val="y-0"/>
              <w:rPr>
                <w:rFonts w:hint="eastAsia"/>
              </w:rPr>
            </w:pPr>
            <w:r w:rsidRPr="00400108">
              <w:t>        "srcTktRole": 1,</w:t>
            </w:r>
          </w:p>
          <w:p w14:paraId="724686CF" w14:textId="77777777" w:rsidR="00400108" w:rsidRPr="00400108" w:rsidRDefault="00400108" w:rsidP="00D4029B">
            <w:pPr>
              <w:pStyle w:val="y-0"/>
              <w:rPr>
                <w:rFonts w:hint="eastAsia"/>
              </w:rPr>
            </w:pPr>
            <w:r w:rsidRPr="00400108">
              <w:t>        "srcTktProcer": "NA",</w:t>
            </w:r>
          </w:p>
          <w:p w14:paraId="16AE9E33" w14:textId="77777777" w:rsidR="00400108" w:rsidRPr="00400108" w:rsidRDefault="00400108" w:rsidP="00D4029B">
            <w:pPr>
              <w:pStyle w:val="y-0"/>
              <w:rPr>
                <w:rFonts w:hint="eastAsia"/>
              </w:rPr>
            </w:pPr>
            <w:r w:rsidRPr="00400108">
              <w:t>        "srcTktProcerDept": "NA",</w:t>
            </w:r>
          </w:p>
          <w:p w14:paraId="43F7CCB0" w14:textId="77777777" w:rsidR="00400108" w:rsidRPr="00400108" w:rsidRDefault="00400108" w:rsidP="00D4029B">
            <w:pPr>
              <w:pStyle w:val="y-0"/>
              <w:rPr>
                <w:rFonts w:hint="eastAsia"/>
              </w:rPr>
            </w:pPr>
            <w:r w:rsidRPr="00400108">
              <w:t>        "dstTktRole": 6,</w:t>
            </w:r>
          </w:p>
          <w:p w14:paraId="147464B1" w14:textId="77777777" w:rsidR="00400108" w:rsidRPr="00400108" w:rsidRDefault="00400108" w:rsidP="00D4029B">
            <w:pPr>
              <w:pStyle w:val="y-0"/>
              <w:rPr>
                <w:rFonts w:hint="eastAsia"/>
              </w:rPr>
            </w:pPr>
            <w:r w:rsidRPr="00400108">
              <w:t>        "prcVulNum": 1,</w:t>
            </w:r>
          </w:p>
          <w:p w14:paraId="50478B3A" w14:textId="77777777" w:rsidR="00400108" w:rsidRPr="00400108" w:rsidRDefault="00400108" w:rsidP="00D4029B">
            <w:pPr>
              <w:pStyle w:val="y-0"/>
              <w:rPr>
                <w:rFonts w:hint="eastAsia"/>
              </w:rPr>
            </w:pPr>
            <w:r w:rsidRPr="00400108">
              <w:t>        "dstVulStat": [</w:t>
            </w:r>
          </w:p>
          <w:p w14:paraId="63B5215C" w14:textId="77777777" w:rsidR="00400108" w:rsidRPr="00400108" w:rsidRDefault="00400108" w:rsidP="00D4029B">
            <w:pPr>
              <w:pStyle w:val="y-0"/>
              <w:rPr>
                <w:rFonts w:hint="eastAsia"/>
              </w:rPr>
            </w:pPr>
            <w:r w:rsidRPr="00400108">
              <w:t>            -1,</w:t>
            </w:r>
          </w:p>
          <w:p w14:paraId="36CDB8D7" w14:textId="77777777" w:rsidR="00400108" w:rsidRPr="00400108" w:rsidRDefault="00400108" w:rsidP="00D4029B">
            <w:pPr>
              <w:pStyle w:val="y-0"/>
              <w:rPr>
                <w:rFonts w:hint="eastAsia"/>
              </w:rPr>
            </w:pPr>
            <w:r w:rsidRPr="00400108">
              <w:t>            -1,</w:t>
            </w:r>
          </w:p>
          <w:p w14:paraId="0D38D199" w14:textId="77777777" w:rsidR="00400108" w:rsidRPr="00400108" w:rsidRDefault="00400108" w:rsidP="00D4029B">
            <w:pPr>
              <w:pStyle w:val="y-0"/>
              <w:rPr>
                <w:rFonts w:hint="eastAsia"/>
              </w:rPr>
            </w:pPr>
            <w:r w:rsidRPr="00400108">
              <w:t>            -1,</w:t>
            </w:r>
          </w:p>
          <w:p w14:paraId="57CD849E" w14:textId="77777777" w:rsidR="00400108" w:rsidRPr="00400108" w:rsidRDefault="00400108" w:rsidP="00D4029B">
            <w:pPr>
              <w:pStyle w:val="y-0"/>
              <w:rPr>
                <w:rFonts w:hint="eastAsia"/>
              </w:rPr>
            </w:pPr>
            <w:r w:rsidRPr="00400108">
              <w:t>            -1,</w:t>
            </w:r>
          </w:p>
          <w:p w14:paraId="0265776C" w14:textId="77777777" w:rsidR="00400108" w:rsidRPr="00400108" w:rsidRDefault="00400108" w:rsidP="00D4029B">
            <w:pPr>
              <w:pStyle w:val="y-0"/>
              <w:rPr>
                <w:rFonts w:hint="eastAsia"/>
              </w:rPr>
            </w:pPr>
            <w:r w:rsidRPr="00400108">
              <w:t>            -1,</w:t>
            </w:r>
          </w:p>
          <w:p w14:paraId="09A30B6E" w14:textId="77777777" w:rsidR="00400108" w:rsidRPr="00400108" w:rsidRDefault="00400108" w:rsidP="00D4029B">
            <w:pPr>
              <w:pStyle w:val="y-0"/>
              <w:rPr>
                <w:rFonts w:hint="eastAsia"/>
              </w:rPr>
            </w:pPr>
            <w:r w:rsidRPr="00400108">
              <w:t>            5,</w:t>
            </w:r>
          </w:p>
          <w:p w14:paraId="4EFA4059" w14:textId="77777777" w:rsidR="00400108" w:rsidRPr="00400108" w:rsidRDefault="00400108" w:rsidP="00D4029B">
            <w:pPr>
              <w:pStyle w:val="y-0"/>
              <w:rPr>
                <w:rFonts w:hint="eastAsia"/>
              </w:rPr>
            </w:pPr>
            <w:r w:rsidRPr="00400108">
              <w:t>            6,</w:t>
            </w:r>
          </w:p>
          <w:p w14:paraId="71836871" w14:textId="77777777" w:rsidR="00400108" w:rsidRPr="00400108" w:rsidRDefault="00400108" w:rsidP="00D4029B">
            <w:pPr>
              <w:pStyle w:val="y-0"/>
              <w:rPr>
                <w:rFonts w:hint="eastAsia"/>
              </w:rPr>
            </w:pPr>
            <w:r w:rsidRPr="00400108">
              <w:t>            7,</w:t>
            </w:r>
          </w:p>
          <w:p w14:paraId="594AAAF7" w14:textId="77777777" w:rsidR="00400108" w:rsidRPr="00400108" w:rsidRDefault="00400108" w:rsidP="00D4029B">
            <w:pPr>
              <w:pStyle w:val="y-0"/>
              <w:rPr>
                <w:rFonts w:hint="eastAsia"/>
              </w:rPr>
            </w:pPr>
            <w:r w:rsidRPr="00400108">
              <w:t>            8,</w:t>
            </w:r>
          </w:p>
          <w:p w14:paraId="208D9F92" w14:textId="77777777" w:rsidR="00400108" w:rsidRPr="00400108" w:rsidRDefault="00400108" w:rsidP="00D4029B">
            <w:pPr>
              <w:pStyle w:val="y-0"/>
              <w:rPr>
                <w:rFonts w:hint="eastAsia"/>
              </w:rPr>
            </w:pPr>
            <w:r w:rsidRPr="00400108">
              <w:t>            9,</w:t>
            </w:r>
          </w:p>
          <w:p w14:paraId="742F75B5" w14:textId="77777777" w:rsidR="00400108" w:rsidRPr="00400108" w:rsidRDefault="00400108" w:rsidP="00D4029B">
            <w:pPr>
              <w:pStyle w:val="y-0"/>
              <w:rPr>
                <w:rFonts w:hint="eastAsia"/>
              </w:rPr>
            </w:pPr>
            <w:r w:rsidRPr="00400108">
              <w:t>            -1</w:t>
            </w:r>
          </w:p>
          <w:p w14:paraId="5BC3A081" w14:textId="77777777" w:rsidR="00400108" w:rsidRPr="00400108" w:rsidRDefault="00400108" w:rsidP="00D4029B">
            <w:pPr>
              <w:pStyle w:val="y-0"/>
              <w:rPr>
                <w:rFonts w:hint="eastAsia"/>
              </w:rPr>
            </w:pPr>
            <w:r w:rsidRPr="00400108">
              <w:t>        ],</w:t>
            </w:r>
          </w:p>
          <w:p w14:paraId="7AF16986" w14:textId="77777777" w:rsidR="00400108" w:rsidRPr="00400108" w:rsidRDefault="00400108" w:rsidP="00D4029B">
            <w:pPr>
              <w:pStyle w:val="y-0"/>
              <w:rPr>
                <w:rFonts w:hint="eastAsia"/>
              </w:rPr>
            </w:pPr>
            <w:r w:rsidRPr="00400108">
              <w:t>        "sucVulNum": [</w:t>
            </w:r>
          </w:p>
          <w:p w14:paraId="1A6A32C4" w14:textId="77777777" w:rsidR="00400108" w:rsidRPr="00400108" w:rsidRDefault="00400108" w:rsidP="00D4029B">
            <w:pPr>
              <w:pStyle w:val="y-0"/>
              <w:rPr>
                <w:rFonts w:hint="eastAsia"/>
              </w:rPr>
            </w:pPr>
            <w:r w:rsidRPr="00400108">
              <w:t>            0,</w:t>
            </w:r>
          </w:p>
          <w:p w14:paraId="772A510E" w14:textId="77777777" w:rsidR="00400108" w:rsidRPr="00400108" w:rsidRDefault="00400108" w:rsidP="00D4029B">
            <w:pPr>
              <w:pStyle w:val="y-0"/>
              <w:rPr>
                <w:rFonts w:hint="eastAsia"/>
              </w:rPr>
            </w:pPr>
            <w:r w:rsidRPr="00400108">
              <w:t>            1,</w:t>
            </w:r>
          </w:p>
          <w:p w14:paraId="2D748DB5" w14:textId="77777777" w:rsidR="00400108" w:rsidRPr="00400108" w:rsidRDefault="00400108" w:rsidP="00D4029B">
            <w:pPr>
              <w:pStyle w:val="y-0"/>
              <w:rPr>
                <w:rFonts w:hint="eastAsia"/>
              </w:rPr>
            </w:pPr>
            <w:r w:rsidRPr="00400108">
              <w:t>            1,</w:t>
            </w:r>
          </w:p>
          <w:p w14:paraId="6B6D29E6" w14:textId="77777777" w:rsidR="00400108" w:rsidRPr="00400108" w:rsidRDefault="00400108" w:rsidP="00D4029B">
            <w:pPr>
              <w:pStyle w:val="y-0"/>
              <w:rPr>
                <w:rFonts w:hint="eastAsia"/>
              </w:rPr>
            </w:pPr>
            <w:r w:rsidRPr="00400108">
              <w:t>            1,</w:t>
            </w:r>
          </w:p>
          <w:p w14:paraId="55ED51E4" w14:textId="77777777" w:rsidR="00400108" w:rsidRPr="00400108" w:rsidRDefault="00400108" w:rsidP="00D4029B">
            <w:pPr>
              <w:pStyle w:val="y-0"/>
              <w:rPr>
                <w:rFonts w:hint="eastAsia"/>
              </w:rPr>
            </w:pPr>
            <w:r w:rsidRPr="00400108">
              <w:t>            1,</w:t>
            </w:r>
          </w:p>
          <w:p w14:paraId="0C6B830E" w14:textId="77777777" w:rsidR="00400108" w:rsidRPr="00400108" w:rsidRDefault="00400108" w:rsidP="00D4029B">
            <w:pPr>
              <w:pStyle w:val="y-0"/>
              <w:rPr>
                <w:rFonts w:hint="eastAsia"/>
              </w:rPr>
            </w:pPr>
            <w:r w:rsidRPr="00400108">
              <w:t>            0,</w:t>
            </w:r>
          </w:p>
          <w:p w14:paraId="138F60CB" w14:textId="77777777" w:rsidR="00400108" w:rsidRPr="00400108" w:rsidRDefault="00400108" w:rsidP="00D4029B">
            <w:pPr>
              <w:pStyle w:val="y-0"/>
              <w:rPr>
                <w:rFonts w:hint="eastAsia"/>
              </w:rPr>
            </w:pPr>
            <w:r w:rsidRPr="00400108">
              <w:t>            0,</w:t>
            </w:r>
          </w:p>
          <w:p w14:paraId="7E8101C4" w14:textId="77777777" w:rsidR="00400108" w:rsidRPr="00400108" w:rsidRDefault="00400108" w:rsidP="00D4029B">
            <w:pPr>
              <w:pStyle w:val="y-0"/>
              <w:rPr>
                <w:rFonts w:hint="eastAsia"/>
              </w:rPr>
            </w:pPr>
            <w:r w:rsidRPr="00400108">
              <w:t>            0,</w:t>
            </w:r>
          </w:p>
          <w:p w14:paraId="362DBAFC" w14:textId="77777777" w:rsidR="00400108" w:rsidRPr="00400108" w:rsidRDefault="00400108" w:rsidP="00D4029B">
            <w:pPr>
              <w:pStyle w:val="y-0"/>
              <w:rPr>
                <w:rFonts w:hint="eastAsia"/>
              </w:rPr>
            </w:pPr>
            <w:r w:rsidRPr="00400108">
              <w:t>            0,</w:t>
            </w:r>
          </w:p>
          <w:p w14:paraId="136B15EA" w14:textId="77777777" w:rsidR="00400108" w:rsidRPr="00400108" w:rsidRDefault="00400108" w:rsidP="00D4029B">
            <w:pPr>
              <w:pStyle w:val="y-0"/>
              <w:rPr>
                <w:rFonts w:hint="eastAsia"/>
              </w:rPr>
            </w:pPr>
            <w:r w:rsidRPr="00400108">
              <w:t>            0,</w:t>
            </w:r>
          </w:p>
          <w:p w14:paraId="0E34669C" w14:textId="77777777" w:rsidR="00400108" w:rsidRPr="00400108" w:rsidRDefault="00400108" w:rsidP="00D4029B">
            <w:pPr>
              <w:pStyle w:val="y-0"/>
              <w:rPr>
                <w:rFonts w:hint="eastAsia"/>
              </w:rPr>
            </w:pPr>
            <w:r w:rsidRPr="00400108">
              <w:t>            0</w:t>
            </w:r>
          </w:p>
          <w:p w14:paraId="0B5135C8" w14:textId="77777777" w:rsidR="00400108" w:rsidRPr="00400108" w:rsidRDefault="00400108" w:rsidP="00D4029B">
            <w:pPr>
              <w:pStyle w:val="y-0"/>
              <w:rPr>
                <w:rFonts w:hint="eastAsia"/>
              </w:rPr>
            </w:pPr>
            <w:r w:rsidRPr="00400108">
              <w:t>        ],</w:t>
            </w:r>
          </w:p>
          <w:p w14:paraId="4588FB98" w14:textId="77777777" w:rsidR="00400108" w:rsidRPr="00400108" w:rsidRDefault="00400108" w:rsidP="00D4029B">
            <w:pPr>
              <w:pStyle w:val="y-0"/>
              <w:rPr>
                <w:rFonts w:hint="eastAsia"/>
              </w:rPr>
            </w:pPr>
            <w:r w:rsidRPr="00400108">
              <w:t>        "tktResult": 1,</w:t>
            </w:r>
          </w:p>
          <w:p w14:paraId="3328CA11" w14:textId="77777777" w:rsidR="00400108" w:rsidRPr="00400108" w:rsidRDefault="00400108" w:rsidP="00D4029B">
            <w:pPr>
              <w:pStyle w:val="y-0"/>
              <w:rPr>
                <w:rFonts w:hint="eastAsia"/>
              </w:rPr>
            </w:pPr>
            <w:r w:rsidRPr="00400108">
              <w:t>        "tktInfo": ""</w:t>
            </w:r>
          </w:p>
          <w:p w14:paraId="3EDCAB78" w14:textId="77777777" w:rsidR="00400108" w:rsidRPr="00400108" w:rsidRDefault="00400108" w:rsidP="00D4029B">
            <w:pPr>
              <w:pStyle w:val="y-0"/>
              <w:rPr>
                <w:rFonts w:hint="eastAsia"/>
              </w:rPr>
            </w:pPr>
            <w:r w:rsidRPr="00400108">
              <w:t>    },</w:t>
            </w:r>
          </w:p>
          <w:p w14:paraId="32AAE466" w14:textId="77777777" w:rsidR="00400108" w:rsidRPr="00400108" w:rsidRDefault="00400108" w:rsidP="00D4029B">
            <w:pPr>
              <w:pStyle w:val="y-0"/>
              <w:rPr>
                <w:rFonts w:hint="eastAsia"/>
              </w:rPr>
            </w:pPr>
            <w:r w:rsidRPr="00400108">
              <w:t>    "vulIdLst": {</w:t>
            </w:r>
          </w:p>
          <w:p w14:paraId="6108F3AC" w14:textId="77777777" w:rsidR="00400108" w:rsidRPr="00400108" w:rsidRDefault="00400108" w:rsidP="00D4029B">
            <w:pPr>
              <w:pStyle w:val="y-0"/>
              <w:rPr>
                <w:rFonts w:hint="eastAsia"/>
              </w:rPr>
            </w:pPr>
            <w:r w:rsidRPr="00400108">
              <w:t>        "idLst": [</w:t>
            </w:r>
          </w:p>
          <w:p w14:paraId="2F78E66D" w14:textId="77777777" w:rsidR="00400108" w:rsidRPr="00400108" w:rsidRDefault="00400108" w:rsidP="00D4029B">
            <w:pPr>
              <w:pStyle w:val="y-0"/>
              <w:rPr>
                <w:rFonts w:hint="eastAsia"/>
              </w:rPr>
            </w:pPr>
            <w:r w:rsidRPr="00400108">
              <w:t>            "MVM-2019-1696145560773468160",</w:t>
            </w:r>
          </w:p>
          <w:p w14:paraId="4C2CAE60" w14:textId="77777777" w:rsidR="00400108" w:rsidRPr="00400108" w:rsidRDefault="00400108" w:rsidP="00D4029B">
            <w:pPr>
              <w:pStyle w:val="y-0"/>
              <w:rPr>
                <w:rFonts w:hint="eastAsia"/>
              </w:rPr>
            </w:pPr>
            <w:r w:rsidRPr="00400108">
              <w:t>            "MVM-2023-1710931130716397568"</w:t>
            </w:r>
          </w:p>
          <w:p w14:paraId="692A7D5A" w14:textId="77777777" w:rsidR="00400108" w:rsidRPr="00400108" w:rsidRDefault="00400108" w:rsidP="00D4029B">
            <w:pPr>
              <w:pStyle w:val="y-0"/>
              <w:rPr>
                <w:rFonts w:hint="eastAsia"/>
              </w:rPr>
            </w:pPr>
            <w:r w:rsidRPr="00400108">
              <w:t>        ],</w:t>
            </w:r>
          </w:p>
          <w:p w14:paraId="1E17D5CA" w14:textId="77777777" w:rsidR="00400108" w:rsidRPr="00400108" w:rsidRDefault="00400108" w:rsidP="00D4029B">
            <w:pPr>
              <w:pStyle w:val="y-0"/>
              <w:rPr>
                <w:rFonts w:hint="eastAsia"/>
              </w:rPr>
            </w:pPr>
            <w:r w:rsidRPr="00400108">
              <w:t>        "vulNum": 2</w:t>
            </w:r>
          </w:p>
          <w:p w14:paraId="13717609" w14:textId="77777777" w:rsidR="00400108" w:rsidRPr="00400108" w:rsidRDefault="00400108" w:rsidP="00D4029B">
            <w:pPr>
              <w:pStyle w:val="y-0"/>
              <w:rPr>
                <w:rFonts w:hint="eastAsia"/>
              </w:rPr>
            </w:pPr>
            <w:r w:rsidRPr="00400108">
              <w:t>    },</w:t>
            </w:r>
          </w:p>
          <w:p w14:paraId="02C9EDF9" w14:textId="77777777" w:rsidR="00400108" w:rsidRPr="00400108" w:rsidRDefault="00400108" w:rsidP="00D4029B">
            <w:pPr>
              <w:pStyle w:val="y-0"/>
              <w:rPr>
                <w:rFonts w:hint="eastAsia"/>
              </w:rPr>
            </w:pPr>
            <w:r w:rsidRPr="00400108">
              <w:lastRenderedPageBreak/>
              <w:t>    "data": {</w:t>
            </w:r>
          </w:p>
          <w:p w14:paraId="17BB0D80" w14:textId="77777777" w:rsidR="00400108" w:rsidRPr="00400108" w:rsidRDefault="00400108" w:rsidP="00D4029B">
            <w:pPr>
              <w:pStyle w:val="y-0"/>
              <w:rPr>
                <w:rFonts w:hint="eastAsia"/>
              </w:rPr>
            </w:pPr>
            <w:r w:rsidRPr="00400108">
              <w:t>        "numFiles": 1,</w:t>
            </w:r>
          </w:p>
          <w:p w14:paraId="7E01A923" w14:textId="77777777" w:rsidR="00400108" w:rsidRPr="00400108" w:rsidRDefault="00400108" w:rsidP="00D4029B">
            <w:pPr>
              <w:pStyle w:val="y-0"/>
              <w:rPr>
                <w:rFonts w:hint="eastAsia"/>
              </w:rPr>
            </w:pPr>
            <w:r w:rsidRPr="00400108">
              <w:t>        "numTgzs": 1,</w:t>
            </w:r>
          </w:p>
          <w:p w14:paraId="20C2990E" w14:textId="77777777" w:rsidR="00400108" w:rsidRPr="00400108" w:rsidRDefault="00400108" w:rsidP="00D4029B">
            <w:pPr>
              <w:pStyle w:val="y-0"/>
              <w:rPr>
                <w:rFonts w:hint="eastAsia"/>
              </w:rPr>
            </w:pPr>
            <w:r w:rsidRPr="00400108">
              <w:t>        "fileInfoLst": [</w:t>
            </w:r>
          </w:p>
          <w:p w14:paraId="647672F1" w14:textId="77777777" w:rsidR="00400108" w:rsidRPr="00400108" w:rsidRDefault="00400108" w:rsidP="00D4029B">
            <w:pPr>
              <w:pStyle w:val="y-0"/>
              <w:rPr>
                <w:rFonts w:hint="eastAsia"/>
              </w:rPr>
            </w:pPr>
            <w:r w:rsidRPr="00400108">
              <w:t>            {</w:t>
            </w:r>
          </w:p>
          <w:p w14:paraId="2F2484FB" w14:textId="77777777" w:rsidR="00400108" w:rsidRPr="00400108" w:rsidRDefault="00400108" w:rsidP="00D4029B">
            <w:pPr>
              <w:pStyle w:val="y-0"/>
              <w:rPr>
                <w:rFonts w:hint="eastAsia"/>
              </w:rPr>
            </w:pPr>
            <w:r w:rsidRPr="00400108">
              <w:t>                "name": "filename.json",</w:t>
            </w:r>
          </w:p>
          <w:p w14:paraId="270E6D92" w14:textId="77777777" w:rsidR="00400108" w:rsidRPr="00400108" w:rsidRDefault="00400108" w:rsidP="00D4029B">
            <w:pPr>
              <w:pStyle w:val="y-0"/>
              <w:rPr>
                <w:rFonts w:hint="eastAsia"/>
              </w:rPr>
            </w:pPr>
            <w:r w:rsidRPr="00400108">
              <w:t>                "dataType": "json",</w:t>
            </w:r>
          </w:p>
          <w:p w14:paraId="6F8E5274" w14:textId="77777777" w:rsidR="00400108" w:rsidRPr="00400108" w:rsidRDefault="00400108" w:rsidP="00D4029B">
            <w:pPr>
              <w:pStyle w:val="y-0"/>
              <w:rPr>
                <w:rFonts w:hint="eastAsia"/>
              </w:rPr>
            </w:pPr>
            <w:r w:rsidRPr="00400108">
              <w:t>                "objectID": "",</w:t>
            </w:r>
          </w:p>
          <w:p w14:paraId="41FE12DE" w14:textId="77777777" w:rsidR="00400108" w:rsidRPr="00400108" w:rsidRDefault="00400108" w:rsidP="00D4029B">
            <w:pPr>
              <w:pStyle w:val="y-0"/>
              <w:rPr>
                <w:rFonts w:hint="eastAsia"/>
              </w:rPr>
            </w:pPr>
            <w:r w:rsidRPr="00400108">
              <w:t>                "svcType": 3,</w:t>
            </w:r>
          </w:p>
          <w:p w14:paraId="4B26A9B0" w14:textId="77777777" w:rsidR="00400108" w:rsidRPr="00400108" w:rsidRDefault="00400108" w:rsidP="00D4029B">
            <w:pPr>
              <w:pStyle w:val="y-0"/>
              <w:rPr>
                <w:rFonts w:hint="eastAsia"/>
              </w:rPr>
            </w:pPr>
            <w:r w:rsidRPr="00400108">
              <w:t>                "reserved": ""</w:t>
            </w:r>
          </w:p>
          <w:p w14:paraId="25489304" w14:textId="77777777" w:rsidR="00400108" w:rsidRPr="00400108" w:rsidRDefault="00400108" w:rsidP="00D4029B">
            <w:pPr>
              <w:pStyle w:val="y-0"/>
              <w:rPr>
                <w:rFonts w:hint="eastAsia"/>
              </w:rPr>
            </w:pPr>
            <w:r w:rsidRPr="00400108">
              <w:t>            }</w:t>
            </w:r>
          </w:p>
          <w:p w14:paraId="6C3CBE44" w14:textId="77777777" w:rsidR="00400108" w:rsidRPr="00400108" w:rsidRDefault="00400108" w:rsidP="00D4029B">
            <w:pPr>
              <w:pStyle w:val="y-0"/>
              <w:rPr>
                <w:rFonts w:hint="eastAsia"/>
              </w:rPr>
            </w:pPr>
            <w:r w:rsidRPr="00400108">
              <w:t>        ]</w:t>
            </w:r>
          </w:p>
          <w:p w14:paraId="715C3148" w14:textId="77777777" w:rsidR="00400108" w:rsidRPr="00400108" w:rsidRDefault="00400108" w:rsidP="00D4029B">
            <w:pPr>
              <w:pStyle w:val="y-0"/>
              <w:rPr>
                <w:rFonts w:hint="eastAsia"/>
              </w:rPr>
            </w:pPr>
            <w:r w:rsidRPr="00400108">
              <w:t>    }</w:t>
            </w:r>
          </w:p>
          <w:p w14:paraId="78DB9DA6" w14:textId="77777777" w:rsidR="00400108" w:rsidRPr="00400108" w:rsidRDefault="00400108" w:rsidP="00D4029B">
            <w:pPr>
              <w:pStyle w:val="y-0"/>
              <w:rPr>
                <w:rFonts w:hint="eastAsia"/>
              </w:rPr>
            </w:pPr>
            <w:r w:rsidRPr="00400108">
              <w:t>}</w:t>
            </w:r>
          </w:p>
          <w:p w14:paraId="13F7B452" w14:textId="77777777" w:rsidR="00005070" w:rsidRDefault="00005070" w:rsidP="00D4029B">
            <w:pPr>
              <w:pStyle w:val="y-0"/>
              <w:rPr>
                <w:rFonts w:hint="eastAsia"/>
              </w:rPr>
            </w:pPr>
          </w:p>
        </w:tc>
      </w:tr>
      <w:tr w:rsidR="00005070" w14:paraId="75CEC39F" w14:textId="77777777" w:rsidTr="00296B82">
        <w:tc>
          <w:tcPr>
            <w:tcW w:w="1271" w:type="dxa"/>
            <w:vMerge w:val="restart"/>
          </w:tcPr>
          <w:p w14:paraId="05BC957A" w14:textId="77777777" w:rsidR="00005070" w:rsidRDefault="00005070" w:rsidP="00D4029B">
            <w:pPr>
              <w:pStyle w:val="y-0"/>
              <w:rPr>
                <w:rFonts w:hint="eastAsia"/>
              </w:rPr>
            </w:pPr>
            <w:r>
              <w:rPr>
                <w:rFonts w:hint="eastAsia"/>
              </w:rPr>
              <w:lastRenderedPageBreak/>
              <w:t>响应体</w:t>
            </w:r>
          </w:p>
        </w:tc>
        <w:tc>
          <w:tcPr>
            <w:tcW w:w="6946" w:type="dxa"/>
          </w:tcPr>
          <w:p w14:paraId="2EC68BEC" w14:textId="77777777" w:rsidR="00400108" w:rsidRPr="00400108" w:rsidRDefault="00400108" w:rsidP="00D4029B">
            <w:pPr>
              <w:pStyle w:val="y-0"/>
              <w:rPr>
                <w:rFonts w:hint="eastAsia"/>
              </w:rPr>
            </w:pPr>
            <w:r w:rsidRPr="00400108">
              <w:t>{</w:t>
            </w:r>
          </w:p>
          <w:p w14:paraId="11F2B0A8" w14:textId="77777777" w:rsidR="00400108" w:rsidRPr="00400108" w:rsidRDefault="00400108" w:rsidP="00D4029B">
            <w:pPr>
              <w:pStyle w:val="y-0"/>
              <w:rPr>
                <w:rFonts w:hint="eastAsia"/>
              </w:rPr>
            </w:pPr>
            <w:r w:rsidRPr="00400108">
              <w:t>    "orderID": "1-21-1688853924397850624",</w:t>
            </w:r>
          </w:p>
          <w:p w14:paraId="266FE14B" w14:textId="77777777" w:rsidR="00400108" w:rsidRPr="00400108" w:rsidRDefault="00400108" w:rsidP="00D4029B">
            <w:pPr>
              <w:pStyle w:val="y-0"/>
              <w:rPr>
                <w:rFonts w:hint="eastAsia"/>
              </w:rPr>
            </w:pPr>
            <w:r w:rsidRPr="00400108">
              <w:t>    "statusCode": 0,</w:t>
            </w:r>
          </w:p>
          <w:p w14:paraId="2D22BFEE" w14:textId="77777777" w:rsidR="00400108" w:rsidRPr="00400108" w:rsidRDefault="00400108" w:rsidP="00D4029B">
            <w:pPr>
              <w:pStyle w:val="y-0"/>
              <w:rPr>
                <w:rFonts w:hint="eastAsia"/>
              </w:rPr>
            </w:pPr>
            <w:r w:rsidRPr="00400108">
              <w:t>    "statusText": "success.",</w:t>
            </w:r>
          </w:p>
          <w:p w14:paraId="2929E474" w14:textId="77777777" w:rsidR="00400108" w:rsidRPr="00400108" w:rsidRDefault="00400108" w:rsidP="00D4029B">
            <w:pPr>
              <w:pStyle w:val="y-0"/>
              <w:rPr>
                <w:rFonts w:hint="eastAsia"/>
              </w:rPr>
            </w:pPr>
            <w:r w:rsidRPr="00400108">
              <w:t>    "rspMsgCnt": "6e936add44c9fff8f28d8450a0bca037"</w:t>
            </w:r>
          </w:p>
          <w:p w14:paraId="472E0B8F" w14:textId="77777777" w:rsidR="00400108" w:rsidRPr="00400108" w:rsidRDefault="00400108" w:rsidP="00D4029B">
            <w:pPr>
              <w:pStyle w:val="y-0"/>
              <w:rPr>
                <w:rFonts w:hint="eastAsia"/>
              </w:rPr>
            </w:pPr>
            <w:r w:rsidRPr="00400108">
              <w:t>}</w:t>
            </w:r>
          </w:p>
          <w:p w14:paraId="2EBF23D7" w14:textId="77777777" w:rsidR="00005070" w:rsidRDefault="00005070" w:rsidP="00D4029B">
            <w:pPr>
              <w:pStyle w:val="y-0"/>
              <w:rPr>
                <w:rFonts w:hint="eastAsia"/>
              </w:rPr>
            </w:pPr>
          </w:p>
        </w:tc>
      </w:tr>
      <w:tr w:rsidR="00005070" w14:paraId="3D82D9CD" w14:textId="77777777" w:rsidTr="00296B82">
        <w:tc>
          <w:tcPr>
            <w:tcW w:w="1271" w:type="dxa"/>
            <w:vMerge/>
          </w:tcPr>
          <w:p w14:paraId="1833A6C5" w14:textId="77777777" w:rsidR="00005070" w:rsidRDefault="00005070" w:rsidP="00D4029B">
            <w:pPr>
              <w:pStyle w:val="y-0"/>
              <w:rPr>
                <w:rFonts w:hint="eastAsia"/>
              </w:rPr>
            </w:pPr>
          </w:p>
        </w:tc>
        <w:tc>
          <w:tcPr>
            <w:tcW w:w="6946" w:type="dxa"/>
          </w:tcPr>
          <w:p w14:paraId="1F63CD67" w14:textId="77777777" w:rsidR="00400108" w:rsidRPr="00400108" w:rsidRDefault="00400108" w:rsidP="00D4029B">
            <w:pPr>
              <w:pStyle w:val="y-0"/>
              <w:rPr>
                <w:rFonts w:hint="eastAsia"/>
              </w:rPr>
            </w:pPr>
            <w:r w:rsidRPr="00400108">
              <w:t>{</w:t>
            </w:r>
          </w:p>
          <w:p w14:paraId="52CBB991" w14:textId="77777777" w:rsidR="00400108" w:rsidRPr="00400108" w:rsidRDefault="00400108" w:rsidP="00D4029B">
            <w:pPr>
              <w:pStyle w:val="y-0"/>
              <w:rPr>
                <w:rFonts w:hint="eastAsia"/>
              </w:rPr>
            </w:pPr>
            <w:r w:rsidRPr="00400108">
              <w:t>    "orderType": 1,</w:t>
            </w:r>
          </w:p>
          <w:p w14:paraId="6C9AD5A7" w14:textId="77777777" w:rsidR="00400108" w:rsidRPr="00400108" w:rsidRDefault="00400108" w:rsidP="00D4029B">
            <w:pPr>
              <w:pStyle w:val="y-0"/>
              <w:rPr>
                <w:rFonts w:hint="eastAsia"/>
              </w:rPr>
            </w:pPr>
            <w:r w:rsidRPr="00400108">
              <w:t>    "orderSubType": 21,</w:t>
            </w:r>
          </w:p>
          <w:p w14:paraId="0B0349AD" w14:textId="77777777" w:rsidR="00400108" w:rsidRPr="00400108" w:rsidRDefault="00400108" w:rsidP="00D4029B">
            <w:pPr>
              <w:pStyle w:val="y-0"/>
              <w:rPr>
                <w:rFonts w:hint="eastAsia"/>
              </w:rPr>
            </w:pPr>
            <w:r w:rsidRPr="00400108">
              <w:t>    "timeStamp": "1692003304",</w:t>
            </w:r>
          </w:p>
          <w:p w14:paraId="182E3BCE" w14:textId="77777777" w:rsidR="00400108" w:rsidRPr="00400108" w:rsidRDefault="00400108" w:rsidP="00D4029B">
            <w:pPr>
              <w:pStyle w:val="y-0"/>
              <w:rPr>
                <w:rFonts w:hint="eastAsia"/>
              </w:rPr>
            </w:pPr>
            <w:r w:rsidRPr="00400108">
              <w:t>    "sign": "d74cec6d7e8c6f60623e102e26b07793953590e4a97b452b794293d2d4506031"</w:t>
            </w:r>
          </w:p>
          <w:p w14:paraId="40B90C07" w14:textId="77777777" w:rsidR="00400108" w:rsidRPr="00400108" w:rsidRDefault="00400108" w:rsidP="00D4029B">
            <w:pPr>
              <w:pStyle w:val="y-0"/>
              <w:rPr>
                <w:rFonts w:hint="eastAsia"/>
              </w:rPr>
            </w:pPr>
            <w:r w:rsidRPr="00400108">
              <w:t>}</w:t>
            </w:r>
          </w:p>
          <w:p w14:paraId="10919EB9" w14:textId="77777777" w:rsidR="00005070" w:rsidRDefault="00005070" w:rsidP="00D4029B">
            <w:pPr>
              <w:pStyle w:val="y-0"/>
              <w:rPr>
                <w:rFonts w:hint="eastAsia"/>
              </w:rPr>
            </w:pPr>
          </w:p>
        </w:tc>
      </w:tr>
      <w:tr w:rsidR="00005070" w14:paraId="51E2D448" w14:textId="77777777" w:rsidTr="00296B82">
        <w:tc>
          <w:tcPr>
            <w:tcW w:w="1271" w:type="dxa"/>
          </w:tcPr>
          <w:p w14:paraId="5FEA68F5" w14:textId="77777777" w:rsidR="00005070" w:rsidRDefault="00005070" w:rsidP="00D4029B">
            <w:pPr>
              <w:pStyle w:val="y-0"/>
              <w:rPr>
                <w:rFonts w:hint="eastAsia"/>
              </w:rPr>
            </w:pPr>
            <w:r w:rsidRPr="00077D08">
              <w:rPr>
                <w:rFonts w:hint="eastAsia"/>
              </w:rPr>
              <w:t>说明</w:t>
            </w:r>
          </w:p>
        </w:tc>
        <w:tc>
          <w:tcPr>
            <w:tcW w:w="6946" w:type="dxa"/>
          </w:tcPr>
          <w:p w14:paraId="136AA7C5" w14:textId="77777777" w:rsidR="00E23901" w:rsidRDefault="00E23901" w:rsidP="00E23901">
            <w:pPr>
              <w:pStyle w:val="y-5"/>
              <w:numPr>
                <w:ilvl w:val="0"/>
                <w:numId w:val="11"/>
              </w:numPr>
              <w:rPr>
                <w:rFonts w:hint="eastAsia"/>
              </w:rPr>
            </w:pPr>
            <w:r>
              <w:rPr>
                <w:rFonts w:hint="eastAsia"/>
              </w:rPr>
              <w:t>orderID</w:t>
            </w:r>
            <w:r>
              <w:rPr>
                <w:rFonts w:hint="eastAsia"/>
              </w:rPr>
              <w:t>中</w:t>
            </w:r>
            <w:r>
              <w:rPr>
                <w:rFonts w:hint="eastAsia"/>
              </w:rPr>
              <w:t>19</w:t>
            </w:r>
            <w:r>
              <w:rPr>
                <w:rFonts w:hint="eastAsia"/>
              </w:rPr>
              <w:t>位字符使用产品漏洞工单下发的</w:t>
            </w:r>
            <w:r>
              <w:rPr>
                <w:rFonts w:hint="eastAsia"/>
              </w:rPr>
              <w:t>orderID</w:t>
            </w:r>
            <w:r>
              <w:rPr>
                <w:rFonts w:hint="eastAsia"/>
              </w:rPr>
              <w:t>中</w:t>
            </w:r>
            <w:r>
              <w:rPr>
                <w:rFonts w:hint="eastAsia"/>
              </w:rPr>
              <w:t>19</w:t>
            </w:r>
            <w:r>
              <w:rPr>
                <w:rFonts w:hint="eastAsia"/>
              </w:rPr>
              <w:t>位字符</w:t>
            </w:r>
          </w:p>
          <w:p w14:paraId="7DB2DA13" w14:textId="77777777" w:rsidR="00E23901" w:rsidRDefault="00E23901" w:rsidP="00E23901">
            <w:pPr>
              <w:pStyle w:val="y-5"/>
              <w:numPr>
                <w:ilvl w:val="0"/>
                <w:numId w:val="11"/>
              </w:numPr>
              <w:rPr>
                <w:rFonts w:hint="eastAsia"/>
              </w:rPr>
            </w:pPr>
            <w:r>
              <w:rPr>
                <w:rFonts w:hint="eastAsia"/>
              </w:rPr>
              <w:t>dstVulStat</w:t>
            </w:r>
            <w:r>
              <w:rPr>
                <w:rFonts w:hint="eastAsia"/>
              </w:rPr>
              <w:t>：产品漏洞验证工单请求和产品漏洞验证工单回传</w:t>
            </w:r>
            <w:r>
              <w:rPr>
                <w:rFonts w:hint="eastAsia"/>
              </w:rPr>
              <w:t>dstVulStat</w:t>
            </w:r>
            <w:r>
              <w:rPr>
                <w:rFonts w:hint="eastAsia"/>
              </w:rPr>
              <w:t>，一个是单值一个是数组；工单请求中，待处置状态只会包括一种状态（已验证有效、已核验有效）；工单响应中，需要上报当前工单覆盖的所有产品漏洞，目标状态也包括多种，同时需要反馈到达目标状态的产品漏洞个数。</w:t>
            </w:r>
          </w:p>
          <w:p w14:paraId="5164FCDE" w14:textId="77777777" w:rsidR="00E23901" w:rsidRDefault="00E23901" w:rsidP="00E23901">
            <w:pPr>
              <w:pStyle w:val="y-5"/>
              <w:numPr>
                <w:ilvl w:val="0"/>
                <w:numId w:val="11"/>
              </w:numPr>
              <w:rPr>
                <w:rFonts w:ascii="Heiti SC Medium" w:eastAsia="宋体" w:hAnsi="Heiti SC Medium" w:hint="eastAsia"/>
              </w:rPr>
            </w:pPr>
            <w:r>
              <w:rPr>
                <w:rFonts w:hint="eastAsia"/>
              </w:rPr>
              <w:lastRenderedPageBreak/>
              <w:t>tktResult</w:t>
            </w:r>
            <w:r>
              <w:rPr>
                <w:rFonts w:hint="eastAsia"/>
              </w:rPr>
              <w:t>：如果工单响应覆盖的产品漏洞其状态全部为工单下发的</w:t>
            </w:r>
            <w:r>
              <w:rPr>
                <w:rFonts w:hint="eastAsia"/>
              </w:rPr>
              <w:t>dstVulStat</w:t>
            </w:r>
            <w:r>
              <w:rPr>
                <w:rFonts w:hint="eastAsia"/>
              </w:rPr>
              <w:t>状态，则为全部成功；如果产品漏洞状态没有一条为工单下发的</w:t>
            </w:r>
            <w:r>
              <w:rPr>
                <w:rFonts w:hint="eastAsia"/>
              </w:rPr>
              <w:t>dstVulStat</w:t>
            </w:r>
            <w:r>
              <w:rPr>
                <w:rFonts w:hint="eastAsia"/>
              </w:rPr>
              <w:t>状态，则为全部失败；</w:t>
            </w:r>
          </w:p>
          <w:p w14:paraId="3EC976E4" w14:textId="77777777" w:rsidR="00005070" w:rsidRPr="00E23901" w:rsidRDefault="00005070" w:rsidP="00E23901">
            <w:pPr>
              <w:pStyle w:val="y-5"/>
              <w:rPr>
                <w:rFonts w:hint="eastAsia"/>
              </w:rPr>
            </w:pPr>
          </w:p>
        </w:tc>
      </w:tr>
    </w:tbl>
    <w:p w14:paraId="4EAF247F" w14:textId="77777777" w:rsidR="00005070" w:rsidRPr="00005070" w:rsidRDefault="00005070" w:rsidP="00D4029B">
      <w:pPr>
        <w:pStyle w:val="y-0"/>
        <w:rPr>
          <w:rFonts w:hint="eastAsia"/>
        </w:rPr>
      </w:pPr>
    </w:p>
    <w:p w14:paraId="023CDDEF" w14:textId="77777777" w:rsidR="009C783E" w:rsidRDefault="009C783E" w:rsidP="009C783E">
      <w:pPr>
        <w:pStyle w:val="y-20"/>
        <w:rPr>
          <w:rFonts w:hint="eastAsia"/>
        </w:rPr>
      </w:pPr>
      <w:r>
        <w:rPr>
          <w:rFonts w:hint="eastAsia"/>
        </w:rPr>
        <w:t>接口</w:t>
      </w:r>
      <w:r>
        <w:rPr>
          <w:rFonts w:hint="eastAsia"/>
        </w:rPr>
        <w:t>7</w:t>
      </w:r>
      <w:r>
        <w:rPr>
          <w:rFonts w:hint="eastAsia"/>
        </w:rPr>
        <w:t>：产品漏洞预警任务</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05070" w14:paraId="27144D6B" w14:textId="77777777" w:rsidTr="00296B82">
        <w:tc>
          <w:tcPr>
            <w:tcW w:w="1271" w:type="dxa"/>
          </w:tcPr>
          <w:p w14:paraId="47EAC066" w14:textId="77777777" w:rsidR="00005070" w:rsidRDefault="00005070" w:rsidP="00D4029B">
            <w:pPr>
              <w:pStyle w:val="y-0"/>
              <w:rPr>
                <w:rFonts w:hint="eastAsia"/>
              </w:rPr>
            </w:pPr>
            <w:r>
              <w:rPr>
                <w:rFonts w:hint="eastAsia"/>
              </w:rPr>
              <w:t>请求URL</w:t>
            </w:r>
          </w:p>
        </w:tc>
        <w:tc>
          <w:tcPr>
            <w:tcW w:w="6946" w:type="dxa"/>
          </w:tcPr>
          <w:p w14:paraId="13E3D94E" w14:textId="4E7023EF" w:rsidR="00005070" w:rsidRPr="00077D08" w:rsidRDefault="008B1A2E" w:rsidP="00D4029B">
            <w:pPr>
              <w:pStyle w:val="y-0"/>
              <w:rPr>
                <w:rFonts w:hint="eastAsia"/>
              </w:rPr>
            </w:pPr>
            <w:r>
              <w:rPr>
                <w:rFonts w:hint="eastAsia"/>
              </w:rPr>
              <w:t>——</w:t>
            </w:r>
          </w:p>
        </w:tc>
      </w:tr>
      <w:tr w:rsidR="00005070" w14:paraId="045EFF6D" w14:textId="77777777" w:rsidTr="00296B82">
        <w:tc>
          <w:tcPr>
            <w:tcW w:w="1271" w:type="dxa"/>
            <w:vMerge w:val="restart"/>
          </w:tcPr>
          <w:p w14:paraId="50EAD1AB" w14:textId="77777777" w:rsidR="00005070" w:rsidRDefault="00005070" w:rsidP="00D4029B">
            <w:pPr>
              <w:pStyle w:val="y-0"/>
              <w:rPr>
                <w:rFonts w:hint="eastAsia"/>
              </w:rPr>
            </w:pPr>
            <w:r>
              <w:rPr>
                <w:rFonts w:hint="eastAsia"/>
              </w:rPr>
              <w:t>请求体</w:t>
            </w:r>
          </w:p>
        </w:tc>
        <w:tc>
          <w:tcPr>
            <w:tcW w:w="6946" w:type="dxa"/>
          </w:tcPr>
          <w:p w14:paraId="632157F2" w14:textId="77777777" w:rsidR="00400108" w:rsidRPr="00400108" w:rsidRDefault="00400108" w:rsidP="00D4029B">
            <w:pPr>
              <w:pStyle w:val="y-0"/>
              <w:rPr>
                <w:rFonts w:hint="eastAsia"/>
              </w:rPr>
            </w:pPr>
            <w:r w:rsidRPr="00400108">
              <w:t>{</w:t>
            </w:r>
          </w:p>
          <w:p w14:paraId="1137CDA9" w14:textId="77777777" w:rsidR="00400108" w:rsidRPr="00400108" w:rsidRDefault="00400108" w:rsidP="00D4029B">
            <w:pPr>
              <w:pStyle w:val="y-0"/>
              <w:rPr>
                <w:rFonts w:hint="eastAsia"/>
              </w:rPr>
            </w:pPr>
            <w:r w:rsidRPr="00400108">
              <w:t>    "orderID": "2-101-1690657581837721600",</w:t>
            </w:r>
          </w:p>
          <w:p w14:paraId="24D991B5" w14:textId="77777777" w:rsidR="00400108" w:rsidRPr="00400108" w:rsidRDefault="00400108" w:rsidP="00D4029B">
            <w:pPr>
              <w:pStyle w:val="y-0"/>
              <w:rPr>
                <w:rFonts w:hint="eastAsia"/>
              </w:rPr>
            </w:pPr>
            <w:r w:rsidRPr="00400108">
              <w:t>    "orgCode": "150000",</w:t>
            </w:r>
          </w:p>
          <w:p w14:paraId="49B780E7" w14:textId="77777777" w:rsidR="00400108" w:rsidRPr="00400108" w:rsidRDefault="00400108" w:rsidP="00D4029B">
            <w:pPr>
              <w:pStyle w:val="y-0"/>
              <w:rPr>
                <w:rFonts w:hint="eastAsia"/>
              </w:rPr>
            </w:pPr>
            <w:r w:rsidRPr="00400108">
              <w:t>    "ispCode": "CM",</w:t>
            </w:r>
          </w:p>
          <w:p w14:paraId="1FD907F2" w14:textId="77777777" w:rsidR="00400108" w:rsidRPr="00400108" w:rsidRDefault="00400108" w:rsidP="00D4029B">
            <w:pPr>
              <w:pStyle w:val="y-0"/>
              <w:rPr>
                <w:rFonts w:hint="eastAsia"/>
              </w:rPr>
            </w:pPr>
            <w:r w:rsidRPr="00400108">
              <w:t>    "ctxCode": 1,</w:t>
            </w:r>
          </w:p>
          <w:p w14:paraId="64128336" w14:textId="77777777" w:rsidR="00400108" w:rsidRPr="00400108" w:rsidRDefault="00400108" w:rsidP="00D4029B">
            <w:pPr>
              <w:pStyle w:val="y-0"/>
              <w:rPr>
                <w:rFonts w:hint="eastAsia"/>
              </w:rPr>
            </w:pPr>
            <w:r w:rsidRPr="00400108">
              <w:t>    "reqMsgCnt": "0572eacc9f8767bedbbe505d8d512110"</w:t>
            </w:r>
          </w:p>
          <w:p w14:paraId="3540A694" w14:textId="77777777" w:rsidR="00400108" w:rsidRPr="00400108" w:rsidRDefault="00400108" w:rsidP="00D4029B">
            <w:pPr>
              <w:pStyle w:val="y-0"/>
              <w:rPr>
                <w:rFonts w:hint="eastAsia"/>
              </w:rPr>
            </w:pPr>
            <w:r w:rsidRPr="00400108">
              <w:t>}</w:t>
            </w:r>
          </w:p>
          <w:p w14:paraId="5B7A781E" w14:textId="77777777" w:rsidR="00005070" w:rsidRDefault="00005070" w:rsidP="00D4029B">
            <w:pPr>
              <w:pStyle w:val="y-0"/>
              <w:rPr>
                <w:rFonts w:hint="eastAsia"/>
              </w:rPr>
            </w:pPr>
          </w:p>
        </w:tc>
      </w:tr>
      <w:tr w:rsidR="00005070" w14:paraId="664FFF08" w14:textId="77777777" w:rsidTr="00296B82">
        <w:tc>
          <w:tcPr>
            <w:tcW w:w="1271" w:type="dxa"/>
            <w:vMerge/>
          </w:tcPr>
          <w:p w14:paraId="4B79BAFC" w14:textId="77777777" w:rsidR="00005070" w:rsidRDefault="00005070" w:rsidP="00D4029B">
            <w:pPr>
              <w:pStyle w:val="y-0"/>
              <w:rPr>
                <w:rFonts w:hint="eastAsia"/>
              </w:rPr>
            </w:pPr>
          </w:p>
        </w:tc>
        <w:tc>
          <w:tcPr>
            <w:tcW w:w="6946" w:type="dxa"/>
          </w:tcPr>
          <w:p w14:paraId="6BA88DD4" w14:textId="77777777" w:rsidR="00400108" w:rsidRPr="00400108" w:rsidRDefault="00400108" w:rsidP="00D4029B">
            <w:pPr>
              <w:pStyle w:val="y-0"/>
              <w:rPr>
                <w:rFonts w:hint="eastAsia"/>
              </w:rPr>
            </w:pPr>
            <w:r w:rsidRPr="00400108">
              <w:t>{</w:t>
            </w:r>
          </w:p>
          <w:p w14:paraId="3C55E6D7" w14:textId="77777777" w:rsidR="00400108" w:rsidRPr="00400108" w:rsidRDefault="00400108" w:rsidP="00D4029B">
            <w:pPr>
              <w:pStyle w:val="y-0"/>
              <w:rPr>
                <w:rFonts w:hint="eastAsia"/>
              </w:rPr>
            </w:pPr>
            <w:r w:rsidRPr="00400108">
              <w:t>    "vulInfoRange": " KHZ1bEtleXMudnVsTmFtZSBsaWtlICIlQ1ZFJSIgKSBvciAoYXNzZXRJbmZvUmFuZ2UuYXNzZXROYW1lIGxpa2UgIiXpnbbmoIclIik",</w:t>
            </w:r>
          </w:p>
          <w:p w14:paraId="4685A471" w14:textId="77777777" w:rsidR="00400108" w:rsidRPr="00400108" w:rsidRDefault="00400108" w:rsidP="00D4029B">
            <w:pPr>
              <w:pStyle w:val="y-0"/>
              <w:rPr>
                <w:rFonts w:hint="eastAsia"/>
              </w:rPr>
            </w:pPr>
            <w:r w:rsidRPr="00400108">
              <w:t>    "orderSubType": 101,</w:t>
            </w:r>
          </w:p>
          <w:p w14:paraId="100250D4" w14:textId="77777777" w:rsidR="00400108" w:rsidRPr="00400108" w:rsidRDefault="00400108" w:rsidP="00D4029B">
            <w:pPr>
              <w:pStyle w:val="y-0"/>
              <w:rPr>
                <w:rFonts w:hint="eastAsia"/>
              </w:rPr>
            </w:pPr>
            <w:r w:rsidRPr="00400108">
              <w:t>    "procTime": "20230803171130-20230810171130",</w:t>
            </w:r>
          </w:p>
          <w:p w14:paraId="43E39D52" w14:textId="77777777" w:rsidR="00400108" w:rsidRPr="00400108" w:rsidRDefault="00400108" w:rsidP="00D4029B">
            <w:pPr>
              <w:pStyle w:val="y-0"/>
              <w:rPr>
                <w:rFonts w:hint="eastAsia"/>
              </w:rPr>
            </w:pPr>
            <w:r w:rsidRPr="00400108">
              <w:t>    "tskReqParams": {</w:t>
            </w:r>
          </w:p>
          <w:p w14:paraId="0E17377F" w14:textId="77777777" w:rsidR="00400108" w:rsidRPr="00400108" w:rsidRDefault="00400108" w:rsidP="00D4029B">
            <w:pPr>
              <w:pStyle w:val="y-0"/>
              <w:rPr>
                <w:rFonts w:hint="eastAsia"/>
              </w:rPr>
            </w:pPr>
            <w:r w:rsidRPr="00400108">
              <w:t>        "procMethod": 108</w:t>
            </w:r>
            <w:del w:id="360" w:author="俊林 杨" w:date="2025-07-09T16:44:00Z" w16du:dateUtc="2025-07-09T08:44:00Z">
              <w:r w:rsidRPr="00400108" w:rsidDel="00CF3FE2">
                <w:delText>0</w:delText>
              </w:r>
            </w:del>
            <w:r w:rsidRPr="00400108">
              <w:t>,</w:t>
            </w:r>
          </w:p>
          <w:p w14:paraId="2BB8BB69" w14:textId="77777777" w:rsidR="00400108" w:rsidRPr="00400108" w:rsidRDefault="00400108" w:rsidP="00D4029B">
            <w:pPr>
              <w:pStyle w:val="y-0"/>
              <w:rPr>
                <w:rFonts w:hint="eastAsia"/>
              </w:rPr>
            </w:pPr>
            <w:r w:rsidRPr="00400108">
              <w:t>        "seq": 1,</w:t>
            </w:r>
          </w:p>
          <w:p w14:paraId="68FA6E6E" w14:textId="77777777" w:rsidR="00400108" w:rsidRPr="00400108" w:rsidRDefault="00400108" w:rsidP="00D4029B">
            <w:pPr>
              <w:pStyle w:val="y-0"/>
              <w:rPr>
                <w:rFonts w:hint="eastAsia"/>
              </w:rPr>
            </w:pPr>
            <w:r w:rsidRPr="00400108">
              <w:t>        "tskScn": 2,</w:t>
            </w:r>
          </w:p>
          <w:p w14:paraId="6A6B5025" w14:textId="77777777" w:rsidR="00400108" w:rsidRPr="00400108" w:rsidRDefault="00400108" w:rsidP="00D4029B">
            <w:pPr>
              <w:pStyle w:val="y-0"/>
              <w:rPr>
                <w:rFonts w:hint="eastAsia"/>
              </w:rPr>
            </w:pPr>
            <w:r w:rsidRPr="00400108">
              <w:t>        "rng": 1,</w:t>
            </w:r>
          </w:p>
          <w:p w14:paraId="31EE81A5" w14:textId="77777777" w:rsidR="00400108" w:rsidRPr="00400108" w:rsidRDefault="00400108" w:rsidP="00D4029B">
            <w:pPr>
              <w:pStyle w:val="y-0"/>
              <w:rPr>
                <w:rFonts w:hint="eastAsia"/>
              </w:rPr>
            </w:pPr>
            <w:r w:rsidRPr="00400108">
              <w:t>        "tskPriority": 1,</w:t>
            </w:r>
          </w:p>
          <w:p w14:paraId="25F0677E" w14:textId="77777777" w:rsidR="00400108" w:rsidRPr="00400108" w:rsidRDefault="00400108" w:rsidP="00D4029B">
            <w:pPr>
              <w:pStyle w:val="y-0"/>
              <w:rPr>
                <w:rFonts w:hint="eastAsia"/>
              </w:rPr>
            </w:pPr>
            <w:r w:rsidRPr="00400108">
              <w:t>        "tskInfo": "",</w:t>
            </w:r>
          </w:p>
          <w:p w14:paraId="12BF0A5E" w14:textId="77777777" w:rsidR="00400108" w:rsidRPr="00400108" w:rsidRDefault="00400108" w:rsidP="00D4029B">
            <w:pPr>
              <w:pStyle w:val="y-0"/>
              <w:rPr>
                <w:rFonts w:hint="eastAsia"/>
              </w:rPr>
            </w:pPr>
            <w:r w:rsidRPr="00400108">
              <w:t>        "astUnitNum": -1,</w:t>
            </w:r>
          </w:p>
          <w:p w14:paraId="45FD7776" w14:textId="77777777" w:rsidR="00400108" w:rsidRPr="00400108" w:rsidRDefault="00400108" w:rsidP="00D4029B">
            <w:pPr>
              <w:pStyle w:val="y-0"/>
              <w:rPr>
                <w:rFonts w:hint="eastAsia"/>
              </w:rPr>
            </w:pPr>
            <w:r w:rsidRPr="00400108">
              <w:t>        "transID": "Mw5I/DhpTyeq1aKD8uwtNQ"</w:t>
            </w:r>
          </w:p>
          <w:p w14:paraId="27DCD65D" w14:textId="77777777" w:rsidR="00400108" w:rsidRPr="00400108" w:rsidRDefault="00400108" w:rsidP="00D4029B">
            <w:pPr>
              <w:pStyle w:val="y-0"/>
              <w:rPr>
                <w:rFonts w:hint="eastAsia"/>
              </w:rPr>
            </w:pPr>
            <w:r w:rsidRPr="00400108">
              <w:t>    },</w:t>
            </w:r>
          </w:p>
          <w:p w14:paraId="5E188839" w14:textId="77777777" w:rsidR="00400108" w:rsidRPr="00400108" w:rsidRDefault="00400108" w:rsidP="00D4029B">
            <w:pPr>
              <w:pStyle w:val="y-0"/>
              <w:rPr>
                <w:rFonts w:hint="eastAsia"/>
              </w:rPr>
            </w:pPr>
            <w:r w:rsidRPr="00400108">
              <w:t>    "orderType": 2,</w:t>
            </w:r>
          </w:p>
          <w:p w14:paraId="6E2ED5C2" w14:textId="77777777" w:rsidR="00400108" w:rsidRPr="00400108" w:rsidRDefault="00400108" w:rsidP="00D4029B">
            <w:pPr>
              <w:pStyle w:val="y-0"/>
              <w:rPr>
                <w:rFonts w:hint="eastAsia"/>
              </w:rPr>
            </w:pPr>
            <w:r w:rsidRPr="00400108">
              <w:t>    "sign": "6bea1c6ae5deeb23487e45b56eb934656b2c34c507be418a6241640fc314b4a7",</w:t>
            </w:r>
          </w:p>
          <w:p w14:paraId="15CB78A1" w14:textId="77777777" w:rsidR="00400108" w:rsidRPr="00400108" w:rsidRDefault="00400108" w:rsidP="00D4029B">
            <w:pPr>
              <w:pStyle w:val="y-0"/>
              <w:rPr>
                <w:rFonts w:hint="eastAsia"/>
              </w:rPr>
            </w:pPr>
            <w:r w:rsidRPr="00400108">
              <w:lastRenderedPageBreak/>
              <w:t>    "timePerd": {</w:t>
            </w:r>
          </w:p>
          <w:p w14:paraId="39DF636C" w14:textId="77777777" w:rsidR="00400108" w:rsidRPr="00400108" w:rsidRDefault="00400108" w:rsidP="00D4029B">
            <w:pPr>
              <w:pStyle w:val="y-0"/>
              <w:rPr>
                <w:rFonts w:hint="eastAsia"/>
              </w:rPr>
            </w:pPr>
            <w:r w:rsidRPr="00400108">
              <w:t>        "unit": 1,</w:t>
            </w:r>
          </w:p>
          <w:p w14:paraId="49F60325" w14:textId="77777777" w:rsidR="00400108" w:rsidRPr="00400108" w:rsidRDefault="00400108" w:rsidP="00D4029B">
            <w:pPr>
              <w:pStyle w:val="y-0"/>
              <w:rPr>
                <w:rFonts w:hint="eastAsia"/>
              </w:rPr>
            </w:pPr>
            <w:r w:rsidRPr="00400108">
              <w:t>        "perd": 1</w:t>
            </w:r>
          </w:p>
          <w:p w14:paraId="7DE38545" w14:textId="77777777" w:rsidR="00400108" w:rsidRPr="00400108" w:rsidRDefault="00400108" w:rsidP="00D4029B">
            <w:pPr>
              <w:pStyle w:val="y-0"/>
              <w:rPr>
                <w:rFonts w:hint="eastAsia"/>
              </w:rPr>
            </w:pPr>
            <w:r w:rsidRPr="00400108">
              <w:t>    },</w:t>
            </w:r>
          </w:p>
          <w:p w14:paraId="1C7C9850" w14:textId="77777777" w:rsidR="00400108" w:rsidRPr="00400108" w:rsidRDefault="00400108" w:rsidP="00D4029B">
            <w:pPr>
              <w:pStyle w:val="y-0"/>
              <w:rPr>
                <w:rFonts w:hint="eastAsia"/>
              </w:rPr>
            </w:pPr>
            <w:r w:rsidRPr="00400108">
              <w:t>    "timeStamp": "1691053918"</w:t>
            </w:r>
          </w:p>
          <w:p w14:paraId="72EBEC6F" w14:textId="77777777" w:rsidR="00400108" w:rsidRPr="00400108" w:rsidRDefault="00400108" w:rsidP="00D4029B">
            <w:pPr>
              <w:pStyle w:val="y-0"/>
              <w:rPr>
                <w:rFonts w:hint="eastAsia"/>
              </w:rPr>
            </w:pPr>
            <w:r w:rsidRPr="00400108">
              <w:t>}</w:t>
            </w:r>
          </w:p>
          <w:p w14:paraId="18072CD7" w14:textId="77777777" w:rsidR="00005070" w:rsidRDefault="00005070" w:rsidP="00D4029B">
            <w:pPr>
              <w:pStyle w:val="y-0"/>
              <w:rPr>
                <w:rFonts w:hint="eastAsia"/>
              </w:rPr>
            </w:pPr>
          </w:p>
        </w:tc>
      </w:tr>
      <w:tr w:rsidR="00005070" w14:paraId="26C638FA" w14:textId="77777777" w:rsidTr="00296B82">
        <w:tc>
          <w:tcPr>
            <w:tcW w:w="1271" w:type="dxa"/>
            <w:vMerge w:val="restart"/>
          </w:tcPr>
          <w:p w14:paraId="25F7C853" w14:textId="77777777" w:rsidR="00005070" w:rsidRDefault="00005070" w:rsidP="00D4029B">
            <w:pPr>
              <w:pStyle w:val="y-0"/>
              <w:rPr>
                <w:rFonts w:hint="eastAsia"/>
              </w:rPr>
            </w:pPr>
            <w:r>
              <w:rPr>
                <w:rFonts w:hint="eastAsia"/>
              </w:rPr>
              <w:lastRenderedPageBreak/>
              <w:t>响应体</w:t>
            </w:r>
          </w:p>
        </w:tc>
        <w:tc>
          <w:tcPr>
            <w:tcW w:w="6946" w:type="dxa"/>
          </w:tcPr>
          <w:p w14:paraId="2235D868" w14:textId="77777777" w:rsidR="00400108" w:rsidRPr="00400108" w:rsidRDefault="00400108" w:rsidP="00D4029B">
            <w:pPr>
              <w:pStyle w:val="y-0"/>
              <w:rPr>
                <w:rFonts w:hint="eastAsia"/>
              </w:rPr>
            </w:pPr>
            <w:r w:rsidRPr="00400108">
              <w:t>{</w:t>
            </w:r>
          </w:p>
          <w:p w14:paraId="06BBCD06" w14:textId="77777777" w:rsidR="00400108" w:rsidRPr="00400108" w:rsidRDefault="00400108" w:rsidP="00D4029B">
            <w:pPr>
              <w:pStyle w:val="y-0"/>
              <w:rPr>
                <w:rFonts w:hint="eastAsia"/>
              </w:rPr>
            </w:pPr>
            <w:r w:rsidRPr="00400108">
              <w:t>    "orderID": "2-101-1690657581837721600",</w:t>
            </w:r>
          </w:p>
          <w:p w14:paraId="6DB51E57" w14:textId="77777777" w:rsidR="00400108" w:rsidRPr="00400108" w:rsidRDefault="00400108" w:rsidP="00D4029B">
            <w:pPr>
              <w:pStyle w:val="y-0"/>
              <w:rPr>
                <w:rFonts w:hint="eastAsia"/>
              </w:rPr>
            </w:pPr>
            <w:r w:rsidRPr="00400108">
              <w:t>    "statusCode": 0,</w:t>
            </w:r>
          </w:p>
          <w:p w14:paraId="5859F487" w14:textId="77777777" w:rsidR="00400108" w:rsidRPr="00400108" w:rsidRDefault="00400108" w:rsidP="00D4029B">
            <w:pPr>
              <w:pStyle w:val="y-0"/>
              <w:rPr>
                <w:rFonts w:hint="eastAsia"/>
              </w:rPr>
            </w:pPr>
            <w:r w:rsidRPr="00400108">
              <w:t>    "statusText": "success.",</w:t>
            </w:r>
          </w:p>
          <w:p w14:paraId="0E06C1E0" w14:textId="77777777" w:rsidR="00400108" w:rsidRPr="00400108" w:rsidRDefault="00400108" w:rsidP="00D4029B">
            <w:pPr>
              <w:pStyle w:val="y-0"/>
              <w:rPr>
                <w:rFonts w:hint="eastAsia"/>
              </w:rPr>
            </w:pPr>
            <w:r w:rsidRPr="00400108">
              <w:t>    "rspMsgCnt": "1806d1d544af4a28a8ef3655cec458f0"</w:t>
            </w:r>
          </w:p>
          <w:p w14:paraId="34487841" w14:textId="77777777" w:rsidR="00400108" w:rsidRPr="00400108" w:rsidRDefault="00400108" w:rsidP="00D4029B">
            <w:pPr>
              <w:pStyle w:val="y-0"/>
              <w:rPr>
                <w:rFonts w:hint="eastAsia"/>
              </w:rPr>
            </w:pPr>
            <w:r w:rsidRPr="00400108">
              <w:t>}</w:t>
            </w:r>
          </w:p>
          <w:p w14:paraId="2DCCD9A4" w14:textId="77777777" w:rsidR="00005070" w:rsidRDefault="00005070" w:rsidP="00D4029B">
            <w:pPr>
              <w:pStyle w:val="y-0"/>
              <w:rPr>
                <w:rFonts w:hint="eastAsia"/>
              </w:rPr>
            </w:pPr>
          </w:p>
        </w:tc>
      </w:tr>
      <w:tr w:rsidR="00005070" w14:paraId="1E91A625" w14:textId="77777777" w:rsidTr="00296B82">
        <w:tc>
          <w:tcPr>
            <w:tcW w:w="1271" w:type="dxa"/>
            <w:vMerge/>
          </w:tcPr>
          <w:p w14:paraId="1D84A4D7" w14:textId="77777777" w:rsidR="00005070" w:rsidRDefault="00005070" w:rsidP="00D4029B">
            <w:pPr>
              <w:pStyle w:val="y-0"/>
              <w:rPr>
                <w:rFonts w:hint="eastAsia"/>
              </w:rPr>
            </w:pPr>
          </w:p>
        </w:tc>
        <w:tc>
          <w:tcPr>
            <w:tcW w:w="6946" w:type="dxa"/>
          </w:tcPr>
          <w:p w14:paraId="24BF87F7" w14:textId="77777777" w:rsidR="00400108" w:rsidRPr="00400108" w:rsidRDefault="00400108" w:rsidP="00D4029B">
            <w:pPr>
              <w:pStyle w:val="y-0"/>
              <w:rPr>
                <w:rFonts w:hint="eastAsia"/>
              </w:rPr>
            </w:pPr>
            <w:r w:rsidRPr="00400108">
              <w:t>{</w:t>
            </w:r>
          </w:p>
          <w:p w14:paraId="62CFC953" w14:textId="77777777" w:rsidR="00400108" w:rsidRPr="00400108" w:rsidRDefault="00400108" w:rsidP="00D4029B">
            <w:pPr>
              <w:pStyle w:val="y-0"/>
              <w:rPr>
                <w:rFonts w:hint="eastAsia"/>
              </w:rPr>
            </w:pPr>
            <w:r w:rsidRPr="00400108">
              <w:t>    "orderType": 2,</w:t>
            </w:r>
          </w:p>
          <w:p w14:paraId="586B50A3" w14:textId="77777777" w:rsidR="00400108" w:rsidRPr="00400108" w:rsidRDefault="00400108" w:rsidP="00D4029B">
            <w:pPr>
              <w:pStyle w:val="y-0"/>
              <w:rPr>
                <w:rFonts w:hint="eastAsia"/>
              </w:rPr>
            </w:pPr>
            <w:r w:rsidRPr="00400108">
              <w:t>    "orderSubType": 101,</w:t>
            </w:r>
          </w:p>
          <w:p w14:paraId="2801751A" w14:textId="77777777" w:rsidR="00400108" w:rsidRPr="00400108" w:rsidRDefault="00400108" w:rsidP="00D4029B">
            <w:pPr>
              <w:pStyle w:val="y-0"/>
              <w:rPr>
                <w:rFonts w:hint="eastAsia"/>
              </w:rPr>
            </w:pPr>
            <w:r w:rsidRPr="00400108">
              <w:t>    "timeStamp": "1692003304",</w:t>
            </w:r>
          </w:p>
          <w:p w14:paraId="5AF631E6" w14:textId="77777777" w:rsidR="00400108" w:rsidRPr="00400108" w:rsidRDefault="00400108" w:rsidP="00D4029B">
            <w:pPr>
              <w:pStyle w:val="y-0"/>
              <w:rPr>
                <w:rFonts w:hint="eastAsia"/>
              </w:rPr>
            </w:pPr>
            <w:r w:rsidRPr="00400108">
              <w:t>    "sign": "d74cec6d7e8c6f60623e102e26b07793953590e4a97b452b794293d2d4506031"</w:t>
            </w:r>
          </w:p>
          <w:p w14:paraId="31E51B06" w14:textId="77777777" w:rsidR="00400108" w:rsidRPr="00400108" w:rsidRDefault="00400108" w:rsidP="00D4029B">
            <w:pPr>
              <w:pStyle w:val="y-0"/>
              <w:rPr>
                <w:rFonts w:hint="eastAsia"/>
              </w:rPr>
            </w:pPr>
            <w:r w:rsidRPr="00400108">
              <w:t>}</w:t>
            </w:r>
          </w:p>
          <w:p w14:paraId="04B493AA" w14:textId="77777777" w:rsidR="00005070" w:rsidRDefault="00005070" w:rsidP="00D4029B">
            <w:pPr>
              <w:pStyle w:val="y-0"/>
              <w:rPr>
                <w:rFonts w:hint="eastAsia"/>
              </w:rPr>
            </w:pPr>
          </w:p>
        </w:tc>
      </w:tr>
      <w:tr w:rsidR="00005070" w14:paraId="3C86E13C" w14:textId="77777777" w:rsidTr="00296B82">
        <w:tc>
          <w:tcPr>
            <w:tcW w:w="1271" w:type="dxa"/>
          </w:tcPr>
          <w:p w14:paraId="549F948F" w14:textId="77777777" w:rsidR="00005070" w:rsidRDefault="00005070" w:rsidP="00D4029B">
            <w:pPr>
              <w:pStyle w:val="y-0"/>
              <w:rPr>
                <w:rFonts w:hint="eastAsia"/>
              </w:rPr>
            </w:pPr>
            <w:r w:rsidRPr="00077D08">
              <w:rPr>
                <w:rFonts w:hint="eastAsia"/>
              </w:rPr>
              <w:t>说明</w:t>
            </w:r>
          </w:p>
        </w:tc>
        <w:tc>
          <w:tcPr>
            <w:tcW w:w="6946" w:type="dxa"/>
          </w:tcPr>
          <w:p w14:paraId="091317DB" w14:textId="77777777" w:rsidR="00005070" w:rsidRDefault="00005070" w:rsidP="00D4029B">
            <w:pPr>
              <w:pStyle w:val="y-0"/>
              <w:rPr>
                <w:rFonts w:hint="eastAsia"/>
              </w:rPr>
            </w:pPr>
          </w:p>
        </w:tc>
      </w:tr>
    </w:tbl>
    <w:p w14:paraId="256085AC" w14:textId="77777777" w:rsidR="00005070" w:rsidRPr="00005070" w:rsidRDefault="00005070" w:rsidP="00D4029B">
      <w:pPr>
        <w:pStyle w:val="y-0"/>
        <w:rPr>
          <w:rFonts w:hint="eastAsia"/>
        </w:rPr>
      </w:pPr>
    </w:p>
    <w:p w14:paraId="741ADCA8" w14:textId="77777777" w:rsidR="009C783E" w:rsidRDefault="009C783E" w:rsidP="009C783E">
      <w:pPr>
        <w:pStyle w:val="y-20"/>
        <w:rPr>
          <w:rFonts w:hint="eastAsia"/>
        </w:rPr>
      </w:pPr>
      <w:r>
        <w:rPr>
          <w:rFonts w:hint="eastAsia"/>
        </w:rPr>
        <w:t>接口</w:t>
      </w:r>
      <w:r>
        <w:rPr>
          <w:rFonts w:hint="eastAsia"/>
        </w:rPr>
        <w:t>8</w:t>
      </w:r>
      <w:r>
        <w:rPr>
          <w:rFonts w:hint="eastAsia"/>
        </w:rPr>
        <w:t>：预警任务回调</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05070" w14:paraId="270D8ECE" w14:textId="77777777" w:rsidTr="00296B82">
        <w:tc>
          <w:tcPr>
            <w:tcW w:w="1271" w:type="dxa"/>
          </w:tcPr>
          <w:p w14:paraId="051F118E" w14:textId="77777777" w:rsidR="00005070" w:rsidRDefault="00005070" w:rsidP="00D4029B">
            <w:pPr>
              <w:pStyle w:val="y-0"/>
              <w:rPr>
                <w:rFonts w:hint="eastAsia"/>
              </w:rPr>
            </w:pPr>
            <w:r>
              <w:rPr>
                <w:rFonts w:hint="eastAsia"/>
              </w:rPr>
              <w:t>请求URL</w:t>
            </w:r>
          </w:p>
        </w:tc>
        <w:tc>
          <w:tcPr>
            <w:tcW w:w="6946" w:type="dxa"/>
          </w:tcPr>
          <w:p w14:paraId="13F131BB" w14:textId="5711F78D" w:rsidR="00005070" w:rsidRPr="00077D08" w:rsidRDefault="008B1A2E" w:rsidP="00D4029B">
            <w:pPr>
              <w:pStyle w:val="y-0"/>
              <w:rPr>
                <w:rFonts w:hint="eastAsia"/>
              </w:rPr>
            </w:pPr>
            <w:r>
              <w:rPr>
                <w:rFonts w:hint="eastAsia"/>
              </w:rPr>
              <w:t>——</w:t>
            </w:r>
          </w:p>
        </w:tc>
      </w:tr>
      <w:tr w:rsidR="00005070" w14:paraId="5060FA5C" w14:textId="77777777" w:rsidTr="00296B82">
        <w:tc>
          <w:tcPr>
            <w:tcW w:w="1271" w:type="dxa"/>
            <w:vMerge w:val="restart"/>
          </w:tcPr>
          <w:p w14:paraId="4E2C2D55" w14:textId="77777777" w:rsidR="00005070" w:rsidRDefault="00005070" w:rsidP="00D4029B">
            <w:pPr>
              <w:pStyle w:val="y-0"/>
              <w:rPr>
                <w:rFonts w:hint="eastAsia"/>
              </w:rPr>
            </w:pPr>
            <w:r>
              <w:rPr>
                <w:rFonts w:hint="eastAsia"/>
              </w:rPr>
              <w:t>请求体</w:t>
            </w:r>
          </w:p>
        </w:tc>
        <w:tc>
          <w:tcPr>
            <w:tcW w:w="6946" w:type="dxa"/>
          </w:tcPr>
          <w:p w14:paraId="62FA65F1" w14:textId="77777777" w:rsidR="00400108" w:rsidRPr="00400108" w:rsidRDefault="00400108" w:rsidP="00D4029B">
            <w:pPr>
              <w:pStyle w:val="y-0"/>
              <w:rPr>
                <w:rFonts w:hint="eastAsia"/>
              </w:rPr>
            </w:pPr>
            <w:r w:rsidRPr="00400108">
              <w:t>{</w:t>
            </w:r>
          </w:p>
          <w:p w14:paraId="3B25BC8C" w14:textId="77777777" w:rsidR="00400108" w:rsidRPr="00400108" w:rsidRDefault="00400108" w:rsidP="00D4029B">
            <w:pPr>
              <w:pStyle w:val="y-0"/>
              <w:rPr>
                <w:rFonts w:hint="eastAsia"/>
              </w:rPr>
            </w:pPr>
            <w:r w:rsidRPr="00400108">
              <w:t>    "orderID": "2-101-1688825291109179392",</w:t>
            </w:r>
          </w:p>
          <w:p w14:paraId="31BF1336" w14:textId="77777777" w:rsidR="00400108" w:rsidRPr="00400108" w:rsidRDefault="00400108" w:rsidP="00D4029B">
            <w:pPr>
              <w:pStyle w:val="y-0"/>
              <w:rPr>
                <w:rFonts w:hint="eastAsia"/>
              </w:rPr>
            </w:pPr>
            <w:r w:rsidRPr="00400108">
              <w:t>    "orgCode": "150000",</w:t>
            </w:r>
          </w:p>
          <w:p w14:paraId="0A50DBFB" w14:textId="77777777" w:rsidR="00400108" w:rsidRPr="00400108" w:rsidRDefault="00400108" w:rsidP="00D4029B">
            <w:pPr>
              <w:pStyle w:val="y-0"/>
              <w:rPr>
                <w:rFonts w:hint="eastAsia"/>
              </w:rPr>
            </w:pPr>
            <w:r w:rsidRPr="00400108">
              <w:t>    "ispCode": "CM",</w:t>
            </w:r>
          </w:p>
          <w:p w14:paraId="5B13EC19" w14:textId="77777777" w:rsidR="00400108" w:rsidRPr="00400108" w:rsidRDefault="00400108" w:rsidP="00D4029B">
            <w:pPr>
              <w:pStyle w:val="y-0"/>
              <w:rPr>
                <w:rFonts w:hint="eastAsia"/>
              </w:rPr>
            </w:pPr>
            <w:r w:rsidRPr="00400108">
              <w:t>    "ctxCode": 1,</w:t>
            </w:r>
          </w:p>
          <w:p w14:paraId="2655529A" w14:textId="77777777" w:rsidR="00400108" w:rsidRPr="00400108" w:rsidRDefault="00400108" w:rsidP="00D4029B">
            <w:pPr>
              <w:pStyle w:val="y-0"/>
              <w:rPr>
                <w:rFonts w:hint="eastAsia"/>
              </w:rPr>
            </w:pPr>
            <w:r w:rsidRPr="00400108">
              <w:t>    "reqMsgCnt": "aeaa7dbfc916f0f90d39dde002e988c3"</w:t>
            </w:r>
          </w:p>
          <w:p w14:paraId="324E976B" w14:textId="77777777" w:rsidR="00400108" w:rsidRPr="00400108" w:rsidRDefault="00400108" w:rsidP="00D4029B">
            <w:pPr>
              <w:pStyle w:val="y-0"/>
              <w:rPr>
                <w:rFonts w:hint="eastAsia"/>
              </w:rPr>
            </w:pPr>
            <w:r w:rsidRPr="00400108">
              <w:t>}</w:t>
            </w:r>
          </w:p>
          <w:p w14:paraId="0FD3EE13" w14:textId="77777777" w:rsidR="00005070" w:rsidRDefault="00005070" w:rsidP="00D4029B">
            <w:pPr>
              <w:pStyle w:val="y-0"/>
              <w:rPr>
                <w:rFonts w:hint="eastAsia"/>
              </w:rPr>
            </w:pPr>
          </w:p>
        </w:tc>
      </w:tr>
      <w:tr w:rsidR="00005070" w14:paraId="52FB89CC" w14:textId="77777777" w:rsidTr="00296B82">
        <w:tc>
          <w:tcPr>
            <w:tcW w:w="1271" w:type="dxa"/>
            <w:vMerge/>
          </w:tcPr>
          <w:p w14:paraId="337182C0" w14:textId="77777777" w:rsidR="00005070" w:rsidRDefault="00005070" w:rsidP="00D4029B">
            <w:pPr>
              <w:pStyle w:val="y-0"/>
              <w:rPr>
                <w:rFonts w:hint="eastAsia"/>
              </w:rPr>
            </w:pPr>
          </w:p>
        </w:tc>
        <w:tc>
          <w:tcPr>
            <w:tcW w:w="6946" w:type="dxa"/>
          </w:tcPr>
          <w:p w14:paraId="25A24CAE" w14:textId="77777777" w:rsidR="00400108" w:rsidRPr="00400108" w:rsidRDefault="00400108" w:rsidP="00D4029B">
            <w:pPr>
              <w:pStyle w:val="y-0"/>
              <w:rPr>
                <w:rFonts w:hint="eastAsia"/>
              </w:rPr>
            </w:pPr>
            <w:r w:rsidRPr="00400108">
              <w:t>{</w:t>
            </w:r>
          </w:p>
          <w:p w14:paraId="5E647F28" w14:textId="77777777" w:rsidR="00400108" w:rsidRPr="00400108" w:rsidRDefault="00400108" w:rsidP="00D4029B">
            <w:pPr>
              <w:pStyle w:val="y-0"/>
              <w:rPr>
                <w:rFonts w:hint="eastAsia"/>
              </w:rPr>
            </w:pPr>
            <w:r w:rsidRPr="00400108">
              <w:t>    "orderType": 2,</w:t>
            </w:r>
          </w:p>
          <w:p w14:paraId="506F1A77" w14:textId="77777777" w:rsidR="00400108" w:rsidRPr="00400108" w:rsidRDefault="00400108" w:rsidP="00D4029B">
            <w:pPr>
              <w:pStyle w:val="y-0"/>
              <w:rPr>
                <w:rFonts w:hint="eastAsia"/>
              </w:rPr>
            </w:pPr>
            <w:r w:rsidRPr="00400108">
              <w:t>    "orderSubType": 101,</w:t>
            </w:r>
          </w:p>
          <w:p w14:paraId="51572783" w14:textId="13D59A58" w:rsidR="00400108" w:rsidRPr="00400108" w:rsidRDefault="00400108" w:rsidP="00D4029B">
            <w:pPr>
              <w:pStyle w:val="y-0"/>
              <w:rPr>
                <w:rFonts w:hint="eastAsia"/>
              </w:rPr>
            </w:pPr>
            <w:r w:rsidRPr="00400108">
              <w:t>    "timeStamp": "1687313363",</w:t>
            </w:r>
          </w:p>
          <w:p w14:paraId="1793B617" w14:textId="77777777" w:rsidR="00400108" w:rsidRPr="00400108" w:rsidRDefault="00400108" w:rsidP="00D4029B">
            <w:pPr>
              <w:pStyle w:val="y-0"/>
              <w:rPr>
                <w:rFonts w:hint="eastAsia"/>
              </w:rPr>
            </w:pPr>
            <w:r w:rsidRPr="00400108">
              <w:t>    "sign": "f8c14b63feb90675e6d3b4afb76abe711f13e3808cf6d3a94281f485d37a17df",</w:t>
            </w:r>
          </w:p>
          <w:p w14:paraId="18BD609B" w14:textId="77777777" w:rsidR="00400108" w:rsidRPr="00400108" w:rsidRDefault="00400108" w:rsidP="00D4029B">
            <w:pPr>
              <w:pStyle w:val="y-0"/>
              <w:rPr>
                <w:rFonts w:hint="eastAsia"/>
              </w:rPr>
            </w:pPr>
            <w:r w:rsidRPr="00400108">
              <w:t>    "vulInfoLst": {</w:t>
            </w:r>
          </w:p>
          <w:p w14:paraId="342FE264" w14:textId="77777777" w:rsidR="00400108" w:rsidRPr="00400108" w:rsidRDefault="00400108" w:rsidP="00D4029B">
            <w:pPr>
              <w:pStyle w:val="y-0"/>
              <w:rPr>
                <w:rFonts w:hint="eastAsia"/>
              </w:rPr>
            </w:pPr>
            <w:r w:rsidRPr="00400108">
              <w:t>        "vulNum": 1,</w:t>
            </w:r>
          </w:p>
          <w:p w14:paraId="2C0CE621" w14:textId="77777777" w:rsidR="00400108" w:rsidRPr="00400108" w:rsidRDefault="00400108" w:rsidP="00D4029B">
            <w:pPr>
              <w:pStyle w:val="y-0"/>
              <w:rPr>
                <w:rFonts w:hint="eastAsia"/>
              </w:rPr>
            </w:pPr>
            <w:r w:rsidRPr="00400108">
              <w:t>        "comVulLst": [</w:t>
            </w:r>
          </w:p>
          <w:p w14:paraId="05E544A0" w14:textId="77777777" w:rsidR="00400108" w:rsidRPr="00400108" w:rsidRDefault="00400108" w:rsidP="00D4029B">
            <w:pPr>
              <w:pStyle w:val="y-0"/>
              <w:rPr>
                <w:rFonts w:hint="eastAsia"/>
              </w:rPr>
            </w:pPr>
            <w:r w:rsidRPr="00400108">
              <w:t>            {</w:t>
            </w:r>
          </w:p>
          <w:p w14:paraId="47867049" w14:textId="77777777" w:rsidR="00400108" w:rsidRPr="00400108" w:rsidRDefault="00400108" w:rsidP="00D4029B">
            <w:pPr>
              <w:pStyle w:val="y-0"/>
              <w:rPr>
                <w:rFonts w:hint="eastAsia"/>
              </w:rPr>
            </w:pPr>
            <w:r w:rsidRPr="00400108">
              <w:t>                "vulID": "MVM-2019-1696145560773468160",</w:t>
            </w:r>
          </w:p>
          <w:p w14:paraId="0B8E8946" w14:textId="77777777" w:rsidR="00400108" w:rsidRPr="00400108" w:rsidRDefault="00400108" w:rsidP="00D4029B">
            <w:pPr>
              <w:pStyle w:val="y-0"/>
              <w:rPr>
                <w:rFonts w:hint="eastAsia"/>
              </w:rPr>
            </w:pPr>
            <w:r w:rsidRPr="00400108">
              <w:t>                "assetNum": 1,</w:t>
            </w:r>
          </w:p>
          <w:p w14:paraId="7634F35B" w14:textId="77777777" w:rsidR="00400108" w:rsidRPr="00400108" w:rsidRDefault="00400108" w:rsidP="00D4029B">
            <w:pPr>
              <w:pStyle w:val="y-0"/>
              <w:rPr>
                <w:rFonts w:hint="eastAsia"/>
              </w:rPr>
            </w:pPr>
            <w:r w:rsidRPr="00400108">
              <w:t>                "instVulLst": [</w:t>
            </w:r>
          </w:p>
          <w:p w14:paraId="6868DB59" w14:textId="77777777" w:rsidR="00400108" w:rsidRPr="00400108" w:rsidRDefault="00400108" w:rsidP="00D4029B">
            <w:pPr>
              <w:pStyle w:val="y-0"/>
              <w:rPr>
                <w:rFonts w:hint="eastAsia"/>
              </w:rPr>
            </w:pPr>
            <w:r w:rsidRPr="00400108">
              <w:t>                    {</w:t>
            </w:r>
          </w:p>
          <w:p w14:paraId="19B3D7C0" w14:textId="77777777" w:rsidR="00400108" w:rsidRPr="00400108" w:rsidRDefault="00400108" w:rsidP="00D4029B">
            <w:pPr>
              <w:pStyle w:val="y-0"/>
              <w:rPr>
                <w:rFonts w:hint="eastAsia"/>
              </w:rPr>
            </w:pPr>
            <w:r w:rsidRPr="00400108">
              <w:t>                        "vulInfoID": "15718153285797232116411",</w:t>
            </w:r>
          </w:p>
          <w:p w14:paraId="2368A23D" w14:textId="77777777" w:rsidR="00400108" w:rsidRPr="00400108" w:rsidRDefault="00400108" w:rsidP="00D4029B">
            <w:pPr>
              <w:pStyle w:val="y-0"/>
              <w:rPr>
                <w:rFonts w:hint="eastAsia"/>
              </w:rPr>
            </w:pPr>
            <w:r w:rsidRPr="00400108">
              <w:t>                        "srcMethod": 1080,</w:t>
            </w:r>
          </w:p>
          <w:p w14:paraId="0024CE90" w14:textId="77777777" w:rsidR="00400108" w:rsidRPr="00400108" w:rsidRDefault="00400108" w:rsidP="00D4029B">
            <w:pPr>
              <w:pStyle w:val="y-0"/>
              <w:rPr>
                <w:rFonts w:hint="eastAsia"/>
              </w:rPr>
            </w:pPr>
            <w:r w:rsidRPr="00400108">
              <w:t>                        "logIDLst": "9317eb0b8fe2349f6635c4282c068c63,3e8ce27a4e8d0d5d3907bd1afa36a090,64004768e9438af7a233cbf3f900da59",</w:t>
            </w:r>
          </w:p>
          <w:p w14:paraId="1F1519F8" w14:textId="77777777" w:rsidR="00400108" w:rsidRPr="00400108" w:rsidRDefault="00400108" w:rsidP="00D4029B">
            <w:pPr>
              <w:pStyle w:val="y-0"/>
              <w:rPr>
                <w:rFonts w:hint="eastAsia"/>
              </w:rPr>
            </w:pPr>
            <w:r w:rsidRPr="00400108">
              <w:t>                        "vulInfoStat": 0,</w:t>
            </w:r>
          </w:p>
          <w:p w14:paraId="079206A8" w14:textId="77777777" w:rsidR="00400108" w:rsidRPr="00400108" w:rsidRDefault="00400108" w:rsidP="00D4029B">
            <w:pPr>
              <w:pStyle w:val="y-0"/>
              <w:rPr>
                <w:rFonts w:hint="eastAsia"/>
              </w:rPr>
            </w:pPr>
            <w:r w:rsidRPr="00400108">
              <w:t>                        "lvRsn": 1,</w:t>
            </w:r>
          </w:p>
          <w:p w14:paraId="08160871" w14:textId="77777777" w:rsidR="00400108" w:rsidRPr="00400108" w:rsidRDefault="00400108" w:rsidP="00D4029B">
            <w:pPr>
              <w:pStyle w:val="y-0"/>
              <w:rPr>
                <w:rFonts w:hint="eastAsia"/>
              </w:rPr>
            </w:pPr>
            <w:r w:rsidRPr="00400108">
              <w:t>                        "remedTime": " 1日",</w:t>
            </w:r>
          </w:p>
          <w:p w14:paraId="504E8D60" w14:textId="77777777" w:rsidR="00400108" w:rsidRPr="00400108" w:rsidRDefault="00400108" w:rsidP="00D4029B">
            <w:pPr>
              <w:pStyle w:val="y-0"/>
              <w:rPr>
                <w:rFonts w:hint="eastAsia"/>
              </w:rPr>
            </w:pPr>
            <w:r w:rsidRPr="00400108">
              <w:t>                        "assetID": "56546841kk",</w:t>
            </w:r>
          </w:p>
          <w:p w14:paraId="709269CC" w14:textId="77777777" w:rsidR="00400108" w:rsidRPr="00400108" w:rsidRDefault="00400108" w:rsidP="00D4029B">
            <w:pPr>
              <w:pStyle w:val="y-0"/>
              <w:rPr>
                <w:rFonts w:hint="eastAsia"/>
              </w:rPr>
            </w:pPr>
            <w:r w:rsidRPr="00400108">
              <w:t>                        "assetLclId": "lcl_i0801",</w:t>
            </w:r>
          </w:p>
          <w:p w14:paraId="3BF1B3B7" w14:textId="77777777" w:rsidR="00400108" w:rsidRPr="00400108" w:rsidRDefault="00400108" w:rsidP="00D4029B">
            <w:pPr>
              <w:pStyle w:val="y-0"/>
              <w:rPr>
                <w:rFonts w:hint="eastAsia"/>
              </w:rPr>
            </w:pPr>
            <w:r w:rsidRPr="00400108">
              <w:t>                        "assetName": "资产名0801",</w:t>
            </w:r>
          </w:p>
          <w:p w14:paraId="42885004" w14:textId="77777777" w:rsidR="00400108" w:rsidRPr="00400108" w:rsidRDefault="00400108" w:rsidP="00D4029B">
            <w:pPr>
              <w:pStyle w:val="y-0"/>
              <w:rPr>
                <w:rFonts w:hint="eastAsia"/>
              </w:rPr>
            </w:pPr>
            <w:r w:rsidRPr="00400108">
              <w:t>                        "vulAddrType": 1,</w:t>
            </w:r>
          </w:p>
          <w:p w14:paraId="02728FCF" w14:textId="77777777" w:rsidR="00400108" w:rsidRPr="00400108" w:rsidRDefault="00400108" w:rsidP="00D4029B">
            <w:pPr>
              <w:pStyle w:val="y-0"/>
              <w:rPr>
                <w:rFonts w:hint="eastAsia"/>
              </w:rPr>
            </w:pPr>
            <w:r w:rsidRPr="00400108">
              <w:t>                        "vulNetAddr": "https://www.baidu.com",</w:t>
            </w:r>
          </w:p>
          <w:p w14:paraId="0003B053" w14:textId="77777777" w:rsidR="00400108" w:rsidRPr="00400108" w:rsidRDefault="00400108" w:rsidP="00D4029B">
            <w:pPr>
              <w:pStyle w:val="y-0"/>
              <w:rPr>
                <w:rFonts w:hint="eastAsia"/>
              </w:rPr>
            </w:pPr>
            <w:r w:rsidRPr="00400108">
              <w:t>                        "vulTransProto": "TCP",</w:t>
            </w:r>
          </w:p>
          <w:p w14:paraId="28901581" w14:textId="77777777" w:rsidR="00400108" w:rsidRPr="00400108" w:rsidRDefault="00400108" w:rsidP="00D4029B">
            <w:pPr>
              <w:pStyle w:val="y-0"/>
              <w:rPr>
                <w:rFonts w:hint="eastAsia"/>
              </w:rPr>
            </w:pPr>
            <w:r w:rsidRPr="00400108">
              <w:t>                        "vulPort": 80,</w:t>
            </w:r>
          </w:p>
          <w:p w14:paraId="3A95CCED" w14:textId="77777777" w:rsidR="00400108" w:rsidRPr="00400108" w:rsidRDefault="00400108" w:rsidP="00D4029B">
            <w:pPr>
              <w:pStyle w:val="y-0"/>
              <w:rPr>
                <w:rFonts w:hint="eastAsia"/>
              </w:rPr>
            </w:pPr>
            <w:r w:rsidRPr="00400108">
              <w:t>                        "vulSvc": "nginx",</w:t>
            </w:r>
          </w:p>
          <w:p w14:paraId="1FE36BB4" w14:textId="77777777" w:rsidR="00400108" w:rsidRPr="00400108" w:rsidRDefault="00400108" w:rsidP="00D4029B">
            <w:pPr>
              <w:pStyle w:val="y-0"/>
              <w:rPr>
                <w:rFonts w:hint="eastAsia"/>
              </w:rPr>
            </w:pPr>
            <w:r w:rsidRPr="00400108">
              <w:t>                        "transferTime": "1687317164",</w:t>
            </w:r>
          </w:p>
          <w:p w14:paraId="72A7966E" w14:textId="77777777" w:rsidR="00400108" w:rsidRPr="00400108" w:rsidRDefault="00400108" w:rsidP="00D4029B">
            <w:pPr>
              <w:pStyle w:val="y-0"/>
              <w:rPr>
                <w:rFonts w:hint="eastAsia"/>
              </w:rPr>
            </w:pPr>
            <w:r w:rsidRPr="00400108">
              <w:t>                        "isAccess": 0,</w:t>
            </w:r>
          </w:p>
          <w:p w14:paraId="2242E316" w14:textId="7E521063" w:rsidR="00400108" w:rsidRPr="00400108" w:rsidRDefault="00400108" w:rsidP="00D4029B">
            <w:pPr>
              <w:pStyle w:val="y-0"/>
              <w:rPr>
                <w:rFonts w:hint="eastAsia"/>
              </w:rPr>
            </w:pPr>
            <w:r w:rsidRPr="00400108">
              <w:t xml:space="preserve">                        </w:t>
            </w:r>
            <w:del w:id="361" w:author="俊林 杨" w:date="2025-07-14T15:03:00Z" w16du:dateUtc="2025-07-14T07:03:00Z">
              <w:r w:rsidRPr="00400108" w:rsidDel="00977A5E">
                <w:delText>"unitType": "100001"</w:delText>
              </w:r>
            </w:del>
            <w:ins w:id="362" w:author="俊林 杨" w:date="2025-07-14T15:03:00Z" w16du:dateUtc="2025-07-14T07:03:00Z">
              <w:r w:rsidR="00977A5E">
                <w:t>“unitType”: “0101”</w:t>
              </w:r>
            </w:ins>
            <w:r w:rsidRPr="00400108">
              <w:t>,</w:t>
            </w:r>
          </w:p>
          <w:p w14:paraId="7B0E96D5" w14:textId="77777777" w:rsidR="00400108" w:rsidRPr="00400108" w:rsidRDefault="00400108" w:rsidP="00D4029B">
            <w:pPr>
              <w:pStyle w:val="y-0"/>
              <w:rPr>
                <w:rFonts w:hint="eastAsia"/>
              </w:rPr>
            </w:pPr>
            <w:r w:rsidRPr="00400108">
              <w:t>                        "vulInstCpe": "",</w:t>
            </w:r>
          </w:p>
          <w:p w14:paraId="79BD7365" w14:textId="77777777" w:rsidR="00400108" w:rsidRPr="00400108" w:rsidRDefault="00400108" w:rsidP="00D4029B">
            <w:pPr>
              <w:pStyle w:val="y-0"/>
              <w:rPr>
                <w:rFonts w:hint="eastAsia"/>
              </w:rPr>
            </w:pPr>
            <w:r w:rsidRPr="00400108">
              <w:t>                        "vulInstVendor": "CMCC",</w:t>
            </w:r>
          </w:p>
          <w:p w14:paraId="7400DA02" w14:textId="77777777" w:rsidR="00400108" w:rsidRPr="00400108" w:rsidRDefault="00400108" w:rsidP="00D4029B">
            <w:pPr>
              <w:pStyle w:val="y-0"/>
              <w:rPr>
                <w:rFonts w:hint="eastAsia"/>
              </w:rPr>
            </w:pPr>
            <w:r w:rsidRPr="00400108">
              <w:t>                        "vulInstClass": 1,</w:t>
            </w:r>
          </w:p>
          <w:p w14:paraId="5FB8635B" w14:textId="77777777" w:rsidR="00400108" w:rsidRPr="00400108" w:rsidRDefault="00400108" w:rsidP="00D4029B">
            <w:pPr>
              <w:pStyle w:val="y-0"/>
              <w:rPr>
                <w:rFonts w:hint="eastAsia"/>
              </w:rPr>
            </w:pPr>
            <w:r w:rsidRPr="00400108">
              <w:t>                        "vulInstName": "应用软件",</w:t>
            </w:r>
          </w:p>
          <w:p w14:paraId="3FC871CD" w14:textId="77777777" w:rsidR="00400108" w:rsidRPr="00400108" w:rsidRDefault="00400108" w:rsidP="00D4029B">
            <w:pPr>
              <w:pStyle w:val="y-0"/>
              <w:rPr>
                <w:rFonts w:hint="eastAsia"/>
              </w:rPr>
            </w:pPr>
            <w:r w:rsidRPr="00400108">
              <w:t>                        "vulInstVer": "1.0",</w:t>
            </w:r>
          </w:p>
          <w:p w14:paraId="07C293DA" w14:textId="77777777" w:rsidR="00400108" w:rsidRPr="00400108" w:rsidRDefault="00400108" w:rsidP="00D4029B">
            <w:pPr>
              <w:pStyle w:val="y-0"/>
              <w:rPr>
                <w:rFonts w:hint="eastAsia"/>
              </w:rPr>
            </w:pPr>
            <w:r w:rsidRPr="00400108">
              <w:t>                        "vulInstRunPath": "",</w:t>
            </w:r>
          </w:p>
          <w:p w14:paraId="4EAEC585" w14:textId="77777777" w:rsidR="00400108" w:rsidRPr="00400108" w:rsidRDefault="00400108" w:rsidP="00D4029B">
            <w:pPr>
              <w:pStyle w:val="y-0"/>
              <w:rPr>
                <w:rFonts w:hint="eastAsia"/>
              </w:rPr>
            </w:pPr>
            <w:r w:rsidRPr="00400108">
              <w:lastRenderedPageBreak/>
              <w:t>                        "vulInstFilePath": "",</w:t>
            </w:r>
          </w:p>
          <w:p w14:paraId="21DC696B" w14:textId="77777777" w:rsidR="00400108" w:rsidRPr="00400108" w:rsidRDefault="00400108" w:rsidP="00D4029B">
            <w:pPr>
              <w:pStyle w:val="y-0"/>
              <w:rPr>
                <w:rFonts w:hint="eastAsia"/>
              </w:rPr>
            </w:pPr>
            <w:r w:rsidRPr="00400108">
              <w:t>                        "vulInstFileLoc": "",</w:t>
            </w:r>
          </w:p>
          <w:p w14:paraId="1FC4E924" w14:textId="77777777" w:rsidR="00400108" w:rsidRPr="00400108" w:rsidRDefault="00400108" w:rsidP="00D4029B">
            <w:pPr>
              <w:pStyle w:val="y-0"/>
              <w:rPr>
                <w:rFonts w:hint="eastAsia"/>
              </w:rPr>
            </w:pPr>
            <w:r w:rsidRPr="00400108">
              <w:t>                        "vulInstOsType": "windows",</w:t>
            </w:r>
          </w:p>
          <w:p w14:paraId="6030D78D" w14:textId="77777777" w:rsidR="00400108" w:rsidRPr="00400108" w:rsidRDefault="00400108" w:rsidP="00D4029B">
            <w:pPr>
              <w:pStyle w:val="y-0"/>
              <w:rPr>
                <w:rFonts w:hint="eastAsia"/>
              </w:rPr>
            </w:pPr>
            <w:r w:rsidRPr="00400108">
              <w:t>                        "vulInstOsNameVer": "windows10",</w:t>
            </w:r>
          </w:p>
          <w:p w14:paraId="4CCA3562" w14:textId="77777777" w:rsidR="00400108" w:rsidRPr="00400108" w:rsidRDefault="00400108" w:rsidP="00D4029B">
            <w:pPr>
              <w:pStyle w:val="y-0"/>
              <w:rPr>
                <w:rFonts w:hint="eastAsia"/>
              </w:rPr>
            </w:pPr>
            <w:r w:rsidRPr="00400108">
              <w:t>                        "vulInstOsVendor": "微软",</w:t>
            </w:r>
          </w:p>
          <w:p w14:paraId="046EBF6E" w14:textId="77777777" w:rsidR="00400108" w:rsidRPr="00400108" w:rsidRDefault="00400108" w:rsidP="00D4029B">
            <w:pPr>
              <w:pStyle w:val="y-0"/>
              <w:rPr>
                <w:rFonts w:hint="eastAsia"/>
              </w:rPr>
            </w:pPr>
            <w:r w:rsidRPr="00400108">
              <w:t>                        "vulInstOsCpe": "",</w:t>
            </w:r>
          </w:p>
          <w:p w14:paraId="27B295BC" w14:textId="77777777" w:rsidR="00400108" w:rsidRPr="00400108" w:rsidRDefault="00400108" w:rsidP="00D4029B">
            <w:pPr>
              <w:pStyle w:val="y-0"/>
              <w:rPr>
                <w:rFonts w:hint="eastAsia"/>
              </w:rPr>
            </w:pPr>
            <w:r w:rsidRPr="00400108">
              <w:t>                        "vulInstDevNameVer": "",</w:t>
            </w:r>
          </w:p>
          <w:p w14:paraId="09271EAC" w14:textId="77777777" w:rsidR="00400108" w:rsidRPr="00400108" w:rsidRDefault="00400108" w:rsidP="00D4029B">
            <w:pPr>
              <w:pStyle w:val="y-0"/>
              <w:rPr>
                <w:rFonts w:hint="eastAsia"/>
              </w:rPr>
            </w:pPr>
            <w:r w:rsidRPr="00400108">
              <w:t>                        "vulInstDevVendor": "",</w:t>
            </w:r>
          </w:p>
          <w:p w14:paraId="3CD06A00" w14:textId="77777777" w:rsidR="00400108" w:rsidRPr="00400108" w:rsidRDefault="00400108" w:rsidP="00D4029B">
            <w:pPr>
              <w:pStyle w:val="y-0"/>
              <w:rPr>
                <w:rFonts w:hint="eastAsia"/>
              </w:rPr>
            </w:pPr>
            <w:r w:rsidRPr="00400108">
              <w:t>                        "vulInstDevCpe": "",</w:t>
            </w:r>
          </w:p>
          <w:p w14:paraId="227F60B6" w14:textId="77777777" w:rsidR="00400108" w:rsidRPr="00400108" w:rsidRDefault="00400108" w:rsidP="00D4029B">
            <w:pPr>
              <w:pStyle w:val="y-0"/>
              <w:rPr>
                <w:rFonts w:hint="eastAsia"/>
              </w:rPr>
            </w:pPr>
            <w:r w:rsidRPr="00400108">
              <w:t>                        "assetOwnerinfo": "张三,10086",</w:t>
            </w:r>
          </w:p>
          <w:p w14:paraId="0BADF060" w14:textId="77777777" w:rsidR="00400108" w:rsidRPr="00400108" w:rsidRDefault="00400108" w:rsidP="00D4029B">
            <w:pPr>
              <w:pStyle w:val="y-0"/>
              <w:rPr>
                <w:rFonts w:hint="eastAsia"/>
              </w:rPr>
            </w:pPr>
            <w:r w:rsidRPr="00400108">
              <w:t>                        "vulPriorVal": 1.0,</w:t>
            </w:r>
          </w:p>
          <w:p w14:paraId="2AEB4694" w14:textId="77777777" w:rsidR="00400108" w:rsidRPr="00400108" w:rsidRDefault="00400108" w:rsidP="00D4029B">
            <w:pPr>
              <w:pStyle w:val="y-0"/>
              <w:rPr>
                <w:rFonts w:hint="eastAsia"/>
              </w:rPr>
            </w:pPr>
            <w:r w:rsidRPr="00400108">
              <w:t>                        "vulPriorLvl": 1,</w:t>
            </w:r>
          </w:p>
          <w:p w14:paraId="1EFF5BFB" w14:textId="77777777" w:rsidR="00400108" w:rsidRPr="00400108" w:rsidRDefault="00400108" w:rsidP="00D4029B">
            <w:pPr>
              <w:pStyle w:val="y-0"/>
              <w:rPr>
                <w:rFonts w:hint="eastAsia"/>
              </w:rPr>
            </w:pPr>
            <w:r w:rsidRPr="00400108">
              <w:t>                        "vulPriorMID": "3e8ce27a4e8d0d5d3907bd1afa36a230"</w:t>
            </w:r>
          </w:p>
          <w:p w14:paraId="45787936" w14:textId="77777777" w:rsidR="00400108" w:rsidRPr="00400108" w:rsidRDefault="00400108" w:rsidP="00D4029B">
            <w:pPr>
              <w:pStyle w:val="y-0"/>
              <w:rPr>
                <w:rFonts w:hint="eastAsia"/>
              </w:rPr>
            </w:pPr>
            <w:r w:rsidRPr="00400108">
              <w:t>                    }</w:t>
            </w:r>
          </w:p>
          <w:p w14:paraId="39CEDBF8" w14:textId="77777777" w:rsidR="00400108" w:rsidRPr="00400108" w:rsidRDefault="00400108" w:rsidP="00D4029B">
            <w:pPr>
              <w:pStyle w:val="y-0"/>
              <w:rPr>
                <w:rFonts w:hint="eastAsia"/>
              </w:rPr>
            </w:pPr>
            <w:r w:rsidRPr="00400108">
              <w:t>                ]</w:t>
            </w:r>
          </w:p>
          <w:p w14:paraId="4FD97A48" w14:textId="77777777" w:rsidR="00400108" w:rsidRPr="00400108" w:rsidRDefault="00400108" w:rsidP="00D4029B">
            <w:pPr>
              <w:pStyle w:val="y-0"/>
              <w:rPr>
                <w:rFonts w:hint="eastAsia"/>
              </w:rPr>
            </w:pPr>
            <w:r w:rsidRPr="00400108">
              <w:t>            }</w:t>
            </w:r>
          </w:p>
          <w:p w14:paraId="6534F70B" w14:textId="77777777" w:rsidR="00400108" w:rsidRPr="00400108" w:rsidRDefault="00400108" w:rsidP="00D4029B">
            <w:pPr>
              <w:pStyle w:val="y-0"/>
              <w:rPr>
                <w:rFonts w:hint="eastAsia"/>
              </w:rPr>
            </w:pPr>
            <w:r w:rsidRPr="00400108">
              <w:t>        ]</w:t>
            </w:r>
          </w:p>
          <w:p w14:paraId="3BF64780" w14:textId="77777777" w:rsidR="00400108" w:rsidRPr="00400108" w:rsidRDefault="00400108" w:rsidP="00D4029B">
            <w:pPr>
              <w:pStyle w:val="y-0"/>
              <w:rPr>
                <w:rFonts w:hint="eastAsia"/>
              </w:rPr>
            </w:pPr>
            <w:r w:rsidRPr="00400108">
              <w:t>    },</w:t>
            </w:r>
          </w:p>
          <w:p w14:paraId="7221BF8E" w14:textId="77777777" w:rsidR="00400108" w:rsidRPr="00400108" w:rsidRDefault="00400108" w:rsidP="00D4029B">
            <w:pPr>
              <w:pStyle w:val="y-0"/>
              <w:rPr>
                <w:rFonts w:hint="eastAsia"/>
              </w:rPr>
            </w:pPr>
            <w:r w:rsidRPr="00400108">
              <w:t>    "tskRspParams": {</w:t>
            </w:r>
          </w:p>
          <w:p w14:paraId="13BEA46C" w14:textId="77777777" w:rsidR="00400108" w:rsidRPr="00400108" w:rsidRDefault="00400108" w:rsidP="00D4029B">
            <w:pPr>
              <w:pStyle w:val="y-0"/>
              <w:rPr>
                <w:rFonts w:hint="eastAsia"/>
              </w:rPr>
            </w:pPr>
            <w:r w:rsidRPr="00400108">
              <w:t>        "tskProcIndication": 100,</w:t>
            </w:r>
          </w:p>
          <w:p w14:paraId="13B68433" w14:textId="77777777" w:rsidR="00400108" w:rsidRPr="00400108" w:rsidRDefault="00400108" w:rsidP="00D4029B">
            <w:pPr>
              <w:pStyle w:val="y-0"/>
              <w:rPr>
                <w:rFonts w:hint="eastAsia"/>
              </w:rPr>
            </w:pPr>
            <w:r w:rsidRPr="00400108">
              <w:t>        "prcVulNum": -1,</w:t>
            </w:r>
          </w:p>
          <w:p w14:paraId="5BFA5E82" w14:textId="77777777" w:rsidR="00400108" w:rsidRPr="00400108" w:rsidRDefault="00400108" w:rsidP="00D4029B">
            <w:pPr>
              <w:pStyle w:val="y-0"/>
              <w:rPr>
                <w:rFonts w:hint="eastAsia"/>
              </w:rPr>
            </w:pPr>
            <w:r w:rsidRPr="00400108">
              <w:t>        "prcPwNum": -1,</w:t>
            </w:r>
          </w:p>
          <w:p w14:paraId="2F089418" w14:textId="77777777" w:rsidR="00400108" w:rsidRPr="00400108" w:rsidRDefault="00400108" w:rsidP="00D4029B">
            <w:pPr>
              <w:pStyle w:val="y-0"/>
              <w:rPr>
                <w:rFonts w:hint="eastAsia"/>
              </w:rPr>
            </w:pPr>
            <w:r w:rsidRPr="00400108">
              <w:t>        "toPrcAstNum": 1,</w:t>
            </w:r>
          </w:p>
          <w:p w14:paraId="772621A6" w14:textId="77777777" w:rsidR="00400108" w:rsidRPr="00400108" w:rsidRDefault="00400108" w:rsidP="00D4029B">
            <w:pPr>
              <w:pStyle w:val="y-0"/>
              <w:rPr>
                <w:rFonts w:hint="eastAsia"/>
              </w:rPr>
            </w:pPr>
            <w:r w:rsidRPr="00400108">
              <w:t>        "prcAstNum": 1,</w:t>
            </w:r>
          </w:p>
          <w:p w14:paraId="0CE5E1B5" w14:textId="77777777" w:rsidR="00400108" w:rsidRPr="00400108" w:rsidRDefault="00400108" w:rsidP="00D4029B">
            <w:pPr>
              <w:pStyle w:val="y-0"/>
              <w:rPr>
                <w:rFonts w:hint="eastAsia"/>
              </w:rPr>
            </w:pPr>
            <w:r w:rsidRPr="00400108">
              <w:t>        "exRsnLst": [</w:t>
            </w:r>
          </w:p>
          <w:p w14:paraId="6A108EBB" w14:textId="77777777" w:rsidR="00400108" w:rsidRPr="00400108" w:rsidRDefault="00400108" w:rsidP="00D4029B">
            <w:pPr>
              <w:pStyle w:val="y-0"/>
              <w:rPr>
                <w:rFonts w:hint="eastAsia"/>
              </w:rPr>
            </w:pPr>
            <w:r w:rsidRPr="00400108">
              <w:t>            -1,</w:t>
            </w:r>
          </w:p>
          <w:p w14:paraId="18407BB2" w14:textId="77777777" w:rsidR="00400108" w:rsidRPr="00400108" w:rsidRDefault="00400108" w:rsidP="00D4029B">
            <w:pPr>
              <w:pStyle w:val="y-0"/>
              <w:rPr>
                <w:rFonts w:hint="eastAsia"/>
              </w:rPr>
            </w:pPr>
            <w:r w:rsidRPr="00400108">
              <w:t>            -1,</w:t>
            </w:r>
          </w:p>
          <w:p w14:paraId="7CD61462" w14:textId="77777777" w:rsidR="00400108" w:rsidRPr="00400108" w:rsidRDefault="00400108" w:rsidP="00D4029B">
            <w:pPr>
              <w:pStyle w:val="y-0"/>
              <w:rPr>
                <w:rFonts w:hint="eastAsia"/>
              </w:rPr>
            </w:pPr>
            <w:r w:rsidRPr="00400108">
              <w:t>            -1,</w:t>
            </w:r>
          </w:p>
          <w:p w14:paraId="3BD8E0B3" w14:textId="77777777" w:rsidR="00400108" w:rsidRPr="00400108" w:rsidRDefault="00400108" w:rsidP="00D4029B">
            <w:pPr>
              <w:pStyle w:val="y-0"/>
              <w:rPr>
                <w:rFonts w:hint="eastAsia"/>
              </w:rPr>
            </w:pPr>
            <w:r w:rsidRPr="00400108">
              <w:t>            -1,</w:t>
            </w:r>
          </w:p>
          <w:p w14:paraId="0A30F87D" w14:textId="77777777" w:rsidR="00400108" w:rsidRPr="00400108" w:rsidRDefault="00400108" w:rsidP="00D4029B">
            <w:pPr>
              <w:pStyle w:val="y-0"/>
              <w:rPr>
                <w:rFonts w:hint="eastAsia"/>
              </w:rPr>
            </w:pPr>
            <w:r w:rsidRPr="00400108">
              <w:t>            -1,</w:t>
            </w:r>
          </w:p>
          <w:p w14:paraId="13B99580" w14:textId="77777777" w:rsidR="00400108" w:rsidRPr="00400108" w:rsidRDefault="00400108" w:rsidP="00D4029B">
            <w:pPr>
              <w:pStyle w:val="y-0"/>
              <w:rPr>
                <w:rFonts w:hint="eastAsia"/>
              </w:rPr>
            </w:pPr>
            <w:r w:rsidRPr="00400108">
              <w:t>            -1,</w:t>
            </w:r>
          </w:p>
          <w:p w14:paraId="51A90AEB" w14:textId="77777777" w:rsidR="00400108" w:rsidRPr="00400108" w:rsidRDefault="00400108" w:rsidP="00D4029B">
            <w:pPr>
              <w:pStyle w:val="y-0"/>
              <w:rPr>
                <w:rFonts w:hint="eastAsia"/>
              </w:rPr>
            </w:pPr>
            <w:r w:rsidRPr="00400108">
              <w:t>            -1,</w:t>
            </w:r>
          </w:p>
          <w:p w14:paraId="5D14B4C8" w14:textId="77777777" w:rsidR="00400108" w:rsidRPr="00400108" w:rsidRDefault="00400108" w:rsidP="00D4029B">
            <w:pPr>
              <w:pStyle w:val="y-0"/>
              <w:rPr>
                <w:rFonts w:hint="eastAsia"/>
              </w:rPr>
            </w:pPr>
            <w:r w:rsidRPr="00400108">
              <w:t>            99</w:t>
            </w:r>
          </w:p>
          <w:p w14:paraId="7E684D92" w14:textId="77777777" w:rsidR="00400108" w:rsidRPr="00400108" w:rsidRDefault="00400108" w:rsidP="00D4029B">
            <w:pPr>
              <w:pStyle w:val="y-0"/>
              <w:rPr>
                <w:rFonts w:hint="eastAsia"/>
              </w:rPr>
            </w:pPr>
            <w:r w:rsidRPr="00400108">
              <w:t>        ],</w:t>
            </w:r>
          </w:p>
          <w:p w14:paraId="0274CFFB" w14:textId="77777777" w:rsidR="00400108" w:rsidRPr="00400108" w:rsidRDefault="00400108" w:rsidP="00D4029B">
            <w:pPr>
              <w:pStyle w:val="y-0"/>
              <w:rPr>
                <w:rFonts w:hint="eastAsia"/>
              </w:rPr>
            </w:pPr>
            <w:r w:rsidRPr="00400108">
              <w:t>        "exRsnNumLst": [</w:t>
            </w:r>
          </w:p>
          <w:p w14:paraId="565B8010" w14:textId="77777777" w:rsidR="00400108" w:rsidRPr="00400108" w:rsidRDefault="00400108" w:rsidP="00D4029B">
            <w:pPr>
              <w:pStyle w:val="y-0"/>
              <w:rPr>
                <w:rFonts w:hint="eastAsia"/>
              </w:rPr>
            </w:pPr>
            <w:r w:rsidRPr="00400108">
              <w:t>            0,</w:t>
            </w:r>
          </w:p>
          <w:p w14:paraId="0F4CC248" w14:textId="77777777" w:rsidR="00400108" w:rsidRPr="00400108" w:rsidRDefault="00400108" w:rsidP="00D4029B">
            <w:pPr>
              <w:pStyle w:val="y-0"/>
              <w:rPr>
                <w:rFonts w:hint="eastAsia"/>
              </w:rPr>
            </w:pPr>
            <w:r w:rsidRPr="00400108">
              <w:t>            0,</w:t>
            </w:r>
          </w:p>
          <w:p w14:paraId="0EC5EDD2" w14:textId="77777777" w:rsidR="00400108" w:rsidRPr="00400108" w:rsidRDefault="00400108" w:rsidP="00D4029B">
            <w:pPr>
              <w:pStyle w:val="y-0"/>
              <w:rPr>
                <w:rFonts w:hint="eastAsia"/>
              </w:rPr>
            </w:pPr>
            <w:r w:rsidRPr="00400108">
              <w:t>            0,</w:t>
            </w:r>
          </w:p>
          <w:p w14:paraId="5A414477" w14:textId="77777777" w:rsidR="00400108" w:rsidRPr="00400108" w:rsidRDefault="00400108" w:rsidP="00D4029B">
            <w:pPr>
              <w:pStyle w:val="y-0"/>
              <w:rPr>
                <w:rFonts w:hint="eastAsia"/>
              </w:rPr>
            </w:pPr>
            <w:r w:rsidRPr="00400108">
              <w:t>            0,</w:t>
            </w:r>
          </w:p>
          <w:p w14:paraId="14EC6565" w14:textId="77777777" w:rsidR="00400108" w:rsidRPr="00400108" w:rsidRDefault="00400108" w:rsidP="00D4029B">
            <w:pPr>
              <w:pStyle w:val="y-0"/>
              <w:rPr>
                <w:rFonts w:hint="eastAsia"/>
              </w:rPr>
            </w:pPr>
            <w:r w:rsidRPr="00400108">
              <w:t>            0,</w:t>
            </w:r>
          </w:p>
          <w:p w14:paraId="4BFA9734" w14:textId="77777777" w:rsidR="00400108" w:rsidRPr="00400108" w:rsidRDefault="00400108" w:rsidP="00D4029B">
            <w:pPr>
              <w:pStyle w:val="y-0"/>
              <w:rPr>
                <w:rFonts w:hint="eastAsia"/>
              </w:rPr>
            </w:pPr>
            <w:r w:rsidRPr="00400108">
              <w:t>            0,</w:t>
            </w:r>
          </w:p>
          <w:p w14:paraId="6787729D" w14:textId="77777777" w:rsidR="00400108" w:rsidRPr="00400108" w:rsidRDefault="00400108" w:rsidP="00D4029B">
            <w:pPr>
              <w:pStyle w:val="y-0"/>
              <w:rPr>
                <w:rFonts w:hint="eastAsia"/>
              </w:rPr>
            </w:pPr>
            <w:r w:rsidRPr="00400108">
              <w:t>            0,</w:t>
            </w:r>
          </w:p>
          <w:p w14:paraId="5244F13D" w14:textId="77777777" w:rsidR="00400108" w:rsidRPr="00400108" w:rsidRDefault="00400108" w:rsidP="00D4029B">
            <w:pPr>
              <w:pStyle w:val="y-0"/>
              <w:rPr>
                <w:rFonts w:hint="eastAsia"/>
              </w:rPr>
            </w:pPr>
            <w:r w:rsidRPr="00400108">
              <w:lastRenderedPageBreak/>
              <w:t>            1000</w:t>
            </w:r>
          </w:p>
          <w:p w14:paraId="39E782D5" w14:textId="77777777" w:rsidR="00400108" w:rsidRPr="00400108" w:rsidRDefault="00400108" w:rsidP="00D4029B">
            <w:pPr>
              <w:pStyle w:val="y-0"/>
              <w:rPr>
                <w:rFonts w:hint="eastAsia"/>
              </w:rPr>
            </w:pPr>
            <w:r w:rsidRPr="00400108">
              <w:t>        ],</w:t>
            </w:r>
          </w:p>
          <w:p w14:paraId="0192FEC6" w14:textId="77777777" w:rsidR="00400108" w:rsidRPr="00400108" w:rsidRDefault="00400108" w:rsidP="00D4029B">
            <w:pPr>
              <w:pStyle w:val="y-0"/>
              <w:rPr>
                <w:rFonts w:hint="eastAsia"/>
              </w:rPr>
            </w:pPr>
            <w:r w:rsidRPr="00400108">
              <w:t>        "logNum": 1</w:t>
            </w:r>
          </w:p>
          <w:p w14:paraId="7F4499CA" w14:textId="77777777" w:rsidR="00400108" w:rsidRPr="00400108" w:rsidRDefault="00400108" w:rsidP="00D4029B">
            <w:pPr>
              <w:pStyle w:val="y-0"/>
              <w:rPr>
                <w:rFonts w:hint="eastAsia"/>
              </w:rPr>
            </w:pPr>
            <w:r w:rsidRPr="00400108">
              <w:t>    },</w:t>
            </w:r>
          </w:p>
          <w:p w14:paraId="05CCCC81" w14:textId="77777777" w:rsidR="00400108" w:rsidRPr="00400108" w:rsidRDefault="00400108" w:rsidP="00D4029B">
            <w:pPr>
              <w:pStyle w:val="y-0"/>
              <w:rPr>
                <w:rFonts w:hint="eastAsia"/>
              </w:rPr>
            </w:pPr>
            <w:r w:rsidRPr="00400108">
              <w:t>    "data": {</w:t>
            </w:r>
          </w:p>
          <w:p w14:paraId="1CCE2218" w14:textId="77777777" w:rsidR="00400108" w:rsidRPr="00400108" w:rsidRDefault="00400108" w:rsidP="00D4029B">
            <w:pPr>
              <w:pStyle w:val="y-0"/>
              <w:rPr>
                <w:rFonts w:hint="eastAsia"/>
              </w:rPr>
            </w:pPr>
            <w:r w:rsidRPr="00400108">
              <w:t>        "numFiles": 1,</w:t>
            </w:r>
          </w:p>
          <w:p w14:paraId="2AFEB329" w14:textId="77777777" w:rsidR="00400108" w:rsidRPr="00400108" w:rsidRDefault="00400108" w:rsidP="00D4029B">
            <w:pPr>
              <w:pStyle w:val="y-0"/>
              <w:rPr>
                <w:rFonts w:hint="eastAsia"/>
              </w:rPr>
            </w:pPr>
            <w:r w:rsidRPr="00400108">
              <w:t>        "numTgzs": 1,</w:t>
            </w:r>
          </w:p>
          <w:p w14:paraId="082BE777" w14:textId="77777777" w:rsidR="00400108" w:rsidRPr="00400108" w:rsidRDefault="00400108" w:rsidP="00D4029B">
            <w:pPr>
              <w:pStyle w:val="y-0"/>
              <w:rPr>
                <w:rFonts w:hint="eastAsia"/>
              </w:rPr>
            </w:pPr>
            <w:r w:rsidRPr="00400108">
              <w:t>        "fileInfoLst": [</w:t>
            </w:r>
          </w:p>
          <w:p w14:paraId="175B8338" w14:textId="77777777" w:rsidR="00400108" w:rsidRPr="00400108" w:rsidRDefault="00400108" w:rsidP="00D4029B">
            <w:pPr>
              <w:pStyle w:val="y-0"/>
              <w:rPr>
                <w:rFonts w:hint="eastAsia"/>
              </w:rPr>
            </w:pPr>
            <w:r w:rsidRPr="00400108">
              <w:t>            {</w:t>
            </w:r>
          </w:p>
          <w:p w14:paraId="2CC5BDA8" w14:textId="77777777" w:rsidR="00400108" w:rsidRPr="00400108" w:rsidRDefault="00400108" w:rsidP="00D4029B">
            <w:pPr>
              <w:pStyle w:val="y-0"/>
              <w:rPr>
                <w:rFonts w:hint="eastAsia"/>
              </w:rPr>
            </w:pPr>
            <w:r w:rsidRPr="00400108">
              <w:t>                "name": "filename.json",</w:t>
            </w:r>
          </w:p>
          <w:p w14:paraId="3909A65B" w14:textId="77777777" w:rsidR="00400108" w:rsidRPr="00400108" w:rsidRDefault="00400108" w:rsidP="00D4029B">
            <w:pPr>
              <w:pStyle w:val="y-0"/>
              <w:rPr>
                <w:rFonts w:hint="eastAsia"/>
              </w:rPr>
            </w:pPr>
            <w:r w:rsidRPr="00400108">
              <w:t>                "dataType": "json",</w:t>
            </w:r>
          </w:p>
          <w:p w14:paraId="423FC01C" w14:textId="77777777" w:rsidR="00400108" w:rsidRPr="00400108" w:rsidRDefault="00400108" w:rsidP="00D4029B">
            <w:pPr>
              <w:pStyle w:val="y-0"/>
              <w:rPr>
                <w:rFonts w:hint="eastAsia"/>
              </w:rPr>
            </w:pPr>
            <w:r w:rsidRPr="00400108">
              <w:t>                "objectID": "",</w:t>
            </w:r>
          </w:p>
          <w:p w14:paraId="22B9BDDA" w14:textId="77777777" w:rsidR="00400108" w:rsidRPr="00400108" w:rsidRDefault="00400108" w:rsidP="00D4029B">
            <w:pPr>
              <w:pStyle w:val="y-0"/>
              <w:rPr>
                <w:rFonts w:hint="eastAsia"/>
              </w:rPr>
            </w:pPr>
            <w:r w:rsidRPr="00400108">
              <w:t>                "svcType": 3,</w:t>
            </w:r>
          </w:p>
          <w:p w14:paraId="4AB51934" w14:textId="77777777" w:rsidR="00400108" w:rsidRPr="00400108" w:rsidRDefault="00400108" w:rsidP="00D4029B">
            <w:pPr>
              <w:pStyle w:val="y-0"/>
              <w:rPr>
                <w:rFonts w:hint="eastAsia"/>
              </w:rPr>
            </w:pPr>
            <w:r w:rsidRPr="00400108">
              <w:t>                "reserved": ""</w:t>
            </w:r>
          </w:p>
          <w:p w14:paraId="2094C4E5" w14:textId="77777777" w:rsidR="00400108" w:rsidRPr="00400108" w:rsidRDefault="00400108" w:rsidP="00D4029B">
            <w:pPr>
              <w:pStyle w:val="y-0"/>
              <w:rPr>
                <w:rFonts w:hint="eastAsia"/>
              </w:rPr>
            </w:pPr>
            <w:r w:rsidRPr="00400108">
              <w:t>            }</w:t>
            </w:r>
          </w:p>
          <w:p w14:paraId="06525957" w14:textId="77777777" w:rsidR="00400108" w:rsidRPr="00400108" w:rsidRDefault="00400108" w:rsidP="00D4029B">
            <w:pPr>
              <w:pStyle w:val="y-0"/>
              <w:rPr>
                <w:rFonts w:hint="eastAsia"/>
              </w:rPr>
            </w:pPr>
            <w:r w:rsidRPr="00400108">
              <w:t>        ]</w:t>
            </w:r>
          </w:p>
          <w:p w14:paraId="203A1169" w14:textId="77777777" w:rsidR="00400108" w:rsidRPr="00400108" w:rsidRDefault="00400108" w:rsidP="00D4029B">
            <w:pPr>
              <w:pStyle w:val="y-0"/>
              <w:rPr>
                <w:rFonts w:hint="eastAsia"/>
              </w:rPr>
            </w:pPr>
            <w:r w:rsidRPr="00400108">
              <w:t>    }</w:t>
            </w:r>
          </w:p>
          <w:p w14:paraId="6EBAA276" w14:textId="77777777" w:rsidR="00400108" w:rsidRPr="00400108" w:rsidRDefault="00400108" w:rsidP="00D4029B">
            <w:pPr>
              <w:pStyle w:val="y-0"/>
              <w:rPr>
                <w:rFonts w:hint="eastAsia"/>
              </w:rPr>
            </w:pPr>
            <w:r w:rsidRPr="00400108">
              <w:t>}</w:t>
            </w:r>
          </w:p>
          <w:p w14:paraId="24B1C5BC" w14:textId="77777777" w:rsidR="00005070" w:rsidRDefault="00005070" w:rsidP="00D4029B">
            <w:pPr>
              <w:pStyle w:val="y-0"/>
              <w:rPr>
                <w:rFonts w:hint="eastAsia"/>
              </w:rPr>
            </w:pPr>
          </w:p>
        </w:tc>
      </w:tr>
      <w:tr w:rsidR="00005070" w14:paraId="6DF3C330" w14:textId="77777777" w:rsidTr="00296B82">
        <w:tc>
          <w:tcPr>
            <w:tcW w:w="1271" w:type="dxa"/>
            <w:vMerge w:val="restart"/>
          </w:tcPr>
          <w:p w14:paraId="16E24269" w14:textId="77777777" w:rsidR="00005070" w:rsidRDefault="00005070" w:rsidP="00D4029B">
            <w:pPr>
              <w:pStyle w:val="y-0"/>
              <w:rPr>
                <w:rFonts w:hint="eastAsia"/>
              </w:rPr>
            </w:pPr>
            <w:r>
              <w:rPr>
                <w:rFonts w:hint="eastAsia"/>
              </w:rPr>
              <w:lastRenderedPageBreak/>
              <w:t>响应体</w:t>
            </w:r>
          </w:p>
        </w:tc>
        <w:tc>
          <w:tcPr>
            <w:tcW w:w="6946" w:type="dxa"/>
          </w:tcPr>
          <w:p w14:paraId="6FB83416" w14:textId="77777777" w:rsidR="00400108" w:rsidRPr="00400108" w:rsidRDefault="00400108" w:rsidP="00D4029B">
            <w:pPr>
              <w:pStyle w:val="y-0"/>
              <w:rPr>
                <w:rFonts w:hint="eastAsia"/>
              </w:rPr>
            </w:pPr>
            <w:r w:rsidRPr="00400108">
              <w:t>{</w:t>
            </w:r>
          </w:p>
          <w:p w14:paraId="08B32988" w14:textId="77777777" w:rsidR="00400108" w:rsidRPr="00400108" w:rsidRDefault="00400108" w:rsidP="00D4029B">
            <w:pPr>
              <w:pStyle w:val="y-0"/>
              <w:rPr>
                <w:rFonts w:hint="eastAsia"/>
              </w:rPr>
            </w:pPr>
            <w:r w:rsidRPr="00400108">
              <w:t>    "orderID": "2-101-1688825291109179392",</w:t>
            </w:r>
          </w:p>
          <w:p w14:paraId="5C4CEB7F" w14:textId="77777777" w:rsidR="00400108" w:rsidRPr="00400108" w:rsidRDefault="00400108" w:rsidP="00D4029B">
            <w:pPr>
              <w:pStyle w:val="y-0"/>
              <w:rPr>
                <w:rFonts w:hint="eastAsia"/>
              </w:rPr>
            </w:pPr>
            <w:r w:rsidRPr="00400108">
              <w:t>    "statusCode": 0,</w:t>
            </w:r>
          </w:p>
          <w:p w14:paraId="0DF33D9B" w14:textId="77777777" w:rsidR="00400108" w:rsidRPr="00400108" w:rsidRDefault="00400108" w:rsidP="00D4029B">
            <w:pPr>
              <w:pStyle w:val="y-0"/>
              <w:rPr>
                <w:rFonts w:hint="eastAsia"/>
              </w:rPr>
            </w:pPr>
            <w:r w:rsidRPr="00400108">
              <w:t>    "statusText": "success.",</w:t>
            </w:r>
          </w:p>
          <w:p w14:paraId="478F2E50" w14:textId="77777777" w:rsidR="00400108" w:rsidRPr="00400108" w:rsidRDefault="00400108" w:rsidP="00D4029B">
            <w:pPr>
              <w:pStyle w:val="y-0"/>
              <w:rPr>
                <w:rFonts w:hint="eastAsia"/>
              </w:rPr>
            </w:pPr>
            <w:r w:rsidRPr="00400108">
              <w:t>    "rspMsgCnt": "bfff25836f5ab5b246ea91d097e296bd"</w:t>
            </w:r>
          </w:p>
          <w:p w14:paraId="5AF08615" w14:textId="77777777" w:rsidR="00400108" w:rsidRPr="00400108" w:rsidRDefault="00400108" w:rsidP="00D4029B">
            <w:pPr>
              <w:pStyle w:val="y-0"/>
              <w:rPr>
                <w:rFonts w:hint="eastAsia"/>
              </w:rPr>
            </w:pPr>
            <w:r w:rsidRPr="00400108">
              <w:t>}</w:t>
            </w:r>
          </w:p>
          <w:p w14:paraId="011A6DD2" w14:textId="77777777" w:rsidR="00005070" w:rsidRDefault="00005070" w:rsidP="00D4029B">
            <w:pPr>
              <w:pStyle w:val="y-0"/>
              <w:rPr>
                <w:rFonts w:hint="eastAsia"/>
              </w:rPr>
            </w:pPr>
          </w:p>
        </w:tc>
      </w:tr>
      <w:tr w:rsidR="00005070" w14:paraId="07B02B21" w14:textId="77777777" w:rsidTr="00296B82">
        <w:tc>
          <w:tcPr>
            <w:tcW w:w="1271" w:type="dxa"/>
            <w:vMerge/>
          </w:tcPr>
          <w:p w14:paraId="3B940798" w14:textId="77777777" w:rsidR="00005070" w:rsidRDefault="00005070" w:rsidP="00D4029B">
            <w:pPr>
              <w:pStyle w:val="y-0"/>
              <w:rPr>
                <w:rFonts w:hint="eastAsia"/>
              </w:rPr>
            </w:pPr>
          </w:p>
        </w:tc>
        <w:tc>
          <w:tcPr>
            <w:tcW w:w="6946" w:type="dxa"/>
          </w:tcPr>
          <w:p w14:paraId="29CFB6A3" w14:textId="77777777" w:rsidR="00400108" w:rsidRPr="00400108" w:rsidRDefault="00400108" w:rsidP="00D4029B">
            <w:pPr>
              <w:pStyle w:val="y-0"/>
              <w:rPr>
                <w:rFonts w:hint="eastAsia"/>
              </w:rPr>
            </w:pPr>
            <w:r w:rsidRPr="00400108">
              <w:t>{</w:t>
            </w:r>
          </w:p>
          <w:p w14:paraId="209E5FD0" w14:textId="77777777" w:rsidR="00400108" w:rsidRPr="00400108" w:rsidRDefault="00400108" w:rsidP="00D4029B">
            <w:pPr>
              <w:pStyle w:val="y-0"/>
              <w:rPr>
                <w:rFonts w:hint="eastAsia"/>
              </w:rPr>
            </w:pPr>
            <w:r w:rsidRPr="00400108">
              <w:t>    "orderType": 2,</w:t>
            </w:r>
          </w:p>
          <w:p w14:paraId="76CE64CF" w14:textId="77777777" w:rsidR="00400108" w:rsidRPr="00400108" w:rsidRDefault="00400108" w:rsidP="00D4029B">
            <w:pPr>
              <w:pStyle w:val="y-0"/>
              <w:rPr>
                <w:rFonts w:hint="eastAsia"/>
              </w:rPr>
            </w:pPr>
            <w:r w:rsidRPr="00400108">
              <w:t>    "orderSubType": 101,</w:t>
            </w:r>
          </w:p>
          <w:p w14:paraId="66FE4684" w14:textId="77777777" w:rsidR="00400108" w:rsidRPr="00400108" w:rsidRDefault="00400108" w:rsidP="00D4029B">
            <w:pPr>
              <w:pStyle w:val="y-0"/>
              <w:rPr>
                <w:rFonts w:hint="eastAsia"/>
              </w:rPr>
            </w:pPr>
            <w:r w:rsidRPr="00400108">
              <w:t>    "timeStamp": "1692003304",</w:t>
            </w:r>
          </w:p>
          <w:p w14:paraId="43E436C1" w14:textId="77777777" w:rsidR="00400108" w:rsidRPr="00400108" w:rsidRDefault="00400108" w:rsidP="00D4029B">
            <w:pPr>
              <w:pStyle w:val="y-0"/>
              <w:rPr>
                <w:rFonts w:hint="eastAsia"/>
              </w:rPr>
            </w:pPr>
            <w:r w:rsidRPr="00400108">
              <w:t>    "sign": "d74cec6d7e8c6f60623e102e26b07793953590e4a97b452b794293d2d4506031"</w:t>
            </w:r>
          </w:p>
          <w:p w14:paraId="25156D2C" w14:textId="77777777" w:rsidR="00400108" w:rsidRPr="00400108" w:rsidRDefault="00400108" w:rsidP="00D4029B">
            <w:pPr>
              <w:pStyle w:val="y-0"/>
              <w:rPr>
                <w:rFonts w:hint="eastAsia"/>
              </w:rPr>
            </w:pPr>
            <w:r w:rsidRPr="00400108">
              <w:t>}</w:t>
            </w:r>
          </w:p>
          <w:p w14:paraId="38F41AAD" w14:textId="77777777" w:rsidR="00005070" w:rsidRDefault="00005070" w:rsidP="00D4029B">
            <w:pPr>
              <w:pStyle w:val="y-0"/>
              <w:rPr>
                <w:rFonts w:hint="eastAsia"/>
              </w:rPr>
            </w:pPr>
          </w:p>
        </w:tc>
      </w:tr>
      <w:tr w:rsidR="00005070" w14:paraId="4D032256" w14:textId="77777777" w:rsidTr="00296B82">
        <w:tc>
          <w:tcPr>
            <w:tcW w:w="1271" w:type="dxa"/>
          </w:tcPr>
          <w:p w14:paraId="0C734105" w14:textId="77777777" w:rsidR="00005070" w:rsidRDefault="00005070" w:rsidP="00D4029B">
            <w:pPr>
              <w:pStyle w:val="y-0"/>
              <w:rPr>
                <w:rFonts w:hint="eastAsia"/>
              </w:rPr>
            </w:pPr>
            <w:r w:rsidRPr="00077D08">
              <w:rPr>
                <w:rFonts w:hint="eastAsia"/>
              </w:rPr>
              <w:t>说明</w:t>
            </w:r>
          </w:p>
        </w:tc>
        <w:tc>
          <w:tcPr>
            <w:tcW w:w="6946" w:type="dxa"/>
          </w:tcPr>
          <w:p w14:paraId="3C9220DA" w14:textId="09988F2E" w:rsidR="00005070" w:rsidRDefault="00E23901" w:rsidP="00E23901">
            <w:pPr>
              <w:pStyle w:val="y-5"/>
              <w:numPr>
                <w:ilvl w:val="0"/>
                <w:numId w:val="12"/>
              </w:numPr>
              <w:rPr>
                <w:rFonts w:hint="eastAsia"/>
              </w:rPr>
            </w:pPr>
            <w:r w:rsidRPr="00E23901">
              <w:rPr>
                <w:rFonts w:hint="eastAsia"/>
              </w:rPr>
              <w:t>orderID</w:t>
            </w:r>
            <w:r>
              <w:rPr>
                <w:rFonts w:hint="eastAsia"/>
              </w:rPr>
              <w:t>同</w:t>
            </w:r>
            <w:r w:rsidRPr="00E23901">
              <w:rPr>
                <w:rFonts w:hint="eastAsia"/>
              </w:rPr>
              <w:t>预警任务下发的</w:t>
            </w:r>
            <w:r w:rsidRPr="00E23901">
              <w:rPr>
                <w:rFonts w:hint="eastAsia"/>
              </w:rPr>
              <w:t>orderID</w:t>
            </w:r>
          </w:p>
        </w:tc>
      </w:tr>
    </w:tbl>
    <w:p w14:paraId="057121A7" w14:textId="77777777" w:rsidR="00005070" w:rsidRPr="00005070" w:rsidRDefault="00005070" w:rsidP="00D4029B">
      <w:pPr>
        <w:pStyle w:val="y-0"/>
        <w:rPr>
          <w:rFonts w:hint="eastAsia"/>
        </w:rPr>
      </w:pPr>
    </w:p>
    <w:p w14:paraId="45901A23" w14:textId="77777777" w:rsidR="009C783E" w:rsidRDefault="009C783E" w:rsidP="009C783E">
      <w:pPr>
        <w:pStyle w:val="y-20"/>
        <w:rPr>
          <w:rFonts w:hint="eastAsia"/>
        </w:rPr>
      </w:pPr>
      <w:r>
        <w:rPr>
          <w:rFonts w:hint="eastAsia"/>
        </w:rPr>
        <w:lastRenderedPageBreak/>
        <w:t>接口</w:t>
      </w:r>
      <w:r>
        <w:rPr>
          <w:rFonts w:hint="eastAsia"/>
        </w:rPr>
        <w:t>9</w:t>
      </w:r>
      <w:r>
        <w:rPr>
          <w:rFonts w:hint="eastAsia"/>
        </w:rPr>
        <w:t>：产品漏洞同步任务</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05070" w14:paraId="7544D969" w14:textId="77777777" w:rsidTr="00296B82">
        <w:tc>
          <w:tcPr>
            <w:tcW w:w="1271" w:type="dxa"/>
          </w:tcPr>
          <w:p w14:paraId="39A6B34D" w14:textId="77777777" w:rsidR="00005070" w:rsidRDefault="00005070" w:rsidP="00D4029B">
            <w:pPr>
              <w:pStyle w:val="y-0"/>
              <w:rPr>
                <w:rFonts w:hint="eastAsia"/>
              </w:rPr>
            </w:pPr>
            <w:r>
              <w:rPr>
                <w:rFonts w:hint="eastAsia"/>
              </w:rPr>
              <w:t>请求URL</w:t>
            </w:r>
          </w:p>
        </w:tc>
        <w:tc>
          <w:tcPr>
            <w:tcW w:w="6946" w:type="dxa"/>
          </w:tcPr>
          <w:p w14:paraId="4B396E2F" w14:textId="17EEC125" w:rsidR="00005070" w:rsidRPr="00077D08" w:rsidRDefault="008B1A2E" w:rsidP="00D4029B">
            <w:pPr>
              <w:pStyle w:val="y-0"/>
              <w:rPr>
                <w:rFonts w:hint="eastAsia"/>
              </w:rPr>
            </w:pPr>
            <w:r>
              <w:rPr>
                <w:rFonts w:hint="eastAsia"/>
              </w:rPr>
              <w:t>——</w:t>
            </w:r>
          </w:p>
        </w:tc>
      </w:tr>
      <w:tr w:rsidR="00005070" w14:paraId="1079CDEF" w14:textId="77777777" w:rsidTr="00296B82">
        <w:tc>
          <w:tcPr>
            <w:tcW w:w="1271" w:type="dxa"/>
            <w:vMerge w:val="restart"/>
          </w:tcPr>
          <w:p w14:paraId="6D559744" w14:textId="77777777" w:rsidR="00005070" w:rsidRDefault="00005070" w:rsidP="00D4029B">
            <w:pPr>
              <w:pStyle w:val="y-0"/>
              <w:rPr>
                <w:rFonts w:hint="eastAsia"/>
              </w:rPr>
            </w:pPr>
            <w:r>
              <w:rPr>
                <w:rFonts w:hint="eastAsia"/>
              </w:rPr>
              <w:t>请求体</w:t>
            </w:r>
          </w:p>
        </w:tc>
        <w:tc>
          <w:tcPr>
            <w:tcW w:w="6946" w:type="dxa"/>
          </w:tcPr>
          <w:p w14:paraId="29FD8BFE" w14:textId="77777777" w:rsidR="00400108" w:rsidRPr="00400108" w:rsidRDefault="00400108" w:rsidP="00D4029B">
            <w:pPr>
              <w:pStyle w:val="y-0"/>
              <w:rPr>
                <w:rFonts w:hint="eastAsia"/>
              </w:rPr>
            </w:pPr>
            <w:r w:rsidRPr="00400108">
              <w:t>{</w:t>
            </w:r>
          </w:p>
          <w:p w14:paraId="7EF05D0C" w14:textId="77777777" w:rsidR="00400108" w:rsidRPr="00400108" w:rsidRDefault="00400108" w:rsidP="00D4029B">
            <w:pPr>
              <w:pStyle w:val="y-0"/>
              <w:rPr>
                <w:rFonts w:hint="eastAsia"/>
              </w:rPr>
            </w:pPr>
            <w:r w:rsidRPr="00400108">
              <w:t>    "orderID": "2-102-1690657581837721600",</w:t>
            </w:r>
          </w:p>
          <w:p w14:paraId="662E8407" w14:textId="77777777" w:rsidR="00400108" w:rsidRPr="00400108" w:rsidRDefault="00400108" w:rsidP="00D4029B">
            <w:pPr>
              <w:pStyle w:val="y-0"/>
              <w:rPr>
                <w:rFonts w:hint="eastAsia"/>
              </w:rPr>
            </w:pPr>
            <w:r w:rsidRPr="00400108">
              <w:t>    "orgCode": "150000",</w:t>
            </w:r>
          </w:p>
          <w:p w14:paraId="218BE553" w14:textId="77777777" w:rsidR="00400108" w:rsidRPr="00400108" w:rsidRDefault="00400108" w:rsidP="00D4029B">
            <w:pPr>
              <w:pStyle w:val="y-0"/>
              <w:rPr>
                <w:rFonts w:hint="eastAsia"/>
              </w:rPr>
            </w:pPr>
            <w:r w:rsidRPr="00400108">
              <w:t>    "ispCode": "CM",</w:t>
            </w:r>
          </w:p>
          <w:p w14:paraId="0EE96065" w14:textId="77777777" w:rsidR="00400108" w:rsidRPr="00400108" w:rsidRDefault="00400108" w:rsidP="00D4029B">
            <w:pPr>
              <w:pStyle w:val="y-0"/>
              <w:rPr>
                <w:rFonts w:hint="eastAsia"/>
              </w:rPr>
            </w:pPr>
            <w:r w:rsidRPr="00400108">
              <w:t>    "ctxCode": 1,</w:t>
            </w:r>
          </w:p>
          <w:p w14:paraId="2A23C1DC" w14:textId="77777777" w:rsidR="00400108" w:rsidRPr="00400108" w:rsidRDefault="00400108" w:rsidP="00D4029B">
            <w:pPr>
              <w:pStyle w:val="y-0"/>
              <w:rPr>
                <w:rFonts w:hint="eastAsia"/>
              </w:rPr>
            </w:pPr>
            <w:r w:rsidRPr="00400108">
              <w:t>    "reqMsgCnt": "c6dfcb521623167e7dd7602a2a9f6d33"</w:t>
            </w:r>
          </w:p>
          <w:p w14:paraId="38D0CD1E" w14:textId="77777777" w:rsidR="00400108" w:rsidRPr="00400108" w:rsidRDefault="00400108" w:rsidP="00D4029B">
            <w:pPr>
              <w:pStyle w:val="y-0"/>
              <w:rPr>
                <w:rFonts w:hint="eastAsia"/>
              </w:rPr>
            </w:pPr>
            <w:r w:rsidRPr="00400108">
              <w:t>}</w:t>
            </w:r>
          </w:p>
          <w:p w14:paraId="0798EAF1" w14:textId="77777777" w:rsidR="00005070" w:rsidRDefault="00005070" w:rsidP="00D4029B">
            <w:pPr>
              <w:pStyle w:val="y-0"/>
              <w:rPr>
                <w:rFonts w:hint="eastAsia"/>
              </w:rPr>
            </w:pPr>
          </w:p>
        </w:tc>
      </w:tr>
      <w:tr w:rsidR="00005070" w14:paraId="37EB84F3" w14:textId="77777777" w:rsidTr="00296B82">
        <w:tc>
          <w:tcPr>
            <w:tcW w:w="1271" w:type="dxa"/>
            <w:vMerge/>
          </w:tcPr>
          <w:p w14:paraId="2BDE0E03" w14:textId="77777777" w:rsidR="00005070" w:rsidRDefault="00005070" w:rsidP="00D4029B">
            <w:pPr>
              <w:pStyle w:val="y-0"/>
              <w:rPr>
                <w:rFonts w:hint="eastAsia"/>
              </w:rPr>
            </w:pPr>
          </w:p>
        </w:tc>
        <w:tc>
          <w:tcPr>
            <w:tcW w:w="6946" w:type="dxa"/>
          </w:tcPr>
          <w:p w14:paraId="4A85AE7E" w14:textId="77777777" w:rsidR="00400108" w:rsidRPr="00400108" w:rsidRDefault="00400108" w:rsidP="00D4029B">
            <w:pPr>
              <w:pStyle w:val="y-0"/>
              <w:rPr>
                <w:rFonts w:hint="eastAsia"/>
              </w:rPr>
            </w:pPr>
            <w:r w:rsidRPr="00400108">
              <w:t>{</w:t>
            </w:r>
          </w:p>
          <w:p w14:paraId="0583F537" w14:textId="77777777" w:rsidR="00400108" w:rsidRPr="00400108" w:rsidRDefault="00400108" w:rsidP="00D4029B">
            <w:pPr>
              <w:pStyle w:val="y-0"/>
              <w:rPr>
                <w:rFonts w:hint="eastAsia"/>
              </w:rPr>
            </w:pPr>
            <w:r w:rsidRPr="00400108">
              <w:t>    "orderSubType": 102,</w:t>
            </w:r>
          </w:p>
          <w:p w14:paraId="3262DF80" w14:textId="77777777" w:rsidR="00400108" w:rsidRPr="00400108" w:rsidRDefault="00400108" w:rsidP="00D4029B">
            <w:pPr>
              <w:pStyle w:val="y-0"/>
              <w:rPr>
                <w:rFonts w:hint="eastAsia"/>
              </w:rPr>
            </w:pPr>
            <w:r w:rsidRPr="00400108">
              <w:t>    "tskReqParams": {</w:t>
            </w:r>
          </w:p>
          <w:p w14:paraId="162504E6" w14:textId="77777777" w:rsidR="00400108" w:rsidRPr="00400108" w:rsidRDefault="00400108" w:rsidP="00D4029B">
            <w:pPr>
              <w:pStyle w:val="y-0"/>
              <w:rPr>
                <w:rFonts w:hint="eastAsia"/>
              </w:rPr>
            </w:pPr>
            <w:r w:rsidRPr="00400108">
              <w:t>        "seq": 1,</w:t>
            </w:r>
          </w:p>
          <w:p w14:paraId="2539A567" w14:textId="77777777" w:rsidR="00400108" w:rsidRPr="00400108" w:rsidRDefault="00400108" w:rsidP="00D4029B">
            <w:pPr>
              <w:pStyle w:val="y-0"/>
              <w:rPr>
                <w:rFonts w:hint="eastAsia"/>
              </w:rPr>
            </w:pPr>
            <w:r w:rsidRPr="00400108">
              <w:t>        "tskScn": 1,</w:t>
            </w:r>
          </w:p>
          <w:p w14:paraId="2F8B1C96" w14:textId="77777777" w:rsidR="00400108" w:rsidRPr="00400108" w:rsidRDefault="00400108" w:rsidP="00D4029B">
            <w:pPr>
              <w:pStyle w:val="y-0"/>
              <w:rPr>
                <w:rFonts w:hint="eastAsia"/>
              </w:rPr>
            </w:pPr>
            <w:r w:rsidRPr="00400108">
              <w:t>        "rng": 1,</w:t>
            </w:r>
          </w:p>
          <w:p w14:paraId="06D47ADE" w14:textId="77777777" w:rsidR="00400108" w:rsidRPr="00400108" w:rsidRDefault="00400108" w:rsidP="00D4029B">
            <w:pPr>
              <w:pStyle w:val="y-0"/>
              <w:rPr>
                <w:rFonts w:hint="eastAsia"/>
              </w:rPr>
            </w:pPr>
            <w:r w:rsidRPr="00400108">
              <w:t>        "tskPriority": 1,</w:t>
            </w:r>
          </w:p>
          <w:p w14:paraId="207A37FE" w14:textId="77777777" w:rsidR="00400108" w:rsidRPr="00400108" w:rsidRDefault="00400108" w:rsidP="00D4029B">
            <w:pPr>
              <w:pStyle w:val="y-0"/>
              <w:rPr>
                <w:rFonts w:hint="eastAsia"/>
              </w:rPr>
            </w:pPr>
            <w:r w:rsidRPr="00400108">
              <w:t>        "tskInfo": "test",</w:t>
            </w:r>
          </w:p>
          <w:p w14:paraId="0BC2DE99" w14:textId="77777777" w:rsidR="00400108" w:rsidRPr="00400108" w:rsidRDefault="00400108" w:rsidP="00D4029B">
            <w:pPr>
              <w:pStyle w:val="y-0"/>
              <w:rPr>
                <w:rFonts w:hint="eastAsia"/>
              </w:rPr>
            </w:pPr>
            <w:r w:rsidRPr="00400108">
              <w:t>        "transID": "BcfaLV8vSDirkpPvDKOr5Q"</w:t>
            </w:r>
          </w:p>
          <w:p w14:paraId="4DE24675" w14:textId="77777777" w:rsidR="00400108" w:rsidRPr="00400108" w:rsidRDefault="00400108" w:rsidP="00D4029B">
            <w:pPr>
              <w:pStyle w:val="y-0"/>
              <w:rPr>
                <w:rFonts w:hint="eastAsia"/>
              </w:rPr>
            </w:pPr>
            <w:r w:rsidRPr="00400108">
              <w:t>    },</w:t>
            </w:r>
          </w:p>
          <w:p w14:paraId="7CB5DD27" w14:textId="77777777" w:rsidR="00400108" w:rsidRPr="00400108" w:rsidRDefault="00400108" w:rsidP="00D4029B">
            <w:pPr>
              <w:pStyle w:val="y-0"/>
              <w:rPr>
                <w:rFonts w:hint="eastAsia"/>
              </w:rPr>
            </w:pPr>
            <w:r w:rsidRPr="00400108">
              <w:t>    "timeStamp": "1691130640",</w:t>
            </w:r>
          </w:p>
          <w:p w14:paraId="67F21B86" w14:textId="77777777" w:rsidR="00400108" w:rsidRPr="00400108" w:rsidRDefault="00400108" w:rsidP="00D4029B">
            <w:pPr>
              <w:pStyle w:val="y-0"/>
              <w:rPr>
                <w:rFonts w:hint="eastAsia"/>
              </w:rPr>
            </w:pPr>
            <w:r w:rsidRPr="00400108">
              <w:t>    "sign": "eb57471f20bdbc871b9e913be944d80f775590510d86b051fa1caa45481ea800",</w:t>
            </w:r>
          </w:p>
          <w:p w14:paraId="4E16D558" w14:textId="77777777" w:rsidR="00400108" w:rsidRPr="00400108" w:rsidRDefault="00400108" w:rsidP="00D4029B">
            <w:pPr>
              <w:pStyle w:val="y-0"/>
              <w:rPr>
                <w:rFonts w:hint="eastAsia"/>
              </w:rPr>
            </w:pPr>
            <w:r w:rsidRPr="00400108">
              <w:t>    "vulLst": {</w:t>
            </w:r>
          </w:p>
          <w:p w14:paraId="5D037FDC" w14:textId="77777777" w:rsidR="00400108" w:rsidRPr="00400108" w:rsidRDefault="00400108" w:rsidP="00D4029B">
            <w:pPr>
              <w:pStyle w:val="y-0"/>
              <w:rPr>
                <w:rFonts w:hint="eastAsia"/>
              </w:rPr>
            </w:pPr>
            <w:r w:rsidRPr="00400108">
              <w:t>        "keyLst": [</w:t>
            </w:r>
          </w:p>
          <w:p w14:paraId="6A4D1487" w14:textId="77777777" w:rsidR="00400108" w:rsidRPr="00400108" w:rsidRDefault="00400108" w:rsidP="00D4029B">
            <w:pPr>
              <w:pStyle w:val="y-0"/>
              <w:rPr>
                <w:rFonts w:hint="eastAsia"/>
              </w:rPr>
            </w:pPr>
            <w:r w:rsidRPr="00400108">
              <w:t>            {</w:t>
            </w:r>
          </w:p>
          <w:p w14:paraId="2A1977AE" w14:textId="77777777" w:rsidR="00400108" w:rsidRPr="00400108" w:rsidRDefault="00400108" w:rsidP="00D4029B">
            <w:pPr>
              <w:pStyle w:val="y-0"/>
              <w:rPr>
                <w:rFonts w:hint="eastAsia"/>
              </w:rPr>
            </w:pPr>
            <w:r w:rsidRPr="00400108">
              <w:t>                "bslDate": "2023-08-04",</w:t>
            </w:r>
          </w:p>
          <w:p w14:paraId="2E11129F" w14:textId="77777777" w:rsidR="00400108" w:rsidRPr="00400108" w:rsidRDefault="00400108" w:rsidP="00D4029B">
            <w:pPr>
              <w:pStyle w:val="y-0"/>
              <w:rPr>
                <w:rFonts w:hint="eastAsia"/>
              </w:rPr>
            </w:pPr>
            <w:r w:rsidRPr="00400108">
              <w:t>                "assetType": "cpe:2.3:a:apache:log4j:1.2:-:*:*:*:*:*:*",</w:t>
            </w:r>
          </w:p>
          <w:p w14:paraId="60043161" w14:textId="77777777" w:rsidR="00400108" w:rsidRPr="00400108" w:rsidRDefault="00400108" w:rsidP="00D4029B">
            <w:pPr>
              <w:pStyle w:val="y-0"/>
              <w:rPr>
                <w:rFonts w:hint="eastAsia"/>
              </w:rPr>
            </w:pPr>
            <w:r w:rsidRPr="00400108">
              <w:t>                "orgVulID": "CVE-2025-27817",</w:t>
            </w:r>
          </w:p>
          <w:p w14:paraId="1BE74B5B" w14:textId="77777777" w:rsidR="00400108" w:rsidRPr="00400108" w:rsidRDefault="00400108" w:rsidP="00D4029B">
            <w:pPr>
              <w:pStyle w:val="y-0"/>
              <w:rPr>
                <w:rFonts w:hint="eastAsia"/>
              </w:rPr>
            </w:pPr>
            <w:r w:rsidRPr="00400108">
              <w:t>                "vulType": 24,</w:t>
            </w:r>
          </w:p>
          <w:p w14:paraId="134291DE" w14:textId="77777777" w:rsidR="00400108" w:rsidRPr="00400108" w:rsidRDefault="00400108" w:rsidP="00D4029B">
            <w:pPr>
              <w:pStyle w:val="y-0"/>
              <w:rPr>
                <w:rFonts w:hint="eastAsia"/>
              </w:rPr>
            </w:pPr>
            <w:r w:rsidRPr="00400108">
              <w:t>                "vulName": " Gauntlet防火墙溢出",</w:t>
            </w:r>
          </w:p>
          <w:p w14:paraId="7BE2A0C6" w14:textId="77777777" w:rsidR="00400108" w:rsidRPr="00400108" w:rsidRDefault="00400108" w:rsidP="00D4029B">
            <w:pPr>
              <w:pStyle w:val="y-0"/>
              <w:rPr>
                <w:rFonts w:hint="eastAsia"/>
              </w:rPr>
            </w:pPr>
            <w:r w:rsidRPr="00400108">
              <w:t>                "srcMethod": 1024,</w:t>
            </w:r>
          </w:p>
          <w:p w14:paraId="403ED5CC" w14:textId="77777777" w:rsidR="00400108" w:rsidRPr="00400108" w:rsidRDefault="00400108" w:rsidP="00D4029B">
            <w:pPr>
              <w:pStyle w:val="y-0"/>
              <w:rPr>
                <w:rFonts w:hint="eastAsia"/>
              </w:rPr>
            </w:pPr>
            <w:r w:rsidRPr="00400108">
              <w:t>                "bslVulVal": 123.0,</w:t>
            </w:r>
          </w:p>
          <w:p w14:paraId="459CD557" w14:textId="77777777" w:rsidR="00400108" w:rsidRPr="00400108" w:rsidRDefault="00400108" w:rsidP="00D4029B">
            <w:pPr>
              <w:pStyle w:val="y-0"/>
              <w:rPr>
                <w:rFonts w:hint="eastAsia"/>
              </w:rPr>
            </w:pPr>
            <w:r w:rsidRPr="00400108">
              <w:t>                "numOrg": 1,</w:t>
            </w:r>
          </w:p>
          <w:p w14:paraId="2CB14977" w14:textId="77777777" w:rsidR="00400108" w:rsidRPr="00400108" w:rsidRDefault="00400108" w:rsidP="00D4029B">
            <w:pPr>
              <w:pStyle w:val="y-0"/>
              <w:rPr>
                <w:rFonts w:hint="eastAsia"/>
              </w:rPr>
            </w:pPr>
            <w:r w:rsidRPr="00400108">
              <w:t>                "remed": "123",</w:t>
            </w:r>
          </w:p>
          <w:p w14:paraId="285C326C" w14:textId="77777777" w:rsidR="00400108" w:rsidRPr="00400108" w:rsidRDefault="00400108" w:rsidP="00D4029B">
            <w:pPr>
              <w:pStyle w:val="y-0"/>
              <w:rPr>
                <w:rFonts w:hint="eastAsia"/>
              </w:rPr>
            </w:pPr>
            <w:r w:rsidRPr="00400108">
              <w:t>                "lclID": "-1",</w:t>
            </w:r>
          </w:p>
          <w:p w14:paraId="74072B0E" w14:textId="77777777" w:rsidR="00400108" w:rsidRPr="00400108" w:rsidRDefault="00400108" w:rsidP="00D4029B">
            <w:pPr>
              <w:pStyle w:val="y-0"/>
              <w:rPr>
                <w:rFonts w:hint="eastAsia"/>
              </w:rPr>
            </w:pPr>
            <w:r w:rsidRPr="00400108">
              <w:t>                "fixLnk": "",</w:t>
            </w:r>
          </w:p>
          <w:p w14:paraId="520B9F69" w14:textId="77777777" w:rsidR="00400108" w:rsidRPr="00400108" w:rsidRDefault="00400108" w:rsidP="00D4029B">
            <w:pPr>
              <w:pStyle w:val="y-0"/>
              <w:rPr>
                <w:rFonts w:hint="eastAsia"/>
              </w:rPr>
            </w:pPr>
            <w:r w:rsidRPr="00400108">
              <w:t>                "numAfftCmpt": 1,</w:t>
            </w:r>
          </w:p>
          <w:p w14:paraId="22EF6B91" w14:textId="77777777" w:rsidR="00400108" w:rsidRPr="00400108" w:rsidRDefault="00400108" w:rsidP="00D4029B">
            <w:pPr>
              <w:pStyle w:val="y-0"/>
              <w:rPr>
                <w:rFonts w:hint="eastAsia"/>
              </w:rPr>
            </w:pPr>
            <w:r w:rsidRPr="00400108">
              <w:lastRenderedPageBreak/>
              <w:t>                "rsvdDesc": "",</w:t>
            </w:r>
          </w:p>
          <w:p w14:paraId="55FE6D25" w14:textId="77777777" w:rsidR="00400108" w:rsidRPr="00400108" w:rsidRDefault="00400108" w:rsidP="00D4029B">
            <w:pPr>
              <w:pStyle w:val="y-0"/>
              <w:rPr>
                <w:rFonts w:hint="eastAsia"/>
              </w:rPr>
            </w:pPr>
            <w:r w:rsidRPr="00400108">
              <w:t>                "vulLevel": 5,</w:t>
            </w:r>
          </w:p>
          <w:p w14:paraId="1CAE0B9F" w14:textId="77777777" w:rsidR="00400108" w:rsidRPr="00400108" w:rsidRDefault="00400108" w:rsidP="00D4029B">
            <w:pPr>
              <w:pStyle w:val="y-0"/>
              <w:rPr>
                <w:rFonts w:hint="eastAsia"/>
              </w:rPr>
            </w:pPr>
            <w:r w:rsidRPr="00400108">
              <w:t>                "vulDesc": "123",</w:t>
            </w:r>
          </w:p>
          <w:p w14:paraId="5C008ACF" w14:textId="77777777" w:rsidR="00400108" w:rsidRPr="00400108" w:rsidRDefault="00400108" w:rsidP="00D4029B">
            <w:pPr>
              <w:pStyle w:val="y-0"/>
              <w:rPr>
                <w:rFonts w:hint="eastAsia"/>
              </w:rPr>
            </w:pPr>
            <w:r w:rsidRPr="00400108">
              <w:t>                "pubOrgInfo": [</w:t>
            </w:r>
          </w:p>
          <w:p w14:paraId="1BD9FBF2" w14:textId="77777777" w:rsidR="00400108" w:rsidRPr="00400108" w:rsidRDefault="00400108" w:rsidP="00D4029B">
            <w:pPr>
              <w:pStyle w:val="y-0"/>
              <w:rPr>
                <w:rFonts w:hint="eastAsia"/>
              </w:rPr>
            </w:pPr>
            <w:r w:rsidRPr="00400108">
              <w:t>                    {</w:t>
            </w:r>
          </w:p>
          <w:p w14:paraId="14A3371A" w14:textId="77777777" w:rsidR="00400108" w:rsidRPr="00400108" w:rsidRDefault="00400108" w:rsidP="00D4029B">
            <w:pPr>
              <w:pStyle w:val="y-0"/>
              <w:rPr>
                <w:rFonts w:hint="eastAsia"/>
              </w:rPr>
            </w:pPr>
            <w:r w:rsidRPr="00400108">
              <w:t>                        "pubVulVal": 3.0,</w:t>
            </w:r>
          </w:p>
          <w:p w14:paraId="54859F29" w14:textId="77777777" w:rsidR="00400108" w:rsidRPr="00400108" w:rsidRDefault="00400108" w:rsidP="00D4029B">
            <w:pPr>
              <w:pStyle w:val="y-0"/>
              <w:rPr>
                <w:rFonts w:hint="eastAsia"/>
              </w:rPr>
            </w:pPr>
            <w:r w:rsidRPr="00400108">
              <w:t>                        "pubOrgID": "A02",</w:t>
            </w:r>
          </w:p>
          <w:p w14:paraId="2537C302" w14:textId="77777777" w:rsidR="00400108" w:rsidRPr="00400108" w:rsidRDefault="00400108" w:rsidP="00D4029B">
            <w:pPr>
              <w:pStyle w:val="y-0"/>
              <w:rPr>
                <w:rFonts w:hint="eastAsia"/>
              </w:rPr>
            </w:pPr>
            <w:r w:rsidRPr="00400108">
              <w:t>                        "pubVulID": "5201314",</w:t>
            </w:r>
          </w:p>
          <w:p w14:paraId="6740F8C5" w14:textId="77777777" w:rsidR="00400108" w:rsidRPr="00400108" w:rsidRDefault="00400108" w:rsidP="00D4029B">
            <w:pPr>
              <w:pStyle w:val="y-0"/>
              <w:rPr>
                <w:rFonts w:hint="eastAsia"/>
              </w:rPr>
            </w:pPr>
            <w:r w:rsidRPr="00400108">
              <w:t>                        "pubDate": "2023-08-08"</w:t>
            </w:r>
          </w:p>
          <w:p w14:paraId="42947DA0" w14:textId="77777777" w:rsidR="00400108" w:rsidRPr="00400108" w:rsidRDefault="00400108" w:rsidP="00D4029B">
            <w:pPr>
              <w:pStyle w:val="y-0"/>
              <w:rPr>
                <w:rFonts w:hint="eastAsia"/>
              </w:rPr>
            </w:pPr>
            <w:r w:rsidRPr="00400108">
              <w:t>                    }</w:t>
            </w:r>
          </w:p>
          <w:p w14:paraId="55A437B8" w14:textId="77777777" w:rsidR="00400108" w:rsidRPr="00400108" w:rsidRDefault="00400108" w:rsidP="00D4029B">
            <w:pPr>
              <w:pStyle w:val="y-0"/>
              <w:rPr>
                <w:rFonts w:hint="eastAsia"/>
              </w:rPr>
            </w:pPr>
            <w:r w:rsidRPr="00400108">
              <w:t>                ],</w:t>
            </w:r>
          </w:p>
          <w:p w14:paraId="17FA6A75" w14:textId="77777777" w:rsidR="00400108" w:rsidRPr="00400108" w:rsidRDefault="00400108" w:rsidP="00D4029B">
            <w:pPr>
              <w:pStyle w:val="y-0"/>
              <w:rPr>
                <w:rFonts w:hint="eastAsia"/>
              </w:rPr>
            </w:pPr>
            <w:r w:rsidRPr="00400108">
              <w:t>                "vulID": "MVM-2023-1687323194505175040",</w:t>
            </w:r>
          </w:p>
          <w:p w14:paraId="7CD2D175" w14:textId="77777777" w:rsidR="00400108" w:rsidRPr="00400108" w:rsidRDefault="00400108" w:rsidP="00D4029B">
            <w:pPr>
              <w:pStyle w:val="y-0"/>
              <w:rPr>
                <w:rFonts w:hint="eastAsia"/>
              </w:rPr>
            </w:pPr>
            <w:r w:rsidRPr="00400108">
              <w:t>                "vulPocDesc": "NAI Gauntlet防火墙中所带的过滤软件",</w:t>
            </w:r>
          </w:p>
          <w:p w14:paraId="3EBA763B" w14:textId="77777777" w:rsidR="00400108" w:rsidRPr="00400108" w:rsidRDefault="00400108" w:rsidP="00D4029B">
            <w:pPr>
              <w:pStyle w:val="y-0"/>
              <w:rPr>
                <w:rFonts w:hint="eastAsia"/>
              </w:rPr>
            </w:pPr>
            <w:r w:rsidRPr="00400108">
              <w:t>                "afftCmptInfo": [</w:t>
            </w:r>
          </w:p>
          <w:p w14:paraId="125691AC" w14:textId="77777777" w:rsidR="00400108" w:rsidRPr="00400108" w:rsidRDefault="00400108" w:rsidP="00D4029B">
            <w:pPr>
              <w:pStyle w:val="y-0"/>
              <w:rPr>
                <w:rFonts w:hint="eastAsia"/>
              </w:rPr>
            </w:pPr>
            <w:r w:rsidRPr="00400108">
              <w:t>                    {</w:t>
            </w:r>
          </w:p>
          <w:p w14:paraId="1E1F3DF7" w14:textId="77777777" w:rsidR="00400108" w:rsidRPr="00400108" w:rsidRDefault="00400108" w:rsidP="00D4029B">
            <w:pPr>
              <w:pStyle w:val="y-0"/>
              <w:rPr>
                <w:rFonts w:hint="eastAsia"/>
              </w:rPr>
            </w:pPr>
            <w:r w:rsidRPr="00400108">
              <w:t>                        "cmptVendor": "组件厂商a",</w:t>
            </w:r>
          </w:p>
          <w:p w14:paraId="2F98F556" w14:textId="77777777" w:rsidR="00400108" w:rsidRPr="00400108" w:rsidRDefault="00400108" w:rsidP="00D4029B">
            <w:pPr>
              <w:pStyle w:val="y-0"/>
              <w:rPr>
                <w:rFonts w:hint="eastAsia"/>
              </w:rPr>
            </w:pPr>
            <w:r w:rsidRPr="00400108">
              <w:t>                        "cmptName": "组件名a称",</w:t>
            </w:r>
          </w:p>
          <w:p w14:paraId="1A08BE75" w14:textId="77777777" w:rsidR="00400108" w:rsidRPr="00400108" w:rsidRDefault="00400108" w:rsidP="00D4029B">
            <w:pPr>
              <w:pStyle w:val="y-0"/>
              <w:rPr>
                <w:rFonts w:hint="eastAsia"/>
              </w:rPr>
            </w:pPr>
            <w:r w:rsidRPr="00400108">
              <w:t>                        "cmptVer": "组件版a本",</w:t>
            </w:r>
          </w:p>
          <w:p w14:paraId="5C7F5CA7" w14:textId="77777777" w:rsidR="00400108" w:rsidRPr="00400108" w:rsidRDefault="00400108" w:rsidP="00D4029B">
            <w:pPr>
              <w:pStyle w:val="y-0"/>
              <w:rPr>
                <w:rFonts w:hint="eastAsia"/>
              </w:rPr>
            </w:pPr>
            <w:r w:rsidRPr="00400108">
              <w:t>                        "cmptClass": 2</w:t>
            </w:r>
          </w:p>
          <w:p w14:paraId="1D125DD1" w14:textId="77777777" w:rsidR="00400108" w:rsidRPr="00400108" w:rsidRDefault="00400108" w:rsidP="00D4029B">
            <w:pPr>
              <w:pStyle w:val="y-0"/>
              <w:rPr>
                <w:rFonts w:hint="eastAsia"/>
              </w:rPr>
            </w:pPr>
            <w:r w:rsidRPr="00400108">
              <w:t>                    }</w:t>
            </w:r>
          </w:p>
          <w:p w14:paraId="64A5EB06" w14:textId="77777777" w:rsidR="00400108" w:rsidRPr="00400108" w:rsidRDefault="00400108" w:rsidP="00D4029B">
            <w:pPr>
              <w:pStyle w:val="y-0"/>
              <w:rPr>
                <w:rFonts w:hint="eastAsia"/>
              </w:rPr>
            </w:pPr>
            <w:r w:rsidRPr="00400108">
              <w:t>                ],</w:t>
            </w:r>
          </w:p>
          <w:p w14:paraId="4C3625B0" w14:textId="77777777" w:rsidR="00400108" w:rsidRPr="00400108" w:rsidRDefault="00400108" w:rsidP="00D4029B">
            <w:pPr>
              <w:pStyle w:val="y-0"/>
              <w:rPr>
                <w:rFonts w:hint="eastAsia"/>
              </w:rPr>
            </w:pPr>
            <w:r w:rsidRPr="00400108">
              <w:t>                "vulStat": 1,</w:t>
            </w:r>
          </w:p>
          <w:p w14:paraId="5450A8FA" w14:textId="77777777" w:rsidR="00400108" w:rsidRPr="00400108" w:rsidRDefault="00400108" w:rsidP="00D4029B">
            <w:pPr>
              <w:pStyle w:val="y-0"/>
              <w:rPr>
                <w:rFonts w:hint="eastAsia"/>
              </w:rPr>
            </w:pPr>
            <w:r w:rsidRPr="00400108">
              <w:t>                "expPath": 1</w:t>
            </w:r>
          </w:p>
          <w:p w14:paraId="356F6912" w14:textId="77777777" w:rsidR="00400108" w:rsidRPr="00400108" w:rsidRDefault="00400108" w:rsidP="00D4029B">
            <w:pPr>
              <w:pStyle w:val="y-0"/>
              <w:rPr>
                <w:rFonts w:hint="eastAsia"/>
              </w:rPr>
            </w:pPr>
            <w:r w:rsidRPr="00400108">
              <w:t>            }</w:t>
            </w:r>
          </w:p>
          <w:p w14:paraId="0E1EA0BF" w14:textId="77777777" w:rsidR="00400108" w:rsidRPr="00400108" w:rsidRDefault="00400108" w:rsidP="00D4029B">
            <w:pPr>
              <w:pStyle w:val="y-0"/>
              <w:rPr>
                <w:rFonts w:hint="eastAsia"/>
              </w:rPr>
            </w:pPr>
            <w:r w:rsidRPr="00400108">
              <w:t>        ],</w:t>
            </w:r>
          </w:p>
          <w:p w14:paraId="4809849F" w14:textId="77777777" w:rsidR="00400108" w:rsidRPr="00400108" w:rsidRDefault="00400108" w:rsidP="00D4029B">
            <w:pPr>
              <w:pStyle w:val="y-0"/>
              <w:rPr>
                <w:rFonts w:hint="eastAsia"/>
              </w:rPr>
            </w:pPr>
            <w:r w:rsidRPr="00400108">
              <w:t>        "vulNum": 1</w:t>
            </w:r>
          </w:p>
          <w:p w14:paraId="30319B4F" w14:textId="77777777" w:rsidR="00400108" w:rsidRPr="00400108" w:rsidRDefault="00400108" w:rsidP="00D4029B">
            <w:pPr>
              <w:pStyle w:val="y-0"/>
              <w:rPr>
                <w:rFonts w:hint="eastAsia"/>
              </w:rPr>
            </w:pPr>
            <w:r w:rsidRPr="00400108">
              <w:t>    },</w:t>
            </w:r>
          </w:p>
          <w:p w14:paraId="7A1FED7A" w14:textId="77777777" w:rsidR="00400108" w:rsidRPr="00400108" w:rsidRDefault="00400108" w:rsidP="00D4029B">
            <w:pPr>
              <w:pStyle w:val="y-0"/>
              <w:rPr>
                <w:rFonts w:hint="eastAsia"/>
              </w:rPr>
            </w:pPr>
            <w:r w:rsidRPr="00400108">
              <w:t>    "orderType": 2,</w:t>
            </w:r>
          </w:p>
          <w:p w14:paraId="35E661F9" w14:textId="77777777" w:rsidR="00400108" w:rsidRPr="00400108" w:rsidRDefault="00400108" w:rsidP="00D4029B">
            <w:pPr>
              <w:pStyle w:val="y-0"/>
              <w:rPr>
                <w:rFonts w:hint="eastAsia"/>
              </w:rPr>
            </w:pPr>
            <w:r w:rsidRPr="00400108">
              <w:t>    "data": {</w:t>
            </w:r>
          </w:p>
          <w:p w14:paraId="624962A6" w14:textId="77777777" w:rsidR="00400108" w:rsidRPr="00400108" w:rsidRDefault="00400108" w:rsidP="00D4029B">
            <w:pPr>
              <w:pStyle w:val="y-0"/>
              <w:rPr>
                <w:rFonts w:hint="eastAsia"/>
              </w:rPr>
            </w:pPr>
            <w:r w:rsidRPr="00400108">
              <w:t>        "numFiles": 1,</w:t>
            </w:r>
          </w:p>
          <w:p w14:paraId="345A684D" w14:textId="77777777" w:rsidR="00400108" w:rsidRPr="00400108" w:rsidRDefault="00400108" w:rsidP="00D4029B">
            <w:pPr>
              <w:pStyle w:val="y-0"/>
              <w:rPr>
                <w:rFonts w:hint="eastAsia"/>
              </w:rPr>
            </w:pPr>
            <w:r w:rsidRPr="00400108">
              <w:t>        "numTgzs": 1,</w:t>
            </w:r>
          </w:p>
          <w:p w14:paraId="0B601E54" w14:textId="77777777" w:rsidR="00400108" w:rsidRPr="00400108" w:rsidRDefault="00400108" w:rsidP="00D4029B">
            <w:pPr>
              <w:pStyle w:val="y-0"/>
              <w:rPr>
                <w:rFonts w:hint="eastAsia"/>
              </w:rPr>
            </w:pPr>
            <w:r w:rsidRPr="00400108">
              <w:t>        "fileInfoLst": [</w:t>
            </w:r>
          </w:p>
          <w:p w14:paraId="01783384" w14:textId="77777777" w:rsidR="00400108" w:rsidRPr="00400108" w:rsidRDefault="00400108" w:rsidP="00D4029B">
            <w:pPr>
              <w:pStyle w:val="y-0"/>
              <w:rPr>
                <w:rFonts w:hint="eastAsia"/>
              </w:rPr>
            </w:pPr>
            <w:r w:rsidRPr="00400108">
              <w:t>            {</w:t>
            </w:r>
          </w:p>
          <w:p w14:paraId="7B5D0EDD" w14:textId="2ED1699A" w:rsidR="00400108" w:rsidRPr="00400108" w:rsidRDefault="00400108" w:rsidP="00D4029B">
            <w:pPr>
              <w:pStyle w:val="y-0"/>
              <w:rPr>
                <w:rFonts w:hint="eastAsia"/>
              </w:rPr>
            </w:pPr>
            <w:r w:rsidRPr="00400108">
              <w:t>                "name": "</w:t>
            </w:r>
            <w:ins w:id="363" w:author="俊林 杨" w:date="2025-07-03T16:15:00Z" w16du:dateUtc="2025-07-03T08:15:00Z">
              <w:r w:rsidR="00B27D2D">
                <w:rPr>
                  <w:rFonts w:hint="eastAsia"/>
                </w:rPr>
                <w:t>POC</w:t>
              </w:r>
            </w:ins>
            <w:ins w:id="364" w:author="俊林 杨" w:date="2025-07-03T15:54:00Z" w16du:dateUtc="2025-07-03T07:54:00Z">
              <w:r w:rsidR="00165808">
                <w:t>_</w:t>
              </w:r>
            </w:ins>
            <w:ins w:id="365" w:author="俊林 杨" w:date="2025-07-03T15:55:00Z" w16du:dateUtc="2025-07-03T07:55:00Z">
              <w:r w:rsidR="00165808">
                <w:t>MVM-2023-1687323194505175040</w:t>
              </w:r>
            </w:ins>
            <w:ins w:id="366" w:author="俊林 杨" w:date="2025-07-03T15:54:00Z" w16du:dateUtc="2025-07-03T07:54:00Z">
              <w:r w:rsidR="00165808">
                <w:t>.py</w:t>
              </w:r>
            </w:ins>
            <w:del w:id="367" w:author="俊林 杨" w:date="2025-07-03T15:54:00Z" w16du:dateUtc="2025-07-03T07:54:00Z">
              <w:r w:rsidRPr="00400108" w:rsidDel="00165808">
                <w:delText>filename.json</w:delText>
              </w:r>
            </w:del>
            <w:r w:rsidRPr="00400108">
              <w:t>",</w:t>
            </w:r>
          </w:p>
          <w:p w14:paraId="3C10322B" w14:textId="3980E445" w:rsidR="00400108" w:rsidRPr="00400108" w:rsidRDefault="00400108" w:rsidP="00D4029B">
            <w:pPr>
              <w:pStyle w:val="y-0"/>
              <w:rPr>
                <w:rFonts w:hint="eastAsia"/>
              </w:rPr>
            </w:pPr>
            <w:r w:rsidRPr="00400108">
              <w:t>                "dataType": "</w:t>
            </w:r>
            <w:del w:id="368" w:author="俊林 杨" w:date="2025-07-03T15:55:00Z" w16du:dateUtc="2025-07-03T07:55:00Z">
              <w:r w:rsidRPr="00400108" w:rsidDel="00165808">
                <w:delText>json</w:delText>
              </w:r>
            </w:del>
            <w:ins w:id="369" w:author="俊林 杨" w:date="2025-07-03T15:55:00Z" w16du:dateUtc="2025-07-03T07:55:00Z">
              <w:r w:rsidR="00165808">
                <w:rPr>
                  <w:rFonts w:hint="eastAsia"/>
                </w:rPr>
                <w:t>file</w:t>
              </w:r>
            </w:ins>
            <w:r w:rsidRPr="00400108">
              <w:t>",</w:t>
            </w:r>
          </w:p>
          <w:p w14:paraId="546160A1" w14:textId="65CC15DE" w:rsidR="00400108" w:rsidRPr="00400108" w:rsidRDefault="00400108" w:rsidP="00D4029B">
            <w:pPr>
              <w:pStyle w:val="y-0"/>
              <w:rPr>
                <w:rFonts w:hint="eastAsia"/>
              </w:rPr>
            </w:pPr>
            <w:r w:rsidRPr="00400108">
              <w:t>                "objectID": "</w:t>
            </w:r>
            <w:ins w:id="370" w:author="俊林 杨" w:date="2025-07-03T15:55:00Z" w16du:dateUtc="2025-07-03T07:55:00Z">
              <w:r w:rsidR="00165808">
                <w:t>MVM-2023-1687323194505175040</w:t>
              </w:r>
            </w:ins>
            <w:r w:rsidRPr="00400108">
              <w:t>",</w:t>
            </w:r>
          </w:p>
          <w:p w14:paraId="36C4E57E" w14:textId="76D7C2F2" w:rsidR="00400108" w:rsidRPr="00400108" w:rsidRDefault="00400108" w:rsidP="00D4029B">
            <w:pPr>
              <w:pStyle w:val="y-0"/>
              <w:rPr>
                <w:rFonts w:hint="eastAsia"/>
              </w:rPr>
            </w:pPr>
            <w:r w:rsidRPr="00400108">
              <w:t xml:space="preserve">                "svcType": </w:t>
            </w:r>
            <w:ins w:id="371" w:author="俊林 杨" w:date="2025-07-03T15:56:00Z" w16du:dateUtc="2025-07-03T07:56:00Z">
              <w:r w:rsidR="00165808">
                <w:rPr>
                  <w:rFonts w:hint="eastAsia"/>
                </w:rPr>
                <w:t>6</w:t>
              </w:r>
            </w:ins>
            <w:del w:id="372" w:author="俊林 杨" w:date="2025-07-03T15:56:00Z" w16du:dateUtc="2025-07-03T07:56:00Z">
              <w:r w:rsidRPr="00400108" w:rsidDel="00165808">
                <w:delText>7</w:delText>
              </w:r>
            </w:del>
            <w:r w:rsidRPr="00400108">
              <w:t>,</w:t>
            </w:r>
          </w:p>
          <w:p w14:paraId="3AA4E6EB" w14:textId="77777777" w:rsidR="00400108" w:rsidRPr="00400108" w:rsidRDefault="00400108" w:rsidP="00D4029B">
            <w:pPr>
              <w:pStyle w:val="y-0"/>
              <w:rPr>
                <w:rFonts w:hint="eastAsia"/>
              </w:rPr>
            </w:pPr>
            <w:r w:rsidRPr="00400108">
              <w:t>                "reserved": ""</w:t>
            </w:r>
          </w:p>
          <w:p w14:paraId="633B9E89" w14:textId="77777777" w:rsidR="00400108" w:rsidRPr="00400108" w:rsidRDefault="00400108" w:rsidP="00D4029B">
            <w:pPr>
              <w:pStyle w:val="y-0"/>
              <w:rPr>
                <w:rFonts w:hint="eastAsia"/>
              </w:rPr>
            </w:pPr>
            <w:r w:rsidRPr="00400108">
              <w:t>            }</w:t>
            </w:r>
          </w:p>
          <w:p w14:paraId="013DCD75" w14:textId="77777777" w:rsidR="00400108" w:rsidRPr="00400108" w:rsidRDefault="00400108" w:rsidP="00D4029B">
            <w:pPr>
              <w:pStyle w:val="y-0"/>
              <w:rPr>
                <w:rFonts w:hint="eastAsia"/>
              </w:rPr>
            </w:pPr>
            <w:r w:rsidRPr="00400108">
              <w:t>        ]</w:t>
            </w:r>
          </w:p>
          <w:p w14:paraId="3AFFB342" w14:textId="77777777" w:rsidR="00400108" w:rsidRPr="00400108" w:rsidRDefault="00400108" w:rsidP="00D4029B">
            <w:pPr>
              <w:pStyle w:val="y-0"/>
              <w:rPr>
                <w:rFonts w:hint="eastAsia"/>
              </w:rPr>
            </w:pPr>
            <w:r w:rsidRPr="00400108">
              <w:t>    }</w:t>
            </w:r>
          </w:p>
          <w:p w14:paraId="7E8CB5D4" w14:textId="77777777" w:rsidR="00400108" w:rsidRPr="00400108" w:rsidRDefault="00400108" w:rsidP="00D4029B">
            <w:pPr>
              <w:pStyle w:val="y-0"/>
              <w:rPr>
                <w:rFonts w:hint="eastAsia"/>
              </w:rPr>
            </w:pPr>
            <w:r w:rsidRPr="00400108">
              <w:lastRenderedPageBreak/>
              <w:t>}</w:t>
            </w:r>
          </w:p>
          <w:p w14:paraId="00CC47CF" w14:textId="77777777" w:rsidR="00005070" w:rsidRDefault="00005070" w:rsidP="00D4029B">
            <w:pPr>
              <w:pStyle w:val="y-0"/>
              <w:rPr>
                <w:rFonts w:hint="eastAsia"/>
              </w:rPr>
            </w:pPr>
          </w:p>
        </w:tc>
      </w:tr>
      <w:tr w:rsidR="00005070" w14:paraId="4A0615A4" w14:textId="77777777" w:rsidTr="00296B82">
        <w:tc>
          <w:tcPr>
            <w:tcW w:w="1271" w:type="dxa"/>
            <w:vMerge w:val="restart"/>
          </w:tcPr>
          <w:p w14:paraId="61583352" w14:textId="77777777" w:rsidR="00005070" w:rsidRDefault="00005070" w:rsidP="00D4029B">
            <w:pPr>
              <w:pStyle w:val="y-0"/>
              <w:rPr>
                <w:rFonts w:hint="eastAsia"/>
              </w:rPr>
            </w:pPr>
            <w:r>
              <w:rPr>
                <w:rFonts w:hint="eastAsia"/>
              </w:rPr>
              <w:lastRenderedPageBreak/>
              <w:t>响应体</w:t>
            </w:r>
          </w:p>
        </w:tc>
        <w:tc>
          <w:tcPr>
            <w:tcW w:w="6946" w:type="dxa"/>
          </w:tcPr>
          <w:p w14:paraId="134D49C4" w14:textId="77777777" w:rsidR="00400108" w:rsidRPr="00400108" w:rsidRDefault="00400108" w:rsidP="00D4029B">
            <w:pPr>
              <w:pStyle w:val="y-0"/>
              <w:rPr>
                <w:rFonts w:hint="eastAsia"/>
              </w:rPr>
            </w:pPr>
            <w:r w:rsidRPr="00400108">
              <w:t>{</w:t>
            </w:r>
          </w:p>
          <w:p w14:paraId="1713901D" w14:textId="77777777" w:rsidR="00400108" w:rsidRPr="00400108" w:rsidRDefault="00400108" w:rsidP="00D4029B">
            <w:pPr>
              <w:pStyle w:val="y-0"/>
              <w:rPr>
                <w:rFonts w:hint="eastAsia"/>
              </w:rPr>
            </w:pPr>
            <w:r w:rsidRPr="00400108">
              <w:t>    "orderID": "2-102-1690657581837721600",</w:t>
            </w:r>
          </w:p>
          <w:p w14:paraId="648C6CF1" w14:textId="77777777" w:rsidR="00400108" w:rsidRPr="00400108" w:rsidRDefault="00400108" w:rsidP="00D4029B">
            <w:pPr>
              <w:pStyle w:val="y-0"/>
              <w:rPr>
                <w:rFonts w:hint="eastAsia"/>
              </w:rPr>
            </w:pPr>
            <w:r w:rsidRPr="00400108">
              <w:t>    "statusCode": 0,</w:t>
            </w:r>
          </w:p>
          <w:p w14:paraId="7A3C5388" w14:textId="77777777" w:rsidR="00400108" w:rsidRPr="00400108" w:rsidRDefault="00400108" w:rsidP="00D4029B">
            <w:pPr>
              <w:pStyle w:val="y-0"/>
              <w:rPr>
                <w:rFonts w:hint="eastAsia"/>
              </w:rPr>
            </w:pPr>
            <w:r w:rsidRPr="00400108">
              <w:t>    "statusText": "success.",</w:t>
            </w:r>
          </w:p>
          <w:p w14:paraId="775D7D84" w14:textId="77777777" w:rsidR="00400108" w:rsidRPr="00400108" w:rsidRDefault="00400108" w:rsidP="00D4029B">
            <w:pPr>
              <w:pStyle w:val="y-0"/>
              <w:rPr>
                <w:rFonts w:hint="eastAsia"/>
              </w:rPr>
            </w:pPr>
            <w:r w:rsidRPr="00400108">
              <w:t>    "rspMsgCnt": "a7125c6db31abe3a6e94491ed21f4cd3"</w:t>
            </w:r>
          </w:p>
          <w:p w14:paraId="58A52D8F" w14:textId="77777777" w:rsidR="00400108" w:rsidRPr="00400108" w:rsidRDefault="00400108" w:rsidP="00D4029B">
            <w:pPr>
              <w:pStyle w:val="y-0"/>
              <w:rPr>
                <w:rFonts w:hint="eastAsia"/>
              </w:rPr>
            </w:pPr>
            <w:r w:rsidRPr="00400108">
              <w:t>}</w:t>
            </w:r>
          </w:p>
          <w:p w14:paraId="0FB5BC50" w14:textId="77777777" w:rsidR="00005070" w:rsidRDefault="00005070" w:rsidP="00D4029B">
            <w:pPr>
              <w:pStyle w:val="y-0"/>
              <w:rPr>
                <w:rFonts w:hint="eastAsia"/>
              </w:rPr>
            </w:pPr>
          </w:p>
        </w:tc>
      </w:tr>
      <w:tr w:rsidR="00005070" w14:paraId="6431EE38" w14:textId="77777777" w:rsidTr="00296B82">
        <w:tc>
          <w:tcPr>
            <w:tcW w:w="1271" w:type="dxa"/>
            <w:vMerge/>
          </w:tcPr>
          <w:p w14:paraId="6679007A" w14:textId="77777777" w:rsidR="00005070" w:rsidRDefault="00005070" w:rsidP="00D4029B">
            <w:pPr>
              <w:pStyle w:val="y-0"/>
              <w:rPr>
                <w:rFonts w:hint="eastAsia"/>
              </w:rPr>
            </w:pPr>
          </w:p>
        </w:tc>
        <w:tc>
          <w:tcPr>
            <w:tcW w:w="6946" w:type="dxa"/>
          </w:tcPr>
          <w:p w14:paraId="646B4236" w14:textId="77777777" w:rsidR="00400108" w:rsidRPr="00400108" w:rsidRDefault="00400108" w:rsidP="00D4029B">
            <w:pPr>
              <w:pStyle w:val="y-0"/>
              <w:rPr>
                <w:rFonts w:hint="eastAsia"/>
              </w:rPr>
            </w:pPr>
            <w:r w:rsidRPr="00400108">
              <w:t>{</w:t>
            </w:r>
          </w:p>
          <w:p w14:paraId="01D7EFBB" w14:textId="77777777" w:rsidR="00400108" w:rsidRPr="00400108" w:rsidRDefault="00400108" w:rsidP="00D4029B">
            <w:pPr>
              <w:pStyle w:val="y-0"/>
              <w:rPr>
                <w:rFonts w:hint="eastAsia"/>
              </w:rPr>
            </w:pPr>
            <w:r w:rsidRPr="00400108">
              <w:t>    "orderType": 2,</w:t>
            </w:r>
          </w:p>
          <w:p w14:paraId="541491CE" w14:textId="77777777" w:rsidR="00400108" w:rsidRPr="00400108" w:rsidRDefault="00400108" w:rsidP="00D4029B">
            <w:pPr>
              <w:pStyle w:val="y-0"/>
              <w:rPr>
                <w:rFonts w:hint="eastAsia"/>
              </w:rPr>
            </w:pPr>
            <w:r w:rsidRPr="00400108">
              <w:t>    "orderSubType": 102,</w:t>
            </w:r>
          </w:p>
          <w:p w14:paraId="342A6082" w14:textId="77777777" w:rsidR="00400108" w:rsidRPr="00400108" w:rsidRDefault="00400108" w:rsidP="00D4029B">
            <w:pPr>
              <w:pStyle w:val="y-0"/>
              <w:rPr>
                <w:rFonts w:hint="eastAsia"/>
              </w:rPr>
            </w:pPr>
            <w:r w:rsidRPr="00400108">
              <w:t>    "timeStamp": "1692003304",</w:t>
            </w:r>
          </w:p>
          <w:p w14:paraId="58C52F72" w14:textId="77777777" w:rsidR="00400108" w:rsidRPr="00400108" w:rsidRDefault="00400108" w:rsidP="00D4029B">
            <w:pPr>
              <w:pStyle w:val="y-0"/>
              <w:rPr>
                <w:rFonts w:hint="eastAsia"/>
              </w:rPr>
            </w:pPr>
            <w:r w:rsidRPr="00400108">
              <w:t>    "sign": "d74cec6d7e8c6f60623e102e26b07793953590e4a97b452b794293d2d4506031",</w:t>
            </w:r>
          </w:p>
          <w:p w14:paraId="1FBA088D" w14:textId="77777777" w:rsidR="00400108" w:rsidRPr="00400108" w:rsidRDefault="00400108" w:rsidP="00D4029B">
            <w:pPr>
              <w:pStyle w:val="y-0"/>
              <w:rPr>
                <w:rFonts w:hint="eastAsia"/>
              </w:rPr>
            </w:pPr>
            <w:r w:rsidRPr="00400108">
              <w:t>    "tskRspParams": {</w:t>
            </w:r>
          </w:p>
          <w:p w14:paraId="3EE6BE6C" w14:textId="77777777" w:rsidR="00400108" w:rsidRPr="00400108" w:rsidRDefault="00400108" w:rsidP="00D4029B">
            <w:pPr>
              <w:pStyle w:val="y-0"/>
              <w:rPr>
                <w:rFonts w:hint="eastAsia"/>
              </w:rPr>
            </w:pPr>
            <w:r w:rsidRPr="00400108">
              <w:t>        "tskProcIndication": 100,</w:t>
            </w:r>
          </w:p>
          <w:p w14:paraId="35240DBA" w14:textId="77777777" w:rsidR="00400108" w:rsidRPr="00400108" w:rsidRDefault="00400108" w:rsidP="00D4029B">
            <w:pPr>
              <w:pStyle w:val="y-0"/>
              <w:rPr>
                <w:rFonts w:hint="eastAsia"/>
              </w:rPr>
            </w:pPr>
            <w:r w:rsidRPr="00400108">
              <w:t>        "logNum": -1,</w:t>
            </w:r>
          </w:p>
          <w:p w14:paraId="432F5FE7" w14:textId="77777777" w:rsidR="00400108" w:rsidRPr="00400108" w:rsidRDefault="00400108" w:rsidP="00D4029B">
            <w:pPr>
              <w:pStyle w:val="y-0"/>
              <w:rPr>
                <w:rFonts w:hint="eastAsia"/>
              </w:rPr>
            </w:pPr>
            <w:r w:rsidRPr="00400108">
              <w:t>        "prcVulNum": -1,</w:t>
            </w:r>
          </w:p>
          <w:p w14:paraId="0B7EF7C3" w14:textId="77777777" w:rsidR="00400108" w:rsidRPr="00400108" w:rsidRDefault="00400108" w:rsidP="00D4029B">
            <w:pPr>
              <w:pStyle w:val="y-0"/>
              <w:rPr>
                <w:rFonts w:hint="eastAsia"/>
              </w:rPr>
            </w:pPr>
            <w:r w:rsidRPr="00400108">
              <w:t>        "prcPwNum": -1,</w:t>
            </w:r>
          </w:p>
          <w:p w14:paraId="20F3BB53" w14:textId="77777777" w:rsidR="00400108" w:rsidRPr="00400108" w:rsidRDefault="00400108" w:rsidP="00D4029B">
            <w:pPr>
              <w:pStyle w:val="y-0"/>
              <w:rPr>
                <w:rFonts w:hint="eastAsia"/>
              </w:rPr>
            </w:pPr>
            <w:r w:rsidRPr="00400108">
              <w:t>        "toPrcAstNum": 1,</w:t>
            </w:r>
          </w:p>
          <w:p w14:paraId="41661D91" w14:textId="77777777" w:rsidR="00400108" w:rsidRPr="00400108" w:rsidRDefault="00400108" w:rsidP="00D4029B">
            <w:pPr>
              <w:pStyle w:val="y-0"/>
              <w:rPr>
                <w:rFonts w:hint="eastAsia"/>
              </w:rPr>
            </w:pPr>
            <w:r w:rsidRPr="00400108">
              <w:t>        "prcAstNum": 1,</w:t>
            </w:r>
          </w:p>
          <w:p w14:paraId="05892948" w14:textId="77777777" w:rsidR="00400108" w:rsidRPr="00400108" w:rsidRDefault="00400108" w:rsidP="00D4029B">
            <w:pPr>
              <w:pStyle w:val="y-0"/>
              <w:rPr>
                <w:rFonts w:hint="eastAsia"/>
              </w:rPr>
            </w:pPr>
            <w:r w:rsidRPr="00400108">
              <w:t>        "exRsnLst": [</w:t>
            </w:r>
          </w:p>
          <w:p w14:paraId="7A016E51" w14:textId="77777777" w:rsidR="00400108" w:rsidRPr="00400108" w:rsidRDefault="00400108" w:rsidP="00D4029B">
            <w:pPr>
              <w:pStyle w:val="y-0"/>
              <w:rPr>
                <w:rFonts w:hint="eastAsia"/>
              </w:rPr>
            </w:pPr>
            <w:r w:rsidRPr="00400108">
              <w:t>            -1,</w:t>
            </w:r>
          </w:p>
          <w:p w14:paraId="23F21E5A" w14:textId="77777777" w:rsidR="00400108" w:rsidRPr="00400108" w:rsidRDefault="00400108" w:rsidP="00D4029B">
            <w:pPr>
              <w:pStyle w:val="y-0"/>
              <w:rPr>
                <w:rFonts w:hint="eastAsia"/>
              </w:rPr>
            </w:pPr>
            <w:r w:rsidRPr="00400108">
              <w:t>            -1,</w:t>
            </w:r>
          </w:p>
          <w:p w14:paraId="1A831F2A" w14:textId="77777777" w:rsidR="00400108" w:rsidRPr="00400108" w:rsidRDefault="00400108" w:rsidP="00D4029B">
            <w:pPr>
              <w:pStyle w:val="y-0"/>
              <w:rPr>
                <w:rFonts w:hint="eastAsia"/>
              </w:rPr>
            </w:pPr>
            <w:r w:rsidRPr="00400108">
              <w:t>            -1,</w:t>
            </w:r>
          </w:p>
          <w:p w14:paraId="334F5823" w14:textId="77777777" w:rsidR="00400108" w:rsidRPr="00400108" w:rsidRDefault="00400108" w:rsidP="00D4029B">
            <w:pPr>
              <w:pStyle w:val="y-0"/>
              <w:rPr>
                <w:rFonts w:hint="eastAsia"/>
              </w:rPr>
            </w:pPr>
            <w:r w:rsidRPr="00400108">
              <w:t>            -1,</w:t>
            </w:r>
          </w:p>
          <w:p w14:paraId="05F5144E" w14:textId="77777777" w:rsidR="00400108" w:rsidRPr="00400108" w:rsidRDefault="00400108" w:rsidP="00D4029B">
            <w:pPr>
              <w:pStyle w:val="y-0"/>
              <w:rPr>
                <w:rFonts w:hint="eastAsia"/>
              </w:rPr>
            </w:pPr>
            <w:r w:rsidRPr="00400108">
              <w:t>            -1,</w:t>
            </w:r>
          </w:p>
          <w:p w14:paraId="2618A2CB" w14:textId="77777777" w:rsidR="00400108" w:rsidRPr="00400108" w:rsidRDefault="00400108" w:rsidP="00D4029B">
            <w:pPr>
              <w:pStyle w:val="y-0"/>
              <w:rPr>
                <w:rFonts w:hint="eastAsia"/>
              </w:rPr>
            </w:pPr>
            <w:r w:rsidRPr="00400108">
              <w:t>            -1,</w:t>
            </w:r>
          </w:p>
          <w:p w14:paraId="1A2A10E7" w14:textId="77777777" w:rsidR="00400108" w:rsidRPr="00400108" w:rsidRDefault="00400108" w:rsidP="00D4029B">
            <w:pPr>
              <w:pStyle w:val="y-0"/>
              <w:rPr>
                <w:rFonts w:hint="eastAsia"/>
              </w:rPr>
            </w:pPr>
            <w:r w:rsidRPr="00400108">
              <w:t>            -1,</w:t>
            </w:r>
          </w:p>
          <w:p w14:paraId="5AD72883" w14:textId="77777777" w:rsidR="00400108" w:rsidRPr="00400108" w:rsidRDefault="00400108" w:rsidP="00D4029B">
            <w:pPr>
              <w:pStyle w:val="y-0"/>
              <w:rPr>
                <w:rFonts w:hint="eastAsia"/>
              </w:rPr>
            </w:pPr>
            <w:r w:rsidRPr="00400108">
              <w:t>            -1</w:t>
            </w:r>
          </w:p>
          <w:p w14:paraId="0B3A0515" w14:textId="77777777" w:rsidR="00400108" w:rsidRPr="00400108" w:rsidRDefault="00400108" w:rsidP="00D4029B">
            <w:pPr>
              <w:pStyle w:val="y-0"/>
              <w:rPr>
                <w:rFonts w:hint="eastAsia"/>
              </w:rPr>
            </w:pPr>
            <w:r w:rsidRPr="00400108">
              <w:t>        ],</w:t>
            </w:r>
          </w:p>
          <w:p w14:paraId="4BE1A1CA" w14:textId="77777777" w:rsidR="00400108" w:rsidRPr="00400108" w:rsidRDefault="00400108" w:rsidP="00D4029B">
            <w:pPr>
              <w:pStyle w:val="y-0"/>
              <w:rPr>
                <w:rFonts w:hint="eastAsia"/>
              </w:rPr>
            </w:pPr>
            <w:r w:rsidRPr="00400108">
              <w:t>        "exRsnNumLst": [</w:t>
            </w:r>
          </w:p>
          <w:p w14:paraId="2A088DD6" w14:textId="77777777" w:rsidR="00400108" w:rsidRPr="00400108" w:rsidRDefault="00400108" w:rsidP="00D4029B">
            <w:pPr>
              <w:pStyle w:val="y-0"/>
              <w:rPr>
                <w:rFonts w:hint="eastAsia"/>
              </w:rPr>
            </w:pPr>
            <w:r w:rsidRPr="00400108">
              <w:t>            -1,</w:t>
            </w:r>
          </w:p>
          <w:p w14:paraId="25362136" w14:textId="77777777" w:rsidR="00400108" w:rsidRPr="00400108" w:rsidRDefault="00400108" w:rsidP="00D4029B">
            <w:pPr>
              <w:pStyle w:val="y-0"/>
              <w:rPr>
                <w:rFonts w:hint="eastAsia"/>
              </w:rPr>
            </w:pPr>
            <w:r w:rsidRPr="00400108">
              <w:t>            -1,</w:t>
            </w:r>
          </w:p>
          <w:p w14:paraId="28A4DF9F" w14:textId="77777777" w:rsidR="00400108" w:rsidRPr="00400108" w:rsidRDefault="00400108" w:rsidP="00D4029B">
            <w:pPr>
              <w:pStyle w:val="y-0"/>
              <w:rPr>
                <w:rFonts w:hint="eastAsia"/>
              </w:rPr>
            </w:pPr>
            <w:r w:rsidRPr="00400108">
              <w:t>            -1,</w:t>
            </w:r>
          </w:p>
          <w:p w14:paraId="5823A9C8" w14:textId="77777777" w:rsidR="00400108" w:rsidRPr="00400108" w:rsidRDefault="00400108" w:rsidP="00D4029B">
            <w:pPr>
              <w:pStyle w:val="y-0"/>
              <w:rPr>
                <w:rFonts w:hint="eastAsia"/>
              </w:rPr>
            </w:pPr>
            <w:r w:rsidRPr="00400108">
              <w:t>            -1,</w:t>
            </w:r>
          </w:p>
          <w:p w14:paraId="6B354162" w14:textId="77777777" w:rsidR="00400108" w:rsidRPr="00400108" w:rsidRDefault="00400108" w:rsidP="00D4029B">
            <w:pPr>
              <w:pStyle w:val="y-0"/>
              <w:rPr>
                <w:rFonts w:hint="eastAsia"/>
              </w:rPr>
            </w:pPr>
            <w:r w:rsidRPr="00400108">
              <w:t>            -1,</w:t>
            </w:r>
          </w:p>
          <w:p w14:paraId="751A43BC" w14:textId="77777777" w:rsidR="00400108" w:rsidRPr="00400108" w:rsidRDefault="00400108" w:rsidP="00D4029B">
            <w:pPr>
              <w:pStyle w:val="y-0"/>
              <w:rPr>
                <w:rFonts w:hint="eastAsia"/>
              </w:rPr>
            </w:pPr>
            <w:r w:rsidRPr="00400108">
              <w:t>            -1,</w:t>
            </w:r>
          </w:p>
          <w:p w14:paraId="0BA57C4F" w14:textId="77777777" w:rsidR="00400108" w:rsidRPr="00400108" w:rsidRDefault="00400108" w:rsidP="00D4029B">
            <w:pPr>
              <w:pStyle w:val="y-0"/>
              <w:rPr>
                <w:rFonts w:hint="eastAsia"/>
              </w:rPr>
            </w:pPr>
            <w:r w:rsidRPr="00400108">
              <w:lastRenderedPageBreak/>
              <w:t>            -1,</w:t>
            </w:r>
          </w:p>
          <w:p w14:paraId="669EA3A9" w14:textId="77777777" w:rsidR="00400108" w:rsidRPr="00400108" w:rsidRDefault="00400108" w:rsidP="00D4029B">
            <w:pPr>
              <w:pStyle w:val="y-0"/>
              <w:rPr>
                <w:rFonts w:hint="eastAsia"/>
              </w:rPr>
            </w:pPr>
            <w:r w:rsidRPr="00400108">
              <w:t>            -1</w:t>
            </w:r>
          </w:p>
          <w:p w14:paraId="6EF976BD" w14:textId="77777777" w:rsidR="00400108" w:rsidRPr="00400108" w:rsidRDefault="00400108" w:rsidP="00D4029B">
            <w:pPr>
              <w:pStyle w:val="y-0"/>
              <w:rPr>
                <w:rFonts w:hint="eastAsia"/>
              </w:rPr>
            </w:pPr>
            <w:r w:rsidRPr="00400108">
              <w:t>        ]</w:t>
            </w:r>
          </w:p>
          <w:p w14:paraId="734D2386" w14:textId="77777777" w:rsidR="00400108" w:rsidRPr="00400108" w:rsidRDefault="00400108" w:rsidP="00D4029B">
            <w:pPr>
              <w:pStyle w:val="y-0"/>
              <w:rPr>
                <w:rFonts w:hint="eastAsia"/>
              </w:rPr>
            </w:pPr>
            <w:r w:rsidRPr="00400108">
              <w:t>    }</w:t>
            </w:r>
          </w:p>
          <w:p w14:paraId="7158B70D" w14:textId="77777777" w:rsidR="00400108" w:rsidRPr="00400108" w:rsidRDefault="00400108" w:rsidP="00D4029B">
            <w:pPr>
              <w:pStyle w:val="y-0"/>
              <w:rPr>
                <w:rFonts w:hint="eastAsia"/>
              </w:rPr>
            </w:pPr>
            <w:r w:rsidRPr="00400108">
              <w:t>}</w:t>
            </w:r>
          </w:p>
          <w:p w14:paraId="4B144899" w14:textId="77777777" w:rsidR="00005070" w:rsidRDefault="00005070" w:rsidP="00D4029B">
            <w:pPr>
              <w:pStyle w:val="y-0"/>
              <w:rPr>
                <w:rFonts w:hint="eastAsia"/>
              </w:rPr>
            </w:pPr>
          </w:p>
        </w:tc>
      </w:tr>
      <w:tr w:rsidR="00005070" w14:paraId="7F724576" w14:textId="77777777" w:rsidTr="00296B82">
        <w:tc>
          <w:tcPr>
            <w:tcW w:w="1271" w:type="dxa"/>
          </w:tcPr>
          <w:p w14:paraId="6A8CD5F9" w14:textId="77777777" w:rsidR="00005070" w:rsidRDefault="00005070" w:rsidP="00D4029B">
            <w:pPr>
              <w:pStyle w:val="y-0"/>
              <w:rPr>
                <w:rFonts w:hint="eastAsia"/>
              </w:rPr>
            </w:pPr>
            <w:r w:rsidRPr="00077D08">
              <w:rPr>
                <w:rFonts w:hint="eastAsia"/>
              </w:rPr>
              <w:lastRenderedPageBreak/>
              <w:t>说明</w:t>
            </w:r>
          </w:p>
        </w:tc>
        <w:tc>
          <w:tcPr>
            <w:tcW w:w="6946" w:type="dxa"/>
          </w:tcPr>
          <w:p w14:paraId="787A0948" w14:textId="77777777" w:rsidR="007E2BFF" w:rsidRDefault="007E2BFF" w:rsidP="007E2BFF">
            <w:pPr>
              <w:pStyle w:val="y-5"/>
              <w:numPr>
                <w:ilvl w:val="0"/>
                <w:numId w:val="12"/>
              </w:numPr>
              <w:rPr>
                <w:rFonts w:hint="eastAsia"/>
              </w:rPr>
            </w:pPr>
            <w:r>
              <w:rPr>
                <w:rFonts w:hint="eastAsia"/>
              </w:rPr>
              <w:t>如果产品漏洞同步任务跟随部侧产品漏洞验证工单一起下发，则</w:t>
            </w:r>
            <w:r>
              <w:rPr>
                <w:rFonts w:hint="eastAsia"/>
              </w:rPr>
              <w:t>orderID</w:t>
            </w:r>
            <w:r>
              <w:rPr>
                <w:rFonts w:hint="eastAsia"/>
              </w:rPr>
              <w:t>与产品漏洞验证工单</w:t>
            </w:r>
            <w:r>
              <w:rPr>
                <w:rFonts w:hint="eastAsia"/>
              </w:rPr>
              <w:t>orderID</w:t>
            </w:r>
            <w:r>
              <w:rPr>
                <w:rFonts w:hint="eastAsia"/>
              </w:rPr>
              <w:t>中</w:t>
            </w:r>
            <w:r>
              <w:rPr>
                <w:rFonts w:hint="eastAsia"/>
              </w:rPr>
              <w:t xml:space="preserve"> 19 </w:t>
            </w:r>
            <w:r>
              <w:rPr>
                <w:rFonts w:hint="eastAsia"/>
              </w:rPr>
              <w:t>位随机数保持一致。</w:t>
            </w:r>
          </w:p>
          <w:p w14:paraId="37F9A66C" w14:textId="77777777" w:rsidR="00005070" w:rsidRPr="007E2BFF" w:rsidRDefault="00005070" w:rsidP="007E2BFF">
            <w:pPr>
              <w:pStyle w:val="y-5"/>
              <w:rPr>
                <w:rFonts w:hint="eastAsia"/>
              </w:rPr>
            </w:pPr>
          </w:p>
        </w:tc>
      </w:tr>
    </w:tbl>
    <w:p w14:paraId="7CC0C186" w14:textId="77777777" w:rsidR="00005070" w:rsidRPr="00005070" w:rsidRDefault="00005070" w:rsidP="00D4029B">
      <w:pPr>
        <w:pStyle w:val="y-0"/>
        <w:rPr>
          <w:rFonts w:hint="eastAsia"/>
        </w:rPr>
      </w:pPr>
    </w:p>
    <w:p w14:paraId="444779EB" w14:textId="77777777" w:rsidR="009C783E" w:rsidRDefault="009C783E" w:rsidP="009C783E">
      <w:pPr>
        <w:pStyle w:val="y-20"/>
        <w:rPr>
          <w:rFonts w:hint="eastAsia"/>
        </w:rPr>
      </w:pPr>
      <w:r>
        <w:rPr>
          <w:rFonts w:hint="eastAsia"/>
        </w:rPr>
        <w:t>接口</w:t>
      </w:r>
      <w:r>
        <w:rPr>
          <w:rFonts w:hint="eastAsia"/>
        </w:rPr>
        <w:t>10</w:t>
      </w:r>
      <w:r>
        <w:rPr>
          <w:rFonts w:hint="eastAsia"/>
        </w:rPr>
        <w:t>：口令字典同步任务</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05070" w14:paraId="23F3A3C0" w14:textId="77777777" w:rsidTr="00296B82">
        <w:tc>
          <w:tcPr>
            <w:tcW w:w="1271" w:type="dxa"/>
          </w:tcPr>
          <w:p w14:paraId="0708DF96" w14:textId="77777777" w:rsidR="00005070" w:rsidRDefault="00005070" w:rsidP="00D4029B">
            <w:pPr>
              <w:pStyle w:val="y-0"/>
              <w:rPr>
                <w:rFonts w:hint="eastAsia"/>
              </w:rPr>
            </w:pPr>
            <w:r>
              <w:rPr>
                <w:rFonts w:hint="eastAsia"/>
              </w:rPr>
              <w:t>请求URL</w:t>
            </w:r>
          </w:p>
        </w:tc>
        <w:tc>
          <w:tcPr>
            <w:tcW w:w="6946" w:type="dxa"/>
          </w:tcPr>
          <w:p w14:paraId="7A76359C" w14:textId="4CF30217" w:rsidR="00005070" w:rsidRPr="00077D08" w:rsidRDefault="008B1A2E" w:rsidP="00D4029B">
            <w:pPr>
              <w:pStyle w:val="y-0"/>
              <w:rPr>
                <w:rFonts w:hint="eastAsia"/>
              </w:rPr>
            </w:pPr>
            <w:r>
              <w:rPr>
                <w:rFonts w:hint="eastAsia"/>
              </w:rPr>
              <w:t>——</w:t>
            </w:r>
          </w:p>
        </w:tc>
      </w:tr>
      <w:tr w:rsidR="00005070" w14:paraId="1E7A3A0C" w14:textId="77777777" w:rsidTr="00296B82">
        <w:tc>
          <w:tcPr>
            <w:tcW w:w="1271" w:type="dxa"/>
            <w:vMerge w:val="restart"/>
          </w:tcPr>
          <w:p w14:paraId="54DDBCD0" w14:textId="77777777" w:rsidR="00005070" w:rsidRDefault="00005070" w:rsidP="00D4029B">
            <w:pPr>
              <w:pStyle w:val="y-0"/>
              <w:rPr>
                <w:rFonts w:hint="eastAsia"/>
              </w:rPr>
            </w:pPr>
            <w:r>
              <w:rPr>
                <w:rFonts w:hint="eastAsia"/>
              </w:rPr>
              <w:t>请求体</w:t>
            </w:r>
          </w:p>
        </w:tc>
        <w:tc>
          <w:tcPr>
            <w:tcW w:w="6946" w:type="dxa"/>
          </w:tcPr>
          <w:p w14:paraId="08F3D2F4" w14:textId="77777777" w:rsidR="00400108" w:rsidRPr="00400108" w:rsidRDefault="00400108" w:rsidP="00D4029B">
            <w:pPr>
              <w:pStyle w:val="y-0"/>
              <w:rPr>
                <w:rFonts w:hint="eastAsia"/>
              </w:rPr>
            </w:pPr>
            <w:r w:rsidRPr="00400108">
              <w:t>{</w:t>
            </w:r>
          </w:p>
          <w:p w14:paraId="0CF09204" w14:textId="77777777" w:rsidR="00400108" w:rsidRPr="00400108" w:rsidRDefault="00400108" w:rsidP="00D4029B">
            <w:pPr>
              <w:pStyle w:val="y-0"/>
              <w:rPr>
                <w:rFonts w:hint="eastAsia"/>
              </w:rPr>
            </w:pPr>
            <w:r w:rsidRPr="00400108">
              <w:t>    "orderID": "2-103-1688825291109179392",</w:t>
            </w:r>
          </w:p>
          <w:p w14:paraId="041E5FD9" w14:textId="77777777" w:rsidR="00400108" w:rsidRPr="00400108" w:rsidRDefault="00400108" w:rsidP="00D4029B">
            <w:pPr>
              <w:pStyle w:val="y-0"/>
              <w:rPr>
                <w:rFonts w:hint="eastAsia"/>
              </w:rPr>
            </w:pPr>
            <w:r w:rsidRPr="00400108">
              <w:t>    "orgCode": "150000",</w:t>
            </w:r>
          </w:p>
          <w:p w14:paraId="1C4FCABF" w14:textId="77777777" w:rsidR="00400108" w:rsidRPr="00400108" w:rsidRDefault="00400108" w:rsidP="00D4029B">
            <w:pPr>
              <w:pStyle w:val="y-0"/>
              <w:rPr>
                <w:rFonts w:hint="eastAsia"/>
              </w:rPr>
            </w:pPr>
            <w:r w:rsidRPr="00400108">
              <w:t>    "ispCode": "CM",</w:t>
            </w:r>
          </w:p>
          <w:p w14:paraId="3C21BCBB" w14:textId="77777777" w:rsidR="00400108" w:rsidRPr="00400108" w:rsidRDefault="00400108" w:rsidP="00D4029B">
            <w:pPr>
              <w:pStyle w:val="y-0"/>
              <w:rPr>
                <w:rFonts w:hint="eastAsia"/>
              </w:rPr>
            </w:pPr>
            <w:r w:rsidRPr="00400108">
              <w:t>    "ctxCode": 1,</w:t>
            </w:r>
          </w:p>
          <w:p w14:paraId="75522660" w14:textId="77777777" w:rsidR="00400108" w:rsidRPr="00400108" w:rsidRDefault="00400108" w:rsidP="00D4029B">
            <w:pPr>
              <w:pStyle w:val="y-0"/>
              <w:rPr>
                <w:rFonts w:hint="eastAsia"/>
              </w:rPr>
            </w:pPr>
            <w:r w:rsidRPr="00400108">
              <w:t>    "reqMsgCnt": "526cef5d5b89951e1b2b8b35786e4712"</w:t>
            </w:r>
          </w:p>
          <w:p w14:paraId="6B9725E9" w14:textId="77777777" w:rsidR="00400108" w:rsidRPr="00400108" w:rsidRDefault="00400108" w:rsidP="00D4029B">
            <w:pPr>
              <w:pStyle w:val="y-0"/>
              <w:rPr>
                <w:rFonts w:hint="eastAsia"/>
              </w:rPr>
            </w:pPr>
            <w:r w:rsidRPr="00400108">
              <w:t>}</w:t>
            </w:r>
          </w:p>
          <w:p w14:paraId="59A15D04" w14:textId="77777777" w:rsidR="00005070" w:rsidRDefault="00005070" w:rsidP="00D4029B">
            <w:pPr>
              <w:pStyle w:val="y-0"/>
              <w:rPr>
                <w:rFonts w:hint="eastAsia"/>
              </w:rPr>
            </w:pPr>
          </w:p>
        </w:tc>
      </w:tr>
      <w:tr w:rsidR="00005070" w14:paraId="408A9AFB" w14:textId="77777777" w:rsidTr="00296B82">
        <w:tc>
          <w:tcPr>
            <w:tcW w:w="1271" w:type="dxa"/>
            <w:vMerge/>
          </w:tcPr>
          <w:p w14:paraId="52119ECC" w14:textId="77777777" w:rsidR="00005070" w:rsidRDefault="00005070" w:rsidP="00D4029B">
            <w:pPr>
              <w:pStyle w:val="y-0"/>
              <w:rPr>
                <w:rFonts w:hint="eastAsia"/>
              </w:rPr>
            </w:pPr>
          </w:p>
        </w:tc>
        <w:tc>
          <w:tcPr>
            <w:tcW w:w="6946" w:type="dxa"/>
          </w:tcPr>
          <w:p w14:paraId="7261A44D" w14:textId="77777777" w:rsidR="00400108" w:rsidRPr="00400108" w:rsidRDefault="00400108" w:rsidP="00D4029B">
            <w:pPr>
              <w:pStyle w:val="y-0"/>
              <w:rPr>
                <w:rFonts w:hint="eastAsia"/>
              </w:rPr>
            </w:pPr>
            <w:r w:rsidRPr="00400108">
              <w:t>{</w:t>
            </w:r>
          </w:p>
          <w:p w14:paraId="26E90A8C" w14:textId="77777777" w:rsidR="00400108" w:rsidRPr="00400108" w:rsidRDefault="00400108" w:rsidP="00D4029B">
            <w:pPr>
              <w:pStyle w:val="y-0"/>
              <w:rPr>
                <w:rFonts w:hint="eastAsia"/>
              </w:rPr>
            </w:pPr>
            <w:r w:rsidRPr="00400108">
              <w:t>    "orderSubType": 103,</w:t>
            </w:r>
          </w:p>
          <w:p w14:paraId="554657FA" w14:textId="77777777" w:rsidR="00400108" w:rsidRPr="00400108" w:rsidRDefault="00400108" w:rsidP="00D4029B">
            <w:pPr>
              <w:pStyle w:val="y-0"/>
              <w:rPr>
                <w:rFonts w:hint="eastAsia"/>
              </w:rPr>
            </w:pPr>
            <w:r w:rsidRPr="00400108">
              <w:t>    "tskReqParams": {</w:t>
            </w:r>
          </w:p>
          <w:p w14:paraId="06A9F7BA" w14:textId="77777777" w:rsidR="00400108" w:rsidRPr="00400108" w:rsidRDefault="00400108" w:rsidP="00D4029B">
            <w:pPr>
              <w:pStyle w:val="y-0"/>
              <w:rPr>
                <w:rFonts w:hint="eastAsia"/>
              </w:rPr>
            </w:pPr>
            <w:r w:rsidRPr="00400108">
              <w:t>        "seq": 1,</w:t>
            </w:r>
          </w:p>
          <w:p w14:paraId="41914F3F" w14:textId="77777777" w:rsidR="00400108" w:rsidRPr="00400108" w:rsidRDefault="00400108" w:rsidP="00D4029B">
            <w:pPr>
              <w:pStyle w:val="y-0"/>
              <w:rPr>
                <w:rFonts w:hint="eastAsia"/>
              </w:rPr>
            </w:pPr>
            <w:r w:rsidRPr="00400108">
              <w:t>        "tskScn": 0,</w:t>
            </w:r>
          </w:p>
          <w:p w14:paraId="7E99F1F5" w14:textId="77777777" w:rsidR="00400108" w:rsidRPr="00400108" w:rsidRDefault="00400108" w:rsidP="00D4029B">
            <w:pPr>
              <w:pStyle w:val="y-0"/>
              <w:rPr>
                <w:rFonts w:hint="eastAsia"/>
              </w:rPr>
            </w:pPr>
            <w:r w:rsidRPr="00400108">
              <w:t>        "rng": 1,</w:t>
            </w:r>
          </w:p>
          <w:p w14:paraId="72E44E8B" w14:textId="77777777" w:rsidR="00400108" w:rsidRPr="00400108" w:rsidRDefault="00400108" w:rsidP="00D4029B">
            <w:pPr>
              <w:pStyle w:val="y-0"/>
              <w:rPr>
                <w:rFonts w:hint="eastAsia"/>
              </w:rPr>
            </w:pPr>
            <w:r w:rsidRPr="00400108">
              <w:t>        "tskPriority": 1,</w:t>
            </w:r>
          </w:p>
          <w:p w14:paraId="3BA62528" w14:textId="77777777" w:rsidR="00400108" w:rsidRPr="00400108" w:rsidRDefault="00400108" w:rsidP="00D4029B">
            <w:pPr>
              <w:pStyle w:val="y-0"/>
              <w:rPr>
                <w:rFonts w:hint="eastAsia"/>
              </w:rPr>
            </w:pPr>
            <w:r w:rsidRPr="00400108">
              <w:t>        "tskInfo": "数据同步",</w:t>
            </w:r>
          </w:p>
          <w:p w14:paraId="6FEC3057" w14:textId="77777777" w:rsidR="00400108" w:rsidRPr="00400108" w:rsidRDefault="00400108" w:rsidP="00D4029B">
            <w:pPr>
              <w:pStyle w:val="y-0"/>
              <w:rPr>
                <w:rFonts w:hint="eastAsia"/>
              </w:rPr>
            </w:pPr>
            <w:r w:rsidRPr="00400108">
              <w:t>        "transID": "uRCkC/HASIaiYLPFoxySYQ"</w:t>
            </w:r>
          </w:p>
          <w:p w14:paraId="53077E61" w14:textId="77777777" w:rsidR="00400108" w:rsidRPr="00400108" w:rsidRDefault="00400108" w:rsidP="00D4029B">
            <w:pPr>
              <w:pStyle w:val="y-0"/>
              <w:rPr>
                <w:rFonts w:hint="eastAsia"/>
              </w:rPr>
            </w:pPr>
            <w:r w:rsidRPr="00400108">
              <w:t>    },</w:t>
            </w:r>
          </w:p>
          <w:p w14:paraId="618823FB" w14:textId="77777777" w:rsidR="00400108" w:rsidRPr="00400108" w:rsidRDefault="00400108" w:rsidP="00D4029B">
            <w:pPr>
              <w:pStyle w:val="y-0"/>
              <w:rPr>
                <w:rFonts w:hint="eastAsia"/>
              </w:rPr>
            </w:pPr>
            <w:r w:rsidRPr="00400108">
              <w:t>    "orderType": 2,</w:t>
            </w:r>
          </w:p>
          <w:p w14:paraId="3ED93EBB" w14:textId="77777777" w:rsidR="00400108" w:rsidRPr="00400108" w:rsidRDefault="00400108" w:rsidP="00D4029B">
            <w:pPr>
              <w:pStyle w:val="y-0"/>
              <w:rPr>
                <w:rFonts w:hint="eastAsia"/>
              </w:rPr>
            </w:pPr>
            <w:r w:rsidRPr="00400108">
              <w:t>    "sign": "c1a500deede1326bb2d31768a8caa77cfe3b24b3d579c0635891bedd187eb746",</w:t>
            </w:r>
          </w:p>
          <w:p w14:paraId="2F487103" w14:textId="77777777" w:rsidR="00400108" w:rsidRPr="00400108" w:rsidRDefault="00400108" w:rsidP="00D4029B">
            <w:pPr>
              <w:pStyle w:val="y-0"/>
              <w:rPr>
                <w:rFonts w:hint="eastAsia"/>
              </w:rPr>
            </w:pPr>
            <w:r w:rsidRPr="00400108">
              <w:t>    "timeStamp": "1691129348",</w:t>
            </w:r>
          </w:p>
          <w:p w14:paraId="09245B35" w14:textId="77777777" w:rsidR="00400108" w:rsidRPr="00400108" w:rsidRDefault="00400108" w:rsidP="00D4029B">
            <w:pPr>
              <w:pStyle w:val="y-0"/>
              <w:rPr>
                <w:rFonts w:hint="eastAsia"/>
              </w:rPr>
            </w:pPr>
            <w:r w:rsidRPr="00400108">
              <w:lastRenderedPageBreak/>
              <w:t>    "data": {</w:t>
            </w:r>
          </w:p>
          <w:p w14:paraId="52CBAEEF" w14:textId="77777777" w:rsidR="00400108" w:rsidRPr="00400108" w:rsidRDefault="00400108" w:rsidP="00D4029B">
            <w:pPr>
              <w:pStyle w:val="y-0"/>
              <w:rPr>
                <w:rFonts w:hint="eastAsia"/>
              </w:rPr>
            </w:pPr>
            <w:r w:rsidRPr="00400108">
              <w:t>        "numFiles": 1,</w:t>
            </w:r>
          </w:p>
          <w:p w14:paraId="6B02E6E1" w14:textId="77777777" w:rsidR="00400108" w:rsidRPr="00400108" w:rsidRDefault="00400108" w:rsidP="00D4029B">
            <w:pPr>
              <w:pStyle w:val="y-0"/>
              <w:rPr>
                <w:rFonts w:hint="eastAsia"/>
              </w:rPr>
            </w:pPr>
            <w:r w:rsidRPr="00400108">
              <w:t>        "numTgzs": 1,</w:t>
            </w:r>
          </w:p>
          <w:p w14:paraId="696040B2" w14:textId="77777777" w:rsidR="00400108" w:rsidRPr="00400108" w:rsidRDefault="00400108" w:rsidP="00D4029B">
            <w:pPr>
              <w:pStyle w:val="y-0"/>
              <w:rPr>
                <w:rFonts w:hint="eastAsia"/>
              </w:rPr>
            </w:pPr>
            <w:r w:rsidRPr="00400108">
              <w:t>        "fileInfoLst": [</w:t>
            </w:r>
          </w:p>
          <w:p w14:paraId="2C9EC95A" w14:textId="77777777" w:rsidR="00400108" w:rsidRPr="00400108" w:rsidRDefault="00400108" w:rsidP="00D4029B">
            <w:pPr>
              <w:pStyle w:val="y-0"/>
              <w:rPr>
                <w:rFonts w:hint="eastAsia"/>
              </w:rPr>
            </w:pPr>
            <w:r w:rsidRPr="00400108">
              <w:t>            {</w:t>
            </w:r>
          </w:p>
          <w:p w14:paraId="629F4F9E" w14:textId="77777777" w:rsidR="00400108" w:rsidRPr="00400108" w:rsidRDefault="00400108" w:rsidP="00D4029B">
            <w:pPr>
              <w:pStyle w:val="y-0"/>
              <w:rPr>
                <w:rFonts w:hint="eastAsia"/>
              </w:rPr>
            </w:pPr>
            <w:r w:rsidRPr="00400108">
              <w:t>                "name": "filename.json",</w:t>
            </w:r>
          </w:p>
          <w:p w14:paraId="14BE5D02" w14:textId="77777777" w:rsidR="00400108" w:rsidRPr="00400108" w:rsidRDefault="00400108" w:rsidP="00D4029B">
            <w:pPr>
              <w:pStyle w:val="y-0"/>
              <w:rPr>
                <w:rFonts w:hint="eastAsia"/>
              </w:rPr>
            </w:pPr>
            <w:r w:rsidRPr="00400108">
              <w:t>                "dataType": "json",</w:t>
            </w:r>
          </w:p>
          <w:p w14:paraId="6602CBD3" w14:textId="77777777" w:rsidR="00400108" w:rsidRPr="00400108" w:rsidRDefault="00400108" w:rsidP="00D4029B">
            <w:pPr>
              <w:pStyle w:val="y-0"/>
              <w:rPr>
                <w:rFonts w:hint="eastAsia"/>
              </w:rPr>
            </w:pPr>
            <w:r w:rsidRPr="00400108">
              <w:t>                "objectID": "",</w:t>
            </w:r>
          </w:p>
          <w:p w14:paraId="14523D0A" w14:textId="77777777" w:rsidR="00400108" w:rsidRPr="00400108" w:rsidRDefault="00400108" w:rsidP="00D4029B">
            <w:pPr>
              <w:pStyle w:val="y-0"/>
              <w:rPr>
                <w:rFonts w:hint="eastAsia"/>
              </w:rPr>
            </w:pPr>
            <w:r w:rsidRPr="00400108">
              <w:t>                "svcType": 8,</w:t>
            </w:r>
          </w:p>
          <w:p w14:paraId="31FC64E0" w14:textId="77777777" w:rsidR="00400108" w:rsidRPr="00400108" w:rsidRDefault="00400108" w:rsidP="00D4029B">
            <w:pPr>
              <w:pStyle w:val="y-0"/>
              <w:rPr>
                <w:rFonts w:hint="eastAsia"/>
              </w:rPr>
            </w:pPr>
            <w:r w:rsidRPr="00400108">
              <w:t>                "reserved": ""</w:t>
            </w:r>
          </w:p>
          <w:p w14:paraId="3AB6C0B7" w14:textId="77777777" w:rsidR="00400108" w:rsidRPr="00400108" w:rsidRDefault="00400108" w:rsidP="00D4029B">
            <w:pPr>
              <w:pStyle w:val="y-0"/>
              <w:rPr>
                <w:rFonts w:hint="eastAsia"/>
              </w:rPr>
            </w:pPr>
            <w:r w:rsidRPr="00400108">
              <w:t>            }</w:t>
            </w:r>
          </w:p>
          <w:p w14:paraId="100BF012" w14:textId="77777777" w:rsidR="00400108" w:rsidRPr="00400108" w:rsidRDefault="00400108" w:rsidP="00D4029B">
            <w:pPr>
              <w:pStyle w:val="y-0"/>
              <w:rPr>
                <w:rFonts w:hint="eastAsia"/>
              </w:rPr>
            </w:pPr>
            <w:r w:rsidRPr="00400108">
              <w:t>        ]</w:t>
            </w:r>
          </w:p>
          <w:p w14:paraId="35058FDF" w14:textId="77777777" w:rsidR="00400108" w:rsidRPr="00400108" w:rsidRDefault="00400108" w:rsidP="00D4029B">
            <w:pPr>
              <w:pStyle w:val="y-0"/>
              <w:rPr>
                <w:rFonts w:hint="eastAsia"/>
              </w:rPr>
            </w:pPr>
            <w:r w:rsidRPr="00400108">
              <w:t>    }</w:t>
            </w:r>
          </w:p>
          <w:p w14:paraId="316D33BB" w14:textId="77777777" w:rsidR="00400108" w:rsidRPr="00400108" w:rsidRDefault="00400108" w:rsidP="00D4029B">
            <w:pPr>
              <w:pStyle w:val="y-0"/>
              <w:rPr>
                <w:rFonts w:hint="eastAsia"/>
              </w:rPr>
            </w:pPr>
            <w:r w:rsidRPr="00400108">
              <w:t>}</w:t>
            </w:r>
          </w:p>
          <w:p w14:paraId="0905DA0B" w14:textId="77777777" w:rsidR="00005070" w:rsidRDefault="00005070" w:rsidP="00D4029B">
            <w:pPr>
              <w:pStyle w:val="y-0"/>
              <w:rPr>
                <w:rFonts w:hint="eastAsia"/>
              </w:rPr>
            </w:pPr>
          </w:p>
        </w:tc>
      </w:tr>
      <w:tr w:rsidR="00005070" w14:paraId="214856F0" w14:textId="77777777" w:rsidTr="00296B82">
        <w:tc>
          <w:tcPr>
            <w:tcW w:w="1271" w:type="dxa"/>
            <w:vMerge w:val="restart"/>
          </w:tcPr>
          <w:p w14:paraId="206877DC" w14:textId="77777777" w:rsidR="00005070" w:rsidRDefault="00005070" w:rsidP="00D4029B">
            <w:pPr>
              <w:pStyle w:val="y-0"/>
              <w:rPr>
                <w:rFonts w:hint="eastAsia"/>
              </w:rPr>
            </w:pPr>
            <w:r>
              <w:rPr>
                <w:rFonts w:hint="eastAsia"/>
              </w:rPr>
              <w:lastRenderedPageBreak/>
              <w:t>响应体</w:t>
            </w:r>
          </w:p>
        </w:tc>
        <w:tc>
          <w:tcPr>
            <w:tcW w:w="6946" w:type="dxa"/>
          </w:tcPr>
          <w:p w14:paraId="7B63F254" w14:textId="77777777" w:rsidR="00400108" w:rsidRPr="00400108" w:rsidRDefault="00400108" w:rsidP="00D4029B">
            <w:pPr>
              <w:pStyle w:val="y-0"/>
              <w:rPr>
                <w:rFonts w:hint="eastAsia"/>
              </w:rPr>
            </w:pPr>
            <w:r w:rsidRPr="00400108">
              <w:t>{</w:t>
            </w:r>
          </w:p>
          <w:p w14:paraId="44547D7F" w14:textId="77777777" w:rsidR="00400108" w:rsidRPr="00400108" w:rsidRDefault="00400108" w:rsidP="00D4029B">
            <w:pPr>
              <w:pStyle w:val="y-0"/>
              <w:rPr>
                <w:rFonts w:hint="eastAsia"/>
              </w:rPr>
            </w:pPr>
            <w:r w:rsidRPr="00400108">
              <w:t>    "orderID": "2-103-1688825291109179392",</w:t>
            </w:r>
          </w:p>
          <w:p w14:paraId="785F4A13" w14:textId="77777777" w:rsidR="00400108" w:rsidRPr="00400108" w:rsidRDefault="00400108" w:rsidP="00D4029B">
            <w:pPr>
              <w:pStyle w:val="y-0"/>
              <w:rPr>
                <w:rFonts w:hint="eastAsia"/>
              </w:rPr>
            </w:pPr>
            <w:r w:rsidRPr="00400108">
              <w:t>    "statusCode": 0,</w:t>
            </w:r>
          </w:p>
          <w:p w14:paraId="7AA9AC0A" w14:textId="77777777" w:rsidR="00400108" w:rsidRPr="00400108" w:rsidRDefault="00400108" w:rsidP="00D4029B">
            <w:pPr>
              <w:pStyle w:val="y-0"/>
              <w:rPr>
                <w:rFonts w:hint="eastAsia"/>
              </w:rPr>
            </w:pPr>
            <w:r w:rsidRPr="00400108">
              <w:t>    "statusText": "success.",</w:t>
            </w:r>
          </w:p>
          <w:p w14:paraId="5A3A06A0" w14:textId="77777777" w:rsidR="00400108" w:rsidRPr="00400108" w:rsidRDefault="00400108" w:rsidP="00D4029B">
            <w:pPr>
              <w:pStyle w:val="y-0"/>
              <w:rPr>
                <w:rFonts w:hint="eastAsia"/>
              </w:rPr>
            </w:pPr>
            <w:r w:rsidRPr="00400108">
              <w:t>    "rspMsgCnt": "add81b007c6da8a2bf1eb98931217656"</w:t>
            </w:r>
          </w:p>
          <w:p w14:paraId="7F1CFFDD" w14:textId="77777777" w:rsidR="00400108" w:rsidRPr="00400108" w:rsidRDefault="00400108" w:rsidP="00D4029B">
            <w:pPr>
              <w:pStyle w:val="y-0"/>
              <w:rPr>
                <w:rFonts w:hint="eastAsia"/>
              </w:rPr>
            </w:pPr>
            <w:r w:rsidRPr="00400108">
              <w:t>}</w:t>
            </w:r>
          </w:p>
          <w:p w14:paraId="62CB033E" w14:textId="77777777" w:rsidR="00005070" w:rsidRDefault="00005070" w:rsidP="00D4029B">
            <w:pPr>
              <w:pStyle w:val="y-0"/>
              <w:rPr>
                <w:rFonts w:hint="eastAsia"/>
              </w:rPr>
            </w:pPr>
          </w:p>
        </w:tc>
      </w:tr>
      <w:tr w:rsidR="00005070" w14:paraId="7251571B" w14:textId="77777777" w:rsidTr="00296B82">
        <w:tc>
          <w:tcPr>
            <w:tcW w:w="1271" w:type="dxa"/>
            <w:vMerge/>
          </w:tcPr>
          <w:p w14:paraId="6F3C00DD" w14:textId="77777777" w:rsidR="00005070" w:rsidRDefault="00005070" w:rsidP="00D4029B">
            <w:pPr>
              <w:pStyle w:val="y-0"/>
              <w:rPr>
                <w:rFonts w:hint="eastAsia"/>
              </w:rPr>
            </w:pPr>
          </w:p>
        </w:tc>
        <w:tc>
          <w:tcPr>
            <w:tcW w:w="6946" w:type="dxa"/>
          </w:tcPr>
          <w:p w14:paraId="1114DB19" w14:textId="77777777" w:rsidR="00400108" w:rsidRPr="00400108" w:rsidRDefault="00400108" w:rsidP="00D4029B">
            <w:pPr>
              <w:pStyle w:val="y-0"/>
              <w:rPr>
                <w:rFonts w:hint="eastAsia"/>
              </w:rPr>
            </w:pPr>
            <w:r w:rsidRPr="00400108">
              <w:t>{</w:t>
            </w:r>
          </w:p>
          <w:p w14:paraId="6825FE7C" w14:textId="77777777" w:rsidR="00400108" w:rsidRPr="00400108" w:rsidRDefault="00400108" w:rsidP="00D4029B">
            <w:pPr>
              <w:pStyle w:val="y-0"/>
              <w:rPr>
                <w:rFonts w:hint="eastAsia"/>
              </w:rPr>
            </w:pPr>
            <w:r w:rsidRPr="00400108">
              <w:t>    "orderType": 2,</w:t>
            </w:r>
          </w:p>
          <w:p w14:paraId="14A0C1ED" w14:textId="77777777" w:rsidR="00400108" w:rsidRPr="00400108" w:rsidRDefault="00400108" w:rsidP="00D4029B">
            <w:pPr>
              <w:pStyle w:val="y-0"/>
              <w:rPr>
                <w:rFonts w:hint="eastAsia"/>
              </w:rPr>
            </w:pPr>
            <w:r w:rsidRPr="00400108">
              <w:t>    "orderSubType": 103,</w:t>
            </w:r>
          </w:p>
          <w:p w14:paraId="763C63A2" w14:textId="77777777" w:rsidR="00400108" w:rsidRPr="00400108" w:rsidRDefault="00400108" w:rsidP="00D4029B">
            <w:pPr>
              <w:pStyle w:val="y-0"/>
              <w:rPr>
                <w:rFonts w:hint="eastAsia"/>
              </w:rPr>
            </w:pPr>
            <w:r w:rsidRPr="00400108">
              <w:t>    "timeStamp": "1692003304",</w:t>
            </w:r>
          </w:p>
          <w:p w14:paraId="05C72315" w14:textId="77777777" w:rsidR="00400108" w:rsidRPr="00400108" w:rsidRDefault="00400108" w:rsidP="00D4029B">
            <w:pPr>
              <w:pStyle w:val="y-0"/>
              <w:rPr>
                <w:rFonts w:hint="eastAsia"/>
              </w:rPr>
            </w:pPr>
            <w:r w:rsidRPr="00400108">
              <w:t>    "sign": "d74cec6d7e8c6f60623e102e26b07793953590e4a97b452b794293d2d4506031",</w:t>
            </w:r>
          </w:p>
          <w:p w14:paraId="43999F64" w14:textId="77777777" w:rsidR="00400108" w:rsidRPr="00400108" w:rsidRDefault="00400108" w:rsidP="00D4029B">
            <w:pPr>
              <w:pStyle w:val="y-0"/>
              <w:rPr>
                <w:rFonts w:hint="eastAsia"/>
              </w:rPr>
            </w:pPr>
            <w:r w:rsidRPr="00400108">
              <w:t>    "tskRspParams": {</w:t>
            </w:r>
          </w:p>
          <w:p w14:paraId="77849318" w14:textId="77777777" w:rsidR="00400108" w:rsidRPr="00400108" w:rsidRDefault="00400108" w:rsidP="00D4029B">
            <w:pPr>
              <w:pStyle w:val="y-0"/>
              <w:rPr>
                <w:rFonts w:hint="eastAsia"/>
              </w:rPr>
            </w:pPr>
            <w:r w:rsidRPr="00400108">
              <w:t>        "tskProcIndication": 100,</w:t>
            </w:r>
          </w:p>
          <w:p w14:paraId="340C02C5" w14:textId="77777777" w:rsidR="00400108" w:rsidRPr="00400108" w:rsidRDefault="00400108" w:rsidP="00D4029B">
            <w:pPr>
              <w:pStyle w:val="y-0"/>
              <w:rPr>
                <w:rFonts w:hint="eastAsia"/>
              </w:rPr>
            </w:pPr>
            <w:r w:rsidRPr="00400108">
              <w:t>        "logNum": -1,</w:t>
            </w:r>
          </w:p>
          <w:p w14:paraId="4BD30D91" w14:textId="77777777" w:rsidR="00400108" w:rsidRPr="00400108" w:rsidRDefault="00400108" w:rsidP="00D4029B">
            <w:pPr>
              <w:pStyle w:val="y-0"/>
              <w:rPr>
                <w:rFonts w:hint="eastAsia"/>
              </w:rPr>
            </w:pPr>
            <w:r w:rsidRPr="00400108">
              <w:t>        "prcVulNum": -1,</w:t>
            </w:r>
          </w:p>
          <w:p w14:paraId="7ABC50E2" w14:textId="77777777" w:rsidR="00400108" w:rsidRPr="00400108" w:rsidRDefault="00400108" w:rsidP="00D4029B">
            <w:pPr>
              <w:pStyle w:val="y-0"/>
              <w:rPr>
                <w:rFonts w:hint="eastAsia"/>
              </w:rPr>
            </w:pPr>
            <w:r w:rsidRPr="00400108">
              <w:t>        "prcPwNum": -1,</w:t>
            </w:r>
          </w:p>
          <w:p w14:paraId="2577ECCF" w14:textId="77777777" w:rsidR="00400108" w:rsidRPr="00400108" w:rsidRDefault="00400108" w:rsidP="00D4029B">
            <w:pPr>
              <w:pStyle w:val="y-0"/>
              <w:rPr>
                <w:rFonts w:hint="eastAsia"/>
              </w:rPr>
            </w:pPr>
            <w:r w:rsidRPr="00400108">
              <w:t>        "toPrcAstNum": 1,</w:t>
            </w:r>
          </w:p>
          <w:p w14:paraId="04C47AAC" w14:textId="77777777" w:rsidR="00400108" w:rsidRPr="00400108" w:rsidRDefault="00400108" w:rsidP="00D4029B">
            <w:pPr>
              <w:pStyle w:val="y-0"/>
              <w:rPr>
                <w:rFonts w:hint="eastAsia"/>
              </w:rPr>
            </w:pPr>
            <w:r w:rsidRPr="00400108">
              <w:t>        "prcAstNum": 1,</w:t>
            </w:r>
          </w:p>
          <w:p w14:paraId="00A2D82D" w14:textId="77777777" w:rsidR="00400108" w:rsidRPr="00400108" w:rsidRDefault="00400108" w:rsidP="00D4029B">
            <w:pPr>
              <w:pStyle w:val="y-0"/>
              <w:rPr>
                <w:rFonts w:hint="eastAsia"/>
              </w:rPr>
            </w:pPr>
            <w:r w:rsidRPr="00400108">
              <w:t>        "exRsnLst": [</w:t>
            </w:r>
          </w:p>
          <w:p w14:paraId="024BF8F7" w14:textId="77777777" w:rsidR="00400108" w:rsidRPr="00400108" w:rsidRDefault="00400108" w:rsidP="00D4029B">
            <w:pPr>
              <w:pStyle w:val="y-0"/>
              <w:rPr>
                <w:rFonts w:hint="eastAsia"/>
              </w:rPr>
            </w:pPr>
            <w:r w:rsidRPr="00400108">
              <w:t>            -1,</w:t>
            </w:r>
          </w:p>
          <w:p w14:paraId="379ABB34" w14:textId="77777777" w:rsidR="00400108" w:rsidRPr="00400108" w:rsidRDefault="00400108" w:rsidP="00D4029B">
            <w:pPr>
              <w:pStyle w:val="y-0"/>
              <w:rPr>
                <w:rFonts w:hint="eastAsia"/>
              </w:rPr>
            </w:pPr>
            <w:r w:rsidRPr="00400108">
              <w:t>            -1,</w:t>
            </w:r>
          </w:p>
          <w:p w14:paraId="460C83F4" w14:textId="77777777" w:rsidR="00400108" w:rsidRPr="00400108" w:rsidRDefault="00400108" w:rsidP="00D4029B">
            <w:pPr>
              <w:pStyle w:val="y-0"/>
              <w:rPr>
                <w:rFonts w:hint="eastAsia"/>
              </w:rPr>
            </w:pPr>
            <w:r w:rsidRPr="00400108">
              <w:t>            -1,</w:t>
            </w:r>
          </w:p>
          <w:p w14:paraId="692F12DC" w14:textId="77777777" w:rsidR="00400108" w:rsidRPr="00400108" w:rsidRDefault="00400108" w:rsidP="00D4029B">
            <w:pPr>
              <w:pStyle w:val="y-0"/>
              <w:rPr>
                <w:rFonts w:hint="eastAsia"/>
              </w:rPr>
            </w:pPr>
            <w:r w:rsidRPr="00400108">
              <w:lastRenderedPageBreak/>
              <w:t>            -1,</w:t>
            </w:r>
          </w:p>
          <w:p w14:paraId="4DF37F5A" w14:textId="77777777" w:rsidR="00400108" w:rsidRPr="00400108" w:rsidRDefault="00400108" w:rsidP="00D4029B">
            <w:pPr>
              <w:pStyle w:val="y-0"/>
              <w:rPr>
                <w:rFonts w:hint="eastAsia"/>
              </w:rPr>
            </w:pPr>
            <w:r w:rsidRPr="00400108">
              <w:t>            -1,</w:t>
            </w:r>
          </w:p>
          <w:p w14:paraId="11697C16" w14:textId="77777777" w:rsidR="00400108" w:rsidRPr="00400108" w:rsidRDefault="00400108" w:rsidP="00D4029B">
            <w:pPr>
              <w:pStyle w:val="y-0"/>
              <w:rPr>
                <w:rFonts w:hint="eastAsia"/>
              </w:rPr>
            </w:pPr>
            <w:r w:rsidRPr="00400108">
              <w:t>            -1,</w:t>
            </w:r>
          </w:p>
          <w:p w14:paraId="16CA0A0C" w14:textId="77777777" w:rsidR="00400108" w:rsidRPr="00400108" w:rsidRDefault="00400108" w:rsidP="00D4029B">
            <w:pPr>
              <w:pStyle w:val="y-0"/>
              <w:rPr>
                <w:rFonts w:hint="eastAsia"/>
              </w:rPr>
            </w:pPr>
            <w:r w:rsidRPr="00400108">
              <w:t>            -1,</w:t>
            </w:r>
          </w:p>
          <w:p w14:paraId="5FF02EB9" w14:textId="77777777" w:rsidR="00400108" w:rsidRPr="00400108" w:rsidRDefault="00400108" w:rsidP="00D4029B">
            <w:pPr>
              <w:pStyle w:val="y-0"/>
              <w:rPr>
                <w:rFonts w:hint="eastAsia"/>
              </w:rPr>
            </w:pPr>
            <w:r w:rsidRPr="00400108">
              <w:t>            -1</w:t>
            </w:r>
          </w:p>
          <w:p w14:paraId="1C3D4A2C" w14:textId="77777777" w:rsidR="00400108" w:rsidRPr="00400108" w:rsidRDefault="00400108" w:rsidP="00D4029B">
            <w:pPr>
              <w:pStyle w:val="y-0"/>
              <w:rPr>
                <w:rFonts w:hint="eastAsia"/>
              </w:rPr>
            </w:pPr>
            <w:r w:rsidRPr="00400108">
              <w:t>        ],</w:t>
            </w:r>
          </w:p>
          <w:p w14:paraId="76534117" w14:textId="77777777" w:rsidR="00400108" w:rsidRPr="00400108" w:rsidRDefault="00400108" w:rsidP="00D4029B">
            <w:pPr>
              <w:pStyle w:val="y-0"/>
              <w:rPr>
                <w:rFonts w:hint="eastAsia"/>
              </w:rPr>
            </w:pPr>
            <w:r w:rsidRPr="00400108">
              <w:t>        "exRsnNumLst": [</w:t>
            </w:r>
          </w:p>
          <w:p w14:paraId="72F4F7A7" w14:textId="77777777" w:rsidR="00400108" w:rsidRPr="00400108" w:rsidRDefault="00400108" w:rsidP="00D4029B">
            <w:pPr>
              <w:pStyle w:val="y-0"/>
              <w:rPr>
                <w:rFonts w:hint="eastAsia"/>
              </w:rPr>
            </w:pPr>
            <w:r w:rsidRPr="00400108">
              <w:t>            -1,</w:t>
            </w:r>
          </w:p>
          <w:p w14:paraId="3ACDBBE0" w14:textId="77777777" w:rsidR="00400108" w:rsidRPr="00400108" w:rsidRDefault="00400108" w:rsidP="00D4029B">
            <w:pPr>
              <w:pStyle w:val="y-0"/>
              <w:rPr>
                <w:rFonts w:hint="eastAsia"/>
              </w:rPr>
            </w:pPr>
            <w:r w:rsidRPr="00400108">
              <w:t>            -1,</w:t>
            </w:r>
          </w:p>
          <w:p w14:paraId="01AD641C" w14:textId="77777777" w:rsidR="00400108" w:rsidRPr="00400108" w:rsidRDefault="00400108" w:rsidP="00D4029B">
            <w:pPr>
              <w:pStyle w:val="y-0"/>
              <w:rPr>
                <w:rFonts w:hint="eastAsia"/>
              </w:rPr>
            </w:pPr>
            <w:r w:rsidRPr="00400108">
              <w:t>            -1,</w:t>
            </w:r>
          </w:p>
          <w:p w14:paraId="73E63094" w14:textId="77777777" w:rsidR="00400108" w:rsidRPr="00400108" w:rsidRDefault="00400108" w:rsidP="00D4029B">
            <w:pPr>
              <w:pStyle w:val="y-0"/>
              <w:rPr>
                <w:rFonts w:hint="eastAsia"/>
              </w:rPr>
            </w:pPr>
            <w:r w:rsidRPr="00400108">
              <w:t>            -1,</w:t>
            </w:r>
          </w:p>
          <w:p w14:paraId="60E296A0" w14:textId="77777777" w:rsidR="00400108" w:rsidRPr="00400108" w:rsidRDefault="00400108" w:rsidP="00D4029B">
            <w:pPr>
              <w:pStyle w:val="y-0"/>
              <w:rPr>
                <w:rFonts w:hint="eastAsia"/>
              </w:rPr>
            </w:pPr>
            <w:r w:rsidRPr="00400108">
              <w:t>            -1,</w:t>
            </w:r>
          </w:p>
          <w:p w14:paraId="6FB96871" w14:textId="77777777" w:rsidR="00400108" w:rsidRPr="00400108" w:rsidRDefault="00400108" w:rsidP="00D4029B">
            <w:pPr>
              <w:pStyle w:val="y-0"/>
              <w:rPr>
                <w:rFonts w:hint="eastAsia"/>
              </w:rPr>
            </w:pPr>
            <w:r w:rsidRPr="00400108">
              <w:t>            -1,</w:t>
            </w:r>
          </w:p>
          <w:p w14:paraId="36E89B9B" w14:textId="77777777" w:rsidR="00400108" w:rsidRPr="00400108" w:rsidRDefault="00400108" w:rsidP="00D4029B">
            <w:pPr>
              <w:pStyle w:val="y-0"/>
              <w:rPr>
                <w:rFonts w:hint="eastAsia"/>
              </w:rPr>
            </w:pPr>
            <w:r w:rsidRPr="00400108">
              <w:t>            -1,</w:t>
            </w:r>
          </w:p>
          <w:p w14:paraId="14A65A29" w14:textId="77777777" w:rsidR="00400108" w:rsidRPr="00400108" w:rsidRDefault="00400108" w:rsidP="00D4029B">
            <w:pPr>
              <w:pStyle w:val="y-0"/>
              <w:rPr>
                <w:rFonts w:hint="eastAsia"/>
              </w:rPr>
            </w:pPr>
            <w:r w:rsidRPr="00400108">
              <w:t>            -1</w:t>
            </w:r>
          </w:p>
          <w:p w14:paraId="4CDD89FF" w14:textId="77777777" w:rsidR="00400108" w:rsidRPr="00400108" w:rsidRDefault="00400108" w:rsidP="00D4029B">
            <w:pPr>
              <w:pStyle w:val="y-0"/>
              <w:rPr>
                <w:rFonts w:hint="eastAsia"/>
              </w:rPr>
            </w:pPr>
            <w:r w:rsidRPr="00400108">
              <w:t>        ]</w:t>
            </w:r>
          </w:p>
          <w:p w14:paraId="6A03D0D4" w14:textId="77777777" w:rsidR="00400108" w:rsidRPr="00400108" w:rsidRDefault="00400108" w:rsidP="00D4029B">
            <w:pPr>
              <w:pStyle w:val="y-0"/>
              <w:rPr>
                <w:rFonts w:hint="eastAsia"/>
              </w:rPr>
            </w:pPr>
            <w:r w:rsidRPr="00400108">
              <w:t>    }</w:t>
            </w:r>
          </w:p>
          <w:p w14:paraId="2F6F4303" w14:textId="77777777" w:rsidR="00400108" w:rsidRPr="00400108" w:rsidRDefault="00400108" w:rsidP="00D4029B">
            <w:pPr>
              <w:pStyle w:val="y-0"/>
              <w:rPr>
                <w:rFonts w:hint="eastAsia"/>
              </w:rPr>
            </w:pPr>
            <w:r w:rsidRPr="00400108">
              <w:t>}</w:t>
            </w:r>
          </w:p>
          <w:p w14:paraId="6BFA09A8" w14:textId="77777777" w:rsidR="00005070" w:rsidRDefault="00005070" w:rsidP="00D4029B">
            <w:pPr>
              <w:pStyle w:val="y-0"/>
              <w:rPr>
                <w:rFonts w:hint="eastAsia"/>
              </w:rPr>
            </w:pPr>
          </w:p>
        </w:tc>
      </w:tr>
      <w:tr w:rsidR="00005070" w14:paraId="6ED73721" w14:textId="77777777" w:rsidTr="00296B82">
        <w:tc>
          <w:tcPr>
            <w:tcW w:w="1271" w:type="dxa"/>
          </w:tcPr>
          <w:p w14:paraId="3587A85C" w14:textId="77777777" w:rsidR="00005070" w:rsidRDefault="00005070" w:rsidP="00D4029B">
            <w:pPr>
              <w:pStyle w:val="y-0"/>
              <w:rPr>
                <w:rFonts w:hint="eastAsia"/>
              </w:rPr>
            </w:pPr>
            <w:r w:rsidRPr="00077D08">
              <w:rPr>
                <w:rFonts w:hint="eastAsia"/>
              </w:rPr>
              <w:lastRenderedPageBreak/>
              <w:t>说明</w:t>
            </w:r>
          </w:p>
        </w:tc>
        <w:tc>
          <w:tcPr>
            <w:tcW w:w="6946" w:type="dxa"/>
          </w:tcPr>
          <w:p w14:paraId="3052AD83" w14:textId="77777777" w:rsidR="00005070" w:rsidRDefault="00005070" w:rsidP="00D4029B">
            <w:pPr>
              <w:pStyle w:val="y-0"/>
              <w:rPr>
                <w:rFonts w:hint="eastAsia"/>
              </w:rPr>
            </w:pPr>
          </w:p>
        </w:tc>
      </w:tr>
    </w:tbl>
    <w:p w14:paraId="206CB7F0" w14:textId="77777777" w:rsidR="00005070" w:rsidRPr="00005070" w:rsidRDefault="00005070" w:rsidP="00D4029B">
      <w:pPr>
        <w:pStyle w:val="y-0"/>
        <w:rPr>
          <w:rFonts w:hint="eastAsia"/>
        </w:rPr>
      </w:pPr>
    </w:p>
    <w:p w14:paraId="051D17F9" w14:textId="77777777" w:rsidR="009C783E" w:rsidRDefault="009C783E" w:rsidP="009C783E">
      <w:pPr>
        <w:pStyle w:val="y-20"/>
        <w:rPr>
          <w:rFonts w:hint="eastAsia"/>
        </w:rPr>
      </w:pPr>
      <w:r>
        <w:rPr>
          <w:rFonts w:hint="eastAsia"/>
        </w:rPr>
        <w:t>接口</w:t>
      </w:r>
      <w:r>
        <w:rPr>
          <w:rFonts w:hint="eastAsia"/>
        </w:rPr>
        <w:t>11</w:t>
      </w:r>
      <w:r>
        <w:rPr>
          <w:rFonts w:hint="eastAsia"/>
        </w:rPr>
        <w:t>：产品漏洞上传任务</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05070" w14:paraId="794F9B91" w14:textId="77777777" w:rsidTr="00296B82">
        <w:tc>
          <w:tcPr>
            <w:tcW w:w="1271" w:type="dxa"/>
          </w:tcPr>
          <w:p w14:paraId="6EA07900" w14:textId="77777777" w:rsidR="00005070" w:rsidRDefault="00005070" w:rsidP="00D4029B">
            <w:pPr>
              <w:pStyle w:val="y-0"/>
              <w:rPr>
                <w:rFonts w:hint="eastAsia"/>
              </w:rPr>
            </w:pPr>
            <w:r>
              <w:rPr>
                <w:rFonts w:hint="eastAsia"/>
              </w:rPr>
              <w:t>请求URL</w:t>
            </w:r>
          </w:p>
        </w:tc>
        <w:tc>
          <w:tcPr>
            <w:tcW w:w="6946" w:type="dxa"/>
          </w:tcPr>
          <w:p w14:paraId="1D4EF667" w14:textId="35772C60" w:rsidR="00005070" w:rsidRPr="00077D08" w:rsidRDefault="008B1A2E" w:rsidP="00D4029B">
            <w:pPr>
              <w:pStyle w:val="y-0"/>
              <w:rPr>
                <w:rFonts w:hint="eastAsia"/>
              </w:rPr>
            </w:pPr>
            <w:r>
              <w:rPr>
                <w:rFonts w:hint="eastAsia"/>
              </w:rPr>
              <w:t>——</w:t>
            </w:r>
          </w:p>
        </w:tc>
      </w:tr>
      <w:tr w:rsidR="00005070" w14:paraId="6051F013" w14:textId="77777777" w:rsidTr="00296B82">
        <w:tc>
          <w:tcPr>
            <w:tcW w:w="1271" w:type="dxa"/>
            <w:vMerge w:val="restart"/>
          </w:tcPr>
          <w:p w14:paraId="7E0FF4D2" w14:textId="77777777" w:rsidR="00005070" w:rsidRDefault="00005070" w:rsidP="00D4029B">
            <w:pPr>
              <w:pStyle w:val="y-0"/>
              <w:rPr>
                <w:rFonts w:hint="eastAsia"/>
              </w:rPr>
            </w:pPr>
            <w:r>
              <w:rPr>
                <w:rFonts w:hint="eastAsia"/>
              </w:rPr>
              <w:t>请求体</w:t>
            </w:r>
          </w:p>
        </w:tc>
        <w:tc>
          <w:tcPr>
            <w:tcW w:w="6946" w:type="dxa"/>
          </w:tcPr>
          <w:p w14:paraId="6348E25B" w14:textId="77777777" w:rsidR="00400108" w:rsidRPr="00400108" w:rsidRDefault="00400108" w:rsidP="00D4029B">
            <w:pPr>
              <w:pStyle w:val="y-0"/>
              <w:rPr>
                <w:rFonts w:hint="eastAsia"/>
              </w:rPr>
            </w:pPr>
            <w:r w:rsidRPr="00400108">
              <w:t>{</w:t>
            </w:r>
          </w:p>
          <w:p w14:paraId="7E2097CB" w14:textId="77777777" w:rsidR="00400108" w:rsidRPr="00400108" w:rsidRDefault="00400108" w:rsidP="00D4029B">
            <w:pPr>
              <w:pStyle w:val="y-0"/>
              <w:rPr>
                <w:rFonts w:hint="eastAsia"/>
              </w:rPr>
            </w:pPr>
            <w:r w:rsidRPr="00400108">
              <w:t>    "orderID": "2-104-1688825291109179392",</w:t>
            </w:r>
          </w:p>
          <w:p w14:paraId="436C45AD" w14:textId="77777777" w:rsidR="00400108" w:rsidRPr="00400108" w:rsidRDefault="00400108" w:rsidP="00D4029B">
            <w:pPr>
              <w:pStyle w:val="y-0"/>
              <w:rPr>
                <w:rFonts w:hint="eastAsia"/>
              </w:rPr>
            </w:pPr>
            <w:r w:rsidRPr="00400108">
              <w:t>    "orgCode": "150000",</w:t>
            </w:r>
          </w:p>
          <w:p w14:paraId="2BB9CC4D" w14:textId="77777777" w:rsidR="00400108" w:rsidRPr="00400108" w:rsidRDefault="00400108" w:rsidP="00D4029B">
            <w:pPr>
              <w:pStyle w:val="y-0"/>
              <w:rPr>
                <w:rFonts w:hint="eastAsia"/>
              </w:rPr>
            </w:pPr>
            <w:r w:rsidRPr="00400108">
              <w:t>    "ispCode": "CM",</w:t>
            </w:r>
          </w:p>
          <w:p w14:paraId="11DF6045" w14:textId="77777777" w:rsidR="00400108" w:rsidRPr="00400108" w:rsidRDefault="00400108" w:rsidP="00D4029B">
            <w:pPr>
              <w:pStyle w:val="y-0"/>
              <w:rPr>
                <w:rFonts w:hint="eastAsia"/>
              </w:rPr>
            </w:pPr>
            <w:r w:rsidRPr="00400108">
              <w:t>    "ctxCode": 1,</w:t>
            </w:r>
          </w:p>
          <w:p w14:paraId="417CF6AE" w14:textId="77777777" w:rsidR="00400108" w:rsidRPr="00400108" w:rsidRDefault="00400108" w:rsidP="00D4029B">
            <w:pPr>
              <w:pStyle w:val="y-0"/>
              <w:rPr>
                <w:rFonts w:hint="eastAsia"/>
              </w:rPr>
            </w:pPr>
            <w:r w:rsidRPr="00400108">
              <w:t>    "reqMsgCnt": "09b4eafdf99e23b43134ad96e293f57d"</w:t>
            </w:r>
          </w:p>
          <w:p w14:paraId="72105337" w14:textId="77777777" w:rsidR="00400108" w:rsidRPr="00400108" w:rsidRDefault="00400108" w:rsidP="00D4029B">
            <w:pPr>
              <w:pStyle w:val="y-0"/>
              <w:rPr>
                <w:rFonts w:hint="eastAsia"/>
              </w:rPr>
            </w:pPr>
            <w:r w:rsidRPr="00400108">
              <w:t>}</w:t>
            </w:r>
          </w:p>
          <w:p w14:paraId="453012E7" w14:textId="77777777" w:rsidR="00005070" w:rsidRDefault="00005070" w:rsidP="00D4029B">
            <w:pPr>
              <w:pStyle w:val="y-0"/>
              <w:rPr>
                <w:rFonts w:hint="eastAsia"/>
              </w:rPr>
            </w:pPr>
          </w:p>
        </w:tc>
      </w:tr>
      <w:tr w:rsidR="00005070" w14:paraId="49B2E489" w14:textId="77777777" w:rsidTr="00296B82">
        <w:tc>
          <w:tcPr>
            <w:tcW w:w="1271" w:type="dxa"/>
            <w:vMerge/>
          </w:tcPr>
          <w:p w14:paraId="4273DFAB" w14:textId="77777777" w:rsidR="00005070" w:rsidRDefault="00005070" w:rsidP="00D4029B">
            <w:pPr>
              <w:pStyle w:val="y-0"/>
              <w:rPr>
                <w:rFonts w:hint="eastAsia"/>
              </w:rPr>
            </w:pPr>
          </w:p>
        </w:tc>
        <w:tc>
          <w:tcPr>
            <w:tcW w:w="6946" w:type="dxa"/>
          </w:tcPr>
          <w:p w14:paraId="19865EB5" w14:textId="77777777" w:rsidR="00400108" w:rsidRPr="00400108" w:rsidRDefault="00400108" w:rsidP="00D4029B">
            <w:pPr>
              <w:pStyle w:val="y-0"/>
              <w:rPr>
                <w:rFonts w:hint="eastAsia"/>
              </w:rPr>
            </w:pPr>
            <w:r w:rsidRPr="00400108">
              <w:t>{</w:t>
            </w:r>
          </w:p>
          <w:p w14:paraId="52EBF269" w14:textId="77777777" w:rsidR="00400108" w:rsidRPr="00400108" w:rsidRDefault="00400108" w:rsidP="00D4029B">
            <w:pPr>
              <w:pStyle w:val="y-0"/>
              <w:rPr>
                <w:rFonts w:hint="eastAsia"/>
              </w:rPr>
            </w:pPr>
            <w:r w:rsidRPr="00400108">
              <w:t>    "orderType": 2,</w:t>
            </w:r>
          </w:p>
          <w:p w14:paraId="40BF89E0" w14:textId="77777777" w:rsidR="00400108" w:rsidRPr="00400108" w:rsidRDefault="00400108" w:rsidP="00D4029B">
            <w:pPr>
              <w:pStyle w:val="y-0"/>
              <w:rPr>
                <w:rFonts w:hint="eastAsia"/>
              </w:rPr>
            </w:pPr>
            <w:r w:rsidRPr="00400108">
              <w:t>    "orderSubType": 104,</w:t>
            </w:r>
          </w:p>
          <w:p w14:paraId="0F192727" w14:textId="77777777" w:rsidR="00400108" w:rsidRPr="00400108" w:rsidRDefault="00400108" w:rsidP="00D4029B">
            <w:pPr>
              <w:pStyle w:val="y-0"/>
              <w:rPr>
                <w:rFonts w:hint="eastAsia"/>
              </w:rPr>
            </w:pPr>
            <w:r w:rsidRPr="00400108">
              <w:t>    "timeStamp": "1661247337",</w:t>
            </w:r>
          </w:p>
          <w:p w14:paraId="52FFAF4D" w14:textId="77777777" w:rsidR="00400108" w:rsidRPr="00400108" w:rsidRDefault="00400108" w:rsidP="00D4029B">
            <w:pPr>
              <w:pStyle w:val="y-0"/>
              <w:rPr>
                <w:rFonts w:hint="eastAsia"/>
              </w:rPr>
            </w:pPr>
            <w:r w:rsidRPr="00400108">
              <w:lastRenderedPageBreak/>
              <w:t>    "sign": "3eab6948f0fe3dd2c59b7de1d3e6edcbda634e2373cb876ef2669aaf00d0f24a",</w:t>
            </w:r>
          </w:p>
          <w:p w14:paraId="35F4F64A" w14:textId="77777777" w:rsidR="00400108" w:rsidRPr="00400108" w:rsidRDefault="00400108" w:rsidP="00D4029B">
            <w:pPr>
              <w:pStyle w:val="y-0"/>
              <w:rPr>
                <w:rFonts w:hint="eastAsia"/>
              </w:rPr>
            </w:pPr>
            <w:r w:rsidRPr="00400108">
              <w:t>    "data": {</w:t>
            </w:r>
          </w:p>
          <w:p w14:paraId="11993C25" w14:textId="77777777" w:rsidR="00400108" w:rsidRPr="00400108" w:rsidRDefault="00400108" w:rsidP="00D4029B">
            <w:pPr>
              <w:pStyle w:val="y-0"/>
              <w:rPr>
                <w:rFonts w:hint="eastAsia"/>
              </w:rPr>
            </w:pPr>
            <w:r w:rsidRPr="00400108">
              <w:t>        "numFiles": 1,</w:t>
            </w:r>
          </w:p>
          <w:p w14:paraId="3EA500F4" w14:textId="77777777" w:rsidR="00400108" w:rsidRPr="00400108" w:rsidRDefault="00400108" w:rsidP="00D4029B">
            <w:pPr>
              <w:pStyle w:val="y-0"/>
              <w:rPr>
                <w:rFonts w:hint="eastAsia"/>
              </w:rPr>
            </w:pPr>
            <w:r w:rsidRPr="00400108">
              <w:t>        "numTgzs": 1,</w:t>
            </w:r>
          </w:p>
          <w:p w14:paraId="5B225C3E" w14:textId="77777777" w:rsidR="00400108" w:rsidRPr="00400108" w:rsidRDefault="00400108" w:rsidP="00D4029B">
            <w:pPr>
              <w:pStyle w:val="y-0"/>
              <w:rPr>
                <w:rFonts w:hint="eastAsia"/>
              </w:rPr>
            </w:pPr>
            <w:r w:rsidRPr="00400108">
              <w:t>        "fileInfoLst": [</w:t>
            </w:r>
          </w:p>
          <w:p w14:paraId="50399AED" w14:textId="77777777" w:rsidR="00400108" w:rsidRPr="00400108" w:rsidRDefault="00400108" w:rsidP="00D4029B">
            <w:pPr>
              <w:pStyle w:val="y-0"/>
              <w:rPr>
                <w:rFonts w:hint="eastAsia"/>
              </w:rPr>
            </w:pPr>
            <w:r w:rsidRPr="00400108">
              <w:t>            {</w:t>
            </w:r>
          </w:p>
          <w:p w14:paraId="4CF95F39" w14:textId="77777777" w:rsidR="00400108" w:rsidRPr="00400108" w:rsidRDefault="00400108" w:rsidP="00D4029B">
            <w:pPr>
              <w:pStyle w:val="y-0"/>
              <w:rPr>
                <w:rFonts w:hint="eastAsia"/>
              </w:rPr>
            </w:pPr>
            <w:r w:rsidRPr="00400108">
              <w:t>                "name": "filename.json",</w:t>
            </w:r>
          </w:p>
          <w:p w14:paraId="15C6E17B" w14:textId="77777777" w:rsidR="00400108" w:rsidRPr="00400108" w:rsidRDefault="00400108" w:rsidP="00D4029B">
            <w:pPr>
              <w:pStyle w:val="y-0"/>
              <w:rPr>
                <w:rFonts w:hint="eastAsia"/>
              </w:rPr>
            </w:pPr>
            <w:r w:rsidRPr="00400108">
              <w:t>                "dataType": "json",</w:t>
            </w:r>
          </w:p>
          <w:p w14:paraId="09C4E203" w14:textId="77777777" w:rsidR="00400108" w:rsidRPr="00400108" w:rsidRDefault="00400108" w:rsidP="00D4029B">
            <w:pPr>
              <w:pStyle w:val="y-0"/>
              <w:rPr>
                <w:rFonts w:hint="eastAsia"/>
              </w:rPr>
            </w:pPr>
            <w:r w:rsidRPr="00400108">
              <w:t>                "objectID": "",</w:t>
            </w:r>
          </w:p>
          <w:p w14:paraId="611F34A6" w14:textId="77777777" w:rsidR="00400108" w:rsidRPr="00400108" w:rsidRDefault="00400108" w:rsidP="00D4029B">
            <w:pPr>
              <w:pStyle w:val="y-0"/>
              <w:rPr>
                <w:rFonts w:hint="eastAsia"/>
              </w:rPr>
            </w:pPr>
            <w:r w:rsidRPr="00400108">
              <w:t>                "svcType": 6,</w:t>
            </w:r>
          </w:p>
          <w:p w14:paraId="0533C0EA" w14:textId="77777777" w:rsidR="00400108" w:rsidRPr="00400108" w:rsidRDefault="00400108" w:rsidP="00D4029B">
            <w:pPr>
              <w:pStyle w:val="y-0"/>
              <w:rPr>
                <w:rFonts w:hint="eastAsia"/>
              </w:rPr>
            </w:pPr>
            <w:r w:rsidRPr="00400108">
              <w:t>                "reserved": ""</w:t>
            </w:r>
          </w:p>
          <w:p w14:paraId="2D7C871C" w14:textId="77777777" w:rsidR="00400108" w:rsidRPr="00400108" w:rsidRDefault="00400108" w:rsidP="00D4029B">
            <w:pPr>
              <w:pStyle w:val="y-0"/>
              <w:rPr>
                <w:rFonts w:hint="eastAsia"/>
              </w:rPr>
            </w:pPr>
            <w:r w:rsidRPr="00400108">
              <w:t>            }</w:t>
            </w:r>
          </w:p>
          <w:p w14:paraId="1D57F632" w14:textId="77777777" w:rsidR="00400108" w:rsidRPr="00400108" w:rsidRDefault="00400108" w:rsidP="00D4029B">
            <w:pPr>
              <w:pStyle w:val="y-0"/>
              <w:rPr>
                <w:rFonts w:hint="eastAsia"/>
              </w:rPr>
            </w:pPr>
            <w:r w:rsidRPr="00400108">
              <w:t>        ]</w:t>
            </w:r>
          </w:p>
          <w:p w14:paraId="528C9868" w14:textId="77777777" w:rsidR="00400108" w:rsidRPr="00400108" w:rsidRDefault="00400108" w:rsidP="00D4029B">
            <w:pPr>
              <w:pStyle w:val="y-0"/>
              <w:rPr>
                <w:rFonts w:hint="eastAsia"/>
              </w:rPr>
            </w:pPr>
            <w:r w:rsidRPr="00400108">
              <w:t>    },</w:t>
            </w:r>
          </w:p>
          <w:p w14:paraId="76BFA91E" w14:textId="77777777" w:rsidR="00400108" w:rsidRPr="00400108" w:rsidRDefault="00400108" w:rsidP="00D4029B">
            <w:pPr>
              <w:pStyle w:val="y-0"/>
              <w:rPr>
                <w:rFonts w:hint="eastAsia"/>
              </w:rPr>
            </w:pPr>
            <w:r w:rsidRPr="00400108">
              <w:t>    "vulLst": {</w:t>
            </w:r>
          </w:p>
          <w:p w14:paraId="31C7CDD9" w14:textId="77777777" w:rsidR="00400108" w:rsidRPr="00400108" w:rsidRDefault="00400108" w:rsidP="00D4029B">
            <w:pPr>
              <w:pStyle w:val="y-0"/>
              <w:rPr>
                <w:rFonts w:hint="eastAsia"/>
              </w:rPr>
            </w:pPr>
            <w:r w:rsidRPr="00400108">
              <w:t>        "keyLst": [</w:t>
            </w:r>
          </w:p>
          <w:p w14:paraId="5930D1AD" w14:textId="77777777" w:rsidR="00400108" w:rsidRPr="00400108" w:rsidRDefault="00400108" w:rsidP="00D4029B">
            <w:pPr>
              <w:pStyle w:val="y-0"/>
              <w:rPr>
                <w:rFonts w:hint="eastAsia"/>
              </w:rPr>
            </w:pPr>
            <w:r w:rsidRPr="00400108">
              <w:t>            {</w:t>
            </w:r>
          </w:p>
          <w:p w14:paraId="40E8BD81" w14:textId="77777777" w:rsidR="00400108" w:rsidRPr="00400108" w:rsidRDefault="00400108" w:rsidP="00D4029B">
            <w:pPr>
              <w:pStyle w:val="y-0"/>
              <w:rPr>
                <w:rFonts w:hint="eastAsia"/>
              </w:rPr>
            </w:pPr>
            <w:r w:rsidRPr="00400108">
              <w:t>                "bslDate": "2023-08-04",</w:t>
            </w:r>
          </w:p>
          <w:p w14:paraId="3BBAC7AB" w14:textId="77777777" w:rsidR="00400108" w:rsidRPr="00400108" w:rsidRDefault="00400108" w:rsidP="00D4029B">
            <w:pPr>
              <w:pStyle w:val="y-0"/>
              <w:rPr>
                <w:rFonts w:hint="eastAsia"/>
              </w:rPr>
            </w:pPr>
            <w:r w:rsidRPr="00400108">
              <w:t>                "assetType": "cpe:2.3:a:apache:log4j:1.2:-:*:*:*:*:*:*",</w:t>
            </w:r>
          </w:p>
          <w:p w14:paraId="078AC1BE" w14:textId="77777777" w:rsidR="00400108" w:rsidRPr="00400108" w:rsidRDefault="00400108" w:rsidP="00D4029B">
            <w:pPr>
              <w:pStyle w:val="y-0"/>
              <w:rPr>
                <w:rFonts w:hint="eastAsia"/>
              </w:rPr>
            </w:pPr>
            <w:r w:rsidRPr="00400108">
              <w:t>                "orgVulID": "CVE-2025-27817",</w:t>
            </w:r>
          </w:p>
          <w:p w14:paraId="71374899" w14:textId="77777777" w:rsidR="00400108" w:rsidRPr="00400108" w:rsidRDefault="00400108" w:rsidP="00D4029B">
            <w:pPr>
              <w:pStyle w:val="y-0"/>
              <w:rPr>
                <w:rFonts w:hint="eastAsia"/>
              </w:rPr>
            </w:pPr>
            <w:r w:rsidRPr="00400108">
              <w:t>                "pubDate": "2023-08-04",</w:t>
            </w:r>
          </w:p>
          <w:p w14:paraId="70E906B9" w14:textId="77777777" w:rsidR="00400108" w:rsidRPr="00400108" w:rsidRDefault="00400108" w:rsidP="00D4029B">
            <w:pPr>
              <w:pStyle w:val="y-0"/>
              <w:rPr>
                <w:rFonts w:hint="eastAsia"/>
              </w:rPr>
            </w:pPr>
            <w:r w:rsidRPr="00400108">
              <w:t>                "vulType": 24,</w:t>
            </w:r>
          </w:p>
          <w:p w14:paraId="36B3CBD6" w14:textId="77777777" w:rsidR="00400108" w:rsidRPr="00400108" w:rsidRDefault="00400108" w:rsidP="00D4029B">
            <w:pPr>
              <w:pStyle w:val="y-0"/>
              <w:rPr>
                <w:rFonts w:hint="eastAsia"/>
              </w:rPr>
            </w:pPr>
            <w:r w:rsidRPr="00400108">
              <w:t>                "vulName": " Gauntlet防火墙溢出",</w:t>
            </w:r>
          </w:p>
          <w:p w14:paraId="2A9FA87C" w14:textId="77777777" w:rsidR="00400108" w:rsidRPr="00400108" w:rsidRDefault="00400108" w:rsidP="00D4029B">
            <w:pPr>
              <w:pStyle w:val="y-0"/>
              <w:rPr>
                <w:rFonts w:hint="eastAsia"/>
              </w:rPr>
            </w:pPr>
            <w:r w:rsidRPr="00400108">
              <w:t>                "bslVulVal": 123.0,</w:t>
            </w:r>
          </w:p>
          <w:p w14:paraId="4A0F6B6C" w14:textId="77777777" w:rsidR="00400108" w:rsidRPr="00400108" w:rsidRDefault="00400108" w:rsidP="00D4029B">
            <w:pPr>
              <w:pStyle w:val="y-0"/>
              <w:rPr>
                <w:rFonts w:hint="eastAsia"/>
              </w:rPr>
            </w:pPr>
            <w:r w:rsidRPr="00400108">
              <w:t>                "numOrg": 1,</w:t>
            </w:r>
          </w:p>
          <w:p w14:paraId="4C98E7EC" w14:textId="77777777" w:rsidR="00400108" w:rsidRPr="00400108" w:rsidRDefault="00400108" w:rsidP="00D4029B">
            <w:pPr>
              <w:pStyle w:val="y-0"/>
              <w:rPr>
                <w:rFonts w:hint="eastAsia"/>
              </w:rPr>
            </w:pPr>
            <w:r w:rsidRPr="00400108">
              <w:t>                "remed": "123",</w:t>
            </w:r>
          </w:p>
          <w:p w14:paraId="210632D6" w14:textId="77777777" w:rsidR="00400108" w:rsidRPr="00400108" w:rsidRDefault="00400108" w:rsidP="00D4029B">
            <w:pPr>
              <w:pStyle w:val="y-0"/>
              <w:rPr>
                <w:rFonts w:hint="eastAsia"/>
              </w:rPr>
            </w:pPr>
            <w:r w:rsidRPr="00400108">
              <w:t>                "lclID": "-1",</w:t>
            </w:r>
          </w:p>
          <w:p w14:paraId="05D8F704" w14:textId="77777777" w:rsidR="00400108" w:rsidRPr="00400108" w:rsidRDefault="00400108" w:rsidP="00D4029B">
            <w:pPr>
              <w:pStyle w:val="y-0"/>
              <w:rPr>
                <w:rFonts w:hint="eastAsia"/>
              </w:rPr>
            </w:pPr>
            <w:r w:rsidRPr="00400108">
              <w:t>                "fixLnk": "",</w:t>
            </w:r>
          </w:p>
          <w:p w14:paraId="6F88FB90" w14:textId="77777777" w:rsidR="00400108" w:rsidRPr="00400108" w:rsidRDefault="00400108" w:rsidP="00D4029B">
            <w:pPr>
              <w:pStyle w:val="y-0"/>
              <w:rPr>
                <w:rFonts w:hint="eastAsia"/>
              </w:rPr>
            </w:pPr>
            <w:r w:rsidRPr="00400108">
              <w:t>                "numAfftCmpt": 1,</w:t>
            </w:r>
          </w:p>
          <w:p w14:paraId="7527BC78" w14:textId="77777777" w:rsidR="00400108" w:rsidRPr="00400108" w:rsidRDefault="00400108" w:rsidP="00D4029B">
            <w:pPr>
              <w:pStyle w:val="y-0"/>
              <w:rPr>
                <w:rFonts w:hint="eastAsia"/>
              </w:rPr>
            </w:pPr>
            <w:r w:rsidRPr="00400108">
              <w:t>                "rsvdDesc": "",</w:t>
            </w:r>
          </w:p>
          <w:p w14:paraId="10763CDC" w14:textId="77777777" w:rsidR="00400108" w:rsidRPr="00400108" w:rsidRDefault="00400108" w:rsidP="00D4029B">
            <w:pPr>
              <w:pStyle w:val="y-0"/>
              <w:rPr>
                <w:rFonts w:hint="eastAsia"/>
              </w:rPr>
            </w:pPr>
            <w:r w:rsidRPr="00400108">
              <w:t>                "vulLevel": 5,</w:t>
            </w:r>
          </w:p>
          <w:p w14:paraId="230981BD" w14:textId="77777777" w:rsidR="00400108" w:rsidRPr="00400108" w:rsidRDefault="00400108" w:rsidP="00D4029B">
            <w:pPr>
              <w:pStyle w:val="y-0"/>
              <w:rPr>
                <w:rFonts w:hint="eastAsia"/>
              </w:rPr>
            </w:pPr>
            <w:r w:rsidRPr="00400108">
              <w:t>                "vulDesc": "123",</w:t>
            </w:r>
          </w:p>
          <w:p w14:paraId="3EC303E1" w14:textId="77777777" w:rsidR="00400108" w:rsidRPr="00400108" w:rsidRDefault="00400108" w:rsidP="00D4029B">
            <w:pPr>
              <w:pStyle w:val="y-0"/>
              <w:rPr>
                <w:rFonts w:hint="eastAsia"/>
              </w:rPr>
            </w:pPr>
            <w:r w:rsidRPr="00400108">
              <w:t>                "pubOrgInfo": [</w:t>
            </w:r>
          </w:p>
          <w:p w14:paraId="5A78AEDF" w14:textId="77777777" w:rsidR="00400108" w:rsidRPr="00400108" w:rsidRDefault="00400108" w:rsidP="00D4029B">
            <w:pPr>
              <w:pStyle w:val="y-0"/>
              <w:rPr>
                <w:rFonts w:hint="eastAsia"/>
              </w:rPr>
            </w:pPr>
            <w:r w:rsidRPr="00400108">
              <w:t>                    {</w:t>
            </w:r>
          </w:p>
          <w:p w14:paraId="62D97C93" w14:textId="77777777" w:rsidR="00400108" w:rsidRPr="00400108" w:rsidRDefault="00400108" w:rsidP="00D4029B">
            <w:pPr>
              <w:pStyle w:val="y-0"/>
              <w:rPr>
                <w:rFonts w:hint="eastAsia"/>
              </w:rPr>
            </w:pPr>
            <w:r w:rsidRPr="00400108">
              <w:t>                        "pubVulVal": 3.0,</w:t>
            </w:r>
          </w:p>
          <w:p w14:paraId="4C8CEBE4" w14:textId="77777777" w:rsidR="00400108" w:rsidRPr="00400108" w:rsidRDefault="00400108" w:rsidP="00D4029B">
            <w:pPr>
              <w:pStyle w:val="y-0"/>
              <w:rPr>
                <w:rFonts w:hint="eastAsia"/>
              </w:rPr>
            </w:pPr>
            <w:r w:rsidRPr="00400108">
              <w:t>                        "pubOrgID": "A02",</w:t>
            </w:r>
          </w:p>
          <w:p w14:paraId="55427786" w14:textId="77777777" w:rsidR="00400108" w:rsidRPr="00400108" w:rsidRDefault="00400108" w:rsidP="00D4029B">
            <w:pPr>
              <w:pStyle w:val="y-0"/>
              <w:rPr>
                <w:rFonts w:hint="eastAsia"/>
              </w:rPr>
            </w:pPr>
            <w:r w:rsidRPr="00400108">
              <w:t>                        "pubVulID": "5201314",</w:t>
            </w:r>
          </w:p>
          <w:p w14:paraId="71F02685" w14:textId="77777777" w:rsidR="00400108" w:rsidRPr="00400108" w:rsidRDefault="00400108" w:rsidP="00D4029B">
            <w:pPr>
              <w:pStyle w:val="y-0"/>
              <w:rPr>
                <w:rFonts w:hint="eastAsia"/>
              </w:rPr>
            </w:pPr>
            <w:r w:rsidRPr="00400108">
              <w:t>                        "pubDate": "2023-08-08"</w:t>
            </w:r>
          </w:p>
          <w:p w14:paraId="2502AA2A" w14:textId="77777777" w:rsidR="00400108" w:rsidRPr="00400108" w:rsidRDefault="00400108" w:rsidP="00D4029B">
            <w:pPr>
              <w:pStyle w:val="y-0"/>
              <w:rPr>
                <w:rFonts w:hint="eastAsia"/>
              </w:rPr>
            </w:pPr>
            <w:r w:rsidRPr="00400108">
              <w:t>                    }</w:t>
            </w:r>
          </w:p>
          <w:p w14:paraId="7246CBD2" w14:textId="77777777" w:rsidR="00400108" w:rsidRPr="00400108" w:rsidRDefault="00400108" w:rsidP="00D4029B">
            <w:pPr>
              <w:pStyle w:val="y-0"/>
              <w:rPr>
                <w:rFonts w:hint="eastAsia"/>
              </w:rPr>
            </w:pPr>
            <w:r w:rsidRPr="00400108">
              <w:t>                ],</w:t>
            </w:r>
          </w:p>
          <w:p w14:paraId="21062AD5" w14:textId="77777777" w:rsidR="00400108" w:rsidRPr="00400108" w:rsidRDefault="00400108" w:rsidP="00D4029B">
            <w:pPr>
              <w:pStyle w:val="y-0"/>
              <w:rPr>
                <w:rFonts w:hint="eastAsia"/>
              </w:rPr>
            </w:pPr>
            <w:r w:rsidRPr="00400108">
              <w:t>                "vulID": "MVM-2023-1687323194505175040",</w:t>
            </w:r>
          </w:p>
          <w:p w14:paraId="04A5E475" w14:textId="77777777" w:rsidR="00400108" w:rsidRPr="00400108" w:rsidRDefault="00400108" w:rsidP="00D4029B">
            <w:pPr>
              <w:pStyle w:val="y-0"/>
              <w:rPr>
                <w:rFonts w:hint="eastAsia"/>
              </w:rPr>
            </w:pPr>
            <w:r w:rsidRPr="00400108">
              <w:lastRenderedPageBreak/>
              <w:t>                "vulPocDesc": "NAI Gauntlet防火墙中所带的过滤软件",</w:t>
            </w:r>
          </w:p>
          <w:p w14:paraId="6B39FD05" w14:textId="77777777" w:rsidR="00400108" w:rsidRPr="00400108" w:rsidRDefault="00400108" w:rsidP="00D4029B">
            <w:pPr>
              <w:pStyle w:val="y-0"/>
              <w:rPr>
                <w:rFonts w:hint="eastAsia"/>
              </w:rPr>
            </w:pPr>
            <w:r w:rsidRPr="00400108">
              <w:t>                "afftCmptInfo": [</w:t>
            </w:r>
          </w:p>
          <w:p w14:paraId="2AACA294" w14:textId="77777777" w:rsidR="00400108" w:rsidRPr="00400108" w:rsidRDefault="00400108" w:rsidP="00D4029B">
            <w:pPr>
              <w:pStyle w:val="y-0"/>
              <w:rPr>
                <w:rFonts w:hint="eastAsia"/>
              </w:rPr>
            </w:pPr>
            <w:r w:rsidRPr="00400108">
              <w:t>                    {</w:t>
            </w:r>
          </w:p>
          <w:p w14:paraId="3BE5C1B0" w14:textId="77777777" w:rsidR="00400108" w:rsidRPr="00400108" w:rsidRDefault="00400108" w:rsidP="00D4029B">
            <w:pPr>
              <w:pStyle w:val="y-0"/>
              <w:rPr>
                <w:rFonts w:hint="eastAsia"/>
              </w:rPr>
            </w:pPr>
            <w:r w:rsidRPr="00400108">
              <w:t>                        "cmptVendor": "组件厂商a",</w:t>
            </w:r>
          </w:p>
          <w:p w14:paraId="78444012" w14:textId="77777777" w:rsidR="00400108" w:rsidRPr="00400108" w:rsidRDefault="00400108" w:rsidP="00D4029B">
            <w:pPr>
              <w:pStyle w:val="y-0"/>
              <w:rPr>
                <w:rFonts w:hint="eastAsia"/>
              </w:rPr>
            </w:pPr>
            <w:r w:rsidRPr="00400108">
              <w:t>                        "cmptName": "组件名a称",</w:t>
            </w:r>
          </w:p>
          <w:p w14:paraId="6D5AE926" w14:textId="77777777" w:rsidR="00400108" w:rsidRPr="00400108" w:rsidRDefault="00400108" w:rsidP="00D4029B">
            <w:pPr>
              <w:pStyle w:val="y-0"/>
              <w:rPr>
                <w:rFonts w:hint="eastAsia"/>
              </w:rPr>
            </w:pPr>
            <w:r w:rsidRPr="00400108">
              <w:t>                        "cmptVer": "组件版a本",</w:t>
            </w:r>
          </w:p>
          <w:p w14:paraId="53AF4553" w14:textId="77777777" w:rsidR="00400108" w:rsidRPr="00400108" w:rsidRDefault="00400108" w:rsidP="00D4029B">
            <w:pPr>
              <w:pStyle w:val="y-0"/>
              <w:rPr>
                <w:rFonts w:hint="eastAsia"/>
              </w:rPr>
            </w:pPr>
            <w:r w:rsidRPr="00400108">
              <w:t>                        "cmptClass": 2</w:t>
            </w:r>
          </w:p>
          <w:p w14:paraId="06035800" w14:textId="77777777" w:rsidR="00400108" w:rsidRPr="00400108" w:rsidRDefault="00400108" w:rsidP="00D4029B">
            <w:pPr>
              <w:pStyle w:val="y-0"/>
              <w:rPr>
                <w:rFonts w:hint="eastAsia"/>
              </w:rPr>
            </w:pPr>
            <w:r w:rsidRPr="00400108">
              <w:t>                    }</w:t>
            </w:r>
          </w:p>
          <w:p w14:paraId="4953991E" w14:textId="77777777" w:rsidR="00400108" w:rsidRPr="00400108" w:rsidRDefault="00400108" w:rsidP="00D4029B">
            <w:pPr>
              <w:pStyle w:val="y-0"/>
              <w:rPr>
                <w:rFonts w:hint="eastAsia"/>
              </w:rPr>
            </w:pPr>
            <w:r w:rsidRPr="00400108">
              <w:t>                ],</w:t>
            </w:r>
          </w:p>
          <w:p w14:paraId="2725F8AE" w14:textId="77777777" w:rsidR="00400108" w:rsidRPr="00400108" w:rsidRDefault="00400108" w:rsidP="00D4029B">
            <w:pPr>
              <w:pStyle w:val="y-0"/>
              <w:rPr>
                <w:rFonts w:hint="eastAsia"/>
              </w:rPr>
            </w:pPr>
            <w:r w:rsidRPr="00400108">
              <w:t>                "vulStat": 1,</w:t>
            </w:r>
          </w:p>
          <w:p w14:paraId="76C1EA73" w14:textId="397612B5" w:rsidR="00400108" w:rsidRPr="00400108" w:rsidRDefault="00400108" w:rsidP="00D4029B">
            <w:pPr>
              <w:pStyle w:val="y-0"/>
              <w:rPr>
                <w:rFonts w:hint="eastAsia"/>
              </w:rPr>
            </w:pPr>
            <w:r w:rsidRPr="00400108">
              <w:t>                "srcMethod": 1</w:t>
            </w:r>
            <w:r w:rsidR="00FB2F4B">
              <w:rPr>
                <w:rFonts w:hint="eastAsia"/>
              </w:rPr>
              <w:t>080</w:t>
            </w:r>
            <w:r w:rsidRPr="00400108">
              <w:t>,</w:t>
            </w:r>
          </w:p>
          <w:p w14:paraId="084C234F" w14:textId="77777777" w:rsidR="00400108" w:rsidRPr="00400108" w:rsidRDefault="00400108" w:rsidP="00D4029B">
            <w:pPr>
              <w:pStyle w:val="y-0"/>
              <w:rPr>
                <w:rFonts w:hint="eastAsia"/>
              </w:rPr>
            </w:pPr>
            <w:r w:rsidRPr="00400108">
              <w:t>                "expPath": 1</w:t>
            </w:r>
          </w:p>
          <w:p w14:paraId="6BF345F8" w14:textId="77777777" w:rsidR="00400108" w:rsidRPr="00400108" w:rsidRDefault="00400108" w:rsidP="00D4029B">
            <w:pPr>
              <w:pStyle w:val="y-0"/>
              <w:rPr>
                <w:rFonts w:hint="eastAsia"/>
              </w:rPr>
            </w:pPr>
            <w:r w:rsidRPr="00400108">
              <w:t>            }</w:t>
            </w:r>
          </w:p>
          <w:p w14:paraId="6ED024BD" w14:textId="77777777" w:rsidR="00400108" w:rsidRPr="00400108" w:rsidRDefault="00400108" w:rsidP="00D4029B">
            <w:pPr>
              <w:pStyle w:val="y-0"/>
              <w:rPr>
                <w:rFonts w:hint="eastAsia"/>
              </w:rPr>
            </w:pPr>
            <w:r w:rsidRPr="00400108">
              <w:t>        ],</w:t>
            </w:r>
          </w:p>
          <w:p w14:paraId="421E6B5C" w14:textId="77777777" w:rsidR="00400108" w:rsidRPr="00400108" w:rsidRDefault="00400108" w:rsidP="00D4029B">
            <w:pPr>
              <w:pStyle w:val="y-0"/>
              <w:rPr>
                <w:rFonts w:hint="eastAsia"/>
              </w:rPr>
            </w:pPr>
            <w:r w:rsidRPr="00400108">
              <w:t>        "vulNum": 1</w:t>
            </w:r>
          </w:p>
          <w:p w14:paraId="24097646" w14:textId="77777777" w:rsidR="00400108" w:rsidRPr="00400108" w:rsidRDefault="00400108" w:rsidP="00D4029B">
            <w:pPr>
              <w:pStyle w:val="y-0"/>
              <w:rPr>
                <w:rFonts w:hint="eastAsia"/>
              </w:rPr>
            </w:pPr>
            <w:r w:rsidRPr="00400108">
              <w:t>    },</w:t>
            </w:r>
          </w:p>
          <w:p w14:paraId="1A0B2AB5" w14:textId="77777777" w:rsidR="00400108" w:rsidRPr="00400108" w:rsidRDefault="00400108" w:rsidP="00D4029B">
            <w:pPr>
              <w:pStyle w:val="y-0"/>
              <w:rPr>
                <w:rFonts w:hint="eastAsia"/>
              </w:rPr>
            </w:pPr>
            <w:r w:rsidRPr="00400108">
              <w:t>    "tskReqParams": {</w:t>
            </w:r>
          </w:p>
          <w:p w14:paraId="39721BF9" w14:textId="77777777" w:rsidR="00400108" w:rsidRPr="00400108" w:rsidRDefault="00400108" w:rsidP="00D4029B">
            <w:pPr>
              <w:pStyle w:val="y-0"/>
              <w:rPr>
                <w:rFonts w:hint="eastAsia"/>
              </w:rPr>
            </w:pPr>
            <w:r w:rsidRPr="00400108">
              <w:t>        "tskPriority": 1,</w:t>
            </w:r>
          </w:p>
          <w:p w14:paraId="69A7FE77" w14:textId="77777777" w:rsidR="00400108" w:rsidRPr="00400108" w:rsidRDefault="00400108" w:rsidP="00D4029B">
            <w:pPr>
              <w:pStyle w:val="y-0"/>
              <w:rPr>
                <w:rFonts w:hint="eastAsia"/>
              </w:rPr>
            </w:pPr>
            <w:r w:rsidRPr="00400108">
              <w:t>        "transID": "1",</w:t>
            </w:r>
          </w:p>
          <w:p w14:paraId="6CDA015B" w14:textId="77777777" w:rsidR="00400108" w:rsidRPr="00400108" w:rsidRDefault="00400108" w:rsidP="00D4029B">
            <w:pPr>
              <w:pStyle w:val="y-0"/>
              <w:rPr>
                <w:rFonts w:hint="eastAsia"/>
              </w:rPr>
            </w:pPr>
            <w:r w:rsidRPr="00400108">
              <w:t>        "rng": 2,</w:t>
            </w:r>
          </w:p>
          <w:p w14:paraId="0272F001" w14:textId="77777777" w:rsidR="00400108" w:rsidRPr="00400108" w:rsidRDefault="00400108" w:rsidP="00D4029B">
            <w:pPr>
              <w:pStyle w:val="y-0"/>
              <w:rPr>
                <w:rFonts w:hint="eastAsia"/>
              </w:rPr>
            </w:pPr>
            <w:r w:rsidRPr="00400108">
              <w:t>        "seq": 1,</w:t>
            </w:r>
          </w:p>
          <w:p w14:paraId="0E6E183B" w14:textId="77777777" w:rsidR="00400108" w:rsidRPr="00400108" w:rsidRDefault="00400108" w:rsidP="00D4029B">
            <w:pPr>
              <w:pStyle w:val="y-0"/>
              <w:rPr>
                <w:rFonts w:hint="eastAsia"/>
              </w:rPr>
            </w:pPr>
            <w:r w:rsidRPr="00400108">
              <w:t>        "tskScn": 0,</w:t>
            </w:r>
          </w:p>
          <w:p w14:paraId="30A435F3" w14:textId="77777777" w:rsidR="00400108" w:rsidRPr="00400108" w:rsidRDefault="00400108" w:rsidP="00D4029B">
            <w:pPr>
              <w:pStyle w:val="y-0"/>
              <w:rPr>
                <w:rFonts w:hint="eastAsia"/>
              </w:rPr>
            </w:pPr>
            <w:r w:rsidRPr="00400108">
              <w:t>        "tskVulNum": 1,</w:t>
            </w:r>
          </w:p>
          <w:p w14:paraId="26B683B2" w14:textId="5136DFBC" w:rsidR="00400108" w:rsidRPr="00400108" w:rsidDel="00084E8B" w:rsidRDefault="00400108">
            <w:pPr>
              <w:pStyle w:val="y-0"/>
              <w:rPr>
                <w:del w:id="373" w:author="俊林 杨" w:date="2025-07-09T16:49:00Z" w16du:dateUtc="2025-07-09T08:49:00Z"/>
                <w:rFonts w:hint="eastAsia"/>
              </w:rPr>
            </w:pPr>
            <w:del w:id="374" w:author="俊林 杨" w:date="2025-07-09T16:49:00Z" w16du:dateUtc="2025-07-09T08:49:00Z">
              <w:r w:rsidRPr="00400108" w:rsidDel="00084E8B">
                <w:delText>        "tskAstNum": 1,</w:delText>
              </w:r>
            </w:del>
          </w:p>
          <w:p w14:paraId="42E70407" w14:textId="70E1C21C" w:rsidR="00400108" w:rsidRPr="00400108" w:rsidDel="00084E8B" w:rsidRDefault="00400108">
            <w:pPr>
              <w:pStyle w:val="y-0"/>
              <w:rPr>
                <w:del w:id="375" w:author="俊林 杨" w:date="2025-07-09T16:49:00Z" w16du:dateUtc="2025-07-09T08:49:00Z"/>
                <w:rFonts w:hint="eastAsia"/>
              </w:rPr>
            </w:pPr>
            <w:del w:id="376" w:author="俊林 杨" w:date="2025-07-09T16:49:00Z" w16du:dateUtc="2025-07-09T08:49:00Z">
              <w:r w:rsidRPr="00400108" w:rsidDel="00084E8B">
                <w:delText>        "procMethod": 1,</w:delText>
              </w:r>
            </w:del>
          </w:p>
          <w:p w14:paraId="33925B82" w14:textId="77777777" w:rsidR="00400108" w:rsidRPr="00400108" w:rsidRDefault="00400108" w:rsidP="00D4029B">
            <w:pPr>
              <w:pStyle w:val="y-0"/>
              <w:rPr>
                <w:rFonts w:hint="eastAsia"/>
              </w:rPr>
            </w:pPr>
            <w:r w:rsidRPr="00400108">
              <w:t>        "tskInfo": "任务描述"</w:t>
            </w:r>
          </w:p>
          <w:p w14:paraId="10CD5156" w14:textId="77777777" w:rsidR="00400108" w:rsidRPr="00400108" w:rsidRDefault="00400108" w:rsidP="00D4029B">
            <w:pPr>
              <w:pStyle w:val="y-0"/>
              <w:rPr>
                <w:rFonts w:hint="eastAsia"/>
              </w:rPr>
            </w:pPr>
            <w:r w:rsidRPr="00400108">
              <w:t>    }</w:t>
            </w:r>
          </w:p>
          <w:p w14:paraId="2FB6122E" w14:textId="77777777" w:rsidR="00400108" w:rsidRPr="00400108" w:rsidRDefault="00400108" w:rsidP="00D4029B">
            <w:pPr>
              <w:pStyle w:val="y-0"/>
              <w:rPr>
                <w:rFonts w:hint="eastAsia"/>
              </w:rPr>
            </w:pPr>
            <w:r w:rsidRPr="00400108">
              <w:t>}</w:t>
            </w:r>
          </w:p>
          <w:p w14:paraId="725889FF" w14:textId="77777777" w:rsidR="00005070" w:rsidRDefault="00005070" w:rsidP="00D4029B">
            <w:pPr>
              <w:pStyle w:val="y-0"/>
              <w:rPr>
                <w:rFonts w:hint="eastAsia"/>
              </w:rPr>
            </w:pPr>
          </w:p>
        </w:tc>
      </w:tr>
      <w:tr w:rsidR="00005070" w14:paraId="3FEBAFE4" w14:textId="77777777" w:rsidTr="00296B82">
        <w:tc>
          <w:tcPr>
            <w:tcW w:w="1271" w:type="dxa"/>
            <w:vMerge w:val="restart"/>
          </w:tcPr>
          <w:p w14:paraId="6EF640FF" w14:textId="77777777" w:rsidR="00005070" w:rsidRDefault="00005070" w:rsidP="00D4029B">
            <w:pPr>
              <w:pStyle w:val="y-0"/>
              <w:rPr>
                <w:rFonts w:hint="eastAsia"/>
              </w:rPr>
            </w:pPr>
            <w:r>
              <w:rPr>
                <w:rFonts w:hint="eastAsia"/>
              </w:rPr>
              <w:lastRenderedPageBreak/>
              <w:t>响应体</w:t>
            </w:r>
          </w:p>
        </w:tc>
        <w:tc>
          <w:tcPr>
            <w:tcW w:w="6946" w:type="dxa"/>
          </w:tcPr>
          <w:p w14:paraId="3345F09B" w14:textId="77777777" w:rsidR="00400108" w:rsidRPr="00400108" w:rsidRDefault="00400108" w:rsidP="00D4029B">
            <w:pPr>
              <w:pStyle w:val="y-0"/>
              <w:rPr>
                <w:rFonts w:hint="eastAsia"/>
              </w:rPr>
            </w:pPr>
            <w:r w:rsidRPr="00400108">
              <w:t>{</w:t>
            </w:r>
          </w:p>
          <w:p w14:paraId="1D2C44C0" w14:textId="77777777" w:rsidR="00400108" w:rsidRPr="00400108" w:rsidRDefault="00400108" w:rsidP="00D4029B">
            <w:pPr>
              <w:pStyle w:val="y-0"/>
              <w:rPr>
                <w:rFonts w:hint="eastAsia"/>
              </w:rPr>
            </w:pPr>
            <w:r w:rsidRPr="00400108">
              <w:t>    "orderID": "2-104-1688825291109179392",</w:t>
            </w:r>
          </w:p>
          <w:p w14:paraId="46563671" w14:textId="77777777" w:rsidR="00400108" w:rsidRPr="00400108" w:rsidRDefault="00400108" w:rsidP="00D4029B">
            <w:pPr>
              <w:pStyle w:val="y-0"/>
              <w:rPr>
                <w:rFonts w:hint="eastAsia"/>
              </w:rPr>
            </w:pPr>
            <w:r w:rsidRPr="00400108">
              <w:t>    "statusCode": 0,</w:t>
            </w:r>
          </w:p>
          <w:p w14:paraId="74736BD5" w14:textId="77777777" w:rsidR="00400108" w:rsidRPr="00400108" w:rsidRDefault="00400108" w:rsidP="00D4029B">
            <w:pPr>
              <w:pStyle w:val="y-0"/>
              <w:rPr>
                <w:rFonts w:hint="eastAsia"/>
              </w:rPr>
            </w:pPr>
            <w:r w:rsidRPr="00400108">
              <w:t>    "statusText": "success.",</w:t>
            </w:r>
          </w:p>
          <w:p w14:paraId="0AFCC1F8" w14:textId="77777777" w:rsidR="00400108" w:rsidRPr="00400108" w:rsidRDefault="00400108" w:rsidP="00D4029B">
            <w:pPr>
              <w:pStyle w:val="y-0"/>
              <w:rPr>
                <w:rFonts w:hint="eastAsia"/>
              </w:rPr>
            </w:pPr>
            <w:r w:rsidRPr="00400108">
              <w:t>    "rspMsgCnt": "73c500f4aba2336a349d245515963a11"</w:t>
            </w:r>
          </w:p>
          <w:p w14:paraId="1DA9F6AD" w14:textId="77777777" w:rsidR="00400108" w:rsidRPr="00400108" w:rsidRDefault="00400108" w:rsidP="00D4029B">
            <w:pPr>
              <w:pStyle w:val="y-0"/>
              <w:rPr>
                <w:rFonts w:hint="eastAsia"/>
              </w:rPr>
            </w:pPr>
            <w:r w:rsidRPr="00400108">
              <w:t>}</w:t>
            </w:r>
          </w:p>
          <w:p w14:paraId="78285FAF" w14:textId="77777777" w:rsidR="00005070" w:rsidRDefault="00005070" w:rsidP="00D4029B">
            <w:pPr>
              <w:pStyle w:val="y-0"/>
              <w:rPr>
                <w:rFonts w:hint="eastAsia"/>
              </w:rPr>
            </w:pPr>
          </w:p>
        </w:tc>
      </w:tr>
      <w:tr w:rsidR="00005070" w14:paraId="6448EA80" w14:textId="77777777" w:rsidTr="00296B82">
        <w:tc>
          <w:tcPr>
            <w:tcW w:w="1271" w:type="dxa"/>
            <w:vMerge/>
          </w:tcPr>
          <w:p w14:paraId="4FC78648" w14:textId="77777777" w:rsidR="00005070" w:rsidRDefault="00005070" w:rsidP="00D4029B">
            <w:pPr>
              <w:pStyle w:val="y-0"/>
              <w:rPr>
                <w:rFonts w:hint="eastAsia"/>
              </w:rPr>
            </w:pPr>
          </w:p>
        </w:tc>
        <w:tc>
          <w:tcPr>
            <w:tcW w:w="6946" w:type="dxa"/>
          </w:tcPr>
          <w:p w14:paraId="2B2E128F" w14:textId="77777777" w:rsidR="00400108" w:rsidRPr="00400108" w:rsidRDefault="00400108" w:rsidP="00D4029B">
            <w:pPr>
              <w:pStyle w:val="y-0"/>
              <w:rPr>
                <w:rFonts w:hint="eastAsia"/>
              </w:rPr>
            </w:pPr>
            <w:r w:rsidRPr="00400108">
              <w:t>{</w:t>
            </w:r>
          </w:p>
          <w:p w14:paraId="218ABEE9" w14:textId="77777777" w:rsidR="00400108" w:rsidRPr="00400108" w:rsidRDefault="00400108" w:rsidP="00D4029B">
            <w:pPr>
              <w:pStyle w:val="y-0"/>
              <w:rPr>
                <w:rFonts w:hint="eastAsia"/>
              </w:rPr>
            </w:pPr>
            <w:r w:rsidRPr="00400108">
              <w:t>    "orderType": 2,</w:t>
            </w:r>
          </w:p>
          <w:p w14:paraId="62CAA4A5" w14:textId="77777777" w:rsidR="00400108" w:rsidRPr="00400108" w:rsidRDefault="00400108" w:rsidP="00D4029B">
            <w:pPr>
              <w:pStyle w:val="y-0"/>
              <w:rPr>
                <w:rFonts w:hint="eastAsia"/>
              </w:rPr>
            </w:pPr>
            <w:r w:rsidRPr="00400108">
              <w:t>    "orderSubType": 104,</w:t>
            </w:r>
          </w:p>
          <w:p w14:paraId="131B2A08" w14:textId="77777777" w:rsidR="00400108" w:rsidRPr="00400108" w:rsidRDefault="00400108" w:rsidP="00D4029B">
            <w:pPr>
              <w:pStyle w:val="y-0"/>
              <w:rPr>
                <w:rFonts w:hint="eastAsia"/>
              </w:rPr>
            </w:pPr>
            <w:r w:rsidRPr="00400108">
              <w:t>    "timeStamp": "1692003304",</w:t>
            </w:r>
          </w:p>
          <w:p w14:paraId="14283174" w14:textId="77777777" w:rsidR="00400108" w:rsidRPr="00400108" w:rsidRDefault="00400108" w:rsidP="00D4029B">
            <w:pPr>
              <w:pStyle w:val="y-0"/>
              <w:rPr>
                <w:rFonts w:hint="eastAsia"/>
              </w:rPr>
            </w:pPr>
            <w:r w:rsidRPr="00400108">
              <w:t xml:space="preserve">    "sign": </w:t>
            </w:r>
            <w:r w:rsidRPr="00400108">
              <w:lastRenderedPageBreak/>
              <w:t>"d74cec6d7e8c6f60623e102e26b07793953590e4a97b452b794293d2d4506031",</w:t>
            </w:r>
          </w:p>
          <w:p w14:paraId="64FDD99F" w14:textId="77777777" w:rsidR="00400108" w:rsidRPr="00400108" w:rsidRDefault="00400108" w:rsidP="00D4029B">
            <w:pPr>
              <w:pStyle w:val="y-0"/>
              <w:rPr>
                <w:rFonts w:hint="eastAsia"/>
              </w:rPr>
            </w:pPr>
            <w:r w:rsidRPr="00400108">
              <w:t>    "tskRspParams": {</w:t>
            </w:r>
          </w:p>
          <w:p w14:paraId="7992A896" w14:textId="77777777" w:rsidR="00400108" w:rsidRPr="00400108" w:rsidRDefault="00400108" w:rsidP="00D4029B">
            <w:pPr>
              <w:pStyle w:val="y-0"/>
              <w:rPr>
                <w:rFonts w:hint="eastAsia"/>
              </w:rPr>
            </w:pPr>
            <w:r w:rsidRPr="00400108">
              <w:t>        "tskProcIndication": 100,</w:t>
            </w:r>
          </w:p>
          <w:p w14:paraId="0A5A7E0D" w14:textId="77777777" w:rsidR="00400108" w:rsidRPr="00400108" w:rsidRDefault="00400108" w:rsidP="00D4029B">
            <w:pPr>
              <w:pStyle w:val="y-0"/>
              <w:rPr>
                <w:rFonts w:hint="eastAsia"/>
              </w:rPr>
            </w:pPr>
            <w:r w:rsidRPr="00400108">
              <w:t>        "logNum": -1,</w:t>
            </w:r>
          </w:p>
          <w:p w14:paraId="4CA2806E" w14:textId="77777777" w:rsidR="00400108" w:rsidRPr="00400108" w:rsidRDefault="00400108" w:rsidP="00D4029B">
            <w:pPr>
              <w:pStyle w:val="y-0"/>
              <w:rPr>
                <w:rFonts w:hint="eastAsia"/>
              </w:rPr>
            </w:pPr>
            <w:r w:rsidRPr="00400108">
              <w:t>        "prcVulNum": -1,</w:t>
            </w:r>
          </w:p>
          <w:p w14:paraId="1125CF49" w14:textId="77777777" w:rsidR="00400108" w:rsidRPr="00400108" w:rsidRDefault="00400108" w:rsidP="00D4029B">
            <w:pPr>
              <w:pStyle w:val="y-0"/>
              <w:rPr>
                <w:rFonts w:hint="eastAsia"/>
              </w:rPr>
            </w:pPr>
            <w:r w:rsidRPr="00400108">
              <w:t>        "prcPwNum": -1,</w:t>
            </w:r>
          </w:p>
          <w:p w14:paraId="728DD665" w14:textId="77777777" w:rsidR="00400108" w:rsidRPr="00400108" w:rsidRDefault="00400108" w:rsidP="00D4029B">
            <w:pPr>
              <w:pStyle w:val="y-0"/>
              <w:rPr>
                <w:rFonts w:hint="eastAsia"/>
              </w:rPr>
            </w:pPr>
            <w:r w:rsidRPr="00400108">
              <w:t>        "toPrcAstNum": 1,</w:t>
            </w:r>
          </w:p>
          <w:p w14:paraId="4666C758" w14:textId="77777777" w:rsidR="00400108" w:rsidRPr="00400108" w:rsidRDefault="00400108" w:rsidP="00D4029B">
            <w:pPr>
              <w:pStyle w:val="y-0"/>
              <w:rPr>
                <w:rFonts w:hint="eastAsia"/>
              </w:rPr>
            </w:pPr>
            <w:r w:rsidRPr="00400108">
              <w:t>        "prcAstNum": 1,</w:t>
            </w:r>
          </w:p>
          <w:p w14:paraId="6FFA4F1C" w14:textId="77777777" w:rsidR="00400108" w:rsidRPr="00400108" w:rsidRDefault="00400108" w:rsidP="00D4029B">
            <w:pPr>
              <w:pStyle w:val="y-0"/>
              <w:rPr>
                <w:rFonts w:hint="eastAsia"/>
              </w:rPr>
            </w:pPr>
            <w:r w:rsidRPr="00400108">
              <w:t>        "exRsnLst": [</w:t>
            </w:r>
          </w:p>
          <w:p w14:paraId="70B9E4B2" w14:textId="77777777" w:rsidR="00400108" w:rsidRPr="00400108" w:rsidRDefault="00400108" w:rsidP="00D4029B">
            <w:pPr>
              <w:pStyle w:val="y-0"/>
              <w:rPr>
                <w:rFonts w:hint="eastAsia"/>
              </w:rPr>
            </w:pPr>
            <w:r w:rsidRPr="00400108">
              <w:t>            -1,</w:t>
            </w:r>
          </w:p>
          <w:p w14:paraId="268786DD" w14:textId="77777777" w:rsidR="00400108" w:rsidRPr="00400108" w:rsidRDefault="00400108" w:rsidP="00D4029B">
            <w:pPr>
              <w:pStyle w:val="y-0"/>
              <w:rPr>
                <w:rFonts w:hint="eastAsia"/>
              </w:rPr>
            </w:pPr>
            <w:r w:rsidRPr="00400108">
              <w:t>            -1,</w:t>
            </w:r>
          </w:p>
          <w:p w14:paraId="384D8C0D" w14:textId="77777777" w:rsidR="00400108" w:rsidRPr="00400108" w:rsidRDefault="00400108" w:rsidP="00D4029B">
            <w:pPr>
              <w:pStyle w:val="y-0"/>
              <w:rPr>
                <w:rFonts w:hint="eastAsia"/>
              </w:rPr>
            </w:pPr>
            <w:r w:rsidRPr="00400108">
              <w:t>            -1,</w:t>
            </w:r>
          </w:p>
          <w:p w14:paraId="1202984E" w14:textId="77777777" w:rsidR="00400108" w:rsidRPr="00400108" w:rsidRDefault="00400108" w:rsidP="00D4029B">
            <w:pPr>
              <w:pStyle w:val="y-0"/>
              <w:rPr>
                <w:rFonts w:hint="eastAsia"/>
              </w:rPr>
            </w:pPr>
            <w:r w:rsidRPr="00400108">
              <w:t>            -1,</w:t>
            </w:r>
          </w:p>
          <w:p w14:paraId="0899AA0D" w14:textId="77777777" w:rsidR="00400108" w:rsidRPr="00400108" w:rsidRDefault="00400108" w:rsidP="00D4029B">
            <w:pPr>
              <w:pStyle w:val="y-0"/>
              <w:rPr>
                <w:rFonts w:hint="eastAsia"/>
              </w:rPr>
            </w:pPr>
            <w:r w:rsidRPr="00400108">
              <w:t>            -1,</w:t>
            </w:r>
          </w:p>
          <w:p w14:paraId="0A1D73AB" w14:textId="77777777" w:rsidR="00400108" w:rsidRPr="00400108" w:rsidRDefault="00400108" w:rsidP="00D4029B">
            <w:pPr>
              <w:pStyle w:val="y-0"/>
              <w:rPr>
                <w:rFonts w:hint="eastAsia"/>
              </w:rPr>
            </w:pPr>
            <w:r w:rsidRPr="00400108">
              <w:t>            -1,</w:t>
            </w:r>
          </w:p>
          <w:p w14:paraId="26EB0A6A" w14:textId="77777777" w:rsidR="00400108" w:rsidRPr="00400108" w:rsidRDefault="00400108" w:rsidP="00D4029B">
            <w:pPr>
              <w:pStyle w:val="y-0"/>
              <w:rPr>
                <w:rFonts w:hint="eastAsia"/>
              </w:rPr>
            </w:pPr>
            <w:r w:rsidRPr="00400108">
              <w:t>            -1,</w:t>
            </w:r>
          </w:p>
          <w:p w14:paraId="21FB4D31" w14:textId="77777777" w:rsidR="00400108" w:rsidRPr="00400108" w:rsidRDefault="00400108" w:rsidP="00D4029B">
            <w:pPr>
              <w:pStyle w:val="y-0"/>
              <w:rPr>
                <w:rFonts w:hint="eastAsia"/>
              </w:rPr>
            </w:pPr>
            <w:r w:rsidRPr="00400108">
              <w:t>            -1</w:t>
            </w:r>
          </w:p>
          <w:p w14:paraId="40CD0B9F" w14:textId="77777777" w:rsidR="00400108" w:rsidRPr="00400108" w:rsidRDefault="00400108" w:rsidP="00D4029B">
            <w:pPr>
              <w:pStyle w:val="y-0"/>
              <w:rPr>
                <w:rFonts w:hint="eastAsia"/>
              </w:rPr>
            </w:pPr>
            <w:r w:rsidRPr="00400108">
              <w:t>        ],</w:t>
            </w:r>
          </w:p>
          <w:p w14:paraId="15439CCB" w14:textId="77777777" w:rsidR="00400108" w:rsidRPr="00400108" w:rsidRDefault="00400108" w:rsidP="00D4029B">
            <w:pPr>
              <w:pStyle w:val="y-0"/>
              <w:rPr>
                <w:rFonts w:hint="eastAsia"/>
              </w:rPr>
            </w:pPr>
            <w:r w:rsidRPr="00400108">
              <w:t>        "exRsnNumLst": [</w:t>
            </w:r>
          </w:p>
          <w:p w14:paraId="5DE2DCE7" w14:textId="77777777" w:rsidR="00400108" w:rsidRPr="00400108" w:rsidRDefault="00400108" w:rsidP="00D4029B">
            <w:pPr>
              <w:pStyle w:val="y-0"/>
              <w:rPr>
                <w:rFonts w:hint="eastAsia"/>
              </w:rPr>
            </w:pPr>
            <w:r w:rsidRPr="00400108">
              <w:t>            -1,</w:t>
            </w:r>
          </w:p>
          <w:p w14:paraId="63417CDB" w14:textId="77777777" w:rsidR="00400108" w:rsidRPr="00400108" w:rsidRDefault="00400108" w:rsidP="00D4029B">
            <w:pPr>
              <w:pStyle w:val="y-0"/>
              <w:rPr>
                <w:rFonts w:hint="eastAsia"/>
              </w:rPr>
            </w:pPr>
            <w:r w:rsidRPr="00400108">
              <w:t>            -1,</w:t>
            </w:r>
          </w:p>
          <w:p w14:paraId="625FCFD3" w14:textId="77777777" w:rsidR="00400108" w:rsidRPr="00400108" w:rsidRDefault="00400108" w:rsidP="00D4029B">
            <w:pPr>
              <w:pStyle w:val="y-0"/>
              <w:rPr>
                <w:rFonts w:hint="eastAsia"/>
              </w:rPr>
            </w:pPr>
            <w:r w:rsidRPr="00400108">
              <w:t>            -1,</w:t>
            </w:r>
          </w:p>
          <w:p w14:paraId="10B4AB92" w14:textId="77777777" w:rsidR="00400108" w:rsidRPr="00400108" w:rsidRDefault="00400108" w:rsidP="00D4029B">
            <w:pPr>
              <w:pStyle w:val="y-0"/>
              <w:rPr>
                <w:rFonts w:hint="eastAsia"/>
              </w:rPr>
            </w:pPr>
            <w:r w:rsidRPr="00400108">
              <w:t>            -1,</w:t>
            </w:r>
          </w:p>
          <w:p w14:paraId="7E26B250" w14:textId="77777777" w:rsidR="00400108" w:rsidRPr="00400108" w:rsidRDefault="00400108" w:rsidP="00D4029B">
            <w:pPr>
              <w:pStyle w:val="y-0"/>
              <w:rPr>
                <w:rFonts w:hint="eastAsia"/>
              </w:rPr>
            </w:pPr>
            <w:r w:rsidRPr="00400108">
              <w:t>            -1,</w:t>
            </w:r>
          </w:p>
          <w:p w14:paraId="2D93A2B2" w14:textId="77777777" w:rsidR="00400108" w:rsidRPr="00400108" w:rsidRDefault="00400108" w:rsidP="00D4029B">
            <w:pPr>
              <w:pStyle w:val="y-0"/>
              <w:rPr>
                <w:rFonts w:hint="eastAsia"/>
              </w:rPr>
            </w:pPr>
            <w:r w:rsidRPr="00400108">
              <w:t>            -1,</w:t>
            </w:r>
          </w:p>
          <w:p w14:paraId="13D5556B" w14:textId="77777777" w:rsidR="00400108" w:rsidRPr="00400108" w:rsidRDefault="00400108" w:rsidP="00D4029B">
            <w:pPr>
              <w:pStyle w:val="y-0"/>
              <w:rPr>
                <w:rFonts w:hint="eastAsia"/>
              </w:rPr>
            </w:pPr>
            <w:r w:rsidRPr="00400108">
              <w:t>            -1,</w:t>
            </w:r>
          </w:p>
          <w:p w14:paraId="7A3A99AC" w14:textId="77777777" w:rsidR="00400108" w:rsidRPr="00400108" w:rsidRDefault="00400108" w:rsidP="00D4029B">
            <w:pPr>
              <w:pStyle w:val="y-0"/>
              <w:rPr>
                <w:rFonts w:hint="eastAsia"/>
              </w:rPr>
            </w:pPr>
            <w:r w:rsidRPr="00400108">
              <w:t>            -1</w:t>
            </w:r>
          </w:p>
          <w:p w14:paraId="35265758" w14:textId="77777777" w:rsidR="00400108" w:rsidRPr="00400108" w:rsidRDefault="00400108" w:rsidP="00D4029B">
            <w:pPr>
              <w:pStyle w:val="y-0"/>
              <w:rPr>
                <w:rFonts w:hint="eastAsia"/>
              </w:rPr>
            </w:pPr>
            <w:r w:rsidRPr="00400108">
              <w:t>        ]</w:t>
            </w:r>
          </w:p>
          <w:p w14:paraId="1AF18830" w14:textId="77777777" w:rsidR="00400108" w:rsidRPr="00400108" w:rsidRDefault="00400108" w:rsidP="00D4029B">
            <w:pPr>
              <w:pStyle w:val="y-0"/>
              <w:rPr>
                <w:rFonts w:hint="eastAsia"/>
              </w:rPr>
            </w:pPr>
            <w:r w:rsidRPr="00400108">
              <w:t>    }</w:t>
            </w:r>
          </w:p>
          <w:p w14:paraId="3F025C46" w14:textId="77777777" w:rsidR="00400108" w:rsidRPr="00400108" w:rsidRDefault="00400108" w:rsidP="00D4029B">
            <w:pPr>
              <w:pStyle w:val="y-0"/>
              <w:rPr>
                <w:rFonts w:hint="eastAsia"/>
              </w:rPr>
            </w:pPr>
            <w:r w:rsidRPr="00400108">
              <w:t>}</w:t>
            </w:r>
          </w:p>
          <w:p w14:paraId="34776ACC" w14:textId="77777777" w:rsidR="00005070" w:rsidRDefault="00005070" w:rsidP="00D4029B">
            <w:pPr>
              <w:pStyle w:val="y-0"/>
              <w:rPr>
                <w:rFonts w:hint="eastAsia"/>
              </w:rPr>
            </w:pPr>
          </w:p>
        </w:tc>
      </w:tr>
      <w:tr w:rsidR="00005070" w14:paraId="31125005" w14:textId="77777777" w:rsidTr="00296B82">
        <w:tc>
          <w:tcPr>
            <w:tcW w:w="1271" w:type="dxa"/>
          </w:tcPr>
          <w:p w14:paraId="5C591AE6" w14:textId="77777777" w:rsidR="00005070" w:rsidRDefault="00005070" w:rsidP="00D4029B">
            <w:pPr>
              <w:pStyle w:val="y-0"/>
              <w:rPr>
                <w:rFonts w:hint="eastAsia"/>
              </w:rPr>
            </w:pPr>
            <w:r w:rsidRPr="00077D08">
              <w:rPr>
                <w:rFonts w:hint="eastAsia"/>
              </w:rPr>
              <w:lastRenderedPageBreak/>
              <w:t>说明</w:t>
            </w:r>
          </w:p>
        </w:tc>
        <w:tc>
          <w:tcPr>
            <w:tcW w:w="6946" w:type="dxa"/>
          </w:tcPr>
          <w:p w14:paraId="1600E083" w14:textId="77777777" w:rsidR="007E2BFF" w:rsidRDefault="007E2BFF" w:rsidP="007E2BFF">
            <w:pPr>
              <w:pStyle w:val="y-5"/>
              <w:rPr>
                <w:rFonts w:hint="eastAsia"/>
              </w:rPr>
            </w:pPr>
            <w:r>
              <w:rPr>
                <w:rFonts w:hint="eastAsia"/>
              </w:rPr>
              <w:t>下级平台请求部侧</w:t>
            </w:r>
          </w:p>
          <w:p w14:paraId="3AB1C494" w14:textId="77777777" w:rsidR="007E2BFF" w:rsidRDefault="007E2BFF" w:rsidP="007E2BFF">
            <w:pPr>
              <w:pStyle w:val="y-5"/>
              <w:numPr>
                <w:ilvl w:val="0"/>
                <w:numId w:val="12"/>
              </w:numPr>
              <w:rPr>
                <w:rFonts w:hint="eastAsia"/>
              </w:rPr>
            </w:pPr>
            <w:r>
              <w:rPr>
                <w:rFonts w:hint="eastAsia"/>
              </w:rPr>
              <w:t>如果产品漏洞同步任务跟随部侧产品漏洞验证工单一起下发，且</w:t>
            </w:r>
            <w:r>
              <w:rPr>
                <w:rFonts w:hint="eastAsia"/>
              </w:rPr>
              <w:t>orderID</w:t>
            </w:r>
            <w:r>
              <w:rPr>
                <w:rFonts w:hint="eastAsia"/>
              </w:rPr>
              <w:t>与产品漏洞验证工单</w:t>
            </w:r>
            <w:r>
              <w:rPr>
                <w:rFonts w:hint="eastAsia"/>
              </w:rPr>
              <w:t>orderID</w:t>
            </w:r>
            <w:r>
              <w:rPr>
                <w:rFonts w:hint="eastAsia"/>
              </w:rPr>
              <w:t>中</w:t>
            </w:r>
            <w:r>
              <w:rPr>
                <w:rFonts w:hint="eastAsia"/>
              </w:rPr>
              <w:t xml:space="preserve"> 19 </w:t>
            </w:r>
            <w:r>
              <w:rPr>
                <w:rFonts w:hint="eastAsia"/>
              </w:rPr>
              <w:t>位随机数保持一致。处置完该工单</w:t>
            </w:r>
            <w:r>
              <w:rPr>
                <w:rFonts w:hint="eastAsia"/>
              </w:rPr>
              <w:t>sql</w:t>
            </w:r>
            <w:r>
              <w:rPr>
                <w:rFonts w:hint="eastAsia"/>
              </w:rPr>
              <w:t>范围中的产品漏洞，将这些产品漏洞上报时，</w:t>
            </w:r>
            <w:r>
              <w:rPr>
                <w:rFonts w:hint="eastAsia"/>
              </w:rPr>
              <w:t>orderID</w:t>
            </w:r>
            <w:r>
              <w:rPr>
                <w:rFonts w:hint="eastAsia"/>
              </w:rPr>
              <w:t>与部侧下发的</w:t>
            </w:r>
            <w:r>
              <w:rPr>
                <w:rFonts w:hint="eastAsia"/>
              </w:rPr>
              <w:t>orderID</w:t>
            </w:r>
            <w:r>
              <w:rPr>
                <w:rFonts w:hint="eastAsia"/>
              </w:rPr>
              <w:t>中</w:t>
            </w:r>
            <w:r>
              <w:rPr>
                <w:rFonts w:hint="eastAsia"/>
              </w:rPr>
              <w:t xml:space="preserve"> 19 </w:t>
            </w:r>
            <w:r>
              <w:rPr>
                <w:rFonts w:hint="eastAsia"/>
              </w:rPr>
              <w:t>位随机数保持一致。</w:t>
            </w:r>
          </w:p>
          <w:p w14:paraId="50CF2414" w14:textId="77777777" w:rsidR="007E2BFF" w:rsidRDefault="007E2BFF" w:rsidP="007E2BFF">
            <w:pPr>
              <w:pStyle w:val="y-5"/>
              <w:numPr>
                <w:ilvl w:val="0"/>
                <w:numId w:val="12"/>
              </w:numPr>
              <w:rPr>
                <w:rFonts w:hint="eastAsia"/>
              </w:rPr>
            </w:pPr>
            <w:r>
              <w:rPr>
                <w:rFonts w:hint="eastAsia"/>
              </w:rPr>
              <w:t>不是情况</w:t>
            </w:r>
            <w:r>
              <w:rPr>
                <w:rFonts w:hint="eastAsia"/>
              </w:rPr>
              <w:t>1</w:t>
            </w:r>
            <w:r>
              <w:rPr>
                <w:rFonts w:hint="eastAsia"/>
              </w:rPr>
              <w:t>的时上报产品漏洞，</w:t>
            </w:r>
            <w:r>
              <w:rPr>
                <w:rFonts w:hint="eastAsia"/>
              </w:rPr>
              <w:t>orderID</w:t>
            </w:r>
            <w:r>
              <w:rPr>
                <w:rFonts w:hint="eastAsia"/>
              </w:rPr>
              <w:t>随机且在当前省侧平台唯一即可</w:t>
            </w:r>
          </w:p>
          <w:p w14:paraId="6169C0B2" w14:textId="77777777" w:rsidR="00005070" w:rsidRPr="007E2BFF" w:rsidRDefault="00005070" w:rsidP="007E2BFF">
            <w:pPr>
              <w:pStyle w:val="y-5"/>
              <w:rPr>
                <w:rFonts w:hint="eastAsia"/>
              </w:rPr>
            </w:pPr>
          </w:p>
        </w:tc>
      </w:tr>
    </w:tbl>
    <w:p w14:paraId="76E948F3" w14:textId="77777777" w:rsidR="00005070" w:rsidRPr="00005070" w:rsidRDefault="00005070" w:rsidP="00D4029B">
      <w:pPr>
        <w:pStyle w:val="y-0"/>
        <w:rPr>
          <w:rFonts w:hint="eastAsia"/>
        </w:rPr>
      </w:pPr>
    </w:p>
    <w:p w14:paraId="482D58A3" w14:textId="77777777" w:rsidR="009C783E" w:rsidRDefault="009C783E" w:rsidP="009C783E">
      <w:pPr>
        <w:pStyle w:val="y-20"/>
        <w:rPr>
          <w:rFonts w:hint="eastAsia"/>
        </w:rPr>
      </w:pPr>
      <w:r>
        <w:rPr>
          <w:rFonts w:hint="eastAsia"/>
        </w:rPr>
        <w:lastRenderedPageBreak/>
        <w:t>接口</w:t>
      </w:r>
      <w:r>
        <w:rPr>
          <w:rFonts w:hint="eastAsia"/>
        </w:rPr>
        <w:t>12</w:t>
      </w:r>
      <w:r>
        <w:rPr>
          <w:rFonts w:hint="eastAsia"/>
        </w:rPr>
        <w:t>：口令字典上传任务</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05070" w14:paraId="41FE8C78" w14:textId="77777777" w:rsidTr="00296B82">
        <w:tc>
          <w:tcPr>
            <w:tcW w:w="1271" w:type="dxa"/>
          </w:tcPr>
          <w:p w14:paraId="217772C5" w14:textId="77777777" w:rsidR="00005070" w:rsidRDefault="00005070" w:rsidP="00D4029B">
            <w:pPr>
              <w:pStyle w:val="y-0"/>
              <w:rPr>
                <w:rFonts w:hint="eastAsia"/>
              </w:rPr>
            </w:pPr>
            <w:r>
              <w:rPr>
                <w:rFonts w:hint="eastAsia"/>
              </w:rPr>
              <w:t>请求URL</w:t>
            </w:r>
          </w:p>
        </w:tc>
        <w:tc>
          <w:tcPr>
            <w:tcW w:w="6946" w:type="dxa"/>
          </w:tcPr>
          <w:p w14:paraId="7E7AA450" w14:textId="50AD430E" w:rsidR="00005070" w:rsidRPr="00077D08" w:rsidRDefault="008B1A2E" w:rsidP="00D4029B">
            <w:pPr>
              <w:pStyle w:val="y-0"/>
              <w:rPr>
                <w:rFonts w:hint="eastAsia"/>
              </w:rPr>
            </w:pPr>
            <w:r>
              <w:rPr>
                <w:rFonts w:hint="eastAsia"/>
              </w:rPr>
              <w:t>——</w:t>
            </w:r>
          </w:p>
        </w:tc>
      </w:tr>
      <w:tr w:rsidR="00005070" w14:paraId="07E18ED8" w14:textId="77777777" w:rsidTr="00296B82">
        <w:tc>
          <w:tcPr>
            <w:tcW w:w="1271" w:type="dxa"/>
            <w:vMerge w:val="restart"/>
          </w:tcPr>
          <w:p w14:paraId="5D5FB7BA" w14:textId="77777777" w:rsidR="00005070" w:rsidRDefault="00005070" w:rsidP="00D4029B">
            <w:pPr>
              <w:pStyle w:val="y-0"/>
              <w:rPr>
                <w:rFonts w:hint="eastAsia"/>
              </w:rPr>
            </w:pPr>
            <w:r>
              <w:rPr>
                <w:rFonts w:hint="eastAsia"/>
              </w:rPr>
              <w:t>请求体</w:t>
            </w:r>
          </w:p>
        </w:tc>
        <w:tc>
          <w:tcPr>
            <w:tcW w:w="6946" w:type="dxa"/>
          </w:tcPr>
          <w:p w14:paraId="177B7407" w14:textId="77777777" w:rsidR="00400108" w:rsidRPr="00400108" w:rsidRDefault="00400108" w:rsidP="00D4029B">
            <w:pPr>
              <w:pStyle w:val="y-0"/>
              <w:rPr>
                <w:rFonts w:hint="eastAsia"/>
              </w:rPr>
            </w:pPr>
            <w:r w:rsidRPr="00400108">
              <w:t>{</w:t>
            </w:r>
          </w:p>
          <w:p w14:paraId="761EDD6C" w14:textId="77777777" w:rsidR="00400108" w:rsidRPr="00400108" w:rsidRDefault="00400108" w:rsidP="00D4029B">
            <w:pPr>
              <w:pStyle w:val="y-0"/>
              <w:rPr>
                <w:rFonts w:hint="eastAsia"/>
              </w:rPr>
            </w:pPr>
            <w:r w:rsidRPr="00400108">
              <w:t>    "orderID": "2-105-1688825291109179392",</w:t>
            </w:r>
          </w:p>
          <w:p w14:paraId="192170DF" w14:textId="77777777" w:rsidR="00400108" w:rsidRPr="00400108" w:rsidRDefault="00400108" w:rsidP="00D4029B">
            <w:pPr>
              <w:pStyle w:val="y-0"/>
              <w:rPr>
                <w:rFonts w:hint="eastAsia"/>
              </w:rPr>
            </w:pPr>
            <w:r w:rsidRPr="00400108">
              <w:t>    "orgCode": "110000",</w:t>
            </w:r>
          </w:p>
          <w:p w14:paraId="32F3DF92" w14:textId="77777777" w:rsidR="00400108" w:rsidRPr="00400108" w:rsidRDefault="00400108" w:rsidP="00D4029B">
            <w:pPr>
              <w:pStyle w:val="y-0"/>
              <w:rPr>
                <w:rFonts w:hint="eastAsia"/>
              </w:rPr>
            </w:pPr>
            <w:r w:rsidRPr="00400108">
              <w:t>    "ispCode": "CM",</w:t>
            </w:r>
          </w:p>
          <w:p w14:paraId="50D4C598" w14:textId="77777777" w:rsidR="00400108" w:rsidRPr="00400108" w:rsidRDefault="00400108" w:rsidP="00D4029B">
            <w:pPr>
              <w:pStyle w:val="y-0"/>
              <w:rPr>
                <w:rFonts w:hint="eastAsia"/>
              </w:rPr>
            </w:pPr>
            <w:r w:rsidRPr="00400108">
              <w:t>    "ctxCode": 1,</w:t>
            </w:r>
          </w:p>
          <w:p w14:paraId="0DAD4518" w14:textId="77777777" w:rsidR="00400108" w:rsidRPr="00400108" w:rsidRDefault="00400108" w:rsidP="00D4029B">
            <w:pPr>
              <w:pStyle w:val="y-0"/>
              <w:rPr>
                <w:rFonts w:hint="eastAsia"/>
              </w:rPr>
            </w:pPr>
            <w:r w:rsidRPr="00400108">
              <w:t>    "reqMsgCnt": "b66a4d530358ba8043d5625418d4476d"</w:t>
            </w:r>
          </w:p>
          <w:p w14:paraId="4B405A46" w14:textId="77777777" w:rsidR="00400108" w:rsidRPr="00400108" w:rsidRDefault="00400108" w:rsidP="00D4029B">
            <w:pPr>
              <w:pStyle w:val="y-0"/>
              <w:rPr>
                <w:rFonts w:hint="eastAsia"/>
              </w:rPr>
            </w:pPr>
            <w:r w:rsidRPr="00400108">
              <w:t>}</w:t>
            </w:r>
          </w:p>
          <w:p w14:paraId="3C183622" w14:textId="77777777" w:rsidR="00005070" w:rsidRDefault="00005070" w:rsidP="00D4029B">
            <w:pPr>
              <w:pStyle w:val="y-0"/>
              <w:rPr>
                <w:rFonts w:hint="eastAsia"/>
              </w:rPr>
            </w:pPr>
          </w:p>
        </w:tc>
      </w:tr>
      <w:tr w:rsidR="00005070" w14:paraId="1F40B0FC" w14:textId="77777777" w:rsidTr="00296B82">
        <w:tc>
          <w:tcPr>
            <w:tcW w:w="1271" w:type="dxa"/>
            <w:vMerge/>
          </w:tcPr>
          <w:p w14:paraId="7331BBCC" w14:textId="77777777" w:rsidR="00005070" w:rsidRDefault="00005070" w:rsidP="00D4029B">
            <w:pPr>
              <w:pStyle w:val="y-0"/>
              <w:rPr>
                <w:rFonts w:hint="eastAsia"/>
              </w:rPr>
            </w:pPr>
          </w:p>
        </w:tc>
        <w:tc>
          <w:tcPr>
            <w:tcW w:w="6946" w:type="dxa"/>
          </w:tcPr>
          <w:p w14:paraId="7374BF58" w14:textId="77777777" w:rsidR="00400108" w:rsidRPr="00400108" w:rsidRDefault="00400108" w:rsidP="00D4029B">
            <w:pPr>
              <w:pStyle w:val="y-0"/>
              <w:rPr>
                <w:rFonts w:hint="eastAsia"/>
              </w:rPr>
            </w:pPr>
            <w:r w:rsidRPr="00400108">
              <w:t>{</w:t>
            </w:r>
          </w:p>
          <w:p w14:paraId="60DD780C" w14:textId="77777777" w:rsidR="00400108" w:rsidRPr="00400108" w:rsidRDefault="00400108" w:rsidP="00D4029B">
            <w:pPr>
              <w:pStyle w:val="y-0"/>
              <w:rPr>
                <w:rFonts w:hint="eastAsia"/>
              </w:rPr>
            </w:pPr>
            <w:r w:rsidRPr="00400108">
              <w:t>    "orderType": 2,</w:t>
            </w:r>
          </w:p>
          <w:p w14:paraId="2B533F8C" w14:textId="77777777" w:rsidR="00400108" w:rsidRPr="00400108" w:rsidRDefault="00400108" w:rsidP="00D4029B">
            <w:pPr>
              <w:pStyle w:val="y-0"/>
              <w:rPr>
                <w:rFonts w:hint="eastAsia"/>
              </w:rPr>
            </w:pPr>
            <w:r w:rsidRPr="00400108">
              <w:t>    "orderSubType": 105,</w:t>
            </w:r>
          </w:p>
          <w:p w14:paraId="33B9B9DF" w14:textId="77777777" w:rsidR="00400108" w:rsidRPr="00400108" w:rsidRDefault="00400108" w:rsidP="00D4029B">
            <w:pPr>
              <w:pStyle w:val="y-0"/>
              <w:rPr>
                <w:rFonts w:hint="eastAsia"/>
              </w:rPr>
            </w:pPr>
            <w:r w:rsidRPr="00400108">
              <w:t>    "timeStamp": "1661257338",</w:t>
            </w:r>
          </w:p>
          <w:p w14:paraId="771C7BF2" w14:textId="77777777" w:rsidR="00400108" w:rsidRPr="00400108" w:rsidRDefault="00400108" w:rsidP="00D4029B">
            <w:pPr>
              <w:pStyle w:val="y-0"/>
              <w:rPr>
                <w:rFonts w:hint="eastAsia"/>
              </w:rPr>
            </w:pPr>
            <w:r w:rsidRPr="00400108">
              <w:t>    "sign": "1ab48392a2abd1daf957f83bbbbe96ab417f6b2c861037649e7e3ab76bea7118",</w:t>
            </w:r>
          </w:p>
          <w:p w14:paraId="1ACBEE40" w14:textId="77777777" w:rsidR="00400108" w:rsidRPr="00400108" w:rsidRDefault="00400108" w:rsidP="00D4029B">
            <w:pPr>
              <w:pStyle w:val="y-0"/>
              <w:rPr>
                <w:rFonts w:hint="eastAsia"/>
              </w:rPr>
            </w:pPr>
            <w:r w:rsidRPr="00400108">
              <w:t>    "data": {</w:t>
            </w:r>
          </w:p>
          <w:p w14:paraId="1C7FC021" w14:textId="77777777" w:rsidR="00400108" w:rsidRPr="00400108" w:rsidRDefault="00400108" w:rsidP="00D4029B">
            <w:pPr>
              <w:pStyle w:val="y-0"/>
              <w:rPr>
                <w:rFonts w:hint="eastAsia"/>
              </w:rPr>
            </w:pPr>
            <w:r w:rsidRPr="00400108">
              <w:t>        "numFiles": 1,</w:t>
            </w:r>
          </w:p>
          <w:p w14:paraId="6BFA7246" w14:textId="77777777" w:rsidR="00400108" w:rsidRPr="00400108" w:rsidRDefault="00400108" w:rsidP="00D4029B">
            <w:pPr>
              <w:pStyle w:val="y-0"/>
              <w:rPr>
                <w:rFonts w:hint="eastAsia"/>
              </w:rPr>
            </w:pPr>
            <w:r w:rsidRPr="00400108">
              <w:t>        "numTgzs": 1,</w:t>
            </w:r>
          </w:p>
          <w:p w14:paraId="01FEE1CB" w14:textId="77777777" w:rsidR="00400108" w:rsidRPr="00400108" w:rsidRDefault="00400108" w:rsidP="00D4029B">
            <w:pPr>
              <w:pStyle w:val="y-0"/>
              <w:rPr>
                <w:rFonts w:hint="eastAsia"/>
              </w:rPr>
            </w:pPr>
            <w:r w:rsidRPr="00400108">
              <w:t>        "fileInfoLst": [</w:t>
            </w:r>
          </w:p>
          <w:p w14:paraId="2A28CDB0" w14:textId="77777777" w:rsidR="00400108" w:rsidRPr="00400108" w:rsidRDefault="00400108" w:rsidP="00D4029B">
            <w:pPr>
              <w:pStyle w:val="y-0"/>
              <w:rPr>
                <w:rFonts w:hint="eastAsia"/>
              </w:rPr>
            </w:pPr>
            <w:r w:rsidRPr="00400108">
              <w:t>            {</w:t>
            </w:r>
          </w:p>
          <w:p w14:paraId="7A67A178" w14:textId="77777777" w:rsidR="00400108" w:rsidRPr="00400108" w:rsidRDefault="00400108" w:rsidP="00D4029B">
            <w:pPr>
              <w:pStyle w:val="y-0"/>
              <w:rPr>
                <w:rFonts w:hint="eastAsia"/>
              </w:rPr>
            </w:pPr>
            <w:r w:rsidRPr="00400108">
              <w:t>                "name": "filename.json",</w:t>
            </w:r>
          </w:p>
          <w:p w14:paraId="74AA62D7" w14:textId="77777777" w:rsidR="00400108" w:rsidRPr="00400108" w:rsidRDefault="00400108" w:rsidP="00D4029B">
            <w:pPr>
              <w:pStyle w:val="y-0"/>
              <w:rPr>
                <w:rFonts w:hint="eastAsia"/>
              </w:rPr>
            </w:pPr>
            <w:r w:rsidRPr="00400108">
              <w:t>                "dataType": "json",</w:t>
            </w:r>
          </w:p>
          <w:p w14:paraId="479EC1D3" w14:textId="77777777" w:rsidR="00400108" w:rsidRPr="00400108" w:rsidRDefault="00400108" w:rsidP="00D4029B">
            <w:pPr>
              <w:pStyle w:val="y-0"/>
              <w:rPr>
                <w:rFonts w:hint="eastAsia"/>
              </w:rPr>
            </w:pPr>
            <w:r w:rsidRPr="00400108">
              <w:t>                "objectID": "",</w:t>
            </w:r>
          </w:p>
          <w:p w14:paraId="307E8EE6" w14:textId="77777777" w:rsidR="00400108" w:rsidRPr="00400108" w:rsidRDefault="00400108" w:rsidP="00D4029B">
            <w:pPr>
              <w:pStyle w:val="y-0"/>
              <w:rPr>
                <w:rFonts w:hint="eastAsia"/>
              </w:rPr>
            </w:pPr>
            <w:r w:rsidRPr="00400108">
              <w:t>                "svcType": 8,</w:t>
            </w:r>
          </w:p>
          <w:p w14:paraId="023CDFD4" w14:textId="77777777" w:rsidR="00400108" w:rsidRPr="00400108" w:rsidRDefault="00400108" w:rsidP="00D4029B">
            <w:pPr>
              <w:pStyle w:val="y-0"/>
              <w:rPr>
                <w:rFonts w:hint="eastAsia"/>
              </w:rPr>
            </w:pPr>
            <w:r w:rsidRPr="00400108">
              <w:t>                "reserved": ""</w:t>
            </w:r>
          </w:p>
          <w:p w14:paraId="74638C6C" w14:textId="77777777" w:rsidR="00400108" w:rsidRPr="00400108" w:rsidRDefault="00400108" w:rsidP="00D4029B">
            <w:pPr>
              <w:pStyle w:val="y-0"/>
              <w:rPr>
                <w:rFonts w:hint="eastAsia"/>
              </w:rPr>
            </w:pPr>
            <w:r w:rsidRPr="00400108">
              <w:t>            }</w:t>
            </w:r>
          </w:p>
          <w:p w14:paraId="2A0F0539" w14:textId="77777777" w:rsidR="00400108" w:rsidRPr="00400108" w:rsidRDefault="00400108" w:rsidP="00D4029B">
            <w:pPr>
              <w:pStyle w:val="y-0"/>
              <w:rPr>
                <w:rFonts w:hint="eastAsia"/>
              </w:rPr>
            </w:pPr>
            <w:r w:rsidRPr="00400108">
              <w:t>        ]</w:t>
            </w:r>
          </w:p>
          <w:p w14:paraId="1D481B2C" w14:textId="77777777" w:rsidR="00400108" w:rsidRPr="00400108" w:rsidRDefault="00400108" w:rsidP="00D4029B">
            <w:pPr>
              <w:pStyle w:val="y-0"/>
              <w:rPr>
                <w:rFonts w:hint="eastAsia"/>
              </w:rPr>
            </w:pPr>
            <w:r w:rsidRPr="00400108">
              <w:t>    },</w:t>
            </w:r>
          </w:p>
          <w:p w14:paraId="72473B0D" w14:textId="77777777" w:rsidR="00400108" w:rsidRPr="00400108" w:rsidRDefault="00400108" w:rsidP="00D4029B">
            <w:pPr>
              <w:pStyle w:val="y-0"/>
              <w:rPr>
                <w:rFonts w:hint="eastAsia"/>
              </w:rPr>
            </w:pPr>
            <w:r w:rsidRPr="00400108">
              <w:t>    "tskReqParams": {</w:t>
            </w:r>
          </w:p>
          <w:p w14:paraId="31B15A49" w14:textId="77777777" w:rsidR="00400108" w:rsidRPr="00400108" w:rsidRDefault="00400108" w:rsidP="00D4029B">
            <w:pPr>
              <w:pStyle w:val="y-0"/>
              <w:rPr>
                <w:rFonts w:hint="eastAsia"/>
              </w:rPr>
            </w:pPr>
            <w:r w:rsidRPr="00400108">
              <w:t>        "tskPriority": 1,</w:t>
            </w:r>
          </w:p>
          <w:p w14:paraId="7BE16008" w14:textId="77777777" w:rsidR="00400108" w:rsidRPr="00400108" w:rsidRDefault="00400108" w:rsidP="00D4029B">
            <w:pPr>
              <w:pStyle w:val="y-0"/>
              <w:rPr>
                <w:rFonts w:hint="eastAsia"/>
              </w:rPr>
            </w:pPr>
            <w:r w:rsidRPr="00400108">
              <w:t>        "transID": "3b12034c22de11edb273000c29b8fcc7",</w:t>
            </w:r>
          </w:p>
          <w:p w14:paraId="102E17FB" w14:textId="77777777" w:rsidR="00400108" w:rsidRPr="00400108" w:rsidRDefault="00400108" w:rsidP="00D4029B">
            <w:pPr>
              <w:pStyle w:val="y-0"/>
              <w:rPr>
                <w:rFonts w:hint="eastAsia"/>
              </w:rPr>
            </w:pPr>
            <w:r w:rsidRPr="00400108">
              <w:t>        "rng": 2,</w:t>
            </w:r>
          </w:p>
          <w:p w14:paraId="535AC270" w14:textId="77777777" w:rsidR="00400108" w:rsidRPr="00400108" w:rsidRDefault="00400108" w:rsidP="00D4029B">
            <w:pPr>
              <w:pStyle w:val="y-0"/>
              <w:rPr>
                <w:rFonts w:hint="eastAsia"/>
              </w:rPr>
            </w:pPr>
            <w:r w:rsidRPr="00400108">
              <w:t>        "seq": 1,</w:t>
            </w:r>
          </w:p>
          <w:p w14:paraId="5BE21CC0" w14:textId="711622EB" w:rsidR="00400108" w:rsidRPr="00400108" w:rsidDel="00084E8B" w:rsidRDefault="00400108">
            <w:pPr>
              <w:pStyle w:val="y-0"/>
              <w:rPr>
                <w:del w:id="377" w:author="俊林 杨" w:date="2025-07-09T16:49:00Z" w16du:dateUtc="2025-07-09T08:49:00Z"/>
                <w:rFonts w:hint="eastAsia"/>
              </w:rPr>
            </w:pPr>
            <w:r w:rsidRPr="00400108">
              <w:t>        "tskScn": 0,</w:t>
            </w:r>
          </w:p>
          <w:p w14:paraId="0C75D855" w14:textId="79467D31" w:rsidR="00400108" w:rsidRPr="00400108" w:rsidRDefault="00400108" w:rsidP="00D4029B">
            <w:pPr>
              <w:pStyle w:val="y-0"/>
              <w:rPr>
                <w:rFonts w:hint="eastAsia"/>
              </w:rPr>
            </w:pPr>
            <w:del w:id="378" w:author="俊林 杨" w:date="2025-07-09T16:49:00Z" w16du:dateUtc="2025-07-09T08:49:00Z">
              <w:r w:rsidRPr="00400108" w:rsidDel="00084E8B">
                <w:delText>        "tskVulNum": 1,</w:delText>
              </w:r>
            </w:del>
          </w:p>
          <w:p w14:paraId="1FF8DB8B" w14:textId="0AF81B62" w:rsidR="00400108" w:rsidRPr="00400108" w:rsidDel="00084E8B" w:rsidRDefault="00400108">
            <w:pPr>
              <w:pStyle w:val="y-0"/>
              <w:rPr>
                <w:del w:id="379" w:author="俊林 杨" w:date="2025-07-09T16:49:00Z" w16du:dateUtc="2025-07-09T08:49:00Z"/>
                <w:rFonts w:hint="eastAsia"/>
              </w:rPr>
            </w:pPr>
            <w:del w:id="380" w:author="俊林 杨" w:date="2025-07-09T16:49:00Z" w16du:dateUtc="2025-07-09T08:49:00Z">
              <w:r w:rsidRPr="00400108" w:rsidDel="00084E8B">
                <w:delText>        "tskAstNum": 1,</w:delText>
              </w:r>
            </w:del>
          </w:p>
          <w:p w14:paraId="290B32D9" w14:textId="74F1FE18" w:rsidR="00400108" w:rsidRPr="00400108" w:rsidDel="00084E8B" w:rsidRDefault="00400108">
            <w:pPr>
              <w:pStyle w:val="y-0"/>
              <w:rPr>
                <w:del w:id="381" w:author="俊林 杨" w:date="2025-07-09T16:49:00Z" w16du:dateUtc="2025-07-09T08:49:00Z"/>
                <w:rFonts w:hint="eastAsia"/>
              </w:rPr>
            </w:pPr>
            <w:del w:id="382" w:author="俊林 杨" w:date="2025-07-09T16:49:00Z" w16du:dateUtc="2025-07-09T08:49:00Z">
              <w:r w:rsidRPr="00400108" w:rsidDel="00084E8B">
                <w:delText>        "procMethod": 1,</w:delText>
              </w:r>
            </w:del>
          </w:p>
          <w:p w14:paraId="2DAA7005" w14:textId="77777777" w:rsidR="00400108" w:rsidRPr="00400108" w:rsidRDefault="00400108" w:rsidP="00D4029B">
            <w:pPr>
              <w:pStyle w:val="y-0"/>
              <w:rPr>
                <w:rFonts w:hint="eastAsia"/>
              </w:rPr>
            </w:pPr>
            <w:r w:rsidRPr="00400108">
              <w:t>        "tskInfo": "任务描述"</w:t>
            </w:r>
          </w:p>
          <w:p w14:paraId="7E984AB3" w14:textId="77777777" w:rsidR="00400108" w:rsidRPr="00400108" w:rsidRDefault="00400108" w:rsidP="00D4029B">
            <w:pPr>
              <w:pStyle w:val="y-0"/>
              <w:rPr>
                <w:rFonts w:hint="eastAsia"/>
              </w:rPr>
            </w:pPr>
            <w:r w:rsidRPr="00400108">
              <w:t>    }</w:t>
            </w:r>
          </w:p>
          <w:p w14:paraId="3376C1E5" w14:textId="77777777" w:rsidR="00400108" w:rsidRPr="00400108" w:rsidRDefault="00400108" w:rsidP="00D4029B">
            <w:pPr>
              <w:pStyle w:val="y-0"/>
              <w:rPr>
                <w:rFonts w:hint="eastAsia"/>
              </w:rPr>
            </w:pPr>
            <w:r w:rsidRPr="00400108">
              <w:t>}</w:t>
            </w:r>
          </w:p>
          <w:p w14:paraId="55FE7E50" w14:textId="77777777" w:rsidR="00005070" w:rsidRDefault="00005070" w:rsidP="00D4029B">
            <w:pPr>
              <w:pStyle w:val="y-0"/>
              <w:rPr>
                <w:rFonts w:hint="eastAsia"/>
              </w:rPr>
            </w:pPr>
          </w:p>
        </w:tc>
      </w:tr>
      <w:tr w:rsidR="00005070" w14:paraId="074DBA75" w14:textId="77777777" w:rsidTr="00296B82">
        <w:tc>
          <w:tcPr>
            <w:tcW w:w="1271" w:type="dxa"/>
            <w:vMerge w:val="restart"/>
          </w:tcPr>
          <w:p w14:paraId="0FD278EF" w14:textId="77777777" w:rsidR="00005070" w:rsidRDefault="00005070" w:rsidP="00D4029B">
            <w:pPr>
              <w:pStyle w:val="y-0"/>
              <w:rPr>
                <w:rFonts w:hint="eastAsia"/>
              </w:rPr>
            </w:pPr>
            <w:r>
              <w:rPr>
                <w:rFonts w:hint="eastAsia"/>
              </w:rPr>
              <w:lastRenderedPageBreak/>
              <w:t>响应体</w:t>
            </w:r>
          </w:p>
        </w:tc>
        <w:tc>
          <w:tcPr>
            <w:tcW w:w="6946" w:type="dxa"/>
          </w:tcPr>
          <w:p w14:paraId="63167913" w14:textId="77777777" w:rsidR="00400108" w:rsidRPr="00400108" w:rsidRDefault="00400108" w:rsidP="00D4029B">
            <w:pPr>
              <w:pStyle w:val="y-0"/>
              <w:rPr>
                <w:rFonts w:hint="eastAsia"/>
              </w:rPr>
            </w:pPr>
            <w:r w:rsidRPr="00400108">
              <w:t>{</w:t>
            </w:r>
          </w:p>
          <w:p w14:paraId="702FB8E6" w14:textId="77777777" w:rsidR="00400108" w:rsidRPr="00400108" w:rsidRDefault="00400108" w:rsidP="00D4029B">
            <w:pPr>
              <w:pStyle w:val="y-0"/>
              <w:rPr>
                <w:rFonts w:hint="eastAsia"/>
              </w:rPr>
            </w:pPr>
            <w:r w:rsidRPr="00400108">
              <w:t>    "orderID": "2-105-1688825291109179392",</w:t>
            </w:r>
          </w:p>
          <w:p w14:paraId="71D53814" w14:textId="77777777" w:rsidR="00400108" w:rsidRPr="00400108" w:rsidRDefault="00400108" w:rsidP="00D4029B">
            <w:pPr>
              <w:pStyle w:val="y-0"/>
              <w:rPr>
                <w:rFonts w:hint="eastAsia"/>
              </w:rPr>
            </w:pPr>
            <w:r w:rsidRPr="00400108">
              <w:t>    "statusCode": 0,</w:t>
            </w:r>
          </w:p>
          <w:p w14:paraId="1BD54018" w14:textId="77777777" w:rsidR="00400108" w:rsidRPr="00400108" w:rsidRDefault="00400108" w:rsidP="00D4029B">
            <w:pPr>
              <w:pStyle w:val="y-0"/>
              <w:rPr>
                <w:rFonts w:hint="eastAsia"/>
              </w:rPr>
            </w:pPr>
            <w:r w:rsidRPr="00400108">
              <w:t>    "statusText": "success.",</w:t>
            </w:r>
          </w:p>
          <w:p w14:paraId="5F0890B0" w14:textId="77777777" w:rsidR="00400108" w:rsidRPr="00400108" w:rsidRDefault="00400108" w:rsidP="00D4029B">
            <w:pPr>
              <w:pStyle w:val="y-0"/>
              <w:rPr>
                <w:rFonts w:hint="eastAsia"/>
              </w:rPr>
            </w:pPr>
            <w:r w:rsidRPr="00400108">
              <w:t>    "rspMsgCnt": "ef77338cbff8bc2d2f78e71f2a34d287"</w:t>
            </w:r>
          </w:p>
          <w:p w14:paraId="66A3A413" w14:textId="77777777" w:rsidR="00400108" w:rsidRPr="00400108" w:rsidRDefault="00400108" w:rsidP="00D4029B">
            <w:pPr>
              <w:pStyle w:val="y-0"/>
              <w:rPr>
                <w:rFonts w:hint="eastAsia"/>
              </w:rPr>
            </w:pPr>
            <w:r w:rsidRPr="00400108">
              <w:t>}</w:t>
            </w:r>
          </w:p>
          <w:p w14:paraId="187623F2" w14:textId="77777777" w:rsidR="00005070" w:rsidRDefault="00005070" w:rsidP="00D4029B">
            <w:pPr>
              <w:pStyle w:val="y-0"/>
              <w:rPr>
                <w:rFonts w:hint="eastAsia"/>
              </w:rPr>
            </w:pPr>
          </w:p>
        </w:tc>
      </w:tr>
      <w:tr w:rsidR="00005070" w14:paraId="2A5A3433" w14:textId="77777777" w:rsidTr="00296B82">
        <w:tc>
          <w:tcPr>
            <w:tcW w:w="1271" w:type="dxa"/>
            <w:vMerge/>
          </w:tcPr>
          <w:p w14:paraId="4BF6CF2E" w14:textId="77777777" w:rsidR="00005070" w:rsidRDefault="00005070" w:rsidP="00D4029B">
            <w:pPr>
              <w:pStyle w:val="y-0"/>
              <w:rPr>
                <w:rFonts w:hint="eastAsia"/>
              </w:rPr>
            </w:pPr>
          </w:p>
        </w:tc>
        <w:tc>
          <w:tcPr>
            <w:tcW w:w="6946" w:type="dxa"/>
          </w:tcPr>
          <w:p w14:paraId="7EAFA559" w14:textId="77777777" w:rsidR="00400108" w:rsidRPr="00400108" w:rsidRDefault="00400108" w:rsidP="00D4029B">
            <w:pPr>
              <w:pStyle w:val="y-0"/>
              <w:rPr>
                <w:rFonts w:hint="eastAsia"/>
              </w:rPr>
            </w:pPr>
            <w:r w:rsidRPr="00400108">
              <w:t>{</w:t>
            </w:r>
          </w:p>
          <w:p w14:paraId="33673241" w14:textId="77777777" w:rsidR="00400108" w:rsidRPr="00400108" w:rsidRDefault="00400108" w:rsidP="00D4029B">
            <w:pPr>
              <w:pStyle w:val="y-0"/>
              <w:rPr>
                <w:rFonts w:hint="eastAsia"/>
              </w:rPr>
            </w:pPr>
            <w:r w:rsidRPr="00400108">
              <w:t>    "orderType": 2,</w:t>
            </w:r>
          </w:p>
          <w:p w14:paraId="18FFC93F" w14:textId="77777777" w:rsidR="00400108" w:rsidRPr="00400108" w:rsidRDefault="00400108" w:rsidP="00D4029B">
            <w:pPr>
              <w:pStyle w:val="y-0"/>
              <w:rPr>
                <w:rFonts w:hint="eastAsia"/>
              </w:rPr>
            </w:pPr>
            <w:r w:rsidRPr="00400108">
              <w:t>    "orderSubType": 105,</w:t>
            </w:r>
          </w:p>
          <w:p w14:paraId="27D8435D" w14:textId="77777777" w:rsidR="00400108" w:rsidRPr="00400108" w:rsidRDefault="00400108" w:rsidP="00D4029B">
            <w:pPr>
              <w:pStyle w:val="y-0"/>
              <w:rPr>
                <w:rFonts w:hint="eastAsia"/>
              </w:rPr>
            </w:pPr>
            <w:r w:rsidRPr="00400108">
              <w:t>    "timeStamp": "1692003304",</w:t>
            </w:r>
          </w:p>
          <w:p w14:paraId="2E9D1995" w14:textId="77777777" w:rsidR="00400108" w:rsidRPr="00400108" w:rsidRDefault="00400108" w:rsidP="00D4029B">
            <w:pPr>
              <w:pStyle w:val="y-0"/>
              <w:rPr>
                <w:rFonts w:hint="eastAsia"/>
              </w:rPr>
            </w:pPr>
            <w:r w:rsidRPr="00400108">
              <w:t>    "sign": "d74cec6d7e8c6f60623e102e26b07793953590e4a97b452b794293d2d4506031",</w:t>
            </w:r>
          </w:p>
          <w:p w14:paraId="5BEB37F4" w14:textId="77777777" w:rsidR="00400108" w:rsidRPr="00400108" w:rsidRDefault="00400108" w:rsidP="00D4029B">
            <w:pPr>
              <w:pStyle w:val="y-0"/>
              <w:rPr>
                <w:rFonts w:hint="eastAsia"/>
              </w:rPr>
            </w:pPr>
            <w:r w:rsidRPr="00400108">
              <w:t>    "tskRspParams": {</w:t>
            </w:r>
          </w:p>
          <w:p w14:paraId="69CE68C6" w14:textId="77777777" w:rsidR="00400108" w:rsidRPr="00400108" w:rsidRDefault="00400108" w:rsidP="00D4029B">
            <w:pPr>
              <w:pStyle w:val="y-0"/>
              <w:rPr>
                <w:rFonts w:hint="eastAsia"/>
              </w:rPr>
            </w:pPr>
            <w:r w:rsidRPr="00400108">
              <w:t>        "tskProcIndication": 100,</w:t>
            </w:r>
          </w:p>
          <w:p w14:paraId="2E966BAB" w14:textId="77777777" w:rsidR="00400108" w:rsidRPr="00400108" w:rsidRDefault="00400108" w:rsidP="00D4029B">
            <w:pPr>
              <w:pStyle w:val="y-0"/>
              <w:rPr>
                <w:rFonts w:hint="eastAsia"/>
              </w:rPr>
            </w:pPr>
            <w:r w:rsidRPr="00400108">
              <w:t>        "logNum": -1,</w:t>
            </w:r>
          </w:p>
          <w:p w14:paraId="5BAD3CA3" w14:textId="77777777" w:rsidR="00400108" w:rsidRPr="00400108" w:rsidRDefault="00400108" w:rsidP="00D4029B">
            <w:pPr>
              <w:pStyle w:val="y-0"/>
              <w:rPr>
                <w:rFonts w:hint="eastAsia"/>
              </w:rPr>
            </w:pPr>
            <w:r w:rsidRPr="00400108">
              <w:t>        "prcVulNum": -1,</w:t>
            </w:r>
          </w:p>
          <w:p w14:paraId="1FFC17ED" w14:textId="77777777" w:rsidR="00400108" w:rsidRPr="00400108" w:rsidRDefault="00400108" w:rsidP="00D4029B">
            <w:pPr>
              <w:pStyle w:val="y-0"/>
              <w:rPr>
                <w:rFonts w:hint="eastAsia"/>
              </w:rPr>
            </w:pPr>
            <w:r w:rsidRPr="00400108">
              <w:t>        "prcPwNum": -1,</w:t>
            </w:r>
          </w:p>
          <w:p w14:paraId="252EA95B" w14:textId="77777777" w:rsidR="00400108" w:rsidRPr="00400108" w:rsidRDefault="00400108" w:rsidP="00D4029B">
            <w:pPr>
              <w:pStyle w:val="y-0"/>
              <w:rPr>
                <w:rFonts w:hint="eastAsia"/>
              </w:rPr>
            </w:pPr>
            <w:r w:rsidRPr="00400108">
              <w:t>        "toPrcAstNum": 1,</w:t>
            </w:r>
          </w:p>
          <w:p w14:paraId="0A23BBC3" w14:textId="77777777" w:rsidR="00400108" w:rsidRPr="00400108" w:rsidRDefault="00400108" w:rsidP="00D4029B">
            <w:pPr>
              <w:pStyle w:val="y-0"/>
              <w:rPr>
                <w:rFonts w:hint="eastAsia"/>
              </w:rPr>
            </w:pPr>
            <w:r w:rsidRPr="00400108">
              <w:t>        "prcAstNum": 1,</w:t>
            </w:r>
          </w:p>
          <w:p w14:paraId="17E6E80E" w14:textId="77777777" w:rsidR="00400108" w:rsidRPr="00400108" w:rsidRDefault="00400108" w:rsidP="00D4029B">
            <w:pPr>
              <w:pStyle w:val="y-0"/>
              <w:rPr>
                <w:rFonts w:hint="eastAsia"/>
              </w:rPr>
            </w:pPr>
            <w:r w:rsidRPr="00400108">
              <w:t>        "exRsnLst": [</w:t>
            </w:r>
          </w:p>
          <w:p w14:paraId="10612E1E" w14:textId="77777777" w:rsidR="00400108" w:rsidRPr="00400108" w:rsidRDefault="00400108" w:rsidP="00D4029B">
            <w:pPr>
              <w:pStyle w:val="y-0"/>
              <w:rPr>
                <w:rFonts w:hint="eastAsia"/>
              </w:rPr>
            </w:pPr>
            <w:r w:rsidRPr="00400108">
              <w:t>            -1,</w:t>
            </w:r>
          </w:p>
          <w:p w14:paraId="7B32DDE2" w14:textId="77777777" w:rsidR="00400108" w:rsidRPr="00400108" w:rsidRDefault="00400108" w:rsidP="00D4029B">
            <w:pPr>
              <w:pStyle w:val="y-0"/>
              <w:rPr>
                <w:rFonts w:hint="eastAsia"/>
              </w:rPr>
            </w:pPr>
            <w:r w:rsidRPr="00400108">
              <w:t>            -1,</w:t>
            </w:r>
          </w:p>
          <w:p w14:paraId="69770EA6" w14:textId="77777777" w:rsidR="00400108" w:rsidRPr="00400108" w:rsidRDefault="00400108" w:rsidP="00D4029B">
            <w:pPr>
              <w:pStyle w:val="y-0"/>
              <w:rPr>
                <w:rFonts w:hint="eastAsia"/>
              </w:rPr>
            </w:pPr>
            <w:r w:rsidRPr="00400108">
              <w:t>            -1,</w:t>
            </w:r>
          </w:p>
          <w:p w14:paraId="1779F7B5" w14:textId="77777777" w:rsidR="00400108" w:rsidRPr="00400108" w:rsidRDefault="00400108" w:rsidP="00D4029B">
            <w:pPr>
              <w:pStyle w:val="y-0"/>
              <w:rPr>
                <w:rFonts w:hint="eastAsia"/>
              </w:rPr>
            </w:pPr>
            <w:r w:rsidRPr="00400108">
              <w:t>            -1,</w:t>
            </w:r>
          </w:p>
          <w:p w14:paraId="3D20A8D4" w14:textId="77777777" w:rsidR="00400108" w:rsidRPr="00400108" w:rsidRDefault="00400108" w:rsidP="00D4029B">
            <w:pPr>
              <w:pStyle w:val="y-0"/>
              <w:rPr>
                <w:rFonts w:hint="eastAsia"/>
              </w:rPr>
            </w:pPr>
            <w:r w:rsidRPr="00400108">
              <w:t>            -1,</w:t>
            </w:r>
          </w:p>
          <w:p w14:paraId="28F9B132" w14:textId="77777777" w:rsidR="00400108" w:rsidRPr="00400108" w:rsidRDefault="00400108" w:rsidP="00D4029B">
            <w:pPr>
              <w:pStyle w:val="y-0"/>
              <w:rPr>
                <w:rFonts w:hint="eastAsia"/>
              </w:rPr>
            </w:pPr>
            <w:r w:rsidRPr="00400108">
              <w:t>            -1,</w:t>
            </w:r>
          </w:p>
          <w:p w14:paraId="0E0F9F63" w14:textId="77777777" w:rsidR="00400108" w:rsidRPr="00400108" w:rsidRDefault="00400108" w:rsidP="00D4029B">
            <w:pPr>
              <w:pStyle w:val="y-0"/>
              <w:rPr>
                <w:rFonts w:hint="eastAsia"/>
              </w:rPr>
            </w:pPr>
            <w:r w:rsidRPr="00400108">
              <w:t>            -1,</w:t>
            </w:r>
          </w:p>
          <w:p w14:paraId="086252BD" w14:textId="77777777" w:rsidR="00400108" w:rsidRPr="00400108" w:rsidRDefault="00400108" w:rsidP="00D4029B">
            <w:pPr>
              <w:pStyle w:val="y-0"/>
              <w:rPr>
                <w:rFonts w:hint="eastAsia"/>
              </w:rPr>
            </w:pPr>
            <w:r w:rsidRPr="00400108">
              <w:t>            -1</w:t>
            </w:r>
          </w:p>
          <w:p w14:paraId="3F0CD1DC" w14:textId="77777777" w:rsidR="00400108" w:rsidRPr="00400108" w:rsidRDefault="00400108" w:rsidP="00D4029B">
            <w:pPr>
              <w:pStyle w:val="y-0"/>
              <w:rPr>
                <w:rFonts w:hint="eastAsia"/>
              </w:rPr>
            </w:pPr>
            <w:r w:rsidRPr="00400108">
              <w:t>        ],</w:t>
            </w:r>
          </w:p>
          <w:p w14:paraId="69DBBD69" w14:textId="77777777" w:rsidR="00400108" w:rsidRPr="00400108" w:rsidRDefault="00400108" w:rsidP="00D4029B">
            <w:pPr>
              <w:pStyle w:val="y-0"/>
              <w:rPr>
                <w:rFonts w:hint="eastAsia"/>
              </w:rPr>
            </w:pPr>
            <w:r w:rsidRPr="00400108">
              <w:t>        "exRsnNumLst": [</w:t>
            </w:r>
          </w:p>
          <w:p w14:paraId="2DFE52D7" w14:textId="77777777" w:rsidR="00400108" w:rsidRPr="00400108" w:rsidRDefault="00400108" w:rsidP="00D4029B">
            <w:pPr>
              <w:pStyle w:val="y-0"/>
              <w:rPr>
                <w:rFonts w:hint="eastAsia"/>
              </w:rPr>
            </w:pPr>
            <w:r w:rsidRPr="00400108">
              <w:t>            -1,</w:t>
            </w:r>
          </w:p>
          <w:p w14:paraId="10BCD8F3" w14:textId="77777777" w:rsidR="00400108" w:rsidRPr="00400108" w:rsidRDefault="00400108" w:rsidP="00D4029B">
            <w:pPr>
              <w:pStyle w:val="y-0"/>
              <w:rPr>
                <w:rFonts w:hint="eastAsia"/>
              </w:rPr>
            </w:pPr>
            <w:r w:rsidRPr="00400108">
              <w:t>            -1,</w:t>
            </w:r>
          </w:p>
          <w:p w14:paraId="37DBA9C2" w14:textId="77777777" w:rsidR="00400108" w:rsidRPr="00400108" w:rsidRDefault="00400108" w:rsidP="00D4029B">
            <w:pPr>
              <w:pStyle w:val="y-0"/>
              <w:rPr>
                <w:rFonts w:hint="eastAsia"/>
              </w:rPr>
            </w:pPr>
            <w:r w:rsidRPr="00400108">
              <w:t>            -1,</w:t>
            </w:r>
          </w:p>
          <w:p w14:paraId="010C5C42" w14:textId="77777777" w:rsidR="00400108" w:rsidRPr="00400108" w:rsidRDefault="00400108" w:rsidP="00D4029B">
            <w:pPr>
              <w:pStyle w:val="y-0"/>
              <w:rPr>
                <w:rFonts w:hint="eastAsia"/>
              </w:rPr>
            </w:pPr>
            <w:r w:rsidRPr="00400108">
              <w:t>            -1,</w:t>
            </w:r>
          </w:p>
          <w:p w14:paraId="523C0F37" w14:textId="77777777" w:rsidR="00400108" w:rsidRPr="00400108" w:rsidRDefault="00400108" w:rsidP="00D4029B">
            <w:pPr>
              <w:pStyle w:val="y-0"/>
              <w:rPr>
                <w:rFonts w:hint="eastAsia"/>
              </w:rPr>
            </w:pPr>
            <w:r w:rsidRPr="00400108">
              <w:t>            -1,</w:t>
            </w:r>
          </w:p>
          <w:p w14:paraId="65209682" w14:textId="77777777" w:rsidR="00400108" w:rsidRPr="00400108" w:rsidRDefault="00400108" w:rsidP="00D4029B">
            <w:pPr>
              <w:pStyle w:val="y-0"/>
              <w:rPr>
                <w:rFonts w:hint="eastAsia"/>
              </w:rPr>
            </w:pPr>
            <w:r w:rsidRPr="00400108">
              <w:t>            -1,</w:t>
            </w:r>
          </w:p>
          <w:p w14:paraId="2E3AE340" w14:textId="77777777" w:rsidR="00400108" w:rsidRPr="00400108" w:rsidRDefault="00400108" w:rsidP="00D4029B">
            <w:pPr>
              <w:pStyle w:val="y-0"/>
              <w:rPr>
                <w:rFonts w:hint="eastAsia"/>
              </w:rPr>
            </w:pPr>
            <w:r w:rsidRPr="00400108">
              <w:t>            -1,</w:t>
            </w:r>
          </w:p>
          <w:p w14:paraId="242CE8EA" w14:textId="77777777" w:rsidR="00400108" w:rsidRPr="00400108" w:rsidRDefault="00400108" w:rsidP="00D4029B">
            <w:pPr>
              <w:pStyle w:val="y-0"/>
              <w:rPr>
                <w:rFonts w:hint="eastAsia"/>
              </w:rPr>
            </w:pPr>
            <w:r w:rsidRPr="00400108">
              <w:lastRenderedPageBreak/>
              <w:t>            -1</w:t>
            </w:r>
          </w:p>
          <w:p w14:paraId="69F02A9A" w14:textId="77777777" w:rsidR="00400108" w:rsidRPr="00400108" w:rsidRDefault="00400108" w:rsidP="00D4029B">
            <w:pPr>
              <w:pStyle w:val="y-0"/>
              <w:rPr>
                <w:rFonts w:hint="eastAsia"/>
              </w:rPr>
            </w:pPr>
            <w:r w:rsidRPr="00400108">
              <w:t>        ]</w:t>
            </w:r>
          </w:p>
          <w:p w14:paraId="3D9F4EBB" w14:textId="77777777" w:rsidR="00400108" w:rsidRPr="00400108" w:rsidRDefault="00400108" w:rsidP="00D4029B">
            <w:pPr>
              <w:pStyle w:val="y-0"/>
              <w:rPr>
                <w:rFonts w:hint="eastAsia"/>
              </w:rPr>
            </w:pPr>
            <w:r w:rsidRPr="00400108">
              <w:t>    }</w:t>
            </w:r>
          </w:p>
          <w:p w14:paraId="239C2E48" w14:textId="77777777" w:rsidR="00400108" w:rsidRPr="00400108" w:rsidRDefault="00400108" w:rsidP="00D4029B">
            <w:pPr>
              <w:pStyle w:val="y-0"/>
              <w:rPr>
                <w:rFonts w:hint="eastAsia"/>
              </w:rPr>
            </w:pPr>
            <w:r w:rsidRPr="00400108">
              <w:t>}</w:t>
            </w:r>
          </w:p>
          <w:p w14:paraId="5676E5C9" w14:textId="77777777" w:rsidR="00005070" w:rsidRDefault="00005070" w:rsidP="00D4029B">
            <w:pPr>
              <w:pStyle w:val="y-0"/>
              <w:rPr>
                <w:rFonts w:hint="eastAsia"/>
              </w:rPr>
            </w:pPr>
          </w:p>
        </w:tc>
      </w:tr>
      <w:tr w:rsidR="00005070" w14:paraId="321B28E1" w14:textId="77777777" w:rsidTr="00296B82">
        <w:tc>
          <w:tcPr>
            <w:tcW w:w="1271" w:type="dxa"/>
          </w:tcPr>
          <w:p w14:paraId="61915CBF" w14:textId="77777777" w:rsidR="00005070" w:rsidRDefault="00005070" w:rsidP="00D4029B">
            <w:pPr>
              <w:pStyle w:val="y-0"/>
              <w:rPr>
                <w:rFonts w:hint="eastAsia"/>
              </w:rPr>
            </w:pPr>
            <w:r w:rsidRPr="00077D08">
              <w:rPr>
                <w:rFonts w:hint="eastAsia"/>
              </w:rPr>
              <w:lastRenderedPageBreak/>
              <w:t>说明</w:t>
            </w:r>
          </w:p>
        </w:tc>
        <w:tc>
          <w:tcPr>
            <w:tcW w:w="6946" w:type="dxa"/>
          </w:tcPr>
          <w:p w14:paraId="06191B38" w14:textId="77777777" w:rsidR="007E2BFF" w:rsidRDefault="007E2BFF" w:rsidP="007E2BFF">
            <w:pPr>
              <w:pStyle w:val="y-5"/>
              <w:numPr>
                <w:ilvl w:val="0"/>
                <w:numId w:val="16"/>
              </w:numPr>
              <w:rPr>
                <w:rFonts w:hint="eastAsia"/>
              </w:rPr>
            </w:pPr>
            <w:r>
              <w:rPr>
                <w:rFonts w:hint="eastAsia"/>
              </w:rPr>
              <w:t>data</w:t>
            </w:r>
            <w:r>
              <w:rPr>
                <w:rFonts w:hint="eastAsia"/>
              </w:rPr>
              <w:t>文件传输中数据格式为：</w:t>
            </w:r>
          </w:p>
          <w:p w14:paraId="0C35F8E1" w14:textId="77777777" w:rsidR="007E2BFF" w:rsidRDefault="007E2BFF" w:rsidP="007E2BFF">
            <w:pPr>
              <w:pStyle w:val="y-5"/>
              <w:rPr>
                <w:rFonts w:hint="eastAsia"/>
                <w:sz w:val="18"/>
                <w:szCs w:val="18"/>
              </w:rPr>
            </w:pPr>
            <w:r>
              <w:rPr>
                <w:rFonts w:hint="eastAsia"/>
                <w:sz w:val="18"/>
                <w:szCs w:val="18"/>
              </w:rPr>
              <w:t>{</w:t>
            </w:r>
          </w:p>
          <w:p w14:paraId="0D9998CC" w14:textId="77777777" w:rsidR="007E2BFF" w:rsidRDefault="007E2BFF" w:rsidP="007E2BFF">
            <w:pPr>
              <w:pStyle w:val="y-5"/>
              <w:rPr>
                <w:rFonts w:hint="eastAsia"/>
                <w:sz w:val="18"/>
                <w:szCs w:val="18"/>
              </w:rPr>
            </w:pPr>
            <w:r>
              <w:rPr>
                <w:rFonts w:hint="eastAsia"/>
                <w:sz w:val="18"/>
                <w:szCs w:val="18"/>
              </w:rPr>
              <w:t xml:space="preserve">        "pwDictNum":2,</w:t>
            </w:r>
          </w:p>
          <w:p w14:paraId="58878168" w14:textId="77777777" w:rsidR="007E2BFF" w:rsidRDefault="007E2BFF" w:rsidP="007E2BFF">
            <w:pPr>
              <w:pStyle w:val="y-5"/>
              <w:rPr>
                <w:rFonts w:hint="eastAsia"/>
                <w:sz w:val="18"/>
                <w:szCs w:val="18"/>
              </w:rPr>
            </w:pPr>
            <w:r>
              <w:rPr>
                <w:rFonts w:hint="eastAsia"/>
                <w:sz w:val="18"/>
                <w:szCs w:val="18"/>
              </w:rPr>
              <w:t xml:space="preserve">        "pwLst": [</w:t>
            </w:r>
          </w:p>
          <w:p w14:paraId="617C4E91" w14:textId="77777777" w:rsidR="007E2BFF" w:rsidRDefault="007E2BFF" w:rsidP="007E2BFF">
            <w:pPr>
              <w:pStyle w:val="y-5"/>
              <w:rPr>
                <w:rFonts w:hint="eastAsia"/>
                <w:sz w:val="18"/>
                <w:szCs w:val="18"/>
              </w:rPr>
            </w:pPr>
            <w:r>
              <w:rPr>
                <w:rFonts w:hint="eastAsia"/>
                <w:sz w:val="18"/>
                <w:szCs w:val="18"/>
              </w:rPr>
              <w:t xml:space="preserve">            {</w:t>
            </w:r>
          </w:p>
          <w:p w14:paraId="78DEFE11" w14:textId="77777777" w:rsidR="007E2BFF" w:rsidRDefault="007E2BFF" w:rsidP="007E2BFF">
            <w:pPr>
              <w:pStyle w:val="y-5"/>
              <w:rPr>
                <w:rFonts w:hint="eastAsia"/>
                <w:sz w:val="18"/>
                <w:szCs w:val="18"/>
              </w:rPr>
            </w:pPr>
            <w:r>
              <w:rPr>
                <w:rFonts w:hint="eastAsia"/>
                <w:sz w:val="18"/>
                <w:szCs w:val="18"/>
              </w:rPr>
              <w:t xml:space="preserve">                "pwDictID": 45,</w:t>
            </w:r>
          </w:p>
          <w:p w14:paraId="1DC5D9E0" w14:textId="77777777" w:rsidR="007E2BFF" w:rsidRDefault="007E2BFF" w:rsidP="007E2BFF">
            <w:pPr>
              <w:pStyle w:val="y-5"/>
              <w:rPr>
                <w:rFonts w:hint="eastAsia"/>
                <w:sz w:val="18"/>
                <w:szCs w:val="18"/>
              </w:rPr>
            </w:pPr>
            <w:r>
              <w:rPr>
                <w:rFonts w:hint="eastAsia"/>
                <w:sz w:val="18"/>
                <w:szCs w:val="18"/>
              </w:rPr>
              <w:t xml:space="preserve">                 "pwProto":"0",</w:t>
            </w:r>
          </w:p>
          <w:p w14:paraId="4A44180D" w14:textId="77777777" w:rsidR="007E2BFF" w:rsidRDefault="007E2BFF" w:rsidP="007E2BFF">
            <w:pPr>
              <w:pStyle w:val="y-5"/>
              <w:rPr>
                <w:rFonts w:hint="eastAsia"/>
                <w:sz w:val="18"/>
                <w:szCs w:val="18"/>
              </w:rPr>
            </w:pPr>
            <w:r>
              <w:rPr>
                <w:rFonts w:hint="eastAsia"/>
                <w:sz w:val="18"/>
                <w:szCs w:val="18"/>
              </w:rPr>
              <w:t xml:space="preserve">                "pwDTitle": "ACTIVEMQ</w:t>
            </w:r>
            <w:r>
              <w:rPr>
                <w:rFonts w:hint="eastAsia"/>
                <w:sz w:val="18"/>
                <w:szCs w:val="18"/>
              </w:rPr>
              <w:t>默认用户</w:t>
            </w:r>
            <w:r>
              <w:rPr>
                <w:rFonts w:hint="eastAsia"/>
                <w:sz w:val="18"/>
                <w:szCs w:val="18"/>
              </w:rPr>
              <w:t>",</w:t>
            </w:r>
          </w:p>
          <w:p w14:paraId="315B94F9" w14:textId="77777777" w:rsidR="007E2BFF" w:rsidRDefault="007E2BFF" w:rsidP="007E2BFF">
            <w:pPr>
              <w:pStyle w:val="y-5"/>
              <w:rPr>
                <w:rFonts w:hint="eastAsia"/>
                <w:sz w:val="18"/>
                <w:szCs w:val="18"/>
              </w:rPr>
            </w:pPr>
            <w:r>
              <w:rPr>
                <w:rFonts w:hint="eastAsia"/>
                <w:sz w:val="18"/>
                <w:szCs w:val="18"/>
              </w:rPr>
              <w:t xml:space="preserve">                "pwDictType": 1,</w:t>
            </w:r>
          </w:p>
          <w:p w14:paraId="216EDDAA" w14:textId="77777777" w:rsidR="007E2BFF" w:rsidRDefault="007E2BFF" w:rsidP="007E2BFF">
            <w:pPr>
              <w:pStyle w:val="y-5"/>
              <w:rPr>
                <w:rFonts w:hint="eastAsia"/>
                <w:sz w:val="18"/>
                <w:szCs w:val="18"/>
              </w:rPr>
            </w:pPr>
            <w:r>
              <w:rPr>
                <w:rFonts w:hint="eastAsia"/>
                <w:sz w:val="18"/>
                <w:szCs w:val="18"/>
              </w:rPr>
              <w:t xml:space="preserve">                "pwData": "W3sncHdEaWN0SUQnOiA0NSwgJ3B3RFRpdGxlJzogJ0FDVElWRU1RXHhlOVx4YmJceDk4XHhlOFx4YWVceGE0XHhlN1x4OTRceGE4XHhlNlx4ODhceGI3JywgJ3B3RGljVHlwZSc6IDF9XQ=="</w:t>
            </w:r>
          </w:p>
          <w:p w14:paraId="353A87FE" w14:textId="77777777" w:rsidR="007E2BFF" w:rsidRDefault="007E2BFF" w:rsidP="007E2BFF">
            <w:pPr>
              <w:pStyle w:val="y-5"/>
              <w:rPr>
                <w:rFonts w:hint="eastAsia"/>
                <w:sz w:val="18"/>
                <w:szCs w:val="18"/>
              </w:rPr>
            </w:pPr>
            <w:r>
              <w:rPr>
                <w:rFonts w:hint="eastAsia"/>
                <w:sz w:val="18"/>
                <w:szCs w:val="18"/>
              </w:rPr>
              <w:t xml:space="preserve">            },</w:t>
            </w:r>
          </w:p>
          <w:p w14:paraId="217FEED2" w14:textId="77777777" w:rsidR="007E2BFF" w:rsidRDefault="007E2BFF" w:rsidP="007E2BFF">
            <w:pPr>
              <w:pStyle w:val="y-5"/>
              <w:rPr>
                <w:rFonts w:hint="eastAsia"/>
                <w:sz w:val="18"/>
                <w:szCs w:val="18"/>
              </w:rPr>
            </w:pPr>
            <w:r>
              <w:rPr>
                <w:rFonts w:hint="eastAsia"/>
                <w:sz w:val="18"/>
                <w:szCs w:val="18"/>
              </w:rPr>
              <w:t xml:space="preserve">            {</w:t>
            </w:r>
          </w:p>
          <w:p w14:paraId="43F9B612" w14:textId="77777777" w:rsidR="007E2BFF" w:rsidRDefault="007E2BFF" w:rsidP="007E2BFF">
            <w:pPr>
              <w:pStyle w:val="y-5"/>
              <w:rPr>
                <w:rFonts w:hint="eastAsia"/>
                <w:sz w:val="18"/>
                <w:szCs w:val="18"/>
              </w:rPr>
            </w:pPr>
            <w:r>
              <w:rPr>
                <w:rFonts w:hint="eastAsia"/>
                <w:sz w:val="18"/>
                <w:szCs w:val="18"/>
              </w:rPr>
              <w:t xml:space="preserve">                "pwDictID": 48,</w:t>
            </w:r>
          </w:p>
          <w:p w14:paraId="5DCAAAD3" w14:textId="77777777" w:rsidR="007E2BFF" w:rsidRDefault="007E2BFF" w:rsidP="007E2BFF">
            <w:pPr>
              <w:pStyle w:val="y-5"/>
              <w:rPr>
                <w:rFonts w:hint="eastAsia"/>
                <w:sz w:val="18"/>
                <w:szCs w:val="18"/>
              </w:rPr>
            </w:pPr>
            <w:r>
              <w:rPr>
                <w:rFonts w:hint="eastAsia"/>
                <w:sz w:val="18"/>
                <w:szCs w:val="18"/>
              </w:rPr>
              <w:t xml:space="preserve">                 "pwProto":"0",</w:t>
            </w:r>
          </w:p>
          <w:p w14:paraId="43085C22" w14:textId="77777777" w:rsidR="007E2BFF" w:rsidRDefault="007E2BFF" w:rsidP="007E2BFF">
            <w:pPr>
              <w:pStyle w:val="y-5"/>
              <w:rPr>
                <w:rFonts w:hint="eastAsia"/>
                <w:sz w:val="18"/>
                <w:szCs w:val="18"/>
              </w:rPr>
            </w:pPr>
            <w:r>
              <w:rPr>
                <w:rFonts w:hint="eastAsia"/>
                <w:sz w:val="18"/>
                <w:szCs w:val="18"/>
              </w:rPr>
              <w:t xml:space="preserve">                "pwDTitle": "SFTP</w:t>
            </w:r>
            <w:r>
              <w:rPr>
                <w:rFonts w:hint="eastAsia"/>
                <w:sz w:val="18"/>
                <w:szCs w:val="18"/>
              </w:rPr>
              <w:t>默认用户</w:t>
            </w:r>
            <w:r>
              <w:rPr>
                <w:rFonts w:hint="eastAsia"/>
                <w:sz w:val="18"/>
                <w:szCs w:val="18"/>
              </w:rPr>
              <w:t>",</w:t>
            </w:r>
          </w:p>
          <w:p w14:paraId="32C36B61" w14:textId="77777777" w:rsidR="007E2BFF" w:rsidRDefault="007E2BFF" w:rsidP="007E2BFF">
            <w:pPr>
              <w:pStyle w:val="y-5"/>
              <w:rPr>
                <w:rFonts w:hint="eastAsia"/>
                <w:sz w:val="18"/>
                <w:szCs w:val="18"/>
              </w:rPr>
            </w:pPr>
            <w:r>
              <w:rPr>
                <w:rFonts w:hint="eastAsia"/>
                <w:sz w:val="18"/>
                <w:szCs w:val="18"/>
              </w:rPr>
              <w:t xml:space="preserve">                "pwDictType": 1,</w:t>
            </w:r>
          </w:p>
          <w:p w14:paraId="0DFB38B7" w14:textId="77777777" w:rsidR="007E2BFF" w:rsidRDefault="007E2BFF" w:rsidP="007E2BFF">
            <w:pPr>
              <w:pStyle w:val="y-5"/>
              <w:rPr>
                <w:rFonts w:hint="eastAsia"/>
                <w:sz w:val="18"/>
                <w:szCs w:val="18"/>
              </w:rPr>
            </w:pPr>
            <w:r>
              <w:rPr>
                <w:rFonts w:hint="eastAsia"/>
                <w:sz w:val="18"/>
                <w:szCs w:val="18"/>
              </w:rPr>
              <w:t xml:space="preserve">                "pwData": "W3sncHdEaWN0SUQnOiA0OCwgJ3B3RFRpdGxlJzogJ1NGVFBceGU5XHhiYlx4OThceGU4XHhhZVx4YTRceGU3XHg5NFx4YThceGU2XHg4OFx4YjcnLCAncHdEaWNUeXBlJzogMX1d"</w:t>
            </w:r>
          </w:p>
          <w:p w14:paraId="79BB7B1A" w14:textId="77777777" w:rsidR="007E2BFF" w:rsidRDefault="007E2BFF" w:rsidP="007E2BFF">
            <w:pPr>
              <w:pStyle w:val="y-5"/>
              <w:rPr>
                <w:rFonts w:hint="eastAsia"/>
                <w:sz w:val="18"/>
                <w:szCs w:val="18"/>
              </w:rPr>
            </w:pPr>
            <w:r>
              <w:rPr>
                <w:rFonts w:hint="eastAsia"/>
                <w:sz w:val="18"/>
                <w:szCs w:val="18"/>
              </w:rPr>
              <w:t xml:space="preserve">            }</w:t>
            </w:r>
          </w:p>
          <w:p w14:paraId="286E7E3F" w14:textId="77777777" w:rsidR="007E2BFF" w:rsidRDefault="007E2BFF" w:rsidP="007E2BFF">
            <w:pPr>
              <w:pStyle w:val="y-5"/>
              <w:rPr>
                <w:rFonts w:hint="eastAsia"/>
                <w:sz w:val="18"/>
                <w:szCs w:val="18"/>
              </w:rPr>
            </w:pPr>
            <w:r>
              <w:rPr>
                <w:rFonts w:hint="eastAsia"/>
                <w:sz w:val="18"/>
                <w:szCs w:val="18"/>
              </w:rPr>
              <w:t xml:space="preserve">        ]</w:t>
            </w:r>
          </w:p>
          <w:p w14:paraId="209FEB86" w14:textId="120223E8" w:rsidR="00005070" w:rsidRDefault="007E2BFF" w:rsidP="007E2BFF">
            <w:pPr>
              <w:pStyle w:val="y-5"/>
              <w:rPr>
                <w:rFonts w:hint="eastAsia"/>
              </w:rPr>
            </w:pPr>
            <w:r>
              <w:rPr>
                <w:rFonts w:hint="eastAsia"/>
                <w:sz w:val="18"/>
                <w:szCs w:val="18"/>
              </w:rPr>
              <w:t xml:space="preserve">    }</w:t>
            </w:r>
          </w:p>
        </w:tc>
      </w:tr>
    </w:tbl>
    <w:p w14:paraId="37FA8971" w14:textId="77777777" w:rsidR="00005070" w:rsidRPr="00005070" w:rsidRDefault="00005070" w:rsidP="00D4029B">
      <w:pPr>
        <w:pStyle w:val="y-0"/>
        <w:rPr>
          <w:rFonts w:hint="eastAsia"/>
        </w:rPr>
      </w:pPr>
    </w:p>
    <w:p w14:paraId="0EAE535D" w14:textId="77777777" w:rsidR="009C783E" w:rsidRDefault="009C783E" w:rsidP="009C783E">
      <w:pPr>
        <w:pStyle w:val="y-20"/>
        <w:rPr>
          <w:rFonts w:hint="eastAsia"/>
        </w:rPr>
      </w:pPr>
      <w:r>
        <w:rPr>
          <w:rFonts w:hint="eastAsia"/>
        </w:rPr>
        <w:t>接口</w:t>
      </w:r>
      <w:r>
        <w:rPr>
          <w:rFonts w:hint="eastAsia"/>
        </w:rPr>
        <w:t>13</w:t>
      </w:r>
      <w:r>
        <w:rPr>
          <w:rFonts w:hint="eastAsia"/>
        </w:rPr>
        <w:t>：跨级联动漏洞排查</w:t>
      </w:r>
      <w:r>
        <w:rPr>
          <w:rFonts w:hint="eastAsia"/>
        </w:rPr>
        <w:t>/</w:t>
      </w:r>
      <w:r>
        <w:rPr>
          <w:rFonts w:hint="eastAsia"/>
        </w:rPr>
        <w:t>验证</w:t>
      </w:r>
      <w:r>
        <w:rPr>
          <w:rFonts w:hint="eastAsia"/>
        </w:rPr>
        <w:t>/</w:t>
      </w:r>
      <w:r>
        <w:rPr>
          <w:rFonts w:hint="eastAsia"/>
        </w:rPr>
        <w:t>核验任务请求</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05070" w14:paraId="11D54572" w14:textId="77777777" w:rsidTr="00296B82">
        <w:tc>
          <w:tcPr>
            <w:tcW w:w="1271" w:type="dxa"/>
          </w:tcPr>
          <w:p w14:paraId="1B7DB82F" w14:textId="77777777" w:rsidR="00005070" w:rsidRDefault="00005070" w:rsidP="00D4029B">
            <w:pPr>
              <w:pStyle w:val="y-0"/>
              <w:rPr>
                <w:rFonts w:hint="eastAsia"/>
              </w:rPr>
            </w:pPr>
            <w:r>
              <w:rPr>
                <w:rFonts w:hint="eastAsia"/>
              </w:rPr>
              <w:t>请求URL</w:t>
            </w:r>
          </w:p>
        </w:tc>
        <w:tc>
          <w:tcPr>
            <w:tcW w:w="6946" w:type="dxa"/>
          </w:tcPr>
          <w:p w14:paraId="410FAFBA" w14:textId="12D42BE7" w:rsidR="00005070" w:rsidRPr="00077D08" w:rsidRDefault="008B1A2E" w:rsidP="00D4029B">
            <w:pPr>
              <w:pStyle w:val="y-0"/>
              <w:rPr>
                <w:rFonts w:hint="eastAsia"/>
              </w:rPr>
            </w:pPr>
            <w:r>
              <w:rPr>
                <w:rFonts w:hint="eastAsia"/>
              </w:rPr>
              <w:t>——</w:t>
            </w:r>
          </w:p>
        </w:tc>
      </w:tr>
      <w:tr w:rsidR="00005070" w14:paraId="06DB9ECC" w14:textId="77777777" w:rsidTr="00296B82">
        <w:tc>
          <w:tcPr>
            <w:tcW w:w="1271" w:type="dxa"/>
            <w:vMerge w:val="restart"/>
          </w:tcPr>
          <w:p w14:paraId="3DD5D5D8" w14:textId="77777777" w:rsidR="00005070" w:rsidRDefault="00005070" w:rsidP="00D4029B">
            <w:pPr>
              <w:pStyle w:val="y-0"/>
              <w:rPr>
                <w:rFonts w:hint="eastAsia"/>
              </w:rPr>
            </w:pPr>
            <w:r>
              <w:rPr>
                <w:rFonts w:hint="eastAsia"/>
              </w:rPr>
              <w:t>请求体</w:t>
            </w:r>
          </w:p>
        </w:tc>
        <w:tc>
          <w:tcPr>
            <w:tcW w:w="6946" w:type="dxa"/>
          </w:tcPr>
          <w:p w14:paraId="3BE56DA9" w14:textId="77777777" w:rsidR="00400108" w:rsidRPr="00400108" w:rsidRDefault="00400108" w:rsidP="00D4029B">
            <w:pPr>
              <w:pStyle w:val="y-0"/>
              <w:rPr>
                <w:rFonts w:hint="eastAsia"/>
              </w:rPr>
            </w:pPr>
            <w:r w:rsidRPr="00400108">
              <w:t>{</w:t>
            </w:r>
          </w:p>
          <w:p w14:paraId="6BACB3E0" w14:textId="77777777" w:rsidR="00400108" w:rsidRPr="00400108" w:rsidRDefault="00400108" w:rsidP="00D4029B">
            <w:pPr>
              <w:pStyle w:val="y-0"/>
              <w:rPr>
                <w:rFonts w:hint="eastAsia"/>
              </w:rPr>
            </w:pPr>
            <w:r w:rsidRPr="00400108">
              <w:t>    "orderID": "2-1061-1690657581837721600",</w:t>
            </w:r>
          </w:p>
          <w:p w14:paraId="5B7D7D27" w14:textId="77777777" w:rsidR="00400108" w:rsidRPr="00400108" w:rsidRDefault="00400108" w:rsidP="00D4029B">
            <w:pPr>
              <w:pStyle w:val="y-0"/>
              <w:rPr>
                <w:rFonts w:hint="eastAsia"/>
              </w:rPr>
            </w:pPr>
            <w:r w:rsidRPr="00400108">
              <w:t>    "orgCode": "150000",</w:t>
            </w:r>
          </w:p>
          <w:p w14:paraId="783726D8" w14:textId="77777777" w:rsidR="00400108" w:rsidRPr="00400108" w:rsidRDefault="00400108" w:rsidP="00D4029B">
            <w:pPr>
              <w:pStyle w:val="y-0"/>
              <w:rPr>
                <w:rFonts w:hint="eastAsia"/>
              </w:rPr>
            </w:pPr>
            <w:r w:rsidRPr="00400108">
              <w:lastRenderedPageBreak/>
              <w:t>    "ispCode": "CM",</w:t>
            </w:r>
          </w:p>
          <w:p w14:paraId="76DA18F6" w14:textId="77777777" w:rsidR="00400108" w:rsidRPr="00400108" w:rsidRDefault="00400108" w:rsidP="00D4029B">
            <w:pPr>
              <w:pStyle w:val="y-0"/>
              <w:rPr>
                <w:rFonts w:hint="eastAsia"/>
              </w:rPr>
            </w:pPr>
            <w:r w:rsidRPr="00400108">
              <w:t>    "ctxCode": 1,</w:t>
            </w:r>
          </w:p>
          <w:p w14:paraId="27FC962C" w14:textId="77777777" w:rsidR="00400108" w:rsidRPr="00400108" w:rsidRDefault="00400108" w:rsidP="00D4029B">
            <w:pPr>
              <w:pStyle w:val="y-0"/>
              <w:rPr>
                <w:rFonts w:hint="eastAsia"/>
              </w:rPr>
            </w:pPr>
            <w:r w:rsidRPr="00400108">
              <w:t>    "reqMsgCnt": "1d0d3b7ee39d5129bb27ed76e05d5647"</w:t>
            </w:r>
          </w:p>
          <w:p w14:paraId="2019D2C1" w14:textId="77777777" w:rsidR="00400108" w:rsidRPr="00400108" w:rsidRDefault="00400108" w:rsidP="00D4029B">
            <w:pPr>
              <w:pStyle w:val="y-0"/>
              <w:rPr>
                <w:rFonts w:hint="eastAsia"/>
              </w:rPr>
            </w:pPr>
            <w:r w:rsidRPr="00400108">
              <w:t>}</w:t>
            </w:r>
          </w:p>
          <w:p w14:paraId="4F79987C" w14:textId="77777777" w:rsidR="00005070" w:rsidRDefault="00005070" w:rsidP="00D4029B">
            <w:pPr>
              <w:pStyle w:val="y-0"/>
              <w:rPr>
                <w:rFonts w:hint="eastAsia"/>
              </w:rPr>
            </w:pPr>
          </w:p>
        </w:tc>
      </w:tr>
      <w:tr w:rsidR="00005070" w14:paraId="5FC00022" w14:textId="77777777" w:rsidTr="00296B82">
        <w:tc>
          <w:tcPr>
            <w:tcW w:w="1271" w:type="dxa"/>
            <w:vMerge/>
          </w:tcPr>
          <w:p w14:paraId="3267B21B" w14:textId="77777777" w:rsidR="00005070" w:rsidRDefault="00005070" w:rsidP="00D4029B">
            <w:pPr>
              <w:pStyle w:val="y-0"/>
              <w:rPr>
                <w:rFonts w:hint="eastAsia"/>
              </w:rPr>
            </w:pPr>
          </w:p>
        </w:tc>
        <w:tc>
          <w:tcPr>
            <w:tcW w:w="6946" w:type="dxa"/>
          </w:tcPr>
          <w:p w14:paraId="32933AA6" w14:textId="77777777" w:rsidR="00400108" w:rsidRPr="00400108" w:rsidRDefault="00400108" w:rsidP="00D4029B">
            <w:pPr>
              <w:pStyle w:val="y-0"/>
              <w:rPr>
                <w:rFonts w:hint="eastAsia"/>
              </w:rPr>
            </w:pPr>
            <w:r w:rsidRPr="00400108">
              <w:t>{</w:t>
            </w:r>
          </w:p>
          <w:p w14:paraId="553DC52D" w14:textId="77777777" w:rsidR="00400108" w:rsidRPr="00400108" w:rsidRDefault="00400108" w:rsidP="00D4029B">
            <w:pPr>
              <w:pStyle w:val="y-0"/>
              <w:rPr>
                <w:rFonts w:hint="eastAsia"/>
              </w:rPr>
            </w:pPr>
            <w:r w:rsidRPr="00400108">
              <w:t>    "vulInfoRange": " KHZ1bEtleXMudnVsTmFtZSBsaWtlICIlQ1ZFJSIgKSBvciAoYXNzZXRJbmZvUmFuZ2UuYXNzZXROYW1lIGxpa2UgIiXpnbbmoIclIik",</w:t>
            </w:r>
          </w:p>
          <w:p w14:paraId="3DC22524" w14:textId="77777777" w:rsidR="00400108" w:rsidRPr="00400108" w:rsidRDefault="00400108" w:rsidP="00D4029B">
            <w:pPr>
              <w:pStyle w:val="y-0"/>
              <w:rPr>
                <w:rFonts w:hint="eastAsia"/>
              </w:rPr>
            </w:pPr>
            <w:r w:rsidRPr="00400108">
              <w:t>    "orderSubType": 1061,</w:t>
            </w:r>
          </w:p>
          <w:p w14:paraId="5C17AF17" w14:textId="77777777" w:rsidR="00400108" w:rsidRPr="00400108" w:rsidRDefault="00400108" w:rsidP="00D4029B">
            <w:pPr>
              <w:pStyle w:val="y-0"/>
              <w:rPr>
                <w:rFonts w:hint="eastAsia"/>
              </w:rPr>
            </w:pPr>
            <w:r w:rsidRPr="00400108">
              <w:t>    "procTime": "20230804160018-20230811160018",</w:t>
            </w:r>
          </w:p>
          <w:p w14:paraId="13A4FD78" w14:textId="77777777" w:rsidR="00400108" w:rsidRPr="00400108" w:rsidRDefault="00400108" w:rsidP="00D4029B">
            <w:pPr>
              <w:pStyle w:val="y-0"/>
              <w:rPr>
                <w:rFonts w:hint="eastAsia"/>
              </w:rPr>
            </w:pPr>
            <w:r w:rsidRPr="00400108">
              <w:t>    "tskReqParams": {</w:t>
            </w:r>
          </w:p>
          <w:p w14:paraId="3B9C9E97" w14:textId="77777777" w:rsidR="00400108" w:rsidRPr="00400108" w:rsidRDefault="00400108" w:rsidP="00D4029B">
            <w:pPr>
              <w:pStyle w:val="y-0"/>
              <w:rPr>
                <w:rFonts w:hint="eastAsia"/>
              </w:rPr>
            </w:pPr>
            <w:r w:rsidRPr="00400108">
              <w:t>        "seq": 1,</w:t>
            </w:r>
          </w:p>
          <w:p w14:paraId="027CD0F7" w14:textId="77777777" w:rsidR="00400108" w:rsidRPr="00400108" w:rsidRDefault="00400108" w:rsidP="00D4029B">
            <w:pPr>
              <w:pStyle w:val="y-0"/>
              <w:rPr>
                <w:rFonts w:hint="eastAsia"/>
              </w:rPr>
            </w:pPr>
            <w:r w:rsidRPr="00400108">
              <w:t>        "tskScn": 4,</w:t>
            </w:r>
          </w:p>
          <w:p w14:paraId="0969397F" w14:textId="77777777" w:rsidR="00400108" w:rsidRPr="00400108" w:rsidRDefault="00400108" w:rsidP="00D4029B">
            <w:pPr>
              <w:pStyle w:val="y-0"/>
              <w:rPr>
                <w:rFonts w:hint="eastAsia"/>
              </w:rPr>
            </w:pPr>
            <w:r w:rsidRPr="00400108">
              <w:t>        "rng": 1,</w:t>
            </w:r>
          </w:p>
          <w:p w14:paraId="24CF8599" w14:textId="77777777" w:rsidR="00400108" w:rsidRPr="00400108" w:rsidRDefault="00400108" w:rsidP="00D4029B">
            <w:pPr>
              <w:pStyle w:val="y-0"/>
              <w:rPr>
                <w:rFonts w:hint="eastAsia"/>
              </w:rPr>
            </w:pPr>
            <w:r w:rsidRPr="00400108">
              <w:t>        "tskPriority": 1,</w:t>
            </w:r>
          </w:p>
          <w:p w14:paraId="4844FB7D" w14:textId="77777777" w:rsidR="00400108" w:rsidRPr="00400108" w:rsidRDefault="00400108" w:rsidP="00D4029B">
            <w:pPr>
              <w:pStyle w:val="y-0"/>
              <w:rPr>
                <w:rFonts w:hint="eastAsia"/>
              </w:rPr>
            </w:pPr>
            <w:r w:rsidRPr="00400108">
              <w:t>        "tskInfo": "",</w:t>
            </w:r>
          </w:p>
          <w:p w14:paraId="1970CEDB" w14:textId="5339879E" w:rsidR="00400108" w:rsidRPr="00400108" w:rsidDel="00084E8B" w:rsidRDefault="00400108">
            <w:pPr>
              <w:pStyle w:val="y-0"/>
              <w:rPr>
                <w:del w:id="383" w:author="俊林 杨" w:date="2025-07-09T16:52:00Z" w16du:dateUtc="2025-07-09T08:52:00Z"/>
                <w:rFonts w:hint="eastAsia"/>
              </w:rPr>
            </w:pPr>
            <w:r w:rsidRPr="00400108">
              <w:t>        "procMethod": 108</w:t>
            </w:r>
            <w:del w:id="384" w:author="俊林 杨" w:date="2025-07-09T16:44:00Z" w16du:dateUtc="2025-07-09T08:44:00Z">
              <w:r w:rsidRPr="00400108" w:rsidDel="00CF3FE2">
                <w:delText>0</w:delText>
              </w:r>
            </w:del>
            <w:r w:rsidRPr="00400108">
              <w:t>,</w:t>
            </w:r>
          </w:p>
          <w:p w14:paraId="05D9E6DF" w14:textId="736EFCF6" w:rsidR="00084E8B" w:rsidRPr="00400108" w:rsidRDefault="00084E8B" w:rsidP="00D4029B">
            <w:pPr>
              <w:pStyle w:val="y-0"/>
              <w:rPr>
                <w:ins w:id="385" w:author="俊林 杨" w:date="2025-07-09T16:50:00Z" w16du:dateUtc="2025-07-09T08:50:00Z"/>
                <w:rFonts w:hint="eastAsia"/>
              </w:rPr>
            </w:pPr>
          </w:p>
          <w:p w14:paraId="17BC5AAA" w14:textId="48FBE196" w:rsidR="00400108" w:rsidRPr="00400108" w:rsidRDefault="00400108" w:rsidP="00D4029B">
            <w:pPr>
              <w:pStyle w:val="y-0"/>
              <w:rPr>
                <w:rFonts w:hint="eastAsia"/>
              </w:rPr>
            </w:pPr>
            <w:r w:rsidRPr="00400108">
              <w:t xml:space="preserve">        "astUnitNum": </w:t>
            </w:r>
            <w:ins w:id="386" w:author="俊林 杨" w:date="2025-07-09T16:54:00Z" w16du:dateUtc="2025-07-09T08:54:00Z">
              <w:r w:rsidR="00084E8B">
                <w:rPr>
                  <w:rFonts w:hint="eastAsia"/>
                </w:rPr>
                <w:t>2</w:t>
              </w:r>
            </w:ins>
            <w:del w:id="387" w:author="俊林 杨" w:date="2025-07-09T16:54:00Z" w16du:dateUtc="2025-07-09T08:54:00Z">
              <w:r w:rsidRPr="00400108" w:rsidDel="00084E8B">
                <w:delText>1</w:delText>
              </w:r>
            </w:del>
            <w:r w:rsidRPr="00400108">
              <w:t>,</w:t>
            </w:r>
          </w:p>
          <w:p w14:paraId="2FEEDA97" w14:textId="77777777" w:rsidR="00400108" w:rsidRPr="00400108" w:rsidRDefault="00400108" w:rsidP="00D4029B">
            <w:pPr>
              <w:pStyle w:val="y-0"/>
              <w:rPr>
                <w:rFonts w:hint="eastAsia"/>
              </w:rPr>
            </w:pPr>
            <w:r w:rsidRPr="00400108">
              <w:t>        "tskVulNum": 1,</w:t>
            </w:r>
          </w:p>
          <w:p w14:paraId="79449A7C" w14:textId="77777777" w:rsidR="00400108" w:rsidRPr="00400108" w:rsidRDefault="00400108" w:rsidP="00D4029B">
            <w:pPr>
              <w:pStyle w:val="y-0"/>
              <w:rPr>
                <w:rFonts w:hint="eastAsia"/>
              </w:rPr>
            </w:pPr>
            <w:r w:rsidRPr="00400108">
              <w:t>        "tskAstNum": 1,</w:t>
            </w:r>
          </w:p>
          <w:p w14:paraId="57E779C3" w14:textId="77777777" w:rsidR="00400108" w:rsidRPr="00400108" w:rsidRDefault="00400108" w:rsidP="00D4029B">
            <w:pPr>
              <w:pStyle w:val="y-0"/>
              <w:rPr>
                <w:rFonts w:hint="eastAsia"/>
              </w:rPr>
            </w:pPr>
            <w:r w:rsidRPr="00400108">
              <w:t>        "transID": "bIpS9O3hTcOSQcWdYpfHMg"</w:t>
            </w:r>
          </w:p>
          <w:p w14:paraId="66370B46" w14:textId="77777777" w:rsidR="00400108" w:rsidRPr="00400108" w:rsidRDefault="00400108" w:rsidP="00D4029B">
            <w:pPr>
              <w:pStyle w:val="y-0"/>
              <w:rPr>
                <w:rFonts w:hint="eastAsia"/>
              </w:rPr>
            </w:pPr>
            <w:r w:rsidRPr="00400108">
              <w:t>    },</w:t>
            </w:r>
          </w:p>
          <w:p w14:paraId="68B869AC" w14:textId="77777777" w:rsidR="00400108" w:rsidRPr="00400108" w:rsidRDefault="00400108" w:rsidP="00D4029B">
            <w:pPr>
              <w:pStyle w:val="y-0"/>
              <w:rPr>
                <w:rFonts w:hint="eastAsia"/>
              </w:rPr>
            </w:pPr>
            <w:r w:rsidRPr="00400108">
              <w:t>    "orderType": 2,</w:t>
            </w:r>
          </w:p>
          <w:p w14:paraId="05BAE53F" w14:textId="77777777" w:rsidR="00400108" w:rsidRPr="00400108" w:rsidRDefault="00400108" w:rsidP="00D4029B">
            <w:pPr>
              <w:pStyle w:val="y-0"/>
              <w:rPr>
                <w:rFonts w:hint="eastAsia"/>
              </w:rPr>
            </w:pPr>
            <w:r w:rsidRPr="00400108">
              <w:t>    "engLst": {</w:t>
            </w:r>
          </w:p>
          <w:p w14:paraId="6DF95BBB" w14:textId="77777777" w:rsidR="00400108" w:rsidRPr="00400108" w:rsidRDefault="00400108" w:rsidP="00D4029B">
            <w:pPr>
              <w:pStyle w:val="y-0"/>
              <w:rPr>
                <w:rFonts w:hint="eastAsia"/>
              </w:rPr>
            </w:pPr>
            <w:r w:rsidRPr="00400108">
              <w:t>        "engNum": 2,</w:t>
            </w:r>
          </w:p>
          <w:p w14:paraId="1240F778" w14:textId="77777777" w:rsidR="00400108" w:rsidRPr="00400108" w:rsidRDefault="00400108" w:rsidP="00D4029B">
            <w:pPr>
              <w:pStyle w:val="y-0"/>
              <w:rPr>
                <w:rFonts w:hint="eastAsia"/>
              </w:rPr>
            </w:pPr>
            <w:r w:rsidRPr="00400108">
              <w:t>        "engDevs": [</w:t>
            </w:r>
          </w:p>
          <w:p w14:paraId="616264AC" w14:textId="77777777" w:rsidR="00400108" w:rsidRPr="00400108" w:rsidRDefault="00400108" w:rsidP="00D4029B">
            <w:pPr>
              <w:pStyle w:val="y-0"/>
              <w:rPr>
                <w:rFonts w:hint="eastAsia"/>
              </w:rPr>
            </w:pPr>
            <w:r w:rsidRPr="00400108">
              <w:t>            {</w:t>
            </w:r>
          </w:p>
          <w:p w14:paraId="16BD0F86" w14:textId="77777777" w:rsidR="00400108" w:rsidRPr="00400108" w:rsidRDefault="00400108" w:rsidP="00D4029B">
            <w:pPr>
              <w:pStyle w:val="y-0"/>
              <w:rPr>
                <w:rFonts w:hint="eastAsia"/>
              </w:rPr>
            </w:pPr>
            <w:r w:rsidRPr="00400108">
              <w:t>                "engHash": "981079dd51f925ffb668b493a73ed51e",</w:t>
            </w:r>
          </w:p>
          <w:p w14:paraId="6E0956E0" w14:textId="77777777" w:rsidR="00400108" w:rsidRPr="00400108" w:rsidRDefault="00400108" w:rsidP="00D4029B">
            <w:pPr>
              <w:pStyle w:val="y-0"/>
              <w:rPr>
                <w:rFonts w:hint="eastAsia"/>
              </w:rPr>
            </w:pPr>
            <w:r w:rsidRPr="00400108">
              <w:t>                "engType": 1</w:t>
            </w:r>
          </w:p>
          <w:p w14:paraId="7756CF59" w14:textId="77777777" w:rsidR="00400108" w:rsidRPr="00400108" w:rsidRDefault="00400108" w:rsidP="00D4029B">
            <w:pPr>
              <w:pStyle w:val="y-0"/>
              <w:rPr>
                <w:rFonts w:hint="eastAsia"/>
              </w:rPr>
            </w:pPr>
            <w:r w:rsidRPr="00400108">
              <w:t>            }</w:t>
            </w:r>
          </w:p>
          <w:p w14:paraId="585D92D3" w14:textId="77777777" w:rsidR="00400108" w:rsidRPr="00400108" w:rsidRDefault="00400108" w:rsidP="00D4029B">
            <w:pPr>
              <w:pStyle w:val="y-0"/>
              <w:rPr>
                <w:rFonts w:hint="eastAsia"/>
              </w:rPr>
            </w:pPr>
            <w:r w:rsidRPr="00400108">
              <w:t>        ]</w:t>
            </w:r>
          </w:p>
          <w:p w14:paraId="18D68E7C" w14:textId="77777777" w:rsidR="00400108" w:rsidRPr="00400108" w:rsidRDefault="00400108" w:rsidP="00D4029B">
            <w:pPr>
              <w:pStyle w:val="y-0"/>
              <w:rPr>
                <w:rFonts w:hint="eastAsia"/>
              </w:rPr>
            </w:pPr>
            <w:r w:rsidRPr="00400108">
              <w:t>    },</w:t>
            </w:r>
          </w:p>
          <w:p w14:paraId="7A24D8C0" w14:textId="77777777" w:rsidR="00400108" w:rsidRPr="00400108" w:rsidRDefault="00400108" w:rsidP="00D4029B">
            <w:pPr>
              <w:pStyle w:val="y-0"/>
              <w:rPr>
                <w:rFonts w:hint="eastAsia"/>
              </w:rPr>
            </w:pPr>
            <w:r w:rsidRPr="00400108">
              <w:t>    "sign": "7b463a3644762f5826a749f204ffeb6af7a01d27c0bc648948b38b60e4d284b4",</w:t>
            </w:r>
          </w:p>
          <w:p w14:paraId="729C364F" w14:textId="77777777" w:rsidR="00400108" w:rsidRPr="00400108" w:rsidRDefault="00400108" w:rsidP="00D4029B">
            <w:pPr>
              <w:pStyle w:val="y-0"/>
              <w:rPr>
                <w:rFonts w:hint="eastAsia"/>
              </w:rPr>
            </w:pPr>
            <w:r w:rsidRPr="00400108">
              <w:t>    "timePerd": {</w:t>
            </w:r>
          </w:p>
          <w:p w14:paraId="6DDC5893" w14:textId="77777777" w:rsidR="00400108" w:rsidRPr="00400108" w:rsidRDefault="00400108" w:rsidP="00D4029B">
            <w:pPr>
              <w:pStyle w:val="y-0"/>
              <w:rPr>
                <w:rFonts w:hint="eastAsia"/>
              </w:rPr>
            </w:pPr>
            <w:r w:rsidRPr="00400108">
              <w:t>        "unit": 1,</w:t>
            </w:r>
          </w:p>
          <w:p w14:paraId="393F048D" w14:textId="77777777" w:rsidR="00400108" w:rsidRPr="00400108" w:rsidRDefault="00400108" w:rsidP="00D4029B">
            <w:pPr>
              <w:pStyle w:val="y-0"/>
              <w:rPr>
                <w:rFonts w:hint="eastAsia"/>
              </w:rPr>
            </w:pPr>
            <w:r w:rsidRPr="00400108">
              <w:t>        "perd": 1</w:t>
            </w:r>
          </w:p>
          <w:p w14:paraId="419E6685" w14:textId="77777777" w:rsidR="00400108" w:rsidRPr="00400108" w:rsidRDefault="00400108" w:rsidP="00D4029B">
            <w:pPr>
              <w:pStyle w:val="y-0"/>
              <w:rPr>
                <w:rFonts w:hint="eastAsia"/>
              </w:rPr>
            </w:pPr>
            <w:r w:rsidRPr="00400108">
              <w:t>    },</w:t>
            </w:r>
          </w:p>
          <w:p w14:paraId="74CFD939" w14:textId="77777777" w:rsidR="00400108" w:rsidRPr="00400108" w:rsidRDefault="00400108" w:rsidP="00D4029B">
            <w:pPr>
              <w:pStyle w:val="y-0"/>
              <w:rPr>
                <w:rFonts w:hint="eastAsia"/>
              </w:rPr>
            </w:pPr>
            <w:r w:rsidRPr="00400108">
              <w:t>    "timeStamp": "1691136064"</w:t>
            </w:r>
          </w:p>
          <w:p w14:paraId="64CD68E6" w14:textId="77777777" w:rsidR="00400108" w:rsidRPr="00400108" w:rsidRDefault="00400108" w:rsidP="00D4029B">
            <w:pPr>
              <w:pStyle w:val="y-0"/>
              <w:rPr>
                <w:rFonts w:hint="eastAsia"/>
              </w:rPr>
            </w:pPr>
            <w:r w:rsidRPr="00400108">
              <w:lastRenderedPageBreak/>
              <w:t>}</w:t>
            </w:r>
          </w:p>
          <w:p w14:paraId="4F287FE9" w14:textId="77777777" w:rsidR="00005070" w:rsidRDefault="00005070" w:rsidP="00D4029B">
            <w:pPr>
              <w:pStyle w:val="y-0"/>
              <w:rPr>
                <w:rFonts w:hint="eastAsia"/>
              </w:rPr>
            </w:pPr>
          </w:p>
        </w:tc>
      </w:tr>
      <w:tr w:rsidR="00005070" w14:paraId="7A0CB3BB" w14:textId="77777777" w:rsidTr="00296B82">
        <w:tc>
          <w:tcPr>
            <w:tcW w:w="1271" w:type="dxa"/>
            <w:vMerge w:val="restart"/>
          </w:tcPr>
          <w:p w14:paraId="63D2072B" w14:textId="77777777" w:rsidR="00005070" w:rsidRDefault="00005070" w:rsidP="00D4029B">
            <w:pPr>
              <w:pStyle w:val="y-0"/>
              <w:rPr>
                <w:rFonts w:hint="eastAsia"/>
              </w:rPr>
            </w:pPr>
            <w:r>
              <w:rPr>
                <w:rFonts w:hint="eastAsia"/>
              </w:rPr>
              <w:lastRenderedPageBreak/>
              <w:t>响应体</w:t>
            </w:r>
          </w:p>
        </w:tc>
        <w:tc>
          <w:tcPr>
            <w:tcW w:w="6946" w:type="dxa"/>
          </w:tcPr>
          <w:p w14:paraId="45B4AD4A" w14:textId="77777777" w:rsidR="00400108" w:rsidRPr="00400108" w:rsidRDefault="00400108" w:rsidP="00D4029B">
            <w:pPr>
              <w:pStyle w:val="y-0"/>
              <w:rPr>
                <w:rFonts w:hint="eastAsia"/>
              </w:rPr>
            </w:pPr>
            <w:r w:rsidRPr="00400108">
              <w:t>{</w:t>
            </w:r>
          </w:p>
          <w:p w14:paraId="3F68BC4F" w14:textId="77777777" w:rsidR="00400108" w:rsidRPr="00400108" w:rsidRDefault="00400108" w:rsidP="00D4029B">
            <w:pPr>
              <w:pStyle w:val="y-0"/>
              <w:rPr>
                <w:rFonts w:hint="eastAsia"/>
              </w:rPr>
            </w:pPr>
            <w:r w:rsidRPr="00400108">
              <w:t>    "orderID": "2-1061-1690657581837721600",</w:t>
            </w:r>
          </w:p>
          <w:p w14:paraId="300D0708" w14:textId="77777777" w:rsidR="00400108" w:rsidRPr="00400108" w:rsidRDefault="00400108" w:rsidP="00D4029B">
            <w:pPr>
              <w:pStyle w:val="y-0"/>
              <w:rPr>
                <w:rFonts w:hint="eastAsia"/>
              </w:rPr>
            </w:pPr>
            <w:r w:rsidRPr="00400108">
              <w:t>    "statusCode": 0,</w:t>
            </w:r>
          </w:p>
          <w:p w14:paraId="7ED379B2" w14:textId="77777777" w:rsidR="00400108" w:rsidRPr="00400108" w:rsidRDefault="00400108" w:rsidP="00D4029B">
            <w:pPr>
              <w:pStyle w:val="y-0"/>
              <w:rPr>
                <w:rFonts w:hint="eastAsia"/>
              </w:rPr>
            </w:pPr>
            <w:r w:rsidRPr="00400108">
              <w:t>    "statusText": "success.",</w:t>
            </w:r>
          </w:p>
          <w:p w14:paraId="11F09FEC" w14:textId="77777777" w:rsidR="00400108" w:rsidRPr="00400108" w:rsidRDefault="00400108" w:rsidP="00D4029B">
            <w:pPr>
              <w:pStyle w:val="y-0"/>
              <w:rPr>
                <w:rFonts w:hint="eastAsia"/>
              </w:rPr>
            </w:pPr>
            <w:r w:rsidRPr="00400108">
              <w:t>    "rspMsgCnt": "0da9d6e066d16ea1664e8043d8c649e6"</w:t>
            </w:r>
          </w:p>
          <w:p w14:paraId="5733D6C2" w14:textId="77777777" w:rsidR="00400108" w:rsidRPr="00400108" w:rsidRDefault="00400108" w:rsidP="00D4029B">
            <w:pPr>
              <w:pStyle w:val="y-0"/>
              <w:rPr>
                <w:rFonts w:hint="eastAsia"/>
              </w:rPr>
            </w:pPr>
            <w:r w:rsidRPr="00400108">
              <w:t>}</w:t>
            </w:r>
          </w:p>
          <w:p w14:paraId="0B69EF44" w14:textId="77777777" w:rsidR="00005070" w:rsidRDefault="00005070" w:rsidP="00D4029B">
            <w:pPr>
              <w:pStyle w:val="y-0"/>
              <w:rPr>
                <w:rFonts w:hint="eastAsia"/>
              </w:rPr>
            </w:pPr>
          </w:p>
        </w:tc>
      </w:tr>
      <w:tr w:rsidR="00005070" w14:paraId="32BC562C" w14:textId="77777777" w:rsidTr="00296B82">
        <w:tc>
          <w:tcPr>
            <w:tcW w:w="1271" w:type="dxa"/>
            <w:vMerge/>
          </w:tcPr>
          <w:p w14:paraId="5457F755" w14:textId="77777777" w:rsidR="00005070" w:rsidRDefault="00005070" w:rsidP="00D4029B">
            <w:pPr>
              <w:pStyle w:val="y-0"/>
              <w:rPr>
                <w:rFonts w:hint="eastAsia"/>
              </w:rPr>
            </w:pPr>
          </w:p>
        </w:tc>
        <w:tc>
          <w:tcPr>
            <w:tcW w:w="6946" w:type="dxa"/>
          </w:tcPr>
          <w:p w14:paraId="4D62E536" w14:textId="77777777" w:rsidR="00400108" w:rsidRPr="00400108" w:rsidRDefault="00400108" w:rsidP="00D4029B">
            <w:pPr>
              <w:pStyle w:val="y-0"/>
              <w:rPr>
                <w:rFonts w:hint="eastAsia"/>
              </w:rPr>
            </w:pPr>
            <w:r w:rsidRPr="00400108">
              <w:t>{</w:t>
            </w:r>
          </w:p>
          <w:p w14:paraId="66002141" w14:textId="77777777" w:rsidR="00400108" w:rsidRPr="00400108" w:rsidRDefault="00400108" w:rsidP="00D4029B">
            <w:pPr>
              <w:pStyle w:val="y-0"/>
              <w:rPr>
                <w:rFonts w:hint="eastAsia"/>
              </w:rPr>
            </w:pPr>
            <w:r w:rsidRPr="00400108">
              <w:t>    "orderType": 2,</w:t>
            </w:r>
          </w:p>
          <w:p w14:paraId="2E08B63F" w14:textId="77777777" w:rsidR="00400108" w:rsidRPr="00400108" w:rsidRDefault="00400108" w:rsidP="00D4029B">
            <w:pPr>
              <w:pStyle w:val="y-0"/>
              <w:rPr>
                <w:rFonts w:hint="eastAsia"/>
              </w:rPr>
            </w:pPr>
            <w:r w:rsidRPr="00400108">
              <w:t>    "orderSubType": 1061,</w:t>
            </w:r>
          </w:p>
          <w:p w14:paraId="1F445D7D" w14:textId="77777777" w:rsidR="00400108" w:rsidRPr="00400108" w:rsidRDefault="00400108" w:rsidP="00D4029B">
            <w:pPr>
              <w:pStyle w:val="y-0"/>
              <w:rPr>
                <w:rFonts w:hint="eastAsia"/>
              </w:rPr>
            </w:pPr>
            <w:r w:rsidRPr="00400108">
              <w:t>    "timeStamp": "1692003304",</w:t>
            </w:r>
          </w:p>
          <w:p w14:paraId="1CC34CA5" w14:textId="77777777" w:rsidR="00400108" w:rsidRPr="00400108" w:rsidRDefault="00400108" w:rsidP="00D4029B">
            <w:pPr>
              <w:pStyle w:val="y-0"/>
              <w:rPr>
                <w:rFonts w:hint="eastAsia"/>
              </w:rPr>
            </w:pPr>
            <w:r w:rsidRPr="00400108">
              <w:t>    "sign": "d74cec6d7e8c6f60623e102e26b07793953590e4a97b452b794293d2d4506031"</w:t>
            </w:r>
          </w:p>
          <w:p w14:paraId="0B600D51" w14:textId="77777777" w:rsidR="00400108" w:rsidRPr="00400108" w:rsidRDefault="00400108" w:rsidP="00D4029B">
            <w:pPr>
              <w:pStyle w:val="y-0"/>
              <w:rPr>
                <w:rFonts w:hint="eastAsia"/>
              </w:rPr>
            </w:pPr>
            <w:r w:rsidRPr="00400108">
              <w:t>}</w:t>
            </w:r>
          </w:p>
          <w:p w14:paraId="4DB84F05" w14:textId="77777777" w:rsidR="00005070" w:rsidRDefault="00005070" w:rsidP="00D4029B">
            <w:pPr>
              <w:pStyle w:val="y-0"/>
              <w:rPr>
                <w:rFonts w:hint="eastAsia"/>
              </w:rPr>
            </w:pPr>
          </w:p>
        </w:tc>
      </w:tr>
      <w:tr w:rsidR="007E2BFF" w14:paraId="2111C4A3" w14:textId="77777777" w:rsidTr="00296B82">
        <w:tc>
          <w:tcPr>
            <w:tcW w:w="1271" w:type="dxa"/>
          </w:tcPr>
          <w:p w14:paraId="7E42AA46" w14:textId="77777777" w:rsidR="007E2BFF" w:rsidRDefault="007E2BFF" w:rsidP="00D4029B">
            <w:pPr>
              <w:pStyle w:val="y-0"/>
              <w:rPr>
                <w:rFonts w:hint="eastAsia"/>
              </w:rPr>
            </w:pPr>
            <w:r w:rsidRPr="00077D08">
              <w:rPr>
                <w:rFonts w:hint="eastAsia"/>
              </w:rPr>
              <w:t>说明</w:t>
            </w:r>
          </w:p>
        </w:tc>
        <w:tc>
          <w:tcPr>
            <w:tcW w:w="6946" w:type="dxa"/>
            <w:tcBorders>
              <w:top w:val="single" w:sz="4" w:space="0" w:color="auto"/>
              <w:left w:val="single" w:sz="4" w:space="0" w:color="auto"/>
              <w:bottom w:val="single" w:sz="4" w:space="0" w:color="auto"/>
              <w:right w:val="single" w:sz="4" w:space="0" w:color="auto"/>
            </w:tcBorders>
          </w:tcPr>
          <w:p w14:paraId="0027693F" w14:textId="77777777" w:rsidR="007E2BFF" w:rsidRDefault="007E2BFF" w:rsidP="007E2BFF">
            <w:pPr>
              <w:pStyle w:val="y-5"/>
              <w:numPr>
                <w:ilvl w:val="0"/>
                <w:numId w:val="16"/>
              </w:numPr>
              <w:rPr>
                <w:rFonts w:hint="eastAsia"/>
              </w:rPr>
            </w:pPr>
            <w:r>
              <w:rPr>
                <w:rFonts w:hint="eastAsia"/>
              </w:rPr>
              <w:t>通过</w:t>
            </w:r>
            <w:r>
              <w:rPr>
                <w:rFonts w:hint="eastAsia"/>
              </w:rPr>
              <w:t>orderID,orderType,orderSubType</w:t>
            </w:r>
            <w:r>
              <w:rPr>
                <w:rFonts w:hint="eastAsia"/>
              </w:rPr>
              <w:t>对工单类型进行区分</w:t>
            </w:r>
          </w:p>
          <w:p w14:paraId="02FD4E16" w14:textId="77777777" w:rsidR="007E2BFF" w:rsidRDefault="007E2BFF" w:rsidP="007E2BFF">
            <w:pPr>
              <w:pStyle w:val="y-5"/>
              <w:numPr>
                <w:ilvl w:val="0"/>
                <w:numId w:val="16"/>
              </w:numPr>
              <w:rPr>
                <w:rFonts w:hint="eastAsia"/>
              </w:rPr>
            </w:pPr>
            <w:r>
              <w:rPr>
                <w:rFonts w:hint="eastAsia"/>
              </w:rPr>
              <w:t>不同业务场景下对应的漏洞目标状态及处置方式说明参考，具体以实际下发内容为准</w:t>
            </w:r>
          </w:p>
          <w:tbl>
            <w:tblPr>
              <w:tblW w:w="8140" w:type="dxa"/>
              <w:tblInd w:w="93" w:type="dxa"/>
              <w:tblLayout w:type="fixed"/>
              <w:tblLook w:val="04A0" w:firstRow="1" w:lastRow="0" w:firstColumn="1" w:lastColumn="0" w:noHBand="0" w:noVBand="1"/>
            </w:tblPr>
            <w:tblGrid>
              <w:gridCol w:w="2283"/>
              <w:gridCol w:w="2256"/>
              <w:gridCol w:w="3601"/>
            </w:tblGrid>
            <w:tr w:rsidR="007E2BFF" w14:paraId="50E9B064" w14:textId="77777777">
              <w:trPr>
                <w:trHeight w:val="920"/>
              </w:trPr>
              <w:tc>
                <w:tcPr>
                  <w:tcW w:w="2286" w:type="dxa"/>
                  <w:tcBorders>
                    <w:top w:val="single" w:sz="4" w:space="0" w:color="000000"/>
                    <w:left w:val="single" w:sz="4" w:space="0" w:color="000000"/>
                    <w:bottom w:val="single" w:sz="4" w:space="0" w:color="000000"/>
                    <w:right w:val="single" w:sz="4" w:space="0" w:color="000000"/>
                  </w:tcBorders>
                  <w:noWrap/>
                  <w:vAlign w:val="center"/>
                  <w:hideMark/>
                </w:tcPr>
                <w:p w14:paraId="4AA95E50" w14:textId="77777777" w:rsidR="007E2BFF" w:rsidRDefault="007E2BFF" w:rsidP="007E2BFF">
                  <w:pPr>
                    <w:pStyle w:val="y-5"/>
                    <w:rPr>
                      <w:rFonts w:hint="eastAsia"/>
                    </w:rPr>
                  </w:pPr>
                  <w:r>
                    <w:rPr>
                      <w:rFonts w:hint="eastAsia"/>
                      <w:kern w:val="0"/>
                    </w:rPr>
                    <w:t>跨级任务</w:t>
                  </w:r>
                </w:p>
              </w:tc>
              <w:tc>
                <w:tcPr>
                  <w:tcW w:w="2258" w:type="dxa"/>
                  <w:tcBorders>
                    <w:top w:val="single" w:sz="4" w:space="0" w:color="000000"/>
                    <w:left w:val="nil"/>
                    <w:bottom w:val="single" w:sz="4" w:space="0" w:color="000000"/>
                    <w:right w:val="single" w:sz="4" w:space="0" w:color="000000"/>
                  </w:tcBorders>
                  <w:noWrap/>
                  <w:vAlign w:val="center"/>
                  <w:hideMark/>
                </w:tcPr>
                <w:p w14:paraId="5E93ED61" w14:textId="77777777" w:rsidR="007E2BFF" w:rsidRDefault="007E2BFF" w:rsidP="007E2BFF">
                  <w:pPr>
                    <w:pStyle w:val="y-5"/>
                    <w:rPr>
                      <w:rFonts w:hint="eastAsia"/>
                    </w:rPr>
                  </w:pPr>
                  <w:r>
                    <w:rPr>
                      <w:rFonts w:hint="eastAsia"/>
                      <w:kern w:val="0"/>
                    </w:rPr>
                    <w:t>系统漏洞目标状态</w:t>
                  </w:r>
                </w:p>
              </w:tc>
              <w:tc>
                <w:tcPr>
                  <w:tcW w:w="3605" w:type="dxa"/>
                  <w:tcBorders>
                    <w:top w:val="single" w:sz="4" w:space="0" w:color="000000"/>
                    <w:left w:val="nil"/>
                    <w:bottom w:val="single" w:sz="4" w:space="0" w:color="000000"/>
                    <w:right w:val="single" w:sz="4" w:space="0" w:color="000000"/>
                  </w:tcBorders>
                  <w:noWrap/>
                  <w:vAlign w:val="center"/>
                  <w:hideMark/>
                </w:tcPr>
                <w:p w14:paraId="6C068358" w14:textId="77777777" w:rsidR="007E2BFF" w:rsidRDefault="007E2BFF" w:rsidP="007E2BFF">
                  <w:pPr>
                    <w:pStyle w:val="y-5"/>
                    <w:rPr>
                      <w:rFonts w:hint="eastAsia"/>
                    </w:rPr>
                  </w:pPr>
                  <w:r>
                    <w:rPr>
                      <w:rFonts w:hint="eastAsia"/>
                      <w:kern w:val="0"/>
                    </w:rPr>
                    <w:t>处置方式</w:t>
                  </w:r>
                </w:p>
              </w:tc>
            </w:tr>
            <w:tr w:rsidR="007E2BFF" w14:paraId="7E1F2DB8" w14:textId="77777777">
              <w:trPr>
                <w:trHeight w:val="3040"/>
              </w:trPr>
              <w:tc>
                <w:tcPr>
                  <w:tcW w:w="2286" w:type="dxa"/>
                  <w:tcBorders>
                    <w:top w:val="single" w:sz="4" w:space="0" w:color="000000"/>
                    <w:left w:val="single" w:sz="4" w:space="0" w:color="000000"/>
                    <w:bottom w:val="single" w:sz="4" w:space="0" w:color="000000"/>
                    <w:right w:val="single" w:sz="4" w:space="0" w:color="000000"/>
                  </w:tcBorders>
                  <w:noWrap/>
                  <w:vAlign w:val="center"/>
                  <w:hideMark/>
                </w:tcPr>
                <w:p w14:paraId="3020DC0C" w14:textId="77777777" w:rsidR="007E2BFF" w:rsidRDefault="007E2BFF" w:rsidP="007E2BFF">
                  <w:pPr>
                    <w:pStyle w:val="y-5"/>
                    <w:rPr>
                      <w:rFonts w:hint="eastAsia"/>
                    </w:rPr>
                  </w:pPr>
                  <w:r>
                    <w:rPr>
                      <w:rFonts w:hint="eastAsia"/>
                      <w:kern w:val="0"/>
                    </w:rPr>
                    <w:t>排查</w:t>
                  </w:r>
                </w:p>
              </w:tc>
              <w:tc>
                <w:tcPr>
                  <w:tcW w:w="2258" w:type="dxa"/>
                  <w:tcBorders>
                    <w:top w:val="single" w:sz="4" w:space="0" w:color="000000"/>
                    <w:left w:val="nil"/>
                    <w:bottom w:val="single" w:sz="4" w:space="0" w:color="000000"/>
                    <w:right w:val="single" w:sz="4" w:space="0" w:color="000000"/>
                  </w:tcBorders>
                  <w:noWrap/>
                  <w:vAlign w:val="center"/>
                  <w:hideMark/>
                </w:tcPr>
                <w:p w14:paraId="77A68B87" w14:textId="77777777" w:rsidR="007E2BFF" w:rsidRDefault="007E2BFF" w:rsidP="007E2BFF">
                  <w:pPr>
                    <w:pStyle w:val="y-5"/>
                    <w:rPr>
                      <w:rFonts w:hint="eastAsia"/>
                    </w:rPr>
                  </w:pPr>
                  <w:r>
                    <w:rPr>
                      <w:rFonts w:hint="eastAsia"/>
                      <w:kern w:val="0"/>
                    </w:rPr>
                    <w:t>初始发现</w:t>
                  </w:r>
                </w:p>
              </w:tc>
              <w:tc>
                <w:tcPr>
                  <w:tcW w:w="3605" w:type="dxa"/>
                  <w:tcBorders>
                    <w:top w:val="single" w:sz="4" w:space="0" w:color="000000"/>
                    <w:left w:val="nil"/>
                    <w:bottom w:val="single" w:sz="4" w:space="0" w:color="000000"/>
                    <w:right w:val="single" w:sz="4" w:space="0" w:color="000000"/>
                  </w:tcBorders>
                  <w:vAlign w:val="center"/>
                  <w:hideMark/>
                </w:tcPr>
                <w:p w14:paraId="4B43ABB5" w14:textId="77777777" w:rsidR="007E2BFF" w:rsidRDefault="007E2BFF" w:rsidP="007E2BFF">
                  <w:pPr>
                    <w:pStyle w:val="y-5"/>
                    <w:rPr>
                      <w:rFonts w:hint="eastAsia"/>
                    </w:rPr>
                  </w:pPr>
                  <w:r>
                    <w:rPr>
                      <w:rFonts w:hint="eastAsia"/>
                      <w:kern w:val="0"/>
                    </w:rPr>
                    <w:t xml:space="preserve">1020 </w:t>
                  </w:r>
                  <w:r>
                    <w:rPr>
                      <w:rFonts w:hint="eastAsia"/>
                      <w:kern w:val="0"/>
                    </w:rPr>
                    <w:t>指纹插件（远程版本扫描）</w:t>
                  </w:r>
                  <w:r>
                    <w:rPr>
                      <w:rFonts w:hint="eastAsia"/>
                      <w:kern w:val="0"/>
                    </w:rPr>
                    <w:br/>
                    <w:t>1021 POC</w:t>
                  </w:r>
                  <w:r>
                    <w:rPr>
                      <w:rFonts w:hint="eastAsia"/>
                      <w:kern w:val="0"/>
                    </w:rPr>
                    <w:t>插件</w:t>
                  </w:r>
                  <w:r>
                    <w:rPr>
                      <w:rFonts w:hint="eastAsia"/>
                      <w:kern w:val="0"/>
                    </w:rPr>
                    <w:br/>
                    <w:t xml:space="preserve">1022 </w:t>
                  </w:r>
                  <w:r>
                    <w:rPr>
                      <w:rFonts w:hint="eastAsia"/>
                      <w:kern w:val="0"/>
                    </w:rPr>
                    <w:t>漏洞扫描（混合）</w:t>
                  </w:r>
                  <w:r>
                    <w:rPr>
                      <w:rFonts w:hint="eastAsia"/>
                      <w:kern w:val="0"/>
                    </w:rPr>
                    <w:br/>
                    <w:t xml:space="preserve">1023 </w:t>
                  </w:r>
                  <w:r>
                    <w:rPr>
                      <w:rFonts w:hint="eastAsia"/>
                      <w:kern w:val="0"/>
                    </w:rPr>
                    <w:t>（人工）线下导入</w:t>
                  </w:r>
                  <w:r>
                    <w:rPr>
                      <w:rFonts w:hint="eastAsia"/>
                      <w:kern w:val="0"/>
                    </w:rPr>
                    <w:br/>
                    <w:t xml:space="preserve">1024 </w:t>
                  </w:r>
                  <w:r>
                    <w:rPr>
                      <w:rFonts w:hint="eastAsia"/>
                      <w:kern w:val="0"/>
                    </w:rPr>
                    <w:t>（人工）本地发现</w:t>
                  </w:r>
                  <w:r>
                    <w:rPr>
                      <w:rFonts w:hint="eastAsia"/>
                      <w:kern w:val="0"/>
                    </w:rPr>
                    <w:br/>
                    <w:t xml:space="preserve">1027 </w:t>
                  </w:r>
                  <w:r>
                    <w:rPr>
                      <w:rFonts w:hint="eastAsia"/>
                      <w:kern w:val="0"/>
                    </w:rPr>
                    <w:t>登录扫描</w:t>
                  </w:r>
                  <w:r>
                    <w:rPr>
                      <w:rFonts w:hint="eastAsia"/>
                      <w:kern w:val="0"/>
                    </w:rPr>
                    <w:br/>
                    <w:t xml:space="preserve">1028 </w:t>
                  </w:r>
                  <w:r>
                    <w:rPr>
                      <w:rFonts w:hint="eastAsia"/>
                      <w:kern w:val="0"/>
                    </w:rPr>
                    <w:t>连通性检测</w:t>
                  </w:r>
                  <w:r>
                    <w:rPr>
                      <w:rFonts w:hint="eastAsia"/>
                      <w:kern w:val="0"/>
                    </w:rPr>
                    <w:br/>
                    <w:t xml:space="preserve">1030 </w:t>
                  </w:r>
                  <w:r>
                    <w:rPr>
                      <w:rFonts w:hint="eastAsia"/>
                      <w:kern w:val="0"/>
                    </w:rPr>
                    <w:t>字典组合暴破</w:t>
                  </w:r>
                  <w:r>
                    <w:rPr>
                      <w:rFonts w:hint="eastAsia"/>
                      <w:kern w:val="0"/>
                    </w:rPr>
                    <w:br/>
                    <w:t xml:space="preserve">1031 </w:t>
                  </w:r>
                  <w:r>
                    <w:rPr>
                      <w:rFonts w:hint="eastAsia"/>
                      <w:kern w:val="0"/>
                    </w:rPr>
                    <w:t>规则猜测暴破</w:t>
                  </w:r>
                  <w:r>
                    <w:rPr>
                      <w:rFonts w:hint="eastAsia"/>
                      <w:kern w:val="0"/>
                    </w:rPr>
                    <w:br/>
                    <w:t xml:space="preserve">1032 </w:t>
                  </w:r>
                  <w:r>
                    <w:rPr>
                      <w:rFonts w:hint="eastAsia"/>
                      <w:kern w:val="0"/>
                    </w:rPr>
                    <w:t>配置文件分析</w:t>
                  </w:r>
                </w:p>
              </w:tc>
            </w:tr>
            <w:tr w:rsidR="007E2BFF" w14:paraId="06C9C8DA" w14:textId="77777777">
              <w:trPr>
                <w:trHeight w:val="920"/>
              </w:trPr>
              <w:tc>
                <w:tcPr>
                  <w:tcW w:w="2286" w:type="dxa"/>
                  <w:tcBorders>
                    <w:top w:val="single" w:sz="4" w:space="0" w:color="000000"/>
                    <w:left w:val="single" w:sz="4" w:space="0" w:color="000000"/>
                    <w:bottom w:val="single" w:sz="4" w:space="0" w:color="000000"/>
                    <w:right w:val="single" w:sz="4" w:space="0" w:color="000000"/>
                  </w:tcBorders>
                  <w:noWrap/>
                  <w:vAlign w:val="center"/>
                  <w:hideMark/>
                </w:tcPr>
                <w:p w14:paraId="0D29EC6D" w14:textId="77777777" w:rsidR="007E2BFF" w:rsidRDefault="007E2BFF" w:rsidP="007E2BFF">
                  <w:pPr>
                    <w:pStyle w:val="y-5"/>
                    <w:rPr>
                      <w:rFonts w:hint="eastAsia"/>
                    </w:rPr>
                  </w:pPr>
                  <w:r>
                    <w:rPr>
                      <w:rFonts w:hint="eastAsia"/>
                      <w:kern w:val="0"/>
                    </w:rPr>
                    <w:t>验证</w:t>
                  </w:r>
                </w:p>
              </w:tc>
              <w:tc>
                <w:tcPr>
                  <w:tcW w:w="2258" w:type="dxa"/>
                  <w:tcBorders>
                    <w:top w:val="single" w:sz="4" w:space="0" w:color="000000"/>
                    <w:left w:val="nil"/>
                    <w:bottom w:val="single" w:sz="4" w:space="0" w:color="000000"/>
                    <w:right w:val="single" w:sz="4" w:space="0" w:color="000000"/>
                  </w:tcBorders>
                  <w:vAlign w:val="center"/>
                  <w:hideMark/>
                </w:tcPr>
                <w:p w14:paraId="1C5FB963" w14:textId="77777777" w:rsidR="007E2BFF" w:rsidRDefault="007E2BFF" w:rsidP="007E2BFF">
                  <w:pPr>
                    <w:pStyle w:val="y-5"/>
                    <w:rPr>
                      <w:rFonts w:hint="eastAsia"/>
                    </w:rPr>
                  </w:pPr>
                  <w:r>
                    <w:rPr>
                      <w:rFonts w:hint="eastAsia"/>
                      <w:kern w:val="0"/>
                    </w:rPr>
                    <w:t>已验证有效</w:t>
                  </w:r>
                  <w:r>
                    <w:rPr>
                      <w:rFonts w:hint="eastAsia"/>
                      <w:kern w:val="0"/>
                    </w:rPr>
                    <w:br/>
                  </w:r>
                  <w:r>
                    <w:rPr>
                      <w:rFonts w:hint="eastAsia"/>
                      <w:kern w:val="0"/>
                    </w:rPr>
                    <w:t>已验证误报</w:t>
                  </w:r>
                  <w:r>
                    <w:rPr>
                      <w:rFonts w:hint="eastAsia"/>
                      <w:kern w:val="0"/>
                    </w:rPr>
                    <w:br/>
                  </w:r>
                  <w:r>
                    <w:rPr>
                      <w:rFonts w:hint="eastAsia"/>
                      <w:kern w:val="0"/>
                    </w:rPr>
                    <w:t>验证失败</w:t>
                  </w:r>
                </w:p>
              </w:tc>
              <w:tc>
                <w:tcPr>
                  <w:tcW w:w="3605" w:type="dxa"/>
                  <w:tcBorders>
                    <w:top w:val="single" w:sz="4" w:space="0" w:color="000000"/>
                    <w:left w:val="nil"/>
                    <w:bottom w:val="single" w:sz="4" w:space="0" w:color="000000"/>
                    <w:right w:val="single" w:sz="4" w:space="0" w:color="000000"/>
                  </w:tcBorders>
                  <w:vAlign w:val="center"/>
                  <w:hideMark/>
                </w:tcPr>
                <w:p w14:paraId="1F57CFC0" w14:textId="77777777" w:rsidR="007E2BFF" w:rsidRDefault="007E2BFF" w:rsidP="007E2BFF">
                  <w:pPr>
                    <w:pStyle w:val="y-5"/>
                    <w:rPr>
                      <w:rFonts w:hint="eastAsia"/>
                    </w:rPr>
                  </w:pPr>
                  <w:r>
                    <w:rPr>
                      <w:rFonts w:hint="eastAsia"/>
                      <w:kern w:val="0"/>
                    </w:rPr>
                    <w:t xml:space="preserve">1026 </w:t>
                  </w:r>
                  <w:r>
                    <w:rPr>
                      <w:rFonts w:hint="eastAsia"/>
                      <w:kern w:val="0"/>
                    </w:rPr>
                    <w:t>交叉扫描验证</w:t>
                  </w:r>
                  <w:r>
                    <w:rPr>
                      <w:rFonts w:hint="eastAsia"/>
                      <w:kern w:val="0"/>
                    </w:rPr>
                    <w:br/>
                    <w:t>1040 EXP</w:t>
                  </w:r>
                  <w:r>
                    <w:rPr>
                      <w:rFonts w:hint="eastAsia"/>
                      <w:kern w:val="0"/>
                    </w:rPr>
                    <w:t>漏洞利用</w:t>
                  </w:r>
                </w:p>
              </w:tc>
            </w:tr>
            <w:tr w:rsidR="007E2BFF" w14:paraId="47869F01" w14:textId="77777777">
              <w:trPr>
                <w:trHeight w:val="1520"/>
              </w:trPr>
              <w:tc>
                <w:tcPr>
                  <w:tcW w:w="2286" w:type="dxa"/>
                  <w:tcBorders>
                    <w:top w:val="single" w:sz="4" w:space="0" w:color="000000"/>
                    <w:left w:val="single" w:sz="4" w:space="0" w:color="000000"/>
                    <w:bottom w:val="single" w:sz="4" w:space="0" w:color="000000"/>
                    <w:right w:val="single" w:sz="4" w:space="0" w:color="000000"/>
                  </w:tcBorders>
                  <w:noWrap/>
                  <w:vAlign w:val="center"/>
                  <w:hideMark/>
                </w:tcPr>
                <w:p w14:paraId="062B0D58" w14:textId="77777777" w:rsidR="007E2BFF" w:rsidRDefault="007E2BFF" w:rsidP="007E2BFF">
                  <w:pPr>
                    <w:pStyle w:val="y-5"/>
                    <w:rPr>
                      <w:rFonts w:hint="eastAsia"/>
                    </w:rPr>
                  </w:pPr>
                  <w:r>
                    <w:rPr>
                      <w:rFonts w:hint="eastAsia"/>
                      <w:kern w:val="0"/>
                    </w:rPr>
                    <w:lastRenderedPageBreak/>
                    <w:t>核验</w:t>
                  </w:r>
                </w:p>
              </w:tc>
              <w:tc>
                <w:tcPr>
                  <w:tcW w:w="2258" w:type="dxa"/>
                  <w:tcBorders>
                    <w:top w:val="single" w:sz="4" w:space="0" w:color="000000"/>
                    <w:left w:val="nil"/>
                    <w:bottom w:val="single" w:sz="4" w:space="0" w:color="000000"/>
                    <w:right w:val="single" w:sz="4" w:space="0" w:color="000000"/>
                  </w:tcBorders>
                  <w:vAlign w:val="center"/>
                  <w:hideMark/>
                </w:tcPr>
                <w:p w14:paraId="3CAB9AA6" w14:textId="77777777" w:rsidR="007E2BFF" w:rsidRDefault="007E2BFF" w:rsidP="007E2BFF">
                  <w:pPr>
                    <w:pStyle w:val="y-5"/>
                    <w:rPr>
                      <w:rFonts w:hint="eastAsia"/>
                    </w:rPr>
                  </w:pPr>
                  <w:r>
                    <w:rPr>
                      <w:rFonts w:hint="eastAsia"/>
                      <w:kern w:val="0"/>
                    </w:rPr>
                    <w:t>核验修复</w:t>
                  </w:r>
                  <w:r>
                    <w:rPr>
                      <w:rFonts w:hint="eastAsia"/>
                      <w:kern w:val="0"/>
                    </w:rPr>
                    <w:br/>
                  </w:r>
                  <w:r>
                    <w:rPr>
                      <w:rFonts w:hint="eastAsia"/>
                      <w:kern w:val="0"/>
                    </w:rPr>
                    <w:t>核验未修复</w:t>
                  </w:r>
                  <w:r>
                    <w:rPr>
                      <w:rFonts w:hint="eastAsia"/>
                      <w:kern w:val="0"/>
                    </w:rPr>
                    <w:br/>
                  </w:r>
                  <w:r>
                    <w:rPr>
                      <w:rFonts w:hint="eastAsia"/>
                      <w:kern w:val="0"/>
                    </w:rPr>
                    <w:t>核验失败</w:t>
                  </w:r>
                </w:p>
              </w:tc>
              <w:tc>
                <w:tcPr>
                  <w:tcW w:w="3605" w:type="dxa"/>
                  <w:tcBorders>
                    <w:top w:val="single" w:sz="4" w:space="0" w:color="000000"/>
                    <w:left w:val="nil"/>
                    <w:bottom w:val="single" w:sz="4" w:space="0" w:color="000000"/>
                    <w:right w:val="single" w:sz="4" w:space="0" w:color="000000"/>
                  </w:tcBorders>
                  <w:vAlign w:val="center"/>
                  <w:hideMark/>
                </w:tcPr>
                <w:p w14:paraId="1E589631" w14:textId="77777777" w:rsidR="007E2BFF" w:rsidRDefault="007E2BFF" w:rsidP="007E2BFF">
                  <w:pPr>
                    <w:pStyle w:val="y-5"/>
                    <w:rPr>
                      <w:rFonts w:hint="eastAsia"/>
                    </w:rPr>
                  </w:pPr>
                  <w:r>
                    <w:rPr>
                      <w:rFonts w:hint="eastAsia"/>
                      <w:kern w:val="0"/>
                    </w:rPr>
                    <w:t xml:space="preserve">1030 </w:t>
                  </w:r>
                  <w:r>
                    <w:rPr>
                      <w:rFonts w:hint="eastAsia"/>
                      <w:kern w:val="0"/>
                    </w:rPr>
                    <w:t>字典组合暴破</w:t>
                  </w:r>
                  <w:r>
                    <w:rPr>
                      <w:rFonts w:hint="eastAsia"/>
                      <w:kern w:val="0"/>
                    </w:rPr>
                    <w:br/>
                    <w:t xml:space="preserve">1031 </w:t>
                  </w:r>
                  <w:r>
                    <w:rPr>
                      <w:rFonts w:hint="eastAsia"/>
                      <w:kern w:val="0"/>
                    </w:rPr>
                    <w:t>规则猜测暴破</w:t>
                  </w:r>
                  <w:r>
                    <w:rPr>
                      <w:rFonts w:hint="eastAsia"/>
                      <w:kern w:val="0"/>
                    </w:rPr>
                    <w:br/>
                    <w:t xml:space="preserve">1032 </w:t>
                  </w:r>
                  <w:r>
                    <w:rPr>
                      <w:rFonts w:hint="eastAsia"/>
                      <w:kern w:val="0"/>
                    </w:rPr>
                    <w:t>配置文件分析</w:t>
                  </w:r>
                  <w:r>
                    <w:rPr>
                      <w:rFonts w:hint="eastAsia"/>
                      <w:kern w:val="0"/>
                    </w:rPr>
                    <w:br/>
                    <w:t xml:space="preserve">1060 </w:t>
                  </w:r>
                  <w:r>
                    <w:rPr>
                      <w:rFonts w:hint="eastAsia"/>
                      <w:kern w:val="0"/>
                    </w:rPr>
                    <w:t>修复核验自适应扫描</w:t>
                  </w:r>
                  <w:r>
                    <w:rPr>
                      <w:rFonts w:hint="eastAsia"/>
                      <w:kern w:val="0"/>
                    </w:rPr>
                    <w:br/>
                    <w:t xml:space="preserve">1061 </w:t>
                  </w:r>
                  <w:r>
                    <w:rPr>
                      <w:rFonts w:hint="eastAsia"/>
                      <w:kern w:val="0"/>
                    </w:rPr>
                    <w:t>攻击模拟漏洞扫描</w:t>
                  </w:r>
                </w:p>
              </w:tc>
            </w:tr>
          </w:tbl>
          <w:p w14:paraId="24047AFF" w14:textId="77777777" w:rsidR="007E2BFF" w:rsidRDefault="007E2BFF" w:rsidP="007E2BFF">
            <w:pPr>
              <w:pStyle w:val="y-5"/>
              <w:rPr>
                <w:ins w:id="388" w:author="俊林 杨" w:date="2025-07-09T16:54:00Z" w16du:dateUtc="2025-07-09T08:54:00Z"/>
                <w:rFonts w:hint="eastAsia"/>
              </w:rPr>
            </w:pPr>
          </w:p>
          <w:p w14:paraId="5E8B4CE5" w14:textId="186057F1" w:rsidR="00084E8B" w:rsidRPr="00084E8B" w:rsidRDefault="00084E8B">
            <w:pPr>
              <w:pStyle w:val="11"/>
              <w:numPr>
                <w:ilvl w:val="0"/>
                <w:numId w:val="46"/>
              </w:numPr>
              <w:rPr>
                <w:rFonts w:hint="eastAsia"/>
              </w:rPr>
              <w:pPrChange w:id="389" w:author="俊林 杨" w:date="2025-07-09T16:55:00Z" w16du:dateUtc="2025-07-09T08:55:00Z">
                <w:pPr>
                  <w:pStyle w:val="y-5"/>
                </w:pPr>
              </w:pPrChange>
            </w:pPr>
            <w:ins w:id="390" w:author="俊林 杨" w:date="2025-07-09T16:54:00Z" w16du:dateUtc="2025-07-09T08:54:00Z">
              <w:r w:rsidRPr="00084E8B">
                <w:rPr>
                  <w:rFonts w:hint="eastAsia"/>
                </w:rPr>
                <w:t>astUnitNum</w:t>
              </w:r>
              <w:r>
                <w:rPr>
                  <w:rFonts w:hint="eastAsia"/>
                </w:rPr>
                <w:t>：</w:t>
              </w:r>
            </w:ins>
            <w:ins w:id="391" w:author="俊林 杨" w:date="2025-07-09T16:55:00Z" w16du:dateUtc="2025-07-09T08:55:00Z">
              <w:r w:rsidR="00A31111">
                <w:rPr>
                  <w:rFonts w:hint="eastAsia"/>
                </w:rPr>
                <w:t>指定结果为</w:t>
              </w:r>
            </w:ins>
            <w:ins w:id="392" w:author="俊林 杨" w:date="2025-07-09T16:54:00Z" w16du:dateUtc="2025-07-09T08:54:00Z">
              <w:r w:rsidRPr="00084E8B">
                <w:rPr>
                  <w:rFonts w:hint="eastAsia"/>
                </w:rPr>
                <w:t>2</w:t>
              </w:r>
            </w:ins>
            <w:ins w:id="393" w:author="俊林 杨" w:date="2025-07-09T16:55:00Z" w16du:dateUtc="2025-07-09T08:55:00Z">
              <w:r w:rsidR="00A31111">
                <w:rPr>
                  <w:rFonts w:hint="eastAsia"/>
                </w:rPr>
                <w:t xml:space="preserve"> </w:t>
              </w:r>
              <w:r w:rsidR="00A31111">
                <w:rPr>
                  <w:rFonts w:hint="eastAsia"/>
                </w:rPr>
                <w:t>表示按照扫描资产的范围要求</w:t>
              </w:r>
            </w:ins>
            <w:ins w:id="394" w:author="俊林 杨" w:date="2025-07-09T16:57:00Z" w16du:dateUtc="2025-07-09T08:57:00Z">
              <w:r w:rsidR="00A31111">
                <w:rPr>
                  <w:rFonts w:hint="eastAsia"/>
                </w:rPr>
                <w:t>扫描的总</w:t>
              </w:r>
              <w:r w:rsidR="00A31111">
                <w:rPr>
                  <w:rFonts w:hint="eastAsia"/>
                </w:rPr>
                <w:t>IP</w:t>
              </w:r>
            </w:ins>
            <w:ins w:id="395" w:author="俊林 杨" w:date="2025-07-09T16:58:00Z" w16du:dateUtc="2025-07-09T08:58:00Z">
              <w:r w:rsidR="00A31111">
                <w:rPr>
                  <w:rFonts w:hint="eastAsia"/>
                </w:rPr>
                <w:t>数</w:t>
              </w:r>
            </w:ins>
            <w:ins w:id="396" w:author="俊林 杨" w:date="2025-07-09T16:57:00Z" w16du:dateUtc="2025-07-09T08:57:00Z">
              <w:r w:rsidR="00A31111">
                <w:rPr>
                  <w:rFonts w:hint="eastAsia"/>
                </w:rPr>
                <w:t>为</w:t>
              </w:r>
            </w:ins>
            <w:ins w:id="397" w:author="俊林 杨" w:date="2025-07-09T16:58:00Z" w16du:dateUtc="2025-07-09T08:58:00Z">
              <w:r w:rsidR="00A31111">
                <w:rPr>
                  <w:rFonts w:hint="eastAsia"/>
                </w:rPr>
                <w:t>10</w:t>
              </w:r>
            </w:ins>
            <w:ins w:id="398" w:author="俊林 杨" w:date="2025-07-09T16:55:00Z" w16du:dateUtc="2025-07-09T08:55:00Z">
              <w:r w:rsidR="00A31111">
                <w:rPr>
                  <w:rFonts w:hint="eastAsia"/>
                </w:rPr>
                <w:t>，以</w:t>
              </w:r>
              <w:r w:rsidR="00A31111">
                <w:rPr>
                  <w:rFonts w:hint="eastAsia"/>
                </w:rPr>
                <w:t>IP</w:t>
              </w:r>
              <w:r w:rsidR="00A31111">
                <w:rPr>
                  <w:rFonts w:hint="eastAsia"/>
                </w:rPr>
                <w:t>的粒度</w:t>
              </w:r>
            </w:ins>
            <w:ins w:id="399" w:author="俊林 杨" w:date="2025-07-09T16:56:00Z" w16du:dateUtc="2025-07-09T08:56:00Z">
              <w:r w:rsidR="00A31111">
                <w:rPr>
                  <w:rFonts w:hint="eastAsia"/>
                </w:rPr>
                <w:t>对扫描资产进行拆分，单次扫描的资产</w:t>
              </w:r>
            </w:ins>
            <w:ins w:id="400" w:author="俊林 杨" w:date="2025-07-09T16:57:00Z" w16du:dateUtc="2025-07-09T08:57:00Z">
              <w:r w:rsidR="00A31111">
                <w:rPr>
                  <w:rFonts w:hint="eastAsia"/>
                </w:rPr>
                <w:t>数为</w:t>
              </w:r>
              <w:r w:rsidR="00A31111">
                <w:rPr>
                  <w:rFonts w:hint="eastAsia"/>
                </w:rPr>
                <w:t xml:space="preserve"> 2</w:t>
              </w:r>
              <w:r w:rsidR="00A31111">
                <w:rPr>
                  <w:rFonts w:hint="eastAsia"/>
                </w:rPr>
                <w:t>，</w:t>
              </w:r>
            </w:ins>
            <w:ins w:id="401" w:author="俊林 杨" w:date="2025-07-09T16:58:00Z" w16du:dateUtc="2025-07-09T08:58:00Z">
              <w:r w:rsidR="00A31111">
                <w:rPr>
                  <w:rFonts w:hint="eastAsia"/>
                </w:rPr>
                <w:t>则下级单位需</w:t>
              </w:r>
            </w:ins>
            <w:ins w:id="402" w:author="俊林 杨" w:date="2025-07-09T16:59:00Z" w16du:dateUtc="2025-07-09T08:59:00Z">
              <w:r w:rsidR="00A31111">
                <w:rPr>
                  <w:rFonts w:hint="eastAsia"/>
                </w:rPr>
                <w:t>划分</w:t>
              </w:r>
            </w:ins>
            <w:ins w:id="403" w:author="俊林 杨" w:date="2025-07-09T16:58:00Z" w16du:dateUtc="2025-07-09T08:58:00Z">
              <w:r w:rsidR="00A31111">
                <w:rPr>
                  <w:rFonts w:hint="eastAsia"/>
                </w:rPr>
                <w:t>5</w:t>
              </w:r>
              <w:r w:rsidR="00A31111">
                <w:rPr>
                  <w:rFonts w:hint="eastAsia"/>
                </w:rPr>
                <w:t>个</w:t>
              </w:r>
            </w:ins>
            <w:ins w:id="404" w:author="俊林 杨" w:date="2025-07-09T16:59:00Z" w16du:dateUtc="2025-07-09T08:59:00Z">
              <w:r w:rsidR="00A31111">
                <w:rPr>
                  <w:rFonts w:hint="eastAsia"/>
                </w:rPr>
                <w:t>扫描任务，同时记录</w:t>
              </w:r>
              <w:r w:rsidR="00A31111">
                <w:rPr>
                  <w:rFonts w:hint="eastAsia"/>
                </w:rPr>
                <w:t>5</w:t>
              </w:r>
              <w:r w:rsidR="00A31111">
                <w:rPr>
                  <w:rFonts w:hint="eastAsia"/>
                </w:rPr>
                <w:t>个扫描台账日志</w:t>
              </w:r>
            </w:ins>
          </w:p>
        </w:tc>
      </w:tr>
    </w:tbl>
    <w:p w14:paraId="782AC2BD" w14:textId="77777777" w:rsidR="00005070" w:rsidRPr="00005070" w:rsidRDefault="00005070" w:rsidP="00D4029B">
      <w:pPr>
        <w:pStyle w:val="y-0"/>
        <w:rPr>
          <w:rFonts w:hint="eastAsia"/>
        </w:rPr>
      </w:pPr>
    </w:p>
    <w:p w14:paraId="50C0CAB6" w14:textId="77777777" w:rsidR="009C783E" w:rsidRDefault="009C783E" w:rsidP="009C783E">
      <w:pPr>
        <w:pStyle w:val="y-20"/>
        <w:rPr>
          <w:rFonts w:hint="eastAsia"/>
        </w:rPr>
      </w:pPr>
      <w:r>
        <w:rPr>
          <w:rFonts w:hint="eastAsia"/>
        </w:rPr>
        <w:t>接口</w:t>
      </w:r>
      <w:r>
        <w:rPr>
          <w:rFonts w:hint="eastAsia"/>
        </w:rPr>
        <w:t>14</w:t>
      </w:r>
      <w:r>
        <w:rPr>
          <w:rFonts w:hint="eastAsia"/>
        </w:rPr>
        <w:t>：跨级联动漏洞排查</w:t>
      </w:r>
      <w:r>
        <w:rPr>
          <w:rFonts w:hint="eastAsia"/>
        </w:rPr>
        <w:t>/</w:t>
      </w:r>
      <w:r>
        <w:rPr>
          <w:rFonts w:hint="eastAsia"/>
        </w:rPr>
        <w:t>验证</w:t>
      </w:r>
      <w:r>
        <w:rPr>
          <w:rFonts w:hint="eastAsia"/>
        </w:rPr>
        <w:t>/</w:t>
      </w:r>
      <w:r>
        <w:rPr>
          <w:rFonts w:hint="eastAsia"/>
        </w:rPr>
        <w:t>核验任务回传</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05070" w14:paraId="14F5A235" w14:textId="77777777" w:rsidTr="00296B82">
        <w:tc>
          <w:tcPr>
            <w:tcW w:w="1271" w:type="dxa"/>
          </w:tcPr>
          <w:p w14:paraId="0AB7B935" w14:textId="77777777" w:rsidR="00005070" w:rsidRDefault="00005070" w:rsidP="00D4029B">
            <w:pPr>
              <w:pStyle w:val="y-0"/>
              <w:rPr>
                <w:rFonts w:hint="eastAsia"/>
              </w:rPr>
            </w:pPr>
            <w:r>
              <w:rPr>
                <w:rFonts w:hint="eastAsia"/>
              </w:rPr>
              <w:t>请求URL</w:t>
            </w:r>
          </w:p>
        </w:tc>
        <w:tc>
          <w:tcPr>
            <w:tcW w:w="6946" w:type="dxa"/>
          </w:tcPr>
          <w:p w14:paraId="4548CD37" w14:textId="5EE0963A" w:rsidR="00005070" w:rsidRPr="00077D08" w:rsidRDefault="008B1A2E" w:rsidP="00D4029B">
            <w:pPr>
              <w:pStyle w:val="y-0"/>
              <w:rPr>
                <w:rFonts w:hint="eastAsia"/>
              </w:rPr>
            </w:pPr>
            <w:r>
              <w:rPr>
                <w:rFonts w:hint="eastAsia"/>
              </w:rPr>
              <w:t>——</w:t>
            </w:r>
          </w:p>
        </w:tc>
      </w:tr>
      <w:tr w:rsidR="00005070" w14:paraId="4A5BCEBE" w14:textId="77777777" w:rsidTr="00296B82">
        <w:tc>
          <w:tcPr>
            <w:tcW w:w="1271" w:type="dxa"/>
            <w:vMerge w:val="restart"/>
          </w:tcPr>
          <w:p w14:paraId="2E5C7BF5" w14:textId="77777777" w:rsidR="00005070" w:rsidRDefault="00005070" w:rsidP="00D4029B">
            <w:pPr>
              <w:pStyle w:val="y-0"/>
              <w:rPr>
                <w:rFonts w:hint="eastAsia"/>
              </w:rPr>
            </w:pPr>
            <w:r>
              <w:rPr>
                <w:rFonts w:hint="eastAsia"/>
              </w:rPr>
              <w:t>请求体</w:t>
            </w:r>
          </w:p>
        </w:tc>
        <w:tc>
          <w:tcPr>
            <w:tcW w:w="6946" w:type="dxa"/>
          </w:tcPr>
          <w:p w14:paraId="6BF9F0ED" w14:textId="77777777" w:rsidR="00400108" w:rsidRPr="00400108" w:rsidRDefault="00400108" w:rsidP="00D4029B">
            <w:pPr>
              <w:pStyle w:val="y-0"/>
              <w:rPr>
                <w:rFonts w:hint="eastAsia"/>
              </w:rPr>
            </w:pPr>
            <w:r w:rsidRPr="00400108">
              <w:t>{</w:t>
            </w:r>
          </w:p>
          <w:p w14:paraId="6E9CB6EC" w14:textId="77777777" w:rsidR="00400108" w:rsidRPr="00400108" w:rsidRDefault="00400108" w:rsidP="00D4029B">
            <w:pPr>
              <w:pStyle w:val="y-0"/>
              <w:rPr>
                <w:rFonts w:hint="eastAsia"/>
              </w:rPr>
            </w:pPr>
            <w:r w:rsidRPr="00400108">
              <w:t>    "orderID": "2-1061-1690657581837721600",</w:t>
            </w:r>
          </w:p>
          <w:p w14:paraId="0D225B45" w14:textId="77777777" w:rsidR="00400108" w:rsidRPr="00400108" w:rsidRDefault="00400108" w:rsidP="00D4029B">
            <w:pPr>
              <w:pStyle w:val="y-0"/>
              <w:rPr>
                <w:rFonts w:hint="eastAsia"/>
              </w:rPr>
            </w:pPr>
            <w:r w:rsidRPr="00400108">
              <w:t>    "orgCode": "150000",</w:t>
            </w:r>
          </w:p>
          <w:p w14:paraId="7A143051" w14:textId="77777777" w:rsidR="00400108" w:rsidRPr="00400108" w:rsidRDefault="00400108" w:rsidP="00D4029B">
            <w:pPr>
              <w:pStyle w:val="y-0"/>
              <w:rPr>
                <w:rFonts w:hint="eastAsia"/>
              </w:rPr>
            </w:pPr>
            <w:r w:rsidRPr="00400108">
              <w:t>    "ispCode": "CM",</w:t>
            </w:r>
          </w:p>
          <w:p w14:paraId="738E93DA" w14:textId="77777777" w:rsidR="00400108" w:rsidRPr="00400108" w:rsidRDefault="00400108" w:rsidP="00D4029B">
            <w:pPr>
              <w:pStyle w:val="y-0"/>
              <w:rPr>
                <w:rFonts w:hint="eastAsia"/>
              </w:rPr>
            </w:pPr>
            <w:r w:rsidRPr="00400108">
              <w:t>    "ctxCode": 1,</w:t>
            </w:r>
          </w:p>
          <w:p w14:paraId="3FCAF8EC" w14:textId="77777777" w:rsidR="00400108" w:rsidRPr="00400108" w:rsidRDefault="00400108" w:rsidP="00D4029B">
            <w:pPr>
              <w:pStyle w:val="y-0"/>
              <w:rPr>
                <w:rFonts w:hint="eastAsia"/>
              </w:rPr>
            </w:pPr>
            <w:r w:rsidRPr="00400108">
              <w:t>    "reqMsgCnt": "b8b7ee33c65508c1e206e3451c3e47d1"</w:t>
            </w:r>
          </w:p>
          <w:p w14:paraId="68BC50C5" w14:textId="77777777" w:rsidR="00400108" w:rsidRPr="00400108" w:rsidRDefault="00400108" w:rsidP="00D4029B">
            <w:pPr>
              <w:pStyle w:val="y-0"/>
              <w:rPr>
                <w:rFonts w:hint="eastAsia"/>
              </w:rPr>
            </w:pPr>
            <w:r w:rsidRPr="00400108">
              <w:t>}</w:t>
            </w:r>
          </w:p>
          <w:p w14:paraId="2D0C4264" w14:textId="77777777" w:rsidR="00005070" w:rsidRPr="00400108" w:rsidRDefault="00005070" w:rsidP="00D4029B">
            <w:pPr>
              <w:pStyle w:val="y-0"/>
              <w:rPr>
                <w:rFonts w:hint="eastAsia"/>
              </w:rPr>
            </w:pPr>
          </w:p>
        </w:tc>
      </w:tr>
      <w:tr w:rsidR="00005070" w14:paraId="5D60F096" w14:textId="77777777" w:rsidTr="00296B82">
        <w:tc>
          <w:tcPr>
            <w:tcW w:w="1271" w:type="dxa"/>
            <w:vMerge/>
          </w:tcPr>
          <w:p w14:paraId="3F1735C0" w14:textId="77777777" w:rsidR="00005070" w:rsidRDefault="00005070" w:rsidP="00D4029B">
            <w:pPr>
              <w:pStyle w:val="y-0"/>
              <w:rPr>
                <w:rFonts w:hint="eastAsia"/>
              </w:rPr>
            </w:pPr>
          </w:p>
        </w:tc>
        <w:tc>
          <w:tcPr>
            <w:tcW w:w="6946" w:type="dxa"/>
          </w:tcPr>
          <w:p w14:paraId="1E12B693" w14:textId="77777777" w:rsidR="00400108" w:rsidRPr="00400108" w:rsidRDefault="00400108" w:rsidP="00D4029B">
            <w:pPr>
              <w:pStyle w:val="y-0"/>
              <w:rPr>
                <w:rFonts w:hint="eastAsia"/>
              </w:rPr>
            </w:pPr>
            <w:r w:rsidRPr="00400108">
              <w:t>{</w:t>
            </w:r>
          </w:p>
          <w:p w14:paraId="4EF2F01B" w14:textId="77777777" w:rsidR="00400108" w:rsidRPr="00400108" w:rsidRDefault="00400108" w:rsidP="00D4029B">
            <w:pPr>
              <w:pStyle w:val="y-0"/>
              <w:rPr>
                <w:rFonts w:hint="eastAsia"/>
              </w:rPr>
            </w:pPr>
            <w:r w:rsidRPr="00400108">
              <w:t>    "orderType": 2,</w:t>
            </w:r>
          </w:p>
          <w:p w14:paraId="58F21951" w14:textId="77777777" w:rsidR="00400108" w:rsidRPr="00400108" w:rsidRDefault="00400108" w:rsidP="00D4029B">
            <w:pPr>
              <w:pStyle w:val="y-0"/>
              <w:rPr>
                <w:rFonts w:hint="eastAsia"/>
              </w:rPr>
            </w:pPr>
            <w:r w:rsidRPr="00400108">
              <w:t>    "orderSubType": 1061,</w:t>
            </w:r>
          </w:p>
          <w:p w14:paraId="5AC22CA3" w14:textId="0CE92CD2" w:rsidR="00400108" w:rsidRPr="00400108" w:rsidRDefault="00400108" w:rsidP="00D4029B">
            <w:pPr>
              <w:pStyle w:val="y-0"/>
              <w:rPr>
                <w:rFonts w:hint="eastAsia"/>
              </w:rPr>
            </w:pPr>
            <w:r w:rsidRPr="00400108">
              <w:t>    "timeStamp": "1687313363",</w:t>
            </w:r>
          </w:p>
          <w:p w14:paraId="66375EDA" w14:textId="77777777" w:rsidR="00400108" w:rsidRPr="00400108" w:rsidRDefault="00400108" w:rsidP="00D4029B">
            <w:pPr>
              <w:pStyle w:val="y-0"/>
              <w:rPr>
                <w:rFonts w:hint="eastAsia"/>
              </w:rPr>
            </w:pPr>
            <w:r w:rsidRPr="00400108">
              <w:t>    "sign": "f8c14b63feb90675e6d3b4afb76abe711f13e3808cf6d3a94281f485d37a17df",</w:t>
            </w:r>
          </w:p>
          <w:p w14:paraId="753EB1C6" w14:textId="77777777" w:rsidR="00400108" w:rsidRPr="00400108" w:rsidRDefault="00400108" w:rsidP="00D4029B">
            <w:pPr>
              <w:pStyle w:val="y-0"/>
              <w:rPr>
                <w:rFonts w:hint="eastAsia"/>
              </w:rPr>
            </w:pPr>
            <w:r w:rsidRPr="00400108">
              <w:t>    "vulInfoLst": [</w:t>
            </w:r>
          </w:p>
          <w:p w14:paraId="0136FE4E" w14:textId="77777777" w:rsidR="00400108" w:rsidRPr="00400108" w:rsidRDefault="00400108" w:rsidP="00D4029B">
            <w:pPr>
              <w:pStyle w:val="y-0"/>
              <w:rPr>
                <w:rFonts w:hint="eastAsia"/>
              </w:rPr>
            </w:pPr>
            <w:r w:rsidRPr="00400108">
              <w:t>        {</w:t>
            </w:r>
          </w:p>
          <w:p w14:paraId="35C6B61A" w14:textId="77777777" w:rsidR="00400108" w:rsidRPr="00400108" w:rsidRDefault="00400108" w:rsidP="00D4029B">
            <w:pPr>
              <w:pStyle w:val="y-0"/>
              <w:rPr>
                <w:rFonts w:hint="eastAsia"/>
              </w:rPr>
            </w:pPr>
            <w:r w:rsidRPr="00400108">
              <w:t>            "vulNum": 1,</w:t>
            </w:r>
          </w:p>
          <w:p w14:paraId="2344CD07" w14:textId="77777777" w:rsidR="00400108" w:rsidRPr="00400108" w:rsidRDefault="00400108" w:rsidP="00D4029B">
            <w:pPr>
              <w:pStyle w:val="y-0"/>
              <w:rPr>
                <w:rFonts w:hint="eastAsia"/>
              </w:rPr>
            </w:pPr>
            <w:r w:rsidRPr="00400108">
              <w:t>            "engLst": {</w:t>
            </w:r>
          </w:p>
          <w:p w14:paraId="217A52B9" w14:textId="77777777" w:rsidR="00400108" w:rsidRPr="00400108" w:rsidRDefault="00400108" w:rsidP="00D4029B">
            <w:pPr>
              <w:pStyle w:val="y-0"/>
              <w:rPr>
                <w:rFonts w:hint="eastAsia"/>
              </w:rPr>
            </w:pPr>
            <w:r w:rsidRPr="00400108">
              <w:t>                "engNum": 1,</w:t>
            </w:r>
          </w:p>
          <w:p w14:paraId="6CC43A21" w14:textId="77777777" w:rsidR="00400108" w:rsidRPr="00400108" w:rsidRDefault="00400108" w:rsidP="00D4029B">
            <w:pPr>
              <w:pStyle w:val="y-0"/>
              <w:rPr>
                <w:rFonts w:hint="eastAsia"/>
              </w:rPr>
            </w:pPr>
            <w:r w:rsidRPr="00400108">
              <w:t>                "engDevs": [</w:t>
            </w:r>
          </w:p>
          <w:p w14:paraId="3EF6E34C" w14:textId="77777777" w:rsidR="00400108" w:rsidRPr="00400108" w:rsidRDefault="00400108" w:rsidP="00D4029B">
            <w:pPr>
              <w:pStyle w:val="y-0"/>
              <w:rPr>
                <w:rFonts w:hint="eastAsia"/>
              </w:rPr>
            </w:pPr>
            <w:r w:rsidRPr="00400108">
              <w:t>                    {</w:t>
            </w:r>
          </w:p>
          <w:p w14:paraId="207AB640" w14:textId="77777777" w:rsidR="00400108" w:rsidRPr="00400108" w:rsidRDefault="00400108" w:rsidP="00D4029B">
            <w:pPr>
              <w:pStyle w:val="y-0"/>
              <w:rPr>
                <w:rFonts w:hint="eastAsia"/>
              </w:rPr>
            </w:pPr>
            <w:r w:rsidRPr="00400108">
              <w:t>                        "engHash": "981079dd51f925ffb668b493a73ed51e",</w:t>
            </w:r>
          </w:p>
          <w:p w14:paraId="1EAE6E59" w14:textId="77777777" w:rsidR="00400108" w:rsidRPr="00400108" w:rsidRDefault="00400108" w:rsidP="00D4029B">
            <w:pPr>
              <w:pStyle w:val="y-0"/>
              <w:rPr>
                <w:rFonts w:hint="eastAsia"/>
              </w:rPr>
            </w:pPr>
            <w:r w:rsidRPr="00400108">
              <w:lastRenderedPageBreak/>
              <w:t>                        "engType": 32</w:t>
            </w:r>
          </w:p>
          <w:p w14:paraId="24CC0F8B" w14:textId="77777777" w:rsidR="00400108" w:rsidRPr="00400108" w:rsidRDefault="00400108" w:rsidP="00D4029B">
            <w:pPr>
              <w:pStyle w:val="y-0"/>
              <w:rPr>
                <w:rFonts w:hint="eastAsia"/>
              </w:rPr>
            </w:pPr>
            <w:r w:rsidRPr="00400108">
              <w:t>                    }</w:t>
            </w:r>
          </w:p>
          <w:p w14:paraId="437D1EB6" w14:textId="77777777" w:rsidR="00400108" w:rsidRPr="00400108" w:rsidRDefault="00400108" w:rsidP="00D4029B">
            <w:pPr>
              <w:pStyle w:val="y-0"/>
              <w:rPr>
                <w:rFonts w:hint="eastAsia"/>
              </w:rPr>
            </w:pPr>
            <w:r w:rsidRPr="00400108">
              <w:t>                ]</w:t>
            </w:r>
          </w:p>
          <w:p w14:paraId="32101671" w14:textId="77777777" w:rsidR="00400108" w:rsidRPr="00400108" w:rsidRDefault="00400108" w:rsidP="00D4029B">
            <w:pPr>
              <w:pStyle w:val="y-0"/>
              <w:rPr>
                <w:rFonts w:hint="eastAsia"/>
              </w:rPr>
            </w:pPr>
            <w:r w:rsidRPr="00400108">
              <w:t>            },</w:t>
            </w:r>
          </w:p>
          <w:p w14:paraId="2E39BD3A" w14:textId="77777777" w:rsidR="00400108" w:rsidRPr="00400108" w:rsidRDefault="00400108" w:rsidP="00D4029B">
            <w:pPr>
              <w:pStyle w:val="y-0"/>
              <w:rPr>
                <w:rFonts w:hint="eastAsia"/>
              </w:rPr>
            </w:pPr>
            <w:r w:rsidRPr="00400108">
              <w:t>            "comVulLst": [</w:t>
            </w:r>
          </w:p>
          <w:p w14:paraId="781D1B2E" w14:textId="77777777" w:rsidR="00400108" w:rsidRPr="00400108" w:rsidRDefault="00400108" w:rsidP="00D4029B">
            <w:pPr>
              <w:pStyle w:val="y-0"/>
              <w:rPr>
                <w:rFonts w:hint="eastAsia"/>
              </w:rPr>
            </w:pPr>
            <w:r w:rsidRPr="00400108">
              <w:t>                {</w:t>
            </w:r>
          </w:p>
          <w:p w14:paraId="0FA8ADFF" w14:textId="77777777" w:rsidR="00400108" w:rsidRPr="00400108" w:rsidRDefault="00400108" w:rsidP="00D4029B">
            <w:pPr>
              <w:pStyle w:val="y-0"/>
              <w:rPr>
                <w:rFonts w:hint="eastAsia"/>
              </w:rPr>
            </w:pPr>
            <w:r w:rsidRPr="00400108">
              <w:t>                    "vulID": "MVM-2019-1696145560773468160",</w:t>
            </w:r>
          </w:p>
          <w:p w14:paraId="5527D3E5" w14:textId="77777777" w:rsidR="00400108" w:rsidRPr="00400108" w:rsidRDefault="00400108" w:rsidP="00D4029B">
            <w:pPr>
              <w:pStyle w:val="y-0"/>
              <w:rPr>
                <w:rFonts w:hint="eastAsia"/>
              </w:rPr>
            </w:pPr>
            <w:r w:rsidRPr="00400108">
              <w:t>                    "assetNum": 1,</w:t>
            </w:r>
          </w:p>
          <w:p w14:paraId="73F8E43C" w14:textId="77777777" w:rsidR="00400108" w:rsidRPr="00400108" w:rsidRDefault="00400108" w:rsidP="00D4029B">
            <w:pPr>
              <w:pStyle w:val="y-0"/>
              <w:rPr>
                <w:rFonts w:hint="eastAsia"/>
              </w:rPr>
            </w:pPr>
            <w:r w:rsidRPr="00400108">
              <w:t>                    "instVulLst": [</w:t>
            </w:r>
          </w:p>
          <w:p w14:paraId="2E58CF27" w14:textId="77777777" w:rsidR="00400108" w:rsidRPr="00400108" w:rsidRDefault="00400108" w:rsidP="00D4029B">
            <w:pPr>
              <w:pStyle w:val="y-0"/>
              <w:rPr>
                <w:rFonts w:hint="eastAsia"/>
              </w:rPr>
            </w:pPr>
            <w:r w:rsidRPr="00400108">
              <w:t>                        {</w:t>
            </w:r>
          </w:p>
          <w:p w14:paraId="200FE0AA" w14:textId="77777777" w:rsidR="00400108" w:rsidRPr="00400108" w:rsidRDefault="00400108" w:rsidP="00D4029B">
            <w:pPr>
              <w:pStyle w:val="y-0"/>
              <w:rPr>
                <w:rFonts w:hint="eastAsia"/>
              </w:rPr>
            </w:pPr>
            <w:r w:rsidRPr="00400108">
              <w:t>                            "vulInfoID": "15718153285797232116411",</w:t>
            </w:r>
          </w:p>
          <w:p w14:paraId="1C2A96E7" w14:textId="77777777" w:rsidR="00400108" w:rsidRPr="00400108" w:rsidRDefault="00400108" w:rsidP="00D4029B">
            <w:pPr>
              <w:pStyle w:val="y-0"/>
              <w:rPr>
                <w:rFonts w:hint="eastAsia"/>
              </w:rPr>
            </w:pPr>
            <w:r w:rsidRPr="00400108">
              <w:t>                            "vulInfoStat": 0,</w:t>
            </w:r>
          </w:p>
          <w:p w14:paraId="28EBD7CA" w14:textId="77777777" w:rsidR="00400108" w:rsidRPr="00400108" w:rsidRDefault="00400108" w:rsidP="00D4029B">
            <w:pPr>
              <w:pStyle w:val="y-0"/>
              <w:rPr>
                <w:rFonts w:hint="eastAsia"/>
              </w:rPr>
            </w:pPr>
            <w:r w:rsidRPr="00400108">
              <w:t>                            "lvRsn": 1,</w:t>
            </w:r>
          </w:p>
          <w:p w14:paraId="7AC218E0" w14:textId="77777777" w:rsidR="00400108" w:rsidRPr="00400108" w:rsidRDefault="00400108" w:rsidP="00D4029B">
            <w:pPr>
              <w:pStyle w:val="y-0"/>
              <w:rPr>
                <w:rFonts w:hint="eastAsia"/>
              </w:rPr>
            </w:pPr>
            <w:r w:rsidRPr="00400108">
              <w:t>                            "logIDLst": "9317eb0b8fe2349f6635c4282c068c63,3e8ce27a4e8d0d5d3907bd1afa36a090,64004768e9438af7a233cbf3f900da59",</w:t>
            </w:r>
          </w:p>
          <w:p w14:paraId="034147EF" w14:textId="77777777" w:rsidR="00400108" w:rsidRPr="00400108" w:rsidRDefault="00400108" w:rsidP="00D4029B">
            <w:pPr>
              <w:pStyle w:val="y-0"/>
              <w:rPr>
                <w:rFonts w:hint="eastAsia"/>
              </w:rPr>
            </w:pPr>
            <w:r w:rsidRPr="00400108">
              <w:t>                            "remedTime": " 1日",</w:t>
            </w:r>
          </w:p>
          <w:p w14:paraId="7A71475B" w14:textId="77777777" w:rsidR="00400108" w:rsidRPr="00400108" w:rsidRDefault="00400108" w:rsidP="00D4029B">
            <w:pPr>
              <w:pStyle w:val="y-0"/>
              <w:rPr>
                <w:rFonts w:hint="eastAsia"/>
              </w:rPr>
            </w:pPr>
            <w:r w:rsidRPr="00400108">
              <w:t>                            "assetID": "56546841kk",</w:t>
            </w:r>
          </w:p>
          <w:p w14:paraId="66CB5C5A" w14:textId="77777777" w:rsidR="00400108" w:rsidRPr="00400108" w:rsidRDefault="00400108" w:rsidP="00D4029B">
            <w:pPr>
              <w:pStyle w:val="y-0"/>
              <w:rPr>
                <w:rFonts w:hint="eastAsia"/>
              </w:rPr>
            </w:pPr>
            <w:r w:rsidRPr="00400108">
              <w:t>                            "assetLclId": "lcl_i0801",</w:t>
            </w:r>
          </w:p>
          <w:p w14:paraId="22A2E800" w14:textId="77777777" w:rsidR="00400108" w:rsidRPr="00400108" w:rsidRDefault="00400108" w:rsidP="00D4029B">
            <w:pPr>
              <w:pStyle w:val="y-0"/>
              <w:rPr>
                <w:rFonts w:hint="eastAsia"/>
              </w:rPr>
            </w:pPr>
            <w:r w:rsidRPr="00400108">
              <w:t>                            "srcMethod": 1080,</w:t>
            </w:r>
          </w:p>
          <w:p w14:paraId="5EAB12C7" w14:textId="77777777" w:rsidR="00400108" w:rsidRPr="00400108" w:rsidRDefault="00400108" w:rsidP="00D4029B">
            <w:pPr>
              <w:pStyle w:val="y-0"/>
              <w:rPr>
                <w:rFonts w:hint="eastAsia"/>
              </w:rPr>
            </w:pPr>
            <w:r w:rsidRPr="00400108">
              <w:t>                            "assetName": "资产名0801",</w:t>
            </w:r>
          </w:p>
          <w:p w14:paraId="63FC40C5" w14:textId="77777777" w:rsidR="00400108" w:rsidRPr="00400108" w:rsidRDefault="00400108" w:rsidP="00D4029B">
            <w:pPr>
              <w:pStyle w:val="y-0"/>
              <w:rPr>
                <w:rFonts w:hint="eastAsia"/>
              </w:rPr>
            </w:pPr>
            <w:r w:rsidRPr="00400108">
              <w:t>                            "vulAddrType": 1,</w:t>
            </w:r>
          </w:p>
          <w:p w14:paraId="5F4DB5A8" w14:textId="77777777" w:rsidR="00400108" w:rsidRPr="00400108" w:rsidRDefault="00400108" w:rsidP="00D4029B">
            <w:pPr>
              <w:pStyle w:val="y-0"/>
              <w:rPr>
                <w:rFonts w:hint="eastAsia"/>
              </w:rPr>
            </w:pPr>
            <w:r w:rsidRPr="00400108">
              <w:t>                            "vulNetAddr": "https://www.baidu.com",</w:t>
            </w:r>
          </w:p>
          <w:p w14:paraId="433EE40B" w14:textId="77777777" w:rsidR="00400108" w:rsidRPr="00400108" w:rsidRDefault="00400108" w:rsidP="00D4029B">
            <w:pPr>
              <w:pStyle w:val="y-0"/>
              <w:rPr>
                <w:rFonts w:hint="eastAsia"/>
              </w:rPr>
            </w:pPr>
            <w:r w:rsidRPr="00400108">
              <w:t>                            "vulTransProto": "TCP",</w:t>
            </w:r>
          </w:p>
          <w:p w14:paraId="5EBF570E" w14:textId="77777777" w:rsidR="00400108" w:rsidRPr="00400108" w:rsidRDefault="00400108" w:rsidP="00D4029B">
            <w:pPr>
              <w:pStyle w:val="y-0"/>
              <w:rPr>
                <w:rFonts w:hint="eastAsia"/>
              </w:rPr>
            </w:pPr>
            <w:r w:rsidRPr="00400108">
              <w:t>                            "vulPort": 80,</w:t>
            </w:r>
          </w:p>
          <w:p w14:paraId="6D7BA4DA" w14:textId="77777777" w:rsidR="00400108" w:rsidRPr="00400108" w:rsidRDefault="00400108" w:rsidP="00D4029B">
            <w:pPr>
              <w:pStyle w:val="y-0"/>
              <w:rPr>
                <w:rFonts w:hint="eastAsia"/>
              </w:rPr>
            </w:pPr>
            <w:r w:rsidRPr="00400108">
              <w:t>                            "vulSvc": "nginx",</w:t>
            </w:r>
          </w:p>
          <w:p w14:paraId="3B702732" w14:textId="77777777" w:rsidR="00400108" w:rsidRPr="00400108" w:rsidRDefault="00400108" w:rsidP="00D4029B">
            <w:pPr>
              <w:pStyle w:val="y-0"/>
              <w:rPr>
                <w:rFonts w:hint="eastAsia"/>
              </w:rPr>
            </w:pPr>
            <w:r w:rsidRPr="00400108">
              <w:t>                            "transferTime": "1687317164",</w:t>
            </w:r>
          </w:p>
          <w:p w14:paraId="589C877F" w14:textId="77777777" w:rsidR="00400108" w:rsidRPr="00400108" w:rsidRDefault="00400108" w:rsidP="00D4029B">
            <w:pPr>
              <w:pStyle w:val="y-0"/>
              <w:rPr>
                <w:rFonts w:hint="eastAsia"/>
              </w:rPr>
            </w:pPr>
            <w:r w:rsidRPr="00400108">
              <w:t>                            "isAccess": 0,</w:t>
            </w:r>
          </w:p>
          <w:p w14:paraId="08070748" w14:textId="2D4B9BAE" w:rsidR="00400108" w:rsidRPr="00400108" w:rsidRDefault="00400108" w:rsidP="00D4029B">
            <w:pPr>
              <w:pStyle w:val="y-0"/>
              <w:rPr>
                <w:rFonts w:hint="eastAsia"/>
              </w:rPr>
            </w:pPr>
            <w:r w:rsidRPr="00400108">
              <w:t xml:space="preserve">                            </w:t>
            </w:r>
            <w:del w:id="405" w:author="俊林 杨" w:date="2025-07-14T15:03:00Z" w16du:dateUtc="2025-07-14T07:03:00Z">
              <w:r w:rsidRPr="00400108" w:rsidDel="00977A5E">
                <w:delText>"unitType": "100001"</w:delText>
              </w:r>
            </w:del>
            <w:ins w:id="406" w:author="俊林 杨" w:date="2025-07-14T15:03:00Z" w16du:dateUtc="2025-07-14T07:03:00Z">
              <w:r w:rsidR="00977A5E">
                <w:t>“unitType”: “0101”</w:t>
              </w:r>
            </w:ins>
            <w:r w:rsidRPr="00400108">
              <w:t>,</w:t>
            </w:r>
          </w:p>
          <w:p w14:paraId="10AEF71A" w14:textId="77777777" w:rsidR="00400108" w:rsidRPr="00400108" w:rsidRDefault="00400108" w:rsidP="00D4029B">
            <w:pPr>
              <w:pStyle w:val="y-0"/>
              <w:rPr>
                <w:rFonts w:hint="eastAsia"/>
              </w:rPr>
            </w:pPr>
            <w:r w:rsidRPr="00400108">
              <w:t>                            "vulInstCpe": "",</w:t>
            </w:r>
          </w:p>
          <w:p w14:paraId="234A5ECA" w14:textId="77777777" w:rsidR="00400108" w:rsidRPr="00400108" w:rsidRDefault="00400108" w:rsidP="00D4029B">
            <w:pPr>
              <w:pStyle w:val="y-0"/>
              <w:rPr>
                <w:rFonts w:hint="eastAsia"/>
              </w:rPr>
            </w:pPr>
            <w:r w:rsidRPr="00400108">
              <w:t>                            "vulInstVendor": "CMCC",</w:t>
            </w:r>
          </w:p>
          <w:p w14:paraId="772323A7" w14:textId="77777777" w:rsidR="00400108" w:rsidRPr="00400108" w:rsidRDefault="00400108" w:rsidP="00D4029B">
            <w:pPr>
              <w:pStyle w:val="y-0"/>
              <w:rPr>
                <w:rFonts w:hint="eastAsia"/>
              </w:rPr>
            </w:pPr>
            <w:r w:rsidRPr="00400108">
              <w:t>                            "vulInstClass": 1,</w:t>
            </w:r>
          </w:p>
          <w:p w14:paraId="1A1BA752" w14:textId="77777777" w:rsidR="00400108" w:rsidRPr="00400108" w:rsidRDefault="00400108" w:rsidP="00D4029B">
            <w:pPr>
              <w:pStyle w:val="y-0"/>
              <w:rPr>
                <w:rFonts w:hint="eastAsia"/>
              </w:rPr>
            </w:pPr>
            <w:r w:rsidRPr="00400108">
              <w:t>                            "vulInstName": "应用软件",</w:t>
            </w:r>
          </w:p>
          <w:p w14:paraId="31EEACC3" w14:textId="77777777" w:rsidR="00400108" w:rsidRPr="00400108" w:rsidRDefault="00400108" w:rsidP="00D4029B">
            <w:pPr>
              <w:pStyle w:val="y-0"/>
              <w:rPr>
                <w:rFonts w:hint="eastAsia"/>
              </w:rPr>
            </w:pPr>
            <w:r w:rsidRPr="00400108">
              <w:t>                            "vulInstVer": "1.0",</w:t>
            </w:r>
          </w:p>
          <w:p w14:paraId="2C66829E" w14:textId="77777777" w:rsidR="00400108" w:rsidRPr="00400108" w:rsidRDefault="00400108" w:rsidP="00D4029B">
            <w:pPr>
              <w:pStyle w:val="y-0"/>
              <w:rPr>
                <w:rFonts w:hint="eastAsia"/>
              </w:rPr>
            </w:pPr>
            <w:r w:rsidRPr="00400108">
              <w:t>                            "vulInstRunPath": "",</w:t>
            </w:r>
          </w:p>
          <w:p w14:paraId="73ADAFB4" w14:textId="77777777" w:rsidR="00400108" w:rsidRPr="00400108" w:rsidRDefault="00400108" w:rsidP="00D4029B">
            <w:pPr>
              <w:pStyle w:val="y-0"/>
              <w:rPr>
                <w:rFonts w:hint="eastAsia"/>
              </w:rPr>
            </w:pPr>
            <w:r w:rsidRPr="00400108">
              <w:t>                            "vulInstFilePath": "",</w:t>
            </w:r>
          </w:p>
          <w:p w14:paraId="693A7118" w14:textId="77777777" w:rsidR="00400108" w:rsidRPr="00400108" w:rsidRDefault="00400108" w:rsidP="00D4029B">
            <w:pPr>
              <w:pStyle w:val="y-0"/>
              <w:rPr>
                <w:rFonts w:hint="eastAsia"/>
              </w:rPr>
            </w:pPr>
            <w:r w:rsidRPr="00400108">
              <w:t>                            "vulInstFileLoc": "",</w:t>
            </w:r>
          </w:p>
          <w:p w14:paraId="0211845B" w14:textId="77777777" w:rsidR="00400108" w:rsidRPr="00400108" w:rsidRDefault="00400108" w:rsidP="00D4029B">
            <w:pPr>
              <w:pStyle w:val="y-0"/>
              <w:rPr>
                <w:rFonts w:hint="eastAsia"/>
              </w:rPr>
            </w:pPr>
            <w:r w:rsidRPr="00400108">
              <w:t>                            "vulInstOsType": "windows",</w:t>
            </w:r>
          </w:p>
          <w:p w14:paraId="750F5A57" w14:textId="77777777" w:rsidR="00400108" w:rsidRPr="00400108" w:rsidRDefault="00400108" w:rsidP="00D4029B">
            <w:pPr>
              <w:pStyle w:val="y-0"/>
              <w:rPr>
                <w:rFonts w:hint="eastAsia"/>
              </w:rPr>
            </w:pPr>
            <w:r w:rsidRPr="00400108">
              <w:t>                            "vulInstOsNameVer": "windows10",</w:t>
            </w:r>
          </w:p>
          <w:p w14:paraId="6909C027" w14:textId="77777777" w:rsidR="00400108" w:rsidRPr="00400108" w:rsidRDefault="00400108" w:rsidP="00D4029B">
            <w:pPr>
              <w:pStyle w:val="y-0"/>
              <w:rPr>
                <w:rFonts w:hint="eastAsia"/>
              </w:rPr>
            </w:pPr>
            <w:r w:rsidRPr="00400108">
              <w:t>                            "vulInstOsVendor": "微软",</w:t>
            </w:r>
          </w:p>
          <w:p w14:paraId="361D9560" w14:textId="77777777" w:rsidR="00400108" w:rsidRPr="00400108" w:rsidRDefault="00400108" w:rsidP="00D4029B">
            <w:pPr>
              <w:pStyle w:val="y-0"/>
              <w:rPr>
                <w:rFonts w:hint="eastAsia"/>
              </w:rPr>
            </w:pPr>
            <w:r w:rsidRPr="00400108">
              <w:t>                            "vulInstOsCpe": "",</w:t>
            </w:r>
          </w:p>
          <w:p w14:paraId="27F84B5C" w14:textId="77777777" w:rsidR="00400108" w:rsidRPr="00400108" w:rsidRDefault="00400108" w:rsidP="00D4029B">
            <w:pPr>
              <w:pStyle w:val="y-0"/>
              <w:rPr>
                <w:rFonts w:hint="eastAsia"/>
              </w:rPr>
            </w:pPr>
            <w:r w:rsidRPr="00400108">
              <w:t>                            "vulInstDevNameVer": "",</w:t>
            </w:r>
          </w:p>
          <w:p w14:paraId="7B6FC6D5" w14:textId="77777777" w:rsidR="00400108" w:rsidRPr="00400108" w:rsidRDefault="00400108" w:rsidP="00D4029B">
            <w:pPr>
              <w:pStyle w:val="y-0"/>
              <w:rPr>
                <w:rFonts w:hint="eastAsia"/>
              </w:rPr>
            </w:pPr>
            <w:r w:rsidRPr="00400108">
              <w:lastRenderedPageBreak/>
              <w:t>                            "vulInstDevVendor": "",</w:t>
            </w:r>
          </w:p>
          <w:p w14:paraId="0A2BE559" w14:textId="77777777" w:rsidR="00400108" w:rsidRPr="00400108" w:rsidRDefault="00400108" w:rsidP="00D4029B">
            <w:pPr>
              <w:pStyle w:val="y-0"/>
              <w:rPr>
                <w:rFonts w:hint="eastAsia"/>
              </w:rPr>
            </w:pPr>
            <w:r w:rsidRPr="00400108">
              <w:t>                            "vulInstDevCpe": "",</w:t>
            </w:r>
          </w:p>
          <w:p w14:paraId="510A467F" w14:textId="77777777" w:rsidR="00400108" w:rsidRPr="00400108" w:rsidRDefault="00400108" w:rsidP="00D4029B">
            <w:pPr>
              <w:pStyle w:val="y-0"/>
              <w:rPr>
                <w:rFonts w:hint="eastAsia"/>
              </w:rPr>
            </w:pPr>
            <w:r w:rsidRPr="00400108">
              <w:t>                            "assetOwnerinfo": "张三,10086",</w:t>
            </w:r>
          </w:p>
          <w:p w14:paraId="123F54B3" w14:textId="77777777" w:rsidR="00400108" w:rsidRPr="00400108" w:rsidRDefault="00400108" w:rsidP="00D4029B">
            <w:pPr>
              <w:pStyle w:val="y-0"/>
              <w:rPr>
                <w:rFonts w:hint="eastAsia"/>
              </w:rPr>
            </w:pPr>
            <w:r w:rsidRPr="00400108">
              <w:t>                            "vulPriorVal": 1.0,</w:t>
            </w:r>
          </w:p>
          <w:p w14:paraId="22A11359" w14:textId="77777777" w:rsidR="00400108" w:rsidRPr="00400108" w:rsidRDefault="00400108" w:rsidP="00D4029B">
            <w:pPr>
              <w:pStyle w:val="y-0"/>
              <w:rPr>
                <w:rFonts w:hint="eastAsia"/>
              </w:rPr>
            </w:pPr>
            <w:r w:rsidRPr="00400108">
              <w:t>                            "vulPriorLvl": 1,</w:t>
            </w:r>
          </w:p>
          <w:p w14:paraId="186FF947" w14:textId="77777777" w:rsidR="00400108" w:rsidRPr="00400108" w:rsidRDefault="00400108" w:rsidP="00D4029B">
            <w:pPr>
              <w:pStyle w:val="y-0"/>
              <w:rPr>
                <w:rFonts w:hint="eastAsia"/>
              </w:rPr>
            </w:pPr>
            <w:r w:rsidRPr="00400108">
              <w:t>                            "vulPriorMID": "3e8ce27a4e8d0d5d3907bd1afa36a230"</w:t>
            </w:r>
          </w:p>
          <w:p w14:paraId="1ABAD843" w14:textId="77777777" w:rsidR="00400108" w:rsidRPr="00400108" w:rsidRDefault="00400108" w:rsidP="00D4029B">
            <w:pPr>
              <w:pStyle w:val="y-0"/>
              <w:rPr>
                <w:rFonts w:hint="eastAsia"/>
              </w:rPr>
            </w:pPr>
            <w:r w:rsidRPr="00400108">
              <w:t>                        }</w:t>
            </w:r>
          </w:p>
          <w:p w14:paraId="0D07300D" w14:textId="77777777" w:rsidR="00400108" w:rsidRPr="00400108" w:rsidRDefault="00400108" w:rsidP="00D4029B">
            <w:pPr>
              <w:pStyle w:val="y-0"/>
              <w:rPr>
                <w:rFonts w:hint="eastAsia"/>
              </w:rPr>
            </w:pPr>
            <w:r w:rsidRPr="00400108">
              <w:t>                    ]</w:t>
            </w:r>
          </w:p>
          <w:p w14:paraId="67CB0E8E" w14:textId="77777777" w:rsidR="00400108" w:rsidRPr="00400108" w:rsidRDefault="00400108" w:rsidP="00D4029B">
            <w:pPr>
              <w:pStyle w:val="y-0"/>
              <w:rPr>
                <w:rFonts w:hint="eastAsia"/>
              </w:rPr>
            </w:pPr>
            <w:r w:rsidRPr="00400108">
              <w:t>                }</w:t>
            </w:r>
          </w:p>
          <w:p w14:paraId="73FA4163" w14:textId="77777777" w:rsidR="00400108" w:rsidRPr="00400108" w:rsidRDefault="00400108" w:rsidP="00D4029B">
            <w:pPr>
              <w:pStyle w:val="y-0"/>
              <w:rPr>
                <w:rFonts w:hint="eastAsia"/>
              </w:rPr>
            </w:pPr>
            <w:r w:rsidRPr="00400108">
              <w:t>            ]</w:t>
            </w:r>
          </w:p>
          <w:p w14:paraId="62AB7111" w14:textId="77777777" w:rsidR="00400108" w:rsidRPr="00400108" w:rsidRDefault="00400108" w:rsidP="00D4029B">
            <w:pPr>
              <w:pStyle w:val="y-0"/>
              <w:rPr>
                <w:rFonts w:hint="eastAsia"/>
              </w:rPr>
            </w:pPr>
            <w:r w:rsidRPr="00400108">
              <w:t>        },</w:t>
            </w:r>
          </w:p>
          <w:p w14:paraId="661D8DFD" w14:textId="77777777" w:rsidR="00400108" w:rsidRPr="00400108" w:rsidRDefault="00400108" w:rsidP="00D4029B">
            <w:pPr>
              <w:pStyle w:val="y-0"/>
              <w:rPr>
                <w:rFonts w:hint="eastAsia"/>
              </w:rPr>
            </w:pPr>
            <w:r w:rsidRPr="00400108">
              <w:t>        {</w:t>
            </w:r>
          </w:p>
          <w:p w14:paraId="16DD0392" w14:textId="77777777" w:rsidR="00400108" w:rsidRPr="00400108" w:rsidRDefault="00400108" w:rsidP="00D4029B">
            <w:pPr>
              <w:pStyle w:val="y-0"/>
              <w:rPr>
                <w:rFonts w:hint="eastAsia"/>
              </w:rPr>
            </w:pPr>
            <w:r w:rsidRPr="00400108">
              <w:t>            "vulNum": 1,</w:t>
            </w:r>
          </w:p>
          <w:p w14:paraId="37DEB7A7" w14:textId="77777777" w:rsidR="00400108" w:rsidRPr="00400108" w:rsidRDefault="00400108" w:rsidP="00D4029B">
            <w:pPr>
              <w:pStyle w:val="y-0"/>
              <w:rPr>
                <w:rFonts w:hint="eastAsia"/>
              </w:rPr>
            </w:pPr>
            <w:r w:rsidRPr="00400108">
              <w:t>            "comVulLst": [</w:t>
            </w:r>
          </w:p>
          <w:p w14:paraId="763863AC" w14:textId="77777777" w:rsidR="00400108" w:rsidRPr="00400108" w:rsidRDefault="00400108" w:rsidP="00D4029B">
            <w:pPr>
              <w:pStyle w:val="y-0"/>
              <w:rPr>
                <w:rFonts w:hint="eastAsia"/>
              </w:rPr>
            </w:pPr>
            <w:r w:rsidRPr="00400108">
              <w:t>                {</w:t>
            </w:r>
          </w:p>
          <w:p w14:paraId="6C54ADCD" w14:textId="77777777" w:rsidR="00400108" w:rsidRPr="00400108" w:rsidRDefault="00400108" w:rsidP="00D4029B">
            <w:pPr>
              <w:pStyle w:val="y-0"/>
              <w:rPr>
                <w:rFonts w:hint="eastAsia"/>
              </w:rPr>
            </w:pPr>
            <w:r w:rsidRPr="00400108">
              <w:t>                    "vulID": "MVM-2019-1696145560773468160",</w:t>
            </w:r>
          </w:p>
          <w:p w14:paraId="079C761B" w14:textId="77777777" w:rsidR="00400108" w:rsidRPr="00400108" w:rsidRDefault="00400108" w:rsidP="00D4029B">
            <w:pPr>
              <w:pStyle w:val="y-0"/>
              <w:rPr>
                <w:rFonts w:hint="eastAsia"/>
              </w:rPr>
            </w:pPr>
            <w:r w:rsidRPr="00400108">
              <w:t>                    "assetNum": 1,</w:t>
            </w:r>
          </w:p>
          <w:p w14:paraId="186B9B30" w14:textId="77777777" w:rsidR="00400108" w:rsidRPr="00400108" w:rsidRDefault="00400108" w:rsidP="00D4029B">
            <w:pPr>
              <w:pStyle w:val="y-0"/>
              <w:rPr>
                <w:rFonts w:hint="eastAsia"/>
              </w:rPr>
            </w:pPr>
            <w:r w:rsidRPr="00400108">
              <w:t>                    "instVulLst": [</w:t>
            </w:r>
          </w:p>
          <w:p w14:paraId="732D4ECF" w14:textId="77777777" w:rsidR="00400108" w:rsidRPr="00400108" w:rsidRDefault="00400108" w:rsidP="00D4029B">
            <w:pPr>
              <w:pStyle w:val="y-0"/>
              <w:rPr>
                <w:rFonts w:hint="eastAsia"/>
              </w:rPr>
            </w:pPr>
            <w:r w:rsidRPr="00400108">
              <w:t>                        {</w:t>
            </w:r>
          </w:p>
          <w:p w14:paraId="2C355B41" w14:textId="77777777" w:rsidR="00400108" w:rsidRPr="00400108" w:rsidRDefault="00400108" w:rsidP="00D4029B">
            <w:pPr>
              <w:pStyle w:val="y-0"/>
              <w:rPr>
                <w:rFonts w:hint="eastAsia"/>
              </w:rPr>
            </w:pPr>
            <w:r w:rsidRPr="00400108">
              <w:t>                            "vulInfoID": "15718153285797232116411",</w:t>
            </w:r>
          </w:p>
          <w:p w14:paraId="15FA906D" w14:textId="77777777" w:rsidR="00400108" w:rsidRPr="00400108" w:rsidRDefault="00400108" w:rsidP="00D4029B">
            <w:pPr>
              <w:pStyle w:val="y-0"/>
              <w:rPr>
                <w:rFonts w:hint="eastAsia"/>
              </w:rPr>
            </w:pPr>
            <w:r w:rsidRPr="00400108">
              <w:t>                            "vulInfoStat": 0,</w:t>
            </w:r>
          </w:p>
          <w:p w14:paraId="488367D6" w14:textId="77777777" w:rsidR="00400108" w:rsidRPr="00400108" w:rsidRDefault="00400108" w:rsidP="00D4029B">
            <w:pPr>
              <w:pStyle w:val="y-0"/>
              <w:rPr>
                <w:rFonts w:hint="eastAsia"/>
              </w:rPr>
            </w:pPr>
            <w:r w:rsidRPr="00400108">
              <w:t>                            "lvRsn": 1,</w:t>
            </w:r>
          </w:p>
          <w:p w14:paraId="74334618" w14:textId="77777777" w:rsidR="00400108" w:rsidRPr="00400108" w:rsidRDefault="00400108" w:rsidP="00D4029B">
            <w:pPr>
              <w:pStyle w:val="y-0"/>
              <w:rPr>
                <w:rFonts w:hint="eastAsia"/>
              </w:rPr>
            </w:pPr>
            <w:r w:rsidRPr="00400108">
              <w:t>                            "logIDLst": "9317eb0b8fe2349f6635c4282c068c63,3e8ce27a4e8d0d5d3907bd1afa36a090,64004768e9438af7a233cbf3f900da59",</w:t>
            </w:r>
          </w:p>
          <w:p w14:paraId="6E150040" w14:textId="77777777" w:rsidR="00400108" w:rsidRPr="00400108" w:rsidRDefault="00400108" w:rsidP="00D4029B">
            <w:pPr>
              <w:pStyle w:val="y-0"/>
              <w:rPr>
                <w:rFonts w:hint="eastAsia"/>
              </w:rPr>
            </w:pPr>
            <w:r w:rsidRPr="00400108">
              <w:t>                            "remedTime": " 1日",</w:t>
            </w:r>
          </w:p>
          <w:p w14:paraId="36B78911" w14:textId="77777777" w:rsidR="00400108" w:rsidRPr="00400108" w:rsidRDefault="00400108" w:rsidP="00D4029B">
            <w:pPr>
              <w:pStyle w:val="y-0"/>
              <w:rPr>
                <w:rFonts w:hint="eastAsia"/>
              </w:rPr>
            </w:pPr>
            <w:r w:rsidRPr="00400108">
              <w:t>                            "assetID": "56546841kk",</w:t>
            </w:r>
          </w:p>
          <w:p w14:paraId="3A1227B8" w14:textId="77777777" w:rsidR="00400108" w:rsidRPr="00400108" w:rsidRDefault="00400108" w:rsidP="00D4029B">
            <w:pPr>
              <w:pStyle w:val="y-0"/>
              <w:rPr>
                <w:rFonts w:hint="eastAsia"/>
              </w:rPr>
            </w:pPr>
            <w:r w:rsidRPr="00400108">
              <w:t>                            "assetLclId": "lcl_i0801",</w:t>
            </w:r>
          </w:p>
          <w:p w14:paraId="658A8FD0" w14:textId="77777777" w:rsidR="00400108" w:rsidRPr="00400108" w:rsidRDefault="00400108" w:rsidP="00D4029B">
            <w:pPr>
              <w:pStyle w:val="y-0"/>
              <w:rPr>
                <w:rFonts w:hint="eastAsia"/>
              </w:rPr>
            </w:pPr>
            <w:r w:rsidRPr="00400108">
              <w:t>                            "srcMethod": 1080,</w:t>
            </w:r>
          </w:p>
          <w:p w14:paraId="0FBC13D4" w14:textId="77777777" w:rsidR="00400108" w:rsidRPr="00400108" w:rsidRDefault="00400108" w:rsidP="00D4029B">
            <w:pPr>
              <w:pStyle w:val="y-0"/>
              <w:rPr>
                <w:rFonts w:hint="eastAsia"/>
              </w:rPr>
            </w:pPr>
            <w:r w:rsidRPr="00400108">
              <w:t>                            "assetName": "资产名0801",</w:t>
            </w:r>
          </w:p>
          <w:p w14:paraId="3D5169C2" w14:textId="77777777" w:rsidR="00400108" w:rsidRPr="00400108" w:rsidRDefault="00400108" w:rsidP="00D4029B">
            <w:pPr>
              <w:pStyle w:val="y-0"/>
              <w:rPr>
                <w:rFonts w:hint="eastAsia"/>
              </w:rPr>
            </w:pPr>
            <w:r w:rsidRPr="00400108">
              <w:t>                            "vulAddrType": 1,</w:t>
            </w:r>
          </w:p>
          <w:p w14:paraId="775304B9" w14:textId="77777777" w:rsidR="00400108" w:rsidRPr="00400108" w:rsidRDefault="00400108" w:rsidP="00D4029B">
            <w:pPr>
              <w:pStyle w:val="y-0"/>
              <w:rPr>
                <w:rFonts w:hint="eastAsia"/>
              </w:rPr>
            </w:pPr>
            <w:r w:rsidRPr="00400108">
              <w:t>                            "vulNetAddr": "https://www.baidu.com",</w:t>
            </w:r>
          </w:p>
          <w:p w14:paraId="46E937D3" w14:textId="77777777" w:rsidR="00400108" w:rsidRPr="00400108" w:rsidRDefault="00400108" w:rsidP="00D4029B">
            <w:pPr>
              <w:pStyle w:val="y-0"/>
              <w:rPr>
                <w:rFonts w:hint="eastAsia"/>
              </w:rPr>
            </w:pPr>
            <w:r w:rsidRPr="00400108">
              <w:t>                            "vulTransProto": "TCP",</w:t>
            </w:r>
          </w:p>
          <w:p w14:paraId="7C0F74FD" w14:textId="77777777" w:rsidR="00400108" w:rsidRPr="00400108" w:rsidRDefault="00400108" w:rsidP="00D4029B">
            <w:pPr>
              <w:pStyle w:val="y-0"/>
              <w:rPr>
                <w:rFonts w:hint="eastAsia"/>
              </w:rPr>
            </w:pPr>
            <w:r w:rsidRPr="00400108">
              <w:t>                            "vulPort": 80,</w:t>
            </w:r>
          </w:p>
          <w:p w14:paraId="7807F7DB" w14:textId="77777777" w:rsidR="00400108" w:rsidRPr="00400108" w:rsidRDefault="00400108" w:rsidP="00D4029B">
            <w:pPr>
              <w:pStyle w:val="y-0"/>
              <w:rPr>
                <w:rFonts w:hint="eastAsia"/>
              </w:rPr>
            </w:pPr>
            <w:r w:rsidRPr="00400108">
              <w:t>                            "vulSvc": "nginx",</w:t>
            </w:r>
          </w:p>
          <w:p w14:paraId="64BC86C4" w14:textId="77777777" w:rsidR="00400108" w:rsidRPr="00400108" w:rsidRDefault="00400108" w:rsidP="00D4029B">
            <w:pPr>
              <w:pStyle w:val="y-0"/>
              <w:rPr>
                <w:rFonts w:hint="eastAsia"/>
              </w:rPr>
            </w:pPr>
            <w:r w:rsidRPr="00400108">
              <w:t>                            "transferTime": "1687317164",</w:t>
            </w:r>
          </w:p>
          <w:p w14:paraId="2F8AF0EF" w14:textId="77777777" w:rsidR="00400108" w:rsidRPr="00400108" w:rsidRDefault="00400108" w:rsidP="00D4029B">
            <w:pPr>
              <w:pStyle w:val="y-0"/>
              <w:rPr>
                <w:rFonts w:hint="eastAsia"/>
              </w:rPr>
            </w:pPr>
            <w:r w:rsidRPr="00400108">
              <w:t>                            "isAccess": 0,</w:t>
            </w:r>
          </w:p>
          <w:p w14:paraId="0049D19A" w14:textId="48A02379" w:rsidR="00400108" w:rsidRPr="00400108" w:rsidRDefault="00400108" w:rsidP="00D4029B">
            <w:pPr>
              <w:pStyle w:val="y-0"/>
              <w:rPr>
                <w:rFonts w:hint="eastAsia"/>
              </w:rPr>
            </w:pPr>
            <w:r w:rsidRPr="00400108">
              <w:t xml:space="preserve">                            </w:t>
            </w:r>
            <w:del w:id="407" w:author="俊林 杨" w:date="2025-07-14T15:03:00Z" w16du:dateUtc="2025-07-14T07:03:00Z">
              <w:r w:rsidRPr="00400108" w:rsidDel="00977A5E">
                <w:delText>"unitType": "100001"</w:delText>
              </w:r>
            </w:del>
            <w:ins w:id="408" w:author="俊林 杨" w:date="2025-07-14T15:03:00Z" w16du:dateUtc="2025-07-14T07:03:00Z">
              <w:r w:rsidR="00977A5E">
                <w:t>“unitType”: “0101”</w:t>
              </w:r>
            </w:ins>
            <w:r w:rsidRPr="00400108">
              <w:t>,</w:t>
            </w:r>
          </w:p>
          <w:p w14:paraId="2AFAAD14" w14:textId="77777777" w:rsidR="00400108" w:rsidRPr="00400108" w:rsidRDefault="00400108" w:rsidP="00D4029B">
            <w:pPr>
              <w:pStyle w:val="y-0"/>
              <w:rPr>
                <w:rFonts w:hint="eastAsia"/>
              </w:rPr>
            </w:pPr>
            <w:r w:rsidRPr="00400108">
              <w:t>                            "vulInstCpe": "",</w:t>
            </w:r>
          </w:p>
          <w:p w14:paraId="6DCEB194" w14:textId="77777777" w:rsidR="00400108" w:rsidRPr="00400108" w:rsidRDefault="00400108" w:rsidP="00D4029B">
            <w:pPr>
              <w:pStyle w:val="y-0"/>
              <w:rPr>
                <w:rFonts w:hint="eastAsia"/>
              </w:rPr>
            </w:pPr>
            <w:r w:rsidRPr="00400108">
              <w:t>                            "vulInstVendor": "CMCC",</w:t>
            </w:r>
          </w:p>
          <w:p w14:paraId="2D7F76C6" w14:textId="77777777" w:rsidR="00400108" w:rsidRPr="00400108" w:rsidRDefault="00400108" w:rsidP="00D4029B">
            <w:pPr>
              <w:pStyle w:val="y-0"/>
              <w:rPr>
                <w:rFonts w:hint="eastAsia"/>
              </w:rPr>
            </w:pPr>
            <w:r w:rsidRPr="00400108">
              <w:t>                            "vulInstClass": 1,</w:t>
            </w:r>
          </w:p>
          <w:p w14:paraId="0DFC5516" w14:textId="77777777" w:rsidR="00400108" w:rsidRPr="00400108" w:rsidRDefault="00400108" w:rsidP="00D4029B">
            <w:pPr>
              <w:pStyle w:val="y-0"/>
              <w:rPr>
                <w:rFonts w:hint="eastAsia"/>
              </w:rPr>
            </w:pPr>
            <w:r w:rsidRPr="00400108">
              <w:lastRenderedPageBreak/>
              <w:t>                            "vulInstName": "应用软件",</w:t>
            </w:r>
          </w:p>
          <w:p w14:paraId="2458E797" w14:textId="77777777" w:rsidR="00400108" w:rsidRPr="00400108" w:rsidRDefault="00400108" w:rsidP="00D4029B">
            <w:pPr>
              <w:pStyle w:val="y-0"/>
              <w:rPr>
                <w:rFonts w:hint="eastAsia"/>
              </w:rPr>
            </w:pPr>
            <w:r w:rsidRPr="00400108">
              <w:t>                            "vulInstVer": "1.0",</w:t>
            </w:r>
          </w:p>
          <w:p w14:paraId="01B940FC" w14:textId="77777777" w:rsidR="00400108" w:rsidRPr="00400108" w:rsidRDefault="00400108" w:rsidP="00D4029B">
            <w:pPr>
              <w:pStyle w:val="y-0"/>
              <w:rPr>
                <w:rFonts w:hint="eastAsia"/>
              </w:rPr>
            </w:pPr>
            <w:r w:rsidRPr="00400108">
              <w:t>                            "vulInstRunPath": "",</w:t>
            </w:r>
          </w:p>
          <w:p w14:paraId="3AFEAEB5" w14:textId="77777777" w:rsidR="00400108" w:rsidRPr="00400108" w:rsidRDefault="00400108" w:rsidP="00D4029B">
            <w:pPr>
              <w:pStyle w:val="y-0"/>
              <w:rPr>
                <w:rFonts w:hint="eastAsia"/>
              </w:rPr>
            </w:pPr>
            <w:r w:rsidRPr="00400108">
              <w:t>                            "vulInstFilePath": "",</w:t>
            </w:r>
          </w:p>
          <w:p w14:paraId="57812135" w14:textId="77777777" w:rsidR="00400108" w:rsidRPr="00400108" w:rsidRDefault="00400108" w:rsidP="00D4029B">
            <w:pPr>
              <w:pStyle w:val="y-0"/>
              <w:rPr>
                <w:rFonts w:hint="eastAsia"/>
              </w:rPr>
            </w:pPr>
            <w:r w:rsidRPr="00400108">
              <w:t>                            "vulInstFileLoc": "",</w:t>
            </w:r>
          </w:p>
          <w:p w14:paraId="0FE3DBBA" w14:textId="77777777" w:rsidR="00400108" w:rsidRPr="00400108" w:rsidRDefault="00400108" w:rsidP="00D4029B">
            <w:pPr>
              <w:pStyle w:val="y-0"/>
              <w:rPr>
                <w:rFonts w:hint="eastAsia"/>
              </w:rPr>
            </w:pPr>
            <w:r w:rsidRPr="00400108">
              <w:t>                            "vulInstOsType": "windows",</w:t>
            </w:r>
          </w:p>
          <w:p w14:paraId="33713082" w14:textId="77777777" w:rsidR="00400108" w:rsidRPr="00400108" w:rsidRDefault="00400108" w:rsidP="00D4029B">
            <w:pPr>
              <w:pStyle w:val="y-0"/>
              <w:rPr>
                <w:rFonts w:hint="eastAsia"/>
              </w:rPr>
            </w:pPr>
            <w:r w:rsidRPr="00400108">
              <w:t>                            "vulInstOsNameVer": "windows10",</w:t>
            </w:r>
          </w:p>
          <w:p w14:paraId="185EBF13" w14:textId="77777777" w:rsidR="00400108" w:rsidRPr="00400108" w:rsidRDefault="00400108" w:rsidP="00D4029B">
            <w:pPr>
              <w:pStyle w:val="y-0"/>
              <w:rPr>
                <w:rFonts w:hint="eastAsia"/>
              </w:rPr>
            </w:pPr>
            <w:r w:rsidRPr="00400108">
              <w:t>                            "vulInstOsVendor": "微软",</w:t>
            </w:r>
          </w:p>
          <w:p w14:paraId="05D4F933" w14:textId="77777777" w:rsidR="00400108" w:rsidRPr="00400108" w:rsidRDefault="00400108" w:rsidP="00D4029B">
            <w:pPr>
              <w:pStyle w:val="y-0"/>
              <w:rPr>
                <w:rFonts w:hint="eastAsia"/>
              </w:rPr>
            </w:pPr>
            <w:r w:rsidRPr="00400108">
              <w:t>                            "vulInstOsCpe": "",</w:t>
            </w:r>
          </w:p>
          <w:p w14:paraId="5668BCF8" w14:textId="77777777" w:rsidR="00400108" w:rsidRPr="00400108" w:rsidRDefault="00400108" w:rsidP="00D4029B">
            <w:pPr>
              <w:pStyle w:val="y-0"/>
              <w:rPr>
                <w:rFonts w:hint="eastAsia"/>
              </w:rPr>
            </w:pPr>
            <w:r w:rsidRPr="00400108">
              <w:t>                            "vulInstDevNameVer": "",</w:t>
            </w:r>
          </w:p>
          <w:p w14:paraId="0B264CB7" w14:textId="77777777" w:rsidR="00400108" w:rsidRPr="00400108" w:rsidRDefault="00400108" w:rsidP="00D4029B">
            <w:pPr>
              <w:pStyle w:val="y-0"/>
              <w:rPr>
                <w:rFonts w:hint="eastAsia"/>
              </w:rPr>
            </w:pPr>
            <w:r w:rsidRPr="00400108">
              <w:t>                            "vulInstDevVendor": "",</w:t>
            </w:r>
          </w:p>
          <w:p w14:paraId="5759BB0E" w14:textId="77777777" w:rsidR="00400108" w:rsidRPr="00400108" w:rsidRDefault="00400108" w:rsidP="00D4029B">
            <w:pPr>
              <w:pStyle w:val="y-0"/>
              <w:rPr>
                <w:rFonts w:hint="eastAsia"/>
              </w:rPr>
            </w:pPr>
            <w:r w:rsidRPr="00400108">
              <w:t>                            "vulInstDevCpe": "",</w:t>
            </w:r>
          </w:p>
          <w:p w14:paraId="2869F93B" w14:textId="77777777" w:rsidR="00400108" w:rsidRPr="00400108" w:rsidRDefault="00400108" w:rsidP="00D4029B">
            <w:pPr>
              <w:pStyle w:val="y-0"/>
              <w:rPr>
                <w:rFonts w:hint="eastAsia"/>
              </w:rPr>
            </w:pPr>
            <w:r w:rsidRPr="00400108">
              <w:t>                            "assetOwnerinfo": "张三,10086",</w:t>
            </w:r>
          </w:p>
          <w:p w14:paraId="048B0A8E" w14:textId="77777777" w:rsidR="00400108" w:rsidRPr="00400108" w:rsidRDefault="00400108" w:rsidP="00D4029B">
            <w:pPr>
              <w:pStyle w:val="y-0"/>
              <w:rPr>
                <w:rFonts w:hint="eastAsia"/>
              </w:rPr>
            </w:pPr>
            <w:r w:rsidRPr="00400108">
              <w:t>                            "vulPriorVal": 1.0,</w:t>
            </w:r>
          </w:p>
          <w:p w14:paraId="65208CF3" w14:textId="77777777" w:rsidR="00400108" w:rsidRPr="00400108" w:rsidRDefault="00400108" w:rsidP="00D4029B">
            <w:pPr>
              <w:pStyle w:val="y-0"/>
              <w:rPr>
                <w:rFonts w:hint="eastAsia"/>
              </w:rPr>
            </w:pPr>
            <w:r w:rsidRPr="00400108">
              <w:t>                            "vulPriorLvl": 1,</w:t>
            </w:r>
          </w:p>
          <w:p w14:paraId="2CCC3C4A" w14:textId="77777777" w:rsidR="00400108" w:rsidRPr="00400108" w:rsidRDefault="00400108" w:rsidP="00D4029B">
            <w:pPr>
              <w:pStyle w:val="y-0"/>
              <w:rPr>
                <w:rFonts w:hint="eastAsia"/>
              </w:rPr>
            </w:pPr>
            <w:r w:rsidRPr="00400108">
              <w:t>                            "vulPriorMID": "3e8ce27a4e8d0d5d3907bd1afa36a230"</w:t>
            </w:r>
          </w:p>
          <w:p w14:paraId="3231BFF2" w14:textId="77777777" w:rsidR="00400108" w:rsidRPr="00400108" w:rsidRDefault="00400108" w:rsidP="00D4029B">
            <w:pPr>
              <w:pStyle w:val="y-0"/>
              <w:rPr>
                <w:rFonts w:hint="eastAsia"/>
              </w:rPr>
            </w:pPr>
            <w:r w:rsidRPr="00400108">
              <w:t>                        }</w:t>
            </w:r>
          </w:p>
          <w:p w14:paraId="399D7152" w14:textId="77777777" w:rsidR="00400108" w:rsidRPr="00400108" w:rsidRDefault="00400108" w:rsidP="00D4029B">
            <w:pPr>
              <w:pStyle w:val="y-0"/>
              <w:rPr>
                <w:rFonts w:hint="eastAsia"/>
              </w:rPr>
            </w:pPr>
            <w:r w:rsidRPr="00400108">
              <w:t>                    ]</w:t>
            </w:r>
          </w:p>
          <w:p w14:paraId="6811186D" w14:textId="77777777" w:rsidR="00400108" w:rsidRPr="00400108" w:rsidRDefault="00400108" w:rsidP="00D4029B">
            <w:pPr>
              <w:pStyle w:val="y-0"/>
              <w:rPr>
                <w:rFonts w:hint="eastAsia"/>
              </w:rPr>
            </w:pPr>
            <w:r w:rsidRPr="00400108">
              <w:t>                }</w:t>
            </w:r>
          </w:p>
          <w:p w14:paraId="72E2EBEE" w14:textId="77777777" w:rsidR="00400108" w:rsidRPr="00400108" w:rsidRDefault="00400108" w:rsidP="00D4029B">
            <w:pPr>
              <w:pStyle w:val="y-0"/>
              <w:rPr>
                <w:rFonts w:hint="eastAsia"/>
              </w:rPr>
            </w:pPr>
            <w:r w:rsidRPr="00400108">
              <w:t>            ]</w:t>
            </w:r>
          </w:p>
          <w:p w14:paraId="0681FD9B" w14:textId="77777777" w:rsidR="00400108" w:rsidRPr="00400108" w:rsidRDefault="00400108" w:rsidP="00D4029B">
            <w:pPr>
              <w:pStyle w:val="y-0"/>
              <w:rPr>
                <w:rFonts w:hint="eastAsia"/>
              </w:rPr>
            </w:pPr>
            <w:r w:rsidRPr="00400108">
              <w:t>        }</w:t>
            </w:r>
          </w:p>
          <w:p w14:paraId="43EAC567" w14:textId="77777777" w:rsidR="00400108" w:rsidRPr="00400108" w:rsidRDefault="00400108" w:rsidP="00D4029B">
            <w:pPr>
              <w:pStyle w:val="y-0"/>
              <w:rPr>
                <w:rFonts w:hint="eastAsia"/>
              </w:rPr>
            </w:pPr>
            <w:r w:rsidRPr="00400108">
              <w:t>    ],</w:t>
            </w:r>
          </w:p>
          <w:p w14:paraId="20A3CCB2" w14:textId="77777777" w:rsidR="00400108" w:rsidRPr="00400108" w:rsidRDefault="00400108" w:rsidP="00D4029B">
            <w:pPr>
              <w:pStyle w:val="y-0"/>
              <w:rPr>
                <w:rFonts w:hint="eastAsia"/>
              </w:rPr>
            </w:pPr>
            <w:r w:rsidRPr="00400108">
              <w:t>    "tskRspParams": {</w:t>
            </w:r>
          </w:p>
          <w:p w14:paraId="46F09F0E" w14:textId="77777777" w:rsidR="00400108" w:rsidRPr="00400108" w:rsidRDefault="00400108" w:rsidP="00D4029B">
            <w:pPr>
              <w:pStyle w:val="y-0"/>
              <w:rPr>
                <w:rFonts w:hint="eastAsia"/>
              </w:rPr>
            </w:pPr>
            <w:r w:rsidRPr="00400108">
              <w:t>        "tskProcIndication": 100,</w:t>
            </w:r>
          </w:p>
          <w:p w14:paraId="1812C67D" w14:textId="77777777" w:rsidR="00400108" w:rsidRPr="00400108" w:rsidRDefault="00400108" w:rsidP="00D4029B">
            <w:pPr>
              <w:pStyle w:val="y-0"/>
              <w:rPr>
                <w:rFonts w:hint="eastAsia"/>
              </w:rPr>
            </w:pPr>
            <w:r w:rsidRPr="00400108">
              <w:t>        "prcVulNum": -1,</w:t>
            </w:r>
          </w:p>
          <w:p w14:paraId="23555A31" w14:textId="77777777" w:rsidR="00400108" w:rsidRPr="00400108" w:rsidRDefault="00400108" w:rsidP="00D4029B">
            <w:pPr>
              <w:pStyle w:val="y-0"/>
              <w:rPr>
                <w:rFonts w:hint="eastAsia"/>
              </w:rPr>
            </w:pPr>
            <w:r w:rsidRPr="00400108">
              <w:t>        "prcPwNum": -1,</w:t>
            </w:r>
          </w:p>
          <w:p w14:paraId="1C71C6CB" w14:textId="77777777" w:rsidR="00400108" w:rsidRPr="00400108" w:rsidRDefault="00400108" w:rsidP="00D4029B">
            <w:pPr>
              <w:pStyle w:val="y-0"/>
              <w:rPr>
                <w:rFonts w:hint="eastAsia"/>
              </w:rPr>
            </w:pPr>
            <w:r w:rsidRPr="00400108">
              <w:t>        "toPrcAstNum": 1,</w:t>
            </w:r>
          </w:p>
          <w:p w14:paraId="53E42E0A" w14:textId="77777777" w:rsidR="00400108" w:rsidRPr="00400108" w:rsidRDefault="00400108" w:rsidP="00D4029B">
            <w:pPr>
              <w:pStyle w:val="y-0"/>
              <w:rPr>
                <w:rFonts w:hint="eastAsia"/>
              </w:rPr>
            </w:pPr>
            <w:r w:rsidRPr="00400108">
              <w:t>        "prcAstNum": 1,</w:t>
            </w:r>
          </w:p>
          <w:p w14:paraId="73C71CBB" w14:textId="77777777" w:rsidR="00400108" w:rsidRPr="00400108" w:rsidRDefault="00400108" w:rsidP="00D4029B">
            <w:pPr>
              <w:pStyle w:val="y-0"/>
              <w:rPr>
                <w:rFonts w:hint="eastAsia"/>
              </w:rPr>
            </w:pPr>
            <w:r w:rsidRPr="00400108">
              <w:t>        "exRsnLst": [</w:t>
            </w:r>
          </w:p>
          <w:p w14:paraId="38A62FBD" w14:textId="77777777" w:rsidR="00400108" w:rsidRPr="00400108" w:rsidRDefault="00400108" w:rsidP="00D4029B">
            <w:pPr>
              <w:pStyle w:val="y-0"/>
              <w:rPr>
                <w:rFonts w:hint="eastAsia"/>
              </w:rPr>
            </w:pPr>
            <w:r w:rsidRPr="00400108">
              <w:t>            -1,</w:t>
            </w:r>
          </w:p>
          <w:p w14:paraId="5A823E99" w14:textId="77777777" w:rsidR="00400108" w:rsidRPr="00400108" w:rsidRDefault="00400108" w:rsidP="00D4029B">
            <w:pPr>
              <w:pStyle w:val="y-0"/>
              <w:rPr>
                <w:rFonts w:hint="eastAsia"/>
              </w:rPr>
            </w:pPr>
            <w:r w:rsidRPr="00400108">
              <w:t>            -1,</w:t>
            </w:r>
          </w:p>
          <w:p w14:paraId="51A864B9" w14:textId="77777777" w:rsidR="00400108" w:rsidRPr="00400108" w:rsidRDefault="00400108" w:rsidP="00D4029B">
            <w:pPr>
              <w:pStyle w:val="y-0"/>
              <w:rPr>
                <w:rFonts w:hint="eastAsia"/>
              </w:rPr>
            </w:pPr>
            <w:r w:rsidRPr="00400108">
              <w:t>            -1,</w:t>
            </w:r>
          </w:p>
          <w:p w14:paraId="442CF1B0" w14:textId="77777777" w:rsidR="00400108" w:rsidRPr="00400108" w:rsidRDefault="00400108" w:rsidP="00D4029B">
            <w:pPr>
              <w:pStyle w:val="y-0"/>
              <w:rPr>
                <w:rFonts w:hint="eastAsia"/>
              </w:rPr>
            </w:pPr>
            <w:r w:rsidRPr="00400108">
              <w:t>            -1,</w:t>
            </w:r>
          </w:p>
          <w:p w14:paraId="0B40B6AC" w14:textId="77777777" w:rsidR="00400108" w:rsidRPr="00400108" w:rsidRDefault="00400108" w:rsidP="00D4029B">
            <w:pPr>
              <w:pStyle w:val="y-0"/>
              <w:rPr>
                <w:rFonts w:hint="eastAsia"/>
              </w:rPr>
            </w:pPr>
            <w:r w:rsidRPr="00400108">
              <w:t>            -1,</w:t>
            </w:r>
          </w:p>
          <w:p w14:paraId="4CAC8DC5" w14:textId="77777777" w:rsidR="00400108" w:rsidRPr="00400108" w:rsidRDefault="00400108" w:rsidP="00D4029B">
            <w:pPr>
              <w:pStyle w:val="y-0"/>
              <w:rPr>
                <w:rFonts w:hint="eastAsia"/>
              </w:rPr>
            </w:pPr>
            <w:r w:rsidRPr="00400108">
              <w:t>            -1,</w:t>
            </w:r>
          </w:p>
          <w:p w14:paraId="12C79BA1" w14:textId="77777777" w:rsidR="00400108" w:rsidRPr="00400108" w:rsidRDefault="00400108" w:rsidP="00D4029B">
            <w:pPr>
              <w:pStyle w:val="y-0"/>
              <w:rPr>
                <w:rFonts w:hint="eastAsia"/>
              </w:rPr>
            </w:pPr>
            <w:r w:rsidRPr="00400108">
              <w:t>            -1,</w:t>
            </w:r>
          </w:p>
          <w:p w14:paraId="0EAA39E5" w14:textId="77777777" w:rsidR="00400108" w:rsidRPr="00400108" w:rsidRDefault="00400108" w:rsidP="00D4029B">
            <w:pPr>
              <w:pStyle w:val="y-0"/>
              <w:rPr>
                <w:rFonts w:hint="eastAsia"/>
              </w:rPr>
            </w:pPr>
            <w:r w:rsidRPr="00400108">
              <w:t>            99</w:t>
            </w:r>
          </w:p>
          <w:p w14:paraId="337BC7D4" w14:textId="77777777" w:rsidR="00400108" w:rsidRPr="00400108" w:rsidRDefault="00400108" w:rsidP="00D4029B">
            <w:pPr>
              <w:pStyle w:val="y-0"/>
              <w:rPr>
                <w:rFonts w:hint="eastAsia"/>
              </w:rPr>
            </w:pPr>
            <w:r w:rsidRPr="00400108">
              <w:t>        ],</w:t>
            </w:r>
          </w:p>
          <w:p w14:paraId="2EADEE5A" w14:textId="77777777" w:rsidR="00400108" w:rsidRPr="00400108" w:rsidRDefault="00400108" w:rsidP="00D4029B">
            <w:pPr>
              <w:pStyle w:val="y-0"/>
              <w:rPr>
                <w:rFonts w:hint="eastAsia"/>
              </w:rPr>
            </w:pPr>
            <w:r w:rsidRPr="00400108">
              <w:t>        "exRsnNumLst": [</w:t>
            </w:r>
          </w:p>
          <w:p w14:paraId="619DC078" w14:textId="77777777" w:rsidR="00400108" w:rsidRPr="00400108" w:rsidRDefault="00400108" w:rsidP="00D4029B">
            <w:pPr>
              <w:pStyle w:val="y-0"/>
              <w:rPr>
                <w:rFonts w:hint="eastAsia"/>
              </w:rPr>
            </w:pPr>
            <w:r w:rsidRPr="00400108">
              <w:t>            0,</w:t>
            </w:r>
          </w:p>
          <w:p w14:paraId="7BEDAA42" w14:textId="77777777" w:rsidR="00400108" w:rsidRPr="00400108" w:rsidRDefault="00400108" w:rsidP="00D4029B">
            <w:pPr>
              <w:pStyle w:val="y-0"/>
              <w:rPr>
                <w:rFonts w:hint="eastAsia"/>
              </w:rPr>
            </w:pPr>
            <w:r w:rsidRPr="00400108">
              <w:t>            0,</w:t>
            </w:r>
          </w:p>
          <w:p w14:paraId="67A9B10B" w14:textId="77777777" w:rsidR="00400108" w:rsidRPr="00400108" w:rsidRDefault="00400108" w:rsidP="00D4029B">
            <w:pPr>
              <w:pStyle w:val="y-0"/>
              <w:rPr>
                <w:rFonts w:hint="eastAsia"/>
              </w:rPr>
            </w:pPr>
            <w:r w:rsidRPr="00400108">
              <w:t>            0,</w:t>
            </w:r>
          </w:p>
          <w:p w14:paraId="73F9D1A1" w14:textId="77777777" w:rsidR="00400108" w:rsidRPr="00400108" w:rsidRDefault="00400108" w:rsidP="00D4029B">
            <w:pPr>
              <w:pStyle w:val="y-0"/>
              <w:rPr>
                <w:rFonts w:hint="eastAsia"/>
              </w:rPr>
            </w:pPr>
            <w:r w:rsidRPr="00400108">
              <w:lastRenderedPageBreak/>
              <w:t>            0,</w:t>
            </w:r>
          </w:p>
          <w:p w14:paraId="51EBF723" w14:textId="77777777" w:rsidR="00400108" w:rsidRPr="00400108" w:rsidRDefault="00400108" w:rsidP="00D4029B">
            <w:pPr>
              <w:pStyle w:val="y-0"/>
              <w:rPr>
                <w:rFonts w:hint="eastAsia"/>
              </w:rPr>
            </w:pPr>
            <w:r w:rsidRPr="00400108">
              <w:t>            0,</w:t>
            </w:r>
          </w:p>
          <w:p w14:paraId="6474D80C" w14:textId="77777777" w:rsidR="00400108" w:rsidRPr="00400108" w:rsidRDefault="00400108" w:rsidP="00D4029B">
            <w:pPr>
              <w:pStyle w:val="y-0"/>
              <w:rPr>
                <w:rFonts w:hint="eastAsia"/>
              </w:rPr>
            </w:pPr>
            <w:r w:rsidRPr="00400108">
              <w:t>            0,</w:t>
            </w:r>
          </w:p>
          <w:p w14:paraId="7191387F" w14:textId="77777777" w:rsidR="00400108" w:rsidRPr="00400108" w:rsidRDefault="00400108" w:rsidP="00D4029B">
            <w:pPr>
              <w:pStyle w:val="y-0"/>
              <w:rPr>
                <w:rFonts w:hint="eastAsia"/>
              </w:rPr>
            </w:pPr>
            <w:r w:rsidRPr="00400108">
              <w:t>            0,</w:t>
            </w:r>
          </w:p>
          <w:p w14:paraId="6B314ECE" w14:textId="77777777" w:rsidR="00400108" w:rsidRPr="00400108" w:rsidRDefault="00400108" w:rsidP="00D4029B">
            <w:pPr>
              <w:pStyle w:val="y-0"/>
              <w:rPr>
                <w:rFonts w:hint="eastAsia"/>
              </w:rPr>
            </w:pPr>
            <w:r w:rsidRPr="00400108">
              <w:t>            1000</w:t>
            </w:r>
          </w:p>
          <w:p w14:paraId="5DA9199D" w14:textId="77777777" w:rsidR="00400108" w:rsidRPr="00400108" w:rsidRDefault="00400108" w:rsidP="00D4029B">
            <w:pPr>
              <w:pStyle w:val="y-0"/>
              <w:rPr>
                <w:rFonts w:hint="eastAsia"/>
              </w:rPr>
            </w:pPr>
            <w:r w:rsidRPr="00400108">
              <w:t>        ],</w:t>
            </w:r>
          </w:p>
          <w:p w14:paraId="3B4881B7" w14:textId="77777777" w:rsidR="00400108" w:rsidRPr="00400108" w:rsidRDefault="00400108" w:rsidP="00D4029B">
            <w:pPr>
              <w:pStyle w:val="y-0"/>
              <w:rPr>
                <w:rFonts w:hint="eastAsia"/>
              </w:rPr>
            </w:pPr>
            <w:r w:rsidRPr="00400108">
              <w:t>        "logNum": 1</w:t>
            </w:r>
          </w:p>
          <w:p w14:paraId="67A50F9C" w14:textId="77777777" w:rsidR="00400108" w:rsidRPr="00400108" w:rsidRDefault="00400108" w:rsidP="00D4029B">
            <w:pPr>
              <w:pStyle w:val="y-0"/>
              <w:rPr>
                <w:rFonts w:hint="eastAsia"/>
              </w:rPr>
            </w:pPr>
            <w:r w:rsidRPr="00400108">
              <w:t>    },</w:t>
            </w:r>
          </w:p>
          <w:p w14:paraId="4254D479" w14:textId="77777777" w:rsidR="00400108" w:rsidRPr="00400108" w:rsidRDefault="00400108" w:rsidP="00D4029B">
            <w:pPr>
              <w:pStyle w:val="y-0"/>
              <w:rPr>
                <w:rFonts w:hint="eastAsia"/>
              </w:rPr>
            </w:pPr>
            <w:r w:rsidRPr="00400108">
              <w:t>    "data": {</w:t>
            </w:r>
          </w:p>
          <w:p w14:paraId="4B680903" w14:textId="77777777" w:rsidR="00400108" w:rsidRPr="00400108" w:rsidRDefault="00400108" w:rsidP="00D4029B">
            <w:pPr>
              <w:pStyle w:val="y-0"/>
              <w:rPr>
                <w:rFonts w:hint="eastAsia"/>
              </w:rPr>
            </w:pPr>
            <w:r w:rsidRPr="00400108">
              <w:t>        "numFiles": 1,</w:t>
            </w:r>
          </w:p>
          <w:p w14:paraId="712E96DF" w14:textId="77777777" w:rsidR="00400108" w:rsidRPr="00400108" w:rsidRDefault="00400108" w:rsidP="00D4029B">
            <w:pPr>
              <w:pStyle w:val="y-0"/>
              <w:rPr>
                <w:rFonts w:hint="eastAsia"/>
              </w:rPr>
            </w:pPr>
            <w:r w:rsidRPr="00400108">
              <w:t>        "numTgzs": 1,</w:t>
            </w:r>
          </w:p>
          <w:p w14:paraId="235EE099" w14:textId="77777777" w:rsidR="00400108" w:rsidRPr="00400108" w:rsidRDefault="00400108" w:rsidP="00D4029B">
            <w:pPr>
              <w:pStyle w:val="y-0"/>
              <w:rPr>
                <w:rFonts w:hint="eastAsia"/>
              </w:rPr>
            </w:pPr>
            <w:r w:rsidRPr="00400108">
              <w:t>        "fileInfoLst": [</w:t>
            </w:r>
          </w:p>
          <w:p w14:paraId="09DB2387" w14:textId="77777777" w:rsidR="00400108" w:rsidRPr="00400108" w:rsidRDefault="00400108" w:rsidP="00D4029B">
            <w:pPr>
              <w:pStyle w:val="y-0"/>
              <w:rPr>
                <w:rFonts w:hint="eastAsia"/>
              </w:rPr>
            </w:pPr>
            <w:r w:rsidRPr="00400108">
              <w:t>            {</w:t>
            </w:r>
          </w:p>
          <w:p w14:paraId="36EEB2A2" w14:textId="77777777" w:rsidR="00400108" w:rsidRPr="00400108" w:rsidRDefault="00400108" w:rsidP="00D4029B">
            <w:pPr>
              <w:pStyle w:val="y-0"/>
              <w:rPr>
                <w:rFonts w:hint="eastAsia"/>
              </w:rPr>
            </w:pPr>
            <w:r w:rsidRPr="00400108">
              <w:t>                "name": "filename.json",</w:t>
            </w:r>
          </w:p>
          <w:p w14:paraId="7E47BA5A" w14:textId="77777777" w:rsidR="00400108" w:rsidRPr="00400108" w:rsidRDefault="00400108" w:rsidP="00D4029B">
            <w:pPr>
              <w:pStyle w:val="y-0"/>
              <w:rPr>
                <w:rFonts w:hint="eastAsia"/>
              </w:rPr>
            </w:pPr>
            <w:r w:rsidRPr="00400108">
              <w:t>                "dataType": "json",</w:t>
            </w:r>
          </w:p>
          <w:p w14:paraId="20C5162B" w14:textId="77777777" w:rsidR="00400108" w:rsidRPr="00400108" w:rsidRDefault="00400108" w:rsidP="00D4029B">
            <w:pPr>
              <w:pStyle w:val="y-0"/>
              <w:rPr>
                <w:rFonts w:hint="eastAsia"/>
              </w:rPr>
            </w:pPr>
            <w:r w:rsidRPr="00400108">
              <w:t>                "objectID": "",</w:t>
            </w:r>
          </w:p>
          <w:p w14:paraId="43F032AF" w14:textId="77777777" w:rsidR="00400108" w:rsidRPr="00400108" w:rsidRDefault="00400108" w:rsidP="00D4029B">
            <w:pPr>
              <w:pStyle w:val="y-0"/>
              <w:rPr>
                <w:rFonts w:hint="eastAsia"/>
              </w:rPr>
            </w:pPr>
            <w:r w:rsidRPr="00400108">
              <w:t>                "svcType": 3,</w:t>
            </w:r>
          </w:p>
          <w:p w14:paraId="70D52CDA" w14:textId="77777777" w:rsidR="00400108" w:rsidRPr="00400108" w:rsidRDefault="00400108" w:rsidP="00D4029B">
            <w:pPr>
              <w:pStyle w:val="y-0"/>
              <w:rPr>
                <w:rFonts w:hint="eastAsia"/>
              </w:rPr>
            </w:pPr>
            <w:r w:rsidRPr="00400108">
              <w:t>                "reserved": ""</w:t>
            </w:r>
          </w:p>
          <w:p w14:paraId="3D2699C3" w14:textId="77777777" w:rsidR="00400108" w:rsidRPr="00400108" w:rsidRDefault="00400108" w:rsidP="00D4029B">
            <w:pPr>
              <w:pStyle w:val="y-0"/>
              <w:rPr>
                <w:rFonts w:hint="eastAsia"/>
              </w:rPr>
            </w:pPr>
            <w:r w:rsidRPr="00400108">
              <w:t>            }</w:t>
            </w:r>
          </w:p>
          <w:p w14:paraId="0CE59D58" w14:textId="77777777" w:rsidR="00400108" w:rsidRPr="00400108" w:rsidRDefault="00400108" w:rsidP="00D4029B">
            <w:pPr>
              <w:pStyle w:val="y-0"/>
              <w:rPr>
                <w:rFonts w:hint="eastAsia"/>
              </w:rPr>
            </w:pPr>
            <w:r w:rsidRPr="00400108">
              <w:t>        ]</w:t>
            </w:r>
          </w:p>
          <w:p w14:paraId="5FD1E1BA" w14:textId="77777777" w:rsidR="00400108" w:rsidRPr="00400108" w:rsidRDefault="00400108" w:rsidP="00D4029B">
            <w:pPr>
              <w:pStyle w:val="y-0"/>
              <w:rPr>
                <w:rFonts w:hint="eastAsia"/>
              </w:rPr>
            </w:pPr>
            <w:r w:rsidRPr="00400108">
              <w:t>    }</w:t>
            </w:r>
          </w:p>
          <w:p w14:paraId="11CD9595" w14:textId="77777777" w:rsidR="00400108" w:rsidRPr="00400108" w:rsidRDefault="00400108" w:rsidP="00D4029B">
            <w:pPr>
              <w:pStyle w:val="y-0"/>
              <w:rPr>
                <w:rFonts w:hint="eastAsia"/>
              </w:rPr>
            </w:pPr>
            <w:r w:rsidRPr="00400108">
              <w:t>}</w:t>
            </w:r>
          </w:p>
          <w:p w14:paraId="7875E1B6" w14:textId="77777777" w:rsidR="00005070" w:rsidRDefault="00005070" w:rsidP="00D4029B">
            <w:pPr>
              <w:pStyle w:val="y-0"/>
              <w:rPr>
                <w:rFonts w:hint="eastAsia"/>
              </w:rPr>
            </w:pPr>
          </w:p>
        </w:tc>
      </w:tr>
      <w:tr w:rsidR="00005070" w14:paraId="3E007367" w14:textId="77777777" w:rsidTr="00296B82">
        <w:tc>
          <w:tcPr>
            <w:tcW w:w="1271" w:type="dxa"/>
            <w:vMerge w:val="restart"/>
          </w:tcPr>
          <w:p w14:paraId="6AFA92DD" w14:textId="77777777" w:rsidR="00005070" w:rsidRDefault="00005070" w:rsidP="00D4029B">
            <w:pPr>
              <w:pStyle w:val="y-0"/>
              <w:rPr>
                <w:rFonts w:hint="eastAsia"/>
              </w:rPr>
            </w:pPr>
            <w:r>
              <w:rPr>
                <w:rFonts w:hint="eastAsia"/>
              </w:rPr>
              <w:lastRenderedPageBreak/>
              <w:t>响应体</w:t>
            </w:r>
          </w:p>
        </w:tc>
        <w:tc>
          <w:tcPr>
            <w:tcW w:w="6946" w:type="dxa"/>
          </w:tcPr>
          <w:p w14:paraId="54228E1E" w14:textId="77777777" w:rsidR="00400108" w:rsidRPr="00400108" w:rsidRDefault="00400108" w:rsidP="00D4029B">
            <w:pPr>
              <w:pStyle w:val="y-0"/>
              <w:rPr>
                <w:rFonts w:hint="eastAsia"/>
              </w:rPr>
            </w:pPr>
            <w:r w:rsidRPr="00400108">
              <w:t>{</w:t>
            </w:r>
          </w:p>
          <w:p w14:paraId="4CB2F568" w14:textId="77777777" w:rsidR="00400108" w:rsidRPr="00400108" w:rsidRDefault="00400108" w:rsidP="00D4029B">
            <w:pPr>
              <w:pStyle w:val="y-0"/>
              <w:rPr>
                <w:rFonts w:hint="eastAsia"/>
              </w:rPr>
            </w:pPr>
            <w:r w:rsidRPr="00400108">
              <w:t>    "orderID": "2-1061-1690657581837721600",</w:t>
            </w:r>
          </w:p>
          <w:p w14:paraId="087D6ED3" w14:textId="77777777" w:rsidR="00400108" w:rsidRPr="00400108" w:rsidRDefault="00400108" w:rsidP="00D4029B">
            <w:pPr>
              <w:pStyle w:val="y-0"/>
              <w:rPr>
                <w:rFonts w:hint="eastAsia"/>
              </w:rPr>
            </w:pPr>
            <w:r w:rsidRPr="00400108">
              <w:t>    "statusCode": 0,</w:t>
            </w:r>
          </w:p>
          <w:p w14:paraId="4F115889" w14:textId="77777777" w:rsidR="00400108" w:rsidRPr="00400108" w:rsidRDefault="00400108" w:rsidP="00D4029B">
            <w:pPr>
              <w:pStyle w:val="y-0"/>
              <w:rPr>
                <w:rFonts w:hint="eastAsia"/>
              </w:rPr>
            </w:pPr>
            <w:r w:rsidRPr="00400108">
              <w:t>    "statusText": "success.",</w:t>
            </w:r>
          </w:p>
          <w:p w14:paraId="677E6F56" w14:textId="77777777" w:rsidR="00400108" w:rsidRPr="00400108" w:rsidRDefault="00400108" w:rsidP="00D4029B">
            <w:pPr>
              <w:pStyle w:val="y-0"/>
              <w:rPr>
                <w:rFonts w:hint="eastAsia"/>
              </w:rPr>
            </w:pPr>
            <w:r w:rsidRPr="00400108">
              <w:t>    "rspMsgCnt": "ed4aa81f5be3f8900088c59a0c3b6434"</w:t>
            </w:r>
          </w:p>
          <w:p w14:paraId="788221D6" w14:textId="77777777" w:rsidR="00400108" w:rsidRPr="00400108" w:rsidRDefault="00400108" w:rsidP="00D4029B">
            <w:pPr>
              <w:pStyle w:val="y-0"/>
              <w:rPr>
                <w:rFonts w:hint="eastAsia"/>
              </w:rPr>
            </w:pPr>
            <w:r w:rsidRPr="00400108">
              <w:t>}</w:t>
            </w:r>
          </w:p>
          <w:p w14:paraId="29E12977" w14:textId="77777777" w:rsidR="00005070" w:rsidRDefault="00005070" w:rsidP="00D4029B">
            <w:pPr>
              <w:pStyle w:val="y-0"/>
              <w:rPr>
                <w:rFonts w:hint="eastAsia"/>
              </w:rPr>
            </w:pPr>
          </w:p>
        </w:tc>
      </w:tr>
      <w:tr w:rsidR="00005070" w14:paraId="44BB978C" w14:textId="77777777" w:rsidTr="00296B82">
        <w:tc>
          <w:tcPr>
            <w:tcW w:w="1271" w:type="dxa"/>
            <w:vMerge/>
          </w:tcPr>
          <w:p w14:paraId="32580099" w14:textId="77777777" w:rsidR="00005070" w:rsidRDefault="00005070" w:rsidP="00D4029B">
            <w:pPr>
              <w:pStyle w:val="y-0"/>
              <w:rPr>
                <w:rFonts w:hint="eastAsia"/>
              </w:rPr>
            </w:pPr>
          </w:p>
        </w:tc>
        <w:tc>
          <w:tcPr>
            <w:tcW w:w="6946" w:type="dxa"/>
          </w:tcPr>
          <w:p w14:paraId="57ABD429" w14:textId="77777777" w:rsidR="00400108" w:rsidRPr="00400108" w:rsidRDefault="00400108" w:rsidP="00D4029B">
            <w:pPr>
              <w:pStyle w:val="y-0"/>
              <w:rPr>
                <w:rFonts w:hint="eastAsia"/>
              </w:rPr>
            </w:pPr>
            <w:r w:rsidRPr="00400108">
              <w:t>{</w:t>
            </w:r>
          </w:p>
          <w:p w14:paraId="75F71311" w14:textId="77777777" w:rsidR="00400108" w:rsidRPr="00400108" w:rsidRDefault="00400108" w:rsidP="00D4029B">
            <w:pPr>
              <w:pStyle w:val="y-0"/>
              <w:rPr>
                <w:rFonts w:hint="eastAsia"/>
              </w:rPr>
            </w:pPr>
            <w:r w:rsidRPr="00400108">
              <w:t>    "orderType": 2,</w:t>
            </w:r>
          </w:p>
          <w:p w14:paraId="22A35BC7" w14:textId="77777777" w:rsidR="00400108" w:rsidRPr="00400108" w:rsidRDefault="00400108" w:rsidP="00D4029B">
            <w:pPr>
              <w:pStyle w:val="y-0"/>
              <w:rPr>
                <w:rFonts w:hint="eastAsia"/>
              </w:rPr>
            </w:pPr>
            <w:r w:rsidRPr="00400108">
              <w:t>    "orderSubType": 1061,</w:t>
            </w:r>
          </w:p>
          <w:p w14:paraId="7004AAA5" w14:textId="77777777" w:rsidR="00400108" w:rsidRPr="00400108" w:rsidRDefault="00400108" w:rsidP="00D4029B">
            <w:pPr>
              <w:pStyle w:val="y-0"/>
              <w:rPr>
                <w:rFonts w:hint="eastAsia"/>
              </w:rPr>
            </w:pPr>
            <w:r w:rsidRPr="00400108">
              <w:t>    "timeStamp": "1692003304",</w:t>
            </w:r>
          </w:p>
          <w:p w14:paraId="7E137579" w14:textId="77777777" w:rsidR="00400108" w:rsidRPr="00400108" w:rsidRDefault="00400108" w:rsidP="00D4029B">
            <w:pPr>
              <w:pStyle w:val="y-0"/>
              <w:rPr>
                <w:rFonts w:hint="eastAsia"/>
              </w:rPr>
            </w:pPr>
            <w:r w:rsidRPr="00400108">
              <w:t>    "sign": "d74cec6d7e8c6f60623e102e26b07793953590e4a97b452b794293d2d4506031"</w:t>
            </w:r>
          </w:p>
          <w:p w14:paraId="4B8E94C6" w14:textId="77777777" w:rsidR="00400108" w:rsidRPr="00400108" w:rsidRDefault="00400108" w:rsidP="00D4029B">
            <w:pPr>
              <w:pStyle w:val="y-0"/>
              <w:rPr>
                <w:rFonts w:hint="eastAsia"/>
              </w:rPr>
            </w:pPr>
            <w:r w:rsidRPr="00400108">
              <w:t>}</w:t>
            </w:r>
          </w:p>
          <w:p w14:paraId="751BC0AD" w14:textId="77777777" w:rsidR="00005070" w:rsidRDefault="00005070" w:rsidP="00D4029B">
            <w:pPr>
              <w:pStyle w:val="y-0"/>
              <w:rPr>
                <w:rFonts w:hint="eastAsia"/>
              </w:rPr>
            </w:pPr>
          </w:p>
        </w:tc>
      </w:tr>
      <w:tr w:rsidR="00005070" w14:paraId="5832DACF" w14:textId="77777777" w:rsidTr="00296B82">
        <w:tc>
          <w:tcPr>
            <w:tcW w:w="1271" w:type="dxa"/>
          </w:tcPr>
          <w:p w14:paraId="6BB1A282" w14:textId="77777777" w:rsidR="00005070" w:rsidRDefault="00005070" w:rsidP="00D4029B">
            <w:pPr>
              <w:pStyle w:val="y-0"/>
              <w:rPr>
                <w:rFonts w:hint="eastAsia"/>
              </w:rPr>
            </w:pPr>
            <w:r w:rsidRPr="00077D08">
              <w:rPr>
                <w:rFonts w:hint="eastAsia"/>
              </w:rPr>
              <w:lastRenderedPageBreak/>
              <w:t>说明</w:t>
            </w:r>
          </w:p>
        </w:tc>
        <w:tc>
          <w:tcPr>
            <w:tcW w:w="6946" w:type="dxa"/>
          </w:tcPr>
          <w:p w14:paraId="089D65CE" w14:textId="0D8AAE97" w:rsidR="007E2BFF" w:rsidRDefault="007E2BFF" w:rsidP="007E2BFF">
            <w:pPr>
              <w:pStyle w:val="y-5"/>
              <w:numPr>
                <w:ilvl w:val="0"/>
                <w:numId w:val="18"/>
              </w:numPr>
              <w:rPr>
                <w:rFonts w:hint="eastAsia"/>
              </w:rPr>
            </w:pPr>
            <w:r w:rsidRPr="007E2BFF">
              <w:rPr>
                <w:rFonts w:hint="eastAsia"/>
              </w:rPr>
              <w:t>组件分类判断操作系统、应用软件或中间件通过</w:t>
            </w:r>
            <w:r w:rsidRPr="007E2BFF">
              <w:rPr>
                <w:rFonts w:hint="eastAsia"/>
              </w:rPr>
              <w:t>vulInstClass</w:t>
            </w:r>
            <w:r w:rsidRPr="007E2BFF">
              <w:rPr>
                <w:rFonts w:hint="eastAsia"/>
              </w:rPr>
              <w:t>字段判断</w:t>
            </w:r>
          </w:p>
          <w:p w14:paraId="18B44E77" w14:textId="788E5D47" w:rsidR="00005070" w:rsidRPr="007E2BFF" w:rsidRDefault="007E2BFF" w:rsidP="007E2BFF">
            <w:pPr>
              <w:pStyle w:val="y-5"/>
              <w:numPr>
                <w:ilvl w:val="0"/>
                <w:numId w:val="18"/>
              </w:numPr>
              <w:rPr>
                <w:rFonts w:hint="eastAsia"/>
              </w:rPr>
            </w:pPr>
            <w:r w:rsidRPr="007E2BFF">
              <w:rPr>
                <w:rFonts w:hint="eastAsia"/>
              </w:rPr>
              <w:t>vulInfoLst</w:t>
            </w:r>
            <w:r w:rsidRPr="007E2BFF">
              <w:rPr>
                <w:rFonts w:hint="eastAsia"/>
              </w:rPr>
              <w:t>是</w:t>
            </w:r>
            <w:r w:rsidRPr="007E2BFF">
              <w:rPr>
                <w:rFonts w:hint="eastAsia"/>
              </w:rPr>
              <w:t>list</w:t>
            </w:r>
            <w:r w:rsidRPr="007E2BFF">
              <w:rPr>
                <w:rFonts w:hint="eastAsia"/>
              </w:rPr>
              <w:t>，基于扫描器</w:t>
            </w:r>
            <w:r w:rsidRPr="007E2BFF">
              <w:rPr>
                <w:rFonts w:hint="eastAsia"/>
              </w:rPr>
              <w:t>hash</w:t>
            </w:r>
            <w:r w:rsidRPr="007E2BFF">
              <w:rPr>
                <w:rFonts w:hint="eastAsia"/>
              </w:rPr>
              <w:t>进行区分；不同于系统漏洞排查处置工单回传，工单不基于扫描器</w:t>
            </w:r>
            <w:r w:rsidRPr="007E2BFF">
              <w:rPr>
                <w:rFonts w:hint="eastAsia"/>
              </w:rPr>
              <w:t>hash</w:t>
            </w:r>
            <w:r w:rsidRPr="007E2BFF">
              <w:rPr>
                <w:rFonts w:hint="eastAsia"/>
              </w:rPr>
              <w:t>进行区分</w:t>
            </w:r>
          </w:p>
        </w:tc>
      </w:tr>
    </w:tbl>
    <w:p w14:paraId="619776DC" w14:textId="77777777" w:rsidR="00005070" w:rsidRPr="00005070" w:rsidRDefault="00005070" w:rsidP="00D4029B">
      <w:pPr>
        <w:pStyle w:val="y-0"/>
        <w:rPr>
          <w:rFonts w:hint="eastAsia"/>
        </w:rPr>
      </w:pPr>
    </w:p>
    <w:p w14:paraId="0F2D7D3D" w14:textId="77777777" w:rsidR="009C783E" w:rsidRDefault="009C783E" w:rsidP="009C783E">
      <w:pPr>
        <w:pStyle w:val="y-20"/>
        <w:rPr>
          <w:rFonts w:hint="eastAsia"/>
        </w:rPr>
      </w:pPr>
      <w:r>
        <w:rPr>
          <w:rFonts w:hint="eastAsia"/>
        </w:rPr>
        <w:t>接口</w:t>
      </w:r>
      <w:r>
        <w:rPr>
          <w:rFonts w:hint="eastAsia"/>
        </w:rPr>
        <w:t>15</w:t>
      </w:r>
      <w:r>
        <w:rPr>
          <w:rFonts w:hint="eastAsia"/>
        </w:rPr>
        <w:t>：部侧发起策略协商</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05070" w14:paraId="340374B4" w14:textId="77777777" w:rsidTr="00296B82">
        <w:tc>
          <w:tcPr>
            <w:tcW w:w="1271" w:type="dxa"/>
          </w:tcPr>
          <w:p w14:paraId="14DC36CE" w14:textId="77777777" w:rsidR="00005070" w:rsidRDefault="00005070" w:rsidP="00D4029B">
            <w:pPr>
              <w:pStyle w:val="y-0"/>
              <w:rPr>
                <w:rFonts w:hint="eastAsia"/>
              </w:rPr>
            </w:pPr>
            <w:r>
              <w:rPr>
                <w:rFonts w:hint="eastAsia"/>
              </w:rPr>
              <w:t>请求URL</w:t>
            </w:r>
          </w:p>
        </w:tc>
        <w:tc>
          <w:tcPr>
            <w:tcW w:w="6946" w:type="dxa"/>
          </w:tcPr>
          <w:p w14:paraId="5F2F48A9" w14:textId="6D1B11C1" w:rsidR="00005070" w:rsidRPr="00077D08" w:rsidRDefault="008B1A2E" w:rsidP="00D4029B">
            <w:pPr>
              <w:pStyle w:val="y-0"/>
              <w:rPr>
                <w:rFonts w:hint="eastAsia"/>
              </w:rPr>
            </w:pPr>
            <w:r>
              <w:rPr>
                <w:rFonts w:hint="eastAsia"/>
              </w:rPr>
              <w:t>——</w:t>
            </w:r>
          </w:p>
        </w:tc>
      </w:tr>
      <w:tr w:rsidR="00005070" w14:paraId="6E7C5AEE" w14:textId="77777777" w:rsidTr="00296B82">
        <w:tc>
          <w:tcPr>
            <w:tcW w:w="1271" w:type="dxa"/>
            <w:vMerge w:val="restart"/>
          </w:tcPr>
          <w:p w14:paraId="03A0FA28" w14:textId="77777777" w:rsidR="00005070" w:rsidRDefault="00005070" w:rsidP="00D4029B">
            <w:pPr>
              <w:pStyle w:val="y-0"/>
              <w:rPr>
                <w:rFonts w:hint="eastAsia"/>
              </w:rPr>
            </w:pPr>
            <w:r>
              <w:rPr>
                <w:rFonts w:hint="eastAsia"/>
              </w:rPr>
              <w:t>请求体</w:t>
            </w:r>
          </w:p>
        </w:tc>
        <w:tc>
          <w:tcPr>
            <w:tcW w:w="6946" w:type="dxa"/>
          </w:tcPr>
          <w:p w14:paraId="2DB09E7D" w14:textId="77777777" w:rsidR="00400108" w:rsidRPr="00400108" w:rsidRDefault="00400108" w:rsidP="00D4029B">
            <w:pPr>
              <w:pStyle w:val="y-0"/>
              <w:rPr>
                <w:rFonts w:hint="eastAsia"/>
              </w:rPr>
            </w:pPr>
            <w:r w:rsidRPr="00400108">
              <w:t>{</w:t>
            </w:r>
          </w:p>
          <w:p w14:paraId="6BBCE5D1" w14:textId="77777777" w:rsidR="00400108" w:rsidRPr="00400108" w:rsidRDefault="00400108" w:rsidP="00D4029B">
            <w:pPr>
              <w:pStyle w:val="y-0"/>
              <w:rPr>
                <w:rFonts w:hint="eastAsia"/>
              </w:rPr>
            </w:pPr>
            <w:r w:rsidRPr="00400108">
              <w:t>    "orderID": "2-302-1690657581837721600",</w:t>
            </w:r>
          </w:p>
          <w:p w14:paraId="48C97CE9" w14:textId="77777777" w:rsidR="00400108" w:rsidRPr="00400108" w:rsidRDefault="00400108" w:rsidP="00D4029B">
            <w:pPr>
              <w:pStyle w:val="y-0"/>
              <w:rPr>
                <w:rFonts w:hint="eastAsia"/>
              </w:rPr>
            </w:pPr>
            <w:r w:rsidRPr="00400108">
              <w:t>    "orgCode": "370000",</w:t>
            </w:r>
          </w:p>
          <w:p w14:paraId="74C9C564" w14:textId="77777777" w:rsidR="00400108" w:rsidRPr="00400108" w:rsidRDefault="00400108" w:rsidP="00D4029B">
            <w:pPr>
              <w:pStyle w:val="y-0"/>
              <w:rPr>
                <w:rFonts w:hint="eastAsia"/>
              </w:rPr>
            </w:pPr>
            <w:r w:rsidRPr="00400108">
              <w:t>    "ispCode": "CM",</w:t>
            </w:r>
          </w:p>
          <w:p w14:paraId="7BA689DB" w14:textId="77777777" w:rsidR="00400108" w:rsidRPr="00400108" w:rsidRDefault="00400108" w:rsidP="00D4029B">
            <w:pPr>
              <w:pStyle w:val="y-0"/>
              <w:rPr>
                <w:rFonts w:hint="eastAsia"/>
              </w:rPr>
            </w:pPr>
            <w:r w:rsidRPr="00400108">
              <w:t>    "ctxCode": 0,</w:t>
            </w:r>
          </w:p>
          <w:p w14:paraId="3F039291" w14:textId="77777777" w:rsidR="00400108" w:rsidRPr="00400108" w:rsidRDefault="00400108" w:rsidP="00D4029B">
            <w:pPr>
              <w:pStyle w:val="y-0"/>
              <w:rPr>
                <w:rFonts w:hint="eastAsia"/>
              </w:rPr>
            </w:pPr>
            <w:r w:rsidRPr="00400108">
              <w:t>    "reqMsgCnt": "ac036392566cf6288278d10cf80d669f"</w:t>
            </w:r>
          </w:p>
          <w:p w14:paraId="071A8FD5" w14:textId="77777777" w:rsidR="00400108" w:rsidRPr="00400108" w:rsidRDefault="00400108" w:rsidP="00D4029B">
            <w:pPr>
              <w:pStyle w:val="y-0"/>
              <w:rPr>
                <w:rFonts w:hint="eastAsia"/>
              </w:rPr>
            </w:pPr>
            <w:r w:rsidRPr="00400108">
              <w:t>}</w:t>
            </w:r>
          </w:p>
          <w:p w14:paraId="51A97F10" w14:textId="77777777" w:rsidR="00005070" w:rsidRDefault="00005070" w:rsidP="00D4029B">
            <w:pPr>
              <w:pStyle w:val="y-0"/>
              <w:rPr>
                <w:rFonts w:hint="eastAsia"/>
              </w:rPr>
            </w:pPr>
          </w:p>
        </w:tc>
      </w:tr>
      <w:tr w:rsidR="00005070" w14:paraId="7BA13BD8" w14:textId="77777777" w:rsidTr="00296B82">
        <w:tc>
          <w:tcPr>
            <w:tcW w:w="1271" w:type="dxa"/>
            <w:vMerge/>
          </w:tcPr>
          <w:p w14:paraId="33B95FA9" w14:textId="77777777" w:rsidR="00005070" w:rsidRDefault="00005070" w:rsidP="00D4029B">
            <w:pPr>
              <w:pStyle w:val="y-0"/>
              <w:rPr>
                <w:rFonts w:hint="eastAsia"/>
              </w:rPr>
            </w:pPr>
          </w:p>
        </w:tc>
        <w:tc>
          <w:tcPr>
            <w:tcW w:w="6946" w:type="dxa"/>
          </w:tcPr>
          <w:p w14:paraId="3AC25379" w14:textId="77777777" w:rsidR="00400108" w:rsidRPr="00400108" w:rsidRDefault="00400108" w:rsidP="00D4029B">
            <w:pPr>
              <w:pStyle w:val="y-0"/>
              <w:rPr>
                <w:rFonts w:hint="eastAsia"/>
              </w:rPr>
            </w:pPr>
            <w:r w:rsidRPr="00400108">
              <w:t>{</w:t>
            </w:r>
          </w:p>
          <w:p w14:paraId="4C092964" w14:textId="77777777" w:rsidR="00400108" w:rsidRPr="00400108" w:rsidRDefault="00400108" w:rsidP="00D4029B">
            <w:pPr>
              <w:pStyle w:val="y-0"/>
              <w:rPr>
                <w:rFonts w:hint="eastAsia"/>
              </w:rPr>
            </w:pPr>
            <w:r w:rsidRPr="00400108">
              <w:t>    "dataSubType": 302,</w:t>
            </w:r>
          </w:p>
          <w:p w14:paraId="1685B267" w14:textId="77777777" w:rsidR="00400108" w:rsidRPr="00400108" w:rsidRDefault="00400108" w:rsidP="00D4029B">
            <w:pPr>
              <w:pStyle w:val="y-0"/>
              <w:rPr>
                <w:rFonts w:hint="eastAsia"/>
              </w:rPr>
            </w:pPr>
            <w:r w:rsidRPr="00400108">
              <w:t>    "dataType": 2,</w:t>
            </w:r>
          </w:p>
          <w:p w14:paraId="2219E16D" w14:textId="77777777" w:rsidR="00400108" w:rsidRPr="00400108" w:rsidRDefault="00400108" w:rsidP="00D4029B">
            <w:pPr>
              <w:pStyle w:val="y-0"/>
              <w:rPr>
                <w:rFonts w:hint="eastAsia"/>
              </w:rPr>
            </w:pPr>
            <w:r w:rsidRPr="00400108">
              <w:t>    "sign": "eae53855c842ae9771c1b775a5ddcaabeadc9ac79c2837023079ac55bfe6dffe",</w:t>
            </w:r>
          </w:p>
          <w:p w14:paraId="55E9DB6D" w14:textId="77777777" w:rsidR="00400108" w:rsidRPr="00400108" w:rsidRDefault="00400108" w:rsidP="00D4029B">
            <w:pPr>
              <w:pStyle w:val="y-0"/>
              <w:rPr>
                <w:rFonts w:hint="eastAsia"/>
              </w:rPr>
            </w:pPr>
            <w:r w:rsidRPr="00400108">
              <w:t>    "timeStamp": "1661256722",</w:t>
            </w:r>
          </w:p>
          <w:p w14:paraId="0793D3B8" w14:textId="77777777" w:rsidR="00400108" w:rsidRPr="00400108" w:rsidRDefault="00400108" w:rsidP="00D4029B">
            <w:pPr>
              <w:pStyle w:val="y-0"/>
              <w:rPr>
                <w:rFonts w:hint="eastAsia"/>
              </w:rPr>
            </w:pPr>
            <w:r w:rsidRPr="00400108">
              <w:t>    "polyReqParams": {</w:t>
            </w:r>
          </w:p>
          <w:p w14:paraId="4D2DFBA1" w14:textId="77777777" w:rsidR="00400108" w:rsidRPr="00400108" w:rsidRDefault="00400108" w:rsidP="00D4029B">
            <w:pPr>
              <w:pStyle w:val="y-0"/>
              <w:rPr>
                <w:rFonts w:hint="eastAsia"/>
              </w:rPr>
            </w:pPr>
            <w:r w:rsidRPr="00400108">
              <w:t>        "reptPerd": 888,</w:t>
            </w:r>
          </w:p>
          <w:p w14:paraId="781B3BC2" w14:textId="77777777" w:rsidR="00400108" w:rsidRPr="00400108" w:rsidRDefault="00400108" w:rsidP="00D4029B">
            <w:pPr>
              <w:pStyle w:val="y-0"/>
              <w:rPr>
                <w:rFonts w:hint="eastAsia"/>
              </w:rPr>
            </w:pPr>
            <w:r w:rsidRPr="00400108">
              <w:t>        "sycPerd": 888,</w:t>
            </w:r>
          </w:p>
          <w:p w14:paraId="47D06D60" w14:textId="77777777" w:rsidR="00400108" w:rsidRPr="00400108" w:rsidRDefault="00400108" w:rsidP="00D4029B">
            <w:pPr>
              <w:pStyle w:val="y-0"/>
              <w:rPr>
                <w:rFonts w:hint="eastAsia"/>
              </w:rPr>
            </w:pPr>
            <w:r w:rsidRPr="00400108">
              <w:t>        "devHash": "3627950af9a7fd40526676dd92",</w:t>
            </w:r>
          </w:p>
          <w:p w14:paraId="2200C4EF" w14:textId="77777777" w:rsidR="00400108" w:rsidRPr="00400108" w:rsidRDefault="00400108" w:rsidP="00D4029B">
            <w:pPr>
              <w:pStyle w:val="y-0"/>
              <w:rPr>
                <w:rFonts w:hint="eastAsia"/>
              </w:rPr>
            </w:pPr>
            <w:r w:rsidRPr="00400108">
              <w:t>        "sycNum": 888,</w:t>
            </w:r>
          </w:p>
          <w:p w14:paraId="128FBC20" w14:textId="77777777" w:rsidR="00400108" w:rsidRPr="00400108" w:rsidRDefault="00400108" w:rsidP="00D4029B">
            <w:pPr>
              <w:pStyle w:val="y-0"/>
              <w:rPr>
                <w:rFonts w:hint="eastAsia"/>
              </w:rPr>
            </w:pPr>
            <w:r w:rsidRPr="00400108">
              <w:t>        "decIp": "10.65.128.150",</w:t>
            </w:r>
          </w:p>
          <w:p w14:paraId="2F30CD0D" w14:textId="77777777" w:rsidR="00400108" w:rsidRPr="00400108" w:rsidRDefault="00400108" w:rsidP="00D4029B">
            <w:pPr>
              <w:pStyle w:val="y-0"/>
              <w:rPr>
                <w:rFonts w:hint="eastAsia"/>
              </w:rPr>
            </w:pPr>
            <w:r w:rsidRPr="00400108">
              <w:t>        "reptNum": 888,</w:t>
            </w:r>
          </w:p>
          <w:p w14:paraId="7E3732C0" w14:textId="77777777" w:rsidR="00400108" w:rsidRPr="00400108" w:rsidRDefault="00400108" w:rsidP="00D4029B">
            <w:pPr>
              <w:pStyle w:val="y-0"/>
              <w:rPr>
                <w:rFonts w:hint="eastAsia"/>
              </w:rPr>
            </w:pPr>
            <w:r w:rsidRPr="00400108">
              <w:t>        "perdType": 0</w:t>
            </w:r>
          </w:p>
          <w:p w14:paraId="26A2F772" w14:textId="77777777" w:rsidR="00400108" w:rsidRPr="00400108" w:rsidRDefault="00400108" w:rsidP="00D4029B">
            <w:pPr>
              <w:pStyle w:val="y-0"/>
              <w:rPr>
                <w:rFonts w:hint="eastAsia"/>
              </w:rPr>
            </w:pPr>
            <w:r w:rsidRPr="00400108">
              <w:t>    }</w:t>
            </w:r>
          </w:p>
          <w:p w14:paraId="54FBA874" w14:textId="77777777" w:rsidR="00400108" w:rsidRPr="00400108" w:rsidRDefault="00400108" w:rsidP="00D4029B">
            <w:pPr>
              <w:pStyle w:val="y-0"/>
              <w:rPr>
                <w:rFonts w:hint="eastAsia"/>
              </w:rPr>
            </w:pPr>
            <w:r w:rsidRPr="00400108">
              <w:t>}</w:t>
            </w:r>
          </w:p>
          <w:p w14:paraId="6997B254" w14:textId="77777777" w:rsidR="00005070" w:rsidRDefault="00005070" w:rsidP="00D4029B">
            <w:pPr>
              <w:pStyle w:val="y-0"/>
              <w:rPr>
                <w:rFonts w:hint="eastAsia"/>
              </w:rPr>
            </w:pPr>
          </w:p>
        </w:tc>
      </w:tr>
      <w:tr w:rsidR="00005070" w14:paraId="5C2DC1F5" w14:textId="77777777" w:rsidTr="00296B82">
        <w:tc>
          <w:tcPr>
            <w:tcW w:w="1271" w:type="dxa"/>
            <w:vMerge w:val="restart"/>
          </w:tcPr>
          <w:p w14:paraId="7381CCEB" w14:textId="77777777" w:rsidR="00005070" w:rsidRDefault="00005070" w:rsidP="00D4029B">
            <w:pPr>
              <w:pStyle w:val="y-0"/>
              <w:rPr>
                <w:rFonts w:hint="eastAsia"/>
              </w:rPr>
            </w:pPr>
            <w:r>
              <w:rPr>
                <w:rFonts w:hint="eastAsia"/>
              </w:rPr>
              <w:t>响应体</w:t>
            </w:r>
          </w:p>
        </w:tc>
        <w:tc>
          <w:tcPr>
            <w:tcW w:w="6946" w:type="dxa"/>
          </w:tcPr>
          <w:p w14:paraId="3B7DFBA1" w14:textId="77777777" w:rsidR="00400108" w:rsidRPr="00400108" w:rsidRDefault="00400108" w:rsidP="00D4029B">
            <w:pPr>
              <w:pStyle w:val="y-0"/>
              <w:rPr>
                <w:rFonts w:hint="eastAsia"/>
              </w:rPr>
            </w:pPr>
            <w:r w:rsidRPr="00400108">
              <w:t>{</w:t>
            </w:r>
          </w:p>
          <w:p w14:paraId="6B2B3307" w14:textId="77777777" w:rsidR="00400108" w:rsidRPr="00400108" w:rsidRDefault="00400108" w:rsidP="00D4029B">
            <w:pPr>
              <w:pStyle w:val="y-0"/>
              <w:rPr>
                <w:rFonts w:hint="eastAsia"/>
              </w:rPr>
            </w:pPr>
            <w:r w:rsidRPr="00400108">
              <w:t>    "orderID": "2-302-1690657581837721600",</w:t>
            </w:r>
          </w:p>
          <w:p w14:paraId="73518C79" w14:textId="77777777" w:rsidR="00400108" w:rsidRPr="00400108" w:rsidRDefault="00400108" w:rsidP="00D4029B">
            <w:pPr>
              <w:pStyle w:val="y-0"/>
              <w:rPr>
                <w:rFonts w:hint="eastAsia"/>
              </w:rPr>
            </w:pPr>
            <w:r w:rsidRPr="00400108">
              <w:lastRenderedPageBreak/>
              <w:t>    "statusCode": 0,</w:t>
            </w:r>
          </w:p>
          <w:p w14:paraId="1A8704C1" w14:textId="50344F4A" w:rsidR="00400108" w:rsidRPr="00400108" w:rsidRDefault="00400108" w:rsidP="00D4029B">
            <w:pPr>
              <w:pStyle w:val="y-0"/>
              <w:rPr>
                <w:rFonts w:hint="eastAsia"/>
              </w:rPr>
            </w:pPr>
            <w:r w:rsidRPr="00400108">
              <w:t>    "statusText": "</w:t>
            </w:r>
            <w:ins w:id="409" w:author="俊林 杨" w:date="2025-07-16T14:12:00Z" w16du:dateUtc="2025-07-16T06:12:00Z">
              <w:r w:rsidR="00C1647B" w:rsidRPr="00400108">
                <w:t>success.</w:t>
              </w:r>
            </w:ins>
            <w:del w:id="410" w:author="俊林 杨" w:date="2025-07-16T14:12:00Z" w16du:dateUtc="2025-07-16T06:12:00Z">
              <w:r w:rsidRPr="00400108" w:rsidDel="00C1647B">
                <w:delText>数据在数据传输保存模块保存成功</w:delText>
              </w:r>
            </w:del>
            <w:r w:rsidRPr="00400108">
              <w:t>",</w:t>
            </w:r>
          </w:p>
          <w:p w14:paraId="48CE3143" w14:textId="77777777" w:rsidR="00400108" w:rsidRPr="00400108" w:rsidRDefault="00400108" w:rsidP="00D4029B">
            <w:pPr>
              <w:pStyle w:val="y-0"/>
              <w:rPr>
                <w:rFonts w:hint="eastAsia"/>
              </w:rPr>
            </w:pPr>
            <w:r w:rsidRPr="00400108">
              <w:t>    "rspMsgCnt": "5f9f6f874ad826a907191c1fc0010ebc"</w:t>
            </w:r>
          </w:p>
          <w:p w14:paraId="2944A651" w14:textId="77777777" w:rsidR="00400108" w:rsidRPr="00400108" w:rsidRDefault="00400108" w:rsidP="00D4029B">
            <w:pPr>
              <w:pStyle w:val="y-0"/>
              <w:rPr>
                <w:rFonts w:hint="eastAsia"/>
              </w:rPr>
            </w:pPr>
            <w:r w:rsidRPr="00400108">
              <w:t>}</w:t>
            </w:r>
          </w:p>
          <w:p w14:paraId="559F5286" w14:textId="77777777" w:rsidR="00005070" w:rsidRDefault="00005070" w:rsidP="00D4029B">
            <w:pPr>
              <w:pStyle w:val="y-0"/>
              <w:rPr>
                <w:rFonts w:hint="eastAsia"/>
              </w:rPr>
            </w:pPr>
          </w:p>
        </w:tc>
      </w:tr>
      <w:tr w:rsidR="00005070" w14:paraId="4C6837BF" w14:textId="77777777" w:rsidTr="00296B82">
        <w:tc>
          <w:tcPr>
            <w:tcW w:w="1271" w:type="dxa"/>
            <w:vMerge/>
          </w:tcPr>
          <w:p w14:paraId="6276C7B1" w14:textId="77777777" w:rsidR="00005070" w:rsidRDefault="00005070" w:rsidP="00D4029B">
            <w:pPr>
              <w:pStyle w:val="y-0"/>
              <w:rPr>
                <w:rFonts w:hint="eastAsia"/>
              </w:rPr>
            </w:pPr>
          </w:p>
        </w:tc>
        <w:tc>
          <w:tcPr>
            <w:tcW w:w="6946" w:type="dxa"/>
          </w:tcPr>
          <w:p w14:paraId="0309C381" w14:textId="77777777" w:rsidR="00400108" w:rsidRPr="00400108" w:rsidRDefault="00400108" w:rsidP="00D4029B">
            <w:pPr>
              <w:pStyle w:val="y-0"/>
              <w:rPr>
                <w:rFonts w:hint="eastAsia"/>
              </w:rPr>
            </w:pPr>
            <w:r w:rsidRPr="00400108">
              <w:t>{</w:t>
            </w:r>
          </w:p>
          <w:p w14:paraId="289DD646" w14:textId="77777777" w:rsidR="00400108" w:rsidRPr="00400108" w:rsidRDefault="00400108" w:rsidP="00D4029B">
            <w:pPr>
              <w:pStyle w:val="y-0"/>
              <w:rPr>
                <w:rFonts w:hint="eastAsia"/>
              </w:rPr>
            </w:pPr>
            <w:r w:rsidRPr="00400108">
              <w:t>    "dataSubType": 302,</w:t>
            </w:r>
          </w:p>
          <w:p w14:paraId="4A320DEE" w14:textId="77777777" w:rsidR="00400108" w:rsidRPr="00400108" w:rsidRDefault="00400108" w:rsidP="00D4029B">
            <w:pPr>
              <w:pStyle w:val="y-0"/>
              <w:rPr>
                <w:rFonts w:hint="eastAsia"/>
              </w:rPr>
            </w:pPr>
            <w:r w:rsidRPr="00400108">
              <w:t>    "dataType": 2,</w:t>
            </w:r>
          </w:p>
          <w:p w14:paraId="7D4D2D69" w14:textId="77777777" w:rsidR="00400108" w:rsidRPr="00400108" w:rsidRDefault="00400108" w:rsidP="00D4029B">
            <w:pPr>
              <w:pStyle w:val="y-0"/>
              <w:rPr>
                <w:rFonts w:hint="eastAsia"/>
              </w:rPr>
            </w:pPr>
            <w:r w:rsidRPr="00400108">
              <w:t>    "sign": "ae6393f8d5ea3eb972628bd41ced029f9ce45a5e195aa77f210b160ac89ec93f",</w:t>
            </w:r>
          </w:p>
          <w:p w14:paraId="14D42011" w14:textId="77777777" w:rsidR="00400108" w:rsidRPr="00400108" w:rsidRDefault="00400108" w:rsidP="00D4029B">
            <w:pPr>
              <w:pStyle w:val="y-0"/>
              <w:rPr>
                <w:rFonts w:hint="eastAsia"/>
              </w:rPr>
            </w:pPr>
            <w:r w:rsidRPr="00400108">
              <w:t>    "basicRspParams": {</w:t>
            </w:r>
          </w:p>
          <w:p w14:paraId="28DED6A9" w14:textId="77777777" w:rsidR="00400108" w:rsidRPr="00400108" w:rsidRDefault="00400108" w:rsidP="00D4029B">
            <w:pPr>
              <w:pStyle w:val="y-0"/>
              <w:rPr>
                <w:rFonts w:hint="eastAsia"/>
              </w:rPr>
            </w:pPr>
            <w:r w:rsidRPr="00400108">
              <w:t>        "reptPerd": 1000,</w:t>
            </w:r>
          </w:p>
          <w:p w14:paraId="07DDEADD" w14:textId="77777777" w:rsidR="00400108" w:rsidRPr="00400108" w:rsidRDefault="00400108" w:rsidP="00D4029B">
            <w:pPr>
              <w:pStyle w:val="y-0"/>
              <w:rPr>
                <w:rFonts w:hint="eastAsia"/>
              </w:rPr>
            </w:pPr>
            <w:r w:rsidRPr="00400108">
              <w:t>        "sycPerd": 1000,</w:t>
            </w:r>
          </w:p>
          <w:p w14:paraId="6787CF1D" w14:textId="77777777" w:rsidR="00400108" w:rsidRPr="00400108" w:rsidRDefault="00400108" w:rsidP="00D4029B">
            <w:pPr>
              <w:pStyle w:val="y-0"/>
              <w:rPr>
                <w:rFonts w:hint="eastAsia"/>
              </w:rPr>
            </w:pPr>
            <w:r w:rsidRPr="00400108">
              <w:t>        "reptNum": 1000,</w:t>
            </w:r>
          </w:p>
          <w:p w14:paraId="60217987" w14:textId="77777777" w:rsidR="00400108" w:rsidRPr="00400108" w:rsidRDefault="00400108" w:rsidP="00D4029B">
            <w:pPr>
              <w:pStyle w:val="y-0"/>
              <w:rPr>
                <w:rFonts w:hint="eastAsia"/>
              </w:rPr>
            </w:pPr>
            <w:r w:rsidRPr="00400108">
              <w:t>        "sycNum": 1000,</w:t>
            </w:r>
          </w:p>
          <w:p w14:paraId="7F4022C1" w14:textId="77777777" w:rsidR="00400108" w:rsidRPr="00400108" w:rsidRDefault="00400108" w:rsidP="00D4029B">
            <w:pPr>
              <w:pStyle w:val="y-0"/>
              <w:rPr>
                <w:rFonts w:hint="eastAsia"/>
              </w:rPr>
            </w:pPr>
            <w:r w:rsidRPr="00400108">
              <w:t>        "perdType": 0</w:t>
            </w:r>
          </w:p>
          <w:p w14:paraId="5A8249D6" w14:textId="77777777" w:rsidR="00400108" w:rsidRPr="00400108" w:rsidRDefault="00400108" w:rsidP="00D4029B">
            <w:pPr>
              <w:pStyle w:val="y-0"/>
              <w:rPr>
                <w:rFonts w:hint="eastAsia"/>
              </w:rPr>
            </w:pPr>
            <w:r w:rsidRPr="00400108">
              <w:t>    },</w:t>
            </w:r>
          </w:p>
          <w:p w14:paraId="53577D2B" w14:textId="77777777" w:rsidR="00400108" w:rsidRPr="00400108" w:rsidRDefault="00400108" w:rsidP="00D4029B">
            <w:pPr>
              <w:pStyle w:val="y-0"/>
              <w:rPr>
                <w:rFonts w:hint="eastAsia"/>
              </w:rPr>
            </w:pPr>
            <w:r w:rsidRPr="00400108">
              <w:t>    "timeStamp": 1661862039</w:t>
            </w:r>
          </w:p>
          <w:p w14:paraId="5E69C013" w14:textId="77777777" w:rsidR="00400108" w:rsidRPr="00400108" w:rsidRDefault="00400108" w:rsidP="00D4029B">
            <w:pPr>
              <w:pStyle w:val="y-0"/>
              <w:rPr>
                <w:rFonts w:hint="eastAsia"/>
              </w:rPr>
            </w:pPr>
            <w:r w:rsidRPr="00400108">
              <w:t>}</w:t>
            </w:r>
          </w:p>
          <w:p w14:paraId="01D7BC87" w14:textId="77777777" w:rsidR="00005070" w:rsidRDefault="00005070" w:rsidP="00D4029B">
            <w:pPr>
              <w:pStyle w:val="y-0"/>
              <w:rPr>
                <w:rFonts w:hint="eastAsia"/>
              </w:rPr>
            </w:pPr>
          </w:p>
        </w:tc>
      </w:tr>
      <w:tr w:rsidR="00005070" w14:paraId="42F828FE" w14:textId="77777777" w:rsidTr="00296B82">
        <w:tc>
          <w:tcPr>
            <w:tcW w:w="1271" w:type="dxa"/>
          </w:tcPr>
          <w:p w14:paraId="552F76C6" w14:textId="77777777" w:rsidR="00005070" w:rsidRDefault="00005070" w:rsidP="00D4029B">
            <w:pPr>
              <w:pStyle w:val="y-0"/>
              <w:rPr>
                <w:rFonts w:hint="eastAsia"/>
              </w:rPr>
            </w:pPr>
            <w:r w:rsidRPr="00077D08">
              <w:rPr>
                <w:rFonts w:hint="eastAsia"/>
              </w:rPr>
              <w:t>说明</w:t>
            </w:r>
          </w:p>
        </w:tc>
        <w:tc>
          <w:tcPr>
            <w:tcW w:w="6946" w:type="dxa"/>
          </w:tcPr>
          <w:p w14:paraId="18EC795A" w14:textId="77777777" w:rsidR="00005070" w:rsidRDefault="00005070" w:rsidP="00D4029B">
            <w:pPr>
              <w:pStyle w:val="y-0"/>
              <w:rPr>
                <w:rFonts w:hint="eastAsia"/>
              </w:rPr>
            </w:pPr>
          </w:p>
        </w:tc>
      </w:tr>
    </w:tbl>
    <w:p w14:paraId="2A04CA93" w14:textId="77777777" w:rsidR="00005070" w:rsidRPr="00005070" w:rsidRDefault="00005070" w:rsidP="00D4029B">
      <w:pPr>
        <w:pStyle w:val="y-0"/>
        <w:rPr>
          <w:rFonts w:hint="eastAsia"/>
        </w:rPr>
      </w:pPr>
    </w:p>
    <w:p w14:paraId="5F2A4DD2" w14:textId="77777777" w:rsidR="009C783E" w:rsidRDefault="009C783E" w:rsidP="009C783E">
      <w:pPr>
        <w:pStyle w:val="y-20"/>
        <w:rPr>
          <w:rFonts w:hint="eastAsia"/>
        </w:rPr>
      </w:pPr>
      <w:r>
        <w:rPr>
          <w:rFonts w:hint="eastAsia"/>
        </w:rPr>
        <w:t>接口</w:t>
      </w:r>
      <w:r>
        <w:rPr>
          <w:rFonts w:hint="eastAsia"/>
        </w:rPr>
        <w:t>16</w:t>
      </w:r>
      <w:r>
        <w:rPr>
          <w:rFonts w:hint="eastAsia"/>
        </w:rPr>
        <w:t>：下级平台策略协商</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05070" w14:paraId="728EE32A" w14:textId="77777777" w:rsidTr="00296B82">
        <w:tc>
          <w:tcPr>
            <w:tcW w:w="1271" w:type="dxa"/>
          </w:tcPr>
          <w:p w14:paraId="774AC938" w14:textId="77777777" w:rsidR="00005070" w:rsidRDefault="00005070" w:rsidP="00D4029B">
            <w:pPr>
              <w:pStyle w:val="y-0"/>
              <w:rPr>
                <w:rFonts w:hint="eastAsia"/>
              </w:rPr>
            </w:pPr>
            <w:r>
              <w:rPr>
                <w:rFonts w:hint="eastAsia"/>
              </w:rPr>
              <w:t>请求URL</w:t>
            </w:r>
          </w:p>
        </w:tc>
        <w:tc>
          <w:tcPr>
            <w:tcW w:w="6946" w:type="dxa"/>
          </w:tcPr>
          <w:p w14:paraId="0B165386" w14:textId="6151424C" w:rsidR="00005070" w:rsidRPr="00077D08" w:rsidRDefault="008B1A2E" w:rsidP="00D4029B">
            <w:pPr>
              <w:pStyle w:val="y-0"/>
              <w:rPr>
                <w:rFonts w:hint="eastAsia"/>
              </w:rPr>
            </w:pPr>
            <w:r>
              <w:rPr>
                <w:rFonts w:hint="eastAsia"/>
              </w:rPr>
              <w:t>——</w:t>
            </w:r>
          </w:p>
        </w:tc>
      </w:tr>
      <w:tr w:rsidR="00005070" w14:paraId="2C1AC6C2" w14:textId="77777777" w:rsidTr="00296B82">
        <w:tc>
          <w:tcPr>
            <w:tcW w:w="1271" w:type="dxa"/>
            <w:vMerge w:val="restart"/>
          </w:tcPr>
          <w:p w14:paraId="6EADB7E5" w14:textId="77777777" w:rsidR="00005070" w:rsidRDefault="00005070" w:rsidP="00D4029B">
            <w:pPr>
              <w:pStyle w:val="y-0"/>
              <w:rPr>
                <w:rFonts w:hint="eastAsia"/>
              </w:rPr>
            </w:pPr>
            <w:r>
              <w:rPr>
                <w:rFonts w:hint="eastAsia"/>
              </w:rPr>
              <w:t>请求体</w:t>
            </w:r>
          </w:p>
        </w:tc>
        <w:tc>
          <w:tcPr>
            <w:tcW w:w="6946" w:type="dxa"/>
          </w:tcPr>
          <w:p w14:paraId="559A699E" w14:textId="77777777" w:rsidR="00400108" w:rsidRPr="00400108" w:rsidRDefault="00400108" w:rsidP="00D4029B">
            <w:pPr>
              <w:pStyle w:val="y-0"/>
              <w:rPr>
                <w:rFonts w:hint="eastAsia"/>
              </w:rPr>
            </w:pPr>
            <w:r w:rsidRPr="00400108">
              <w:t>{</w:t>
            </w:r>
          </w:p>
          <w:p w14:paraId="1FD2A2B9" w14:textId="77777777" w:rsidR="00400108" w:rsidRPr="00400108" w:rsidRDefault="00400108" w:rsidP="00D4029B">
            <w:pPr>
              <w:pStyle w:val="y-0"/>
              <w:rPr>
                <w:rFonts w:hint="eastAsia"/>
              </w:rPr>
            </w:pPr>
            <w:r w:rsidRPr="00400108">
              <w:t>    "orderID": "2-302-1690657581837721600",</w:t>
            </w:r>
          </w:p>
          <w:p w14:paraId="6EB96241" w14:textId="77777777" w:rsidR="00400108" w:rsidRPr="00400108" w:rsidRDefault="00400108" w:rsidP="00D4029B">
            <w:pPr>
              <w:pStyle w:val="y-0"/>
              <w:rPr>
                <w:rFonts w:hint="eastAsia"/>
              </w:rPr>
            </w:pPr>
            <w:r w:rsidRPr="00400108">
              <w:t>    "orgCode": "370000",</w:t>
            </w:r>
          </w:p>
          <w:p w14:paraId="58FB49A7" w14:textId="77777777" w:rsidR="00400108" w:rsidRPr="00400108" w:rsidRDefault="00400108" w:rsidP="00D4029B">
            <w:pPr>
              <w:pStyle w:val="y-0"/>
              <w:rPr>
                <w:rFonts w:hint="eastAsia"/>
              </w:rPr>
            </w:pPr>
            <w:r w:rsidRPr="00400108">
              <w:t>    "ispCode": "CM",</w:t>
            </w:r>
          </w:p>
          <w:p w14:paraId="3B457731" w14:textId="77777777" w:rsidR="00400108" w:rsidRPr="00400108" w:rsidRDefault="00400108" w:rsidP="00D4029B">
            <w:pPr>
              <w:pStyle w:val="y-0"/>
              <w:rPr>
                <w:rFonts w:hint="eastAsia"/>
              </w:rPr>
            </w:pPr>
            <w:r w:rsidRPr="00400108">
              <w:t>    "ctxCode": 0,</w:t>
            </w:r>
          </w:p>
          <w:p w14:paraId="72FA5F60" w14:textId="77777777" w:rsidR="00400108" w:rsidRPr="00400108" w:rsidRDefault="00400108" w:rsidP="00D4029B">
            <w:pPr>
              <w:pStyle w:val="y-0"/>
              <w:rPr>
                <w:rFonts w:hint="eastAsia"/>
              </w:rPr>
            </w:pPr>
            <w:r w:rsidRPr="00400108">
              <w:t>    "reqMsgCnt": "d05196eb5ec91b1f48951c5141a741f2"</w:t>
            </w:r>
          </w:p>
          <w:p w14:paraId="0A29D825" w14:textId="77777777" w:rsidR="00400108" w:rsidRPr="00400108" w:rsidRDefault="00400108" w:rsidP="00D4029B">
            <w:pPr>
              <w:pStyle w:val="y-0"/>
              <w:rPr>
                <w:rFonts w:hint="eastAsia"/>
              </w:rPr>
            </w:pPr>
            <w:r w:rsidRPr="00400108">
              <w:t>}</w:t>
            </w:r>
          </w:p>
          <w:p w14:paraId="1974ACED" w14:textId="77777777" w:rsidR="00005070" w:rsidRDefault="00005070" w:rsidP="00D4029B">
            <w:pPr>
              <w:pStyle w:val="y-0"/>
              <w:rPr>
                <w:rFonts w:hint="eastAsia"/>
              </w:rPr>
            </w:pPr>
          </w:p>
        </w:tc>
      </w:tr>
      <w:tr w:rsidR="00005070" w14:paraId="4176C961" w14:textId="77777777" w:rsidTr="00296B82">
        <w:tc>
          <w:tcPr>
            <w:tcW w:w="1271" w:type="dxa"/>
            <w:vMerge/>
          </w:tcPr>
          <w:p w14:paraId="1A47BEF8" w14:textId="77777777" w:rsidR="00005070" w:rsidRDefault="00005070" w:rsidP="00D4029B">
            <w:pPr>
              <w:pStyle w:val="y-0"/>
              <w:rPr>
                <w:rFonts w:hint="eastAsia"/>
              </w:rPr>
            </w:pPr>
          </w:p>
        </w:tc>
        <w:tc>
          <w:tcPr>
            <w:tcW w:w="6946" w:type="dxa"/>
          </w:tcPr>
          <w:p w14:paraId="557FBE11" w14:textId="77777777" w:rsidR="00400108" w:rsidRPr="00400108" w:rsidRDefault="00400108" w:rsidP="00D4029B">
            <w:pPr>
              <w:pStyle w:val="y-0"/>
              <w:rPr>
                <w:rFonts w:hint="eastAsia"/>
              </w:rPr>
            </w:pPr>
            <w:r w:rsidRPr="00400108">
              <w:t>{</w:t>
            </w:r>
          </w:p>
          <w:p w14:paraId="20AB6F77" w14:textId="77777777" w:rsidR="00400108" w:rsidRPr="00400108" w:rsidRDefault="00400108" w:rsidP="00D4029B">
            <w:pPr>
              <w:pStyle w:val="y-0"/>
              <w:rPr>
                <w:rFonts w:hint="eastAsia"/>
              </w:rPr>
            </w:pPr>
            <w:r w:rsidRPr="00400108">
              <w:lastRenderedPageBreak/>
              <w:t>    "dataSubType": 302,</w:t>
            </w:r>
          </w:p>
          <w:p w14:paraId="6BDFE12C" w14:textId="77777777" w:rsidR="00400108" w:rsidRPr="00400108" w:rsidRDefault="00400108" w:rsidP="00D4029B">
            <w:pPr>
              <w:pStyle w:val="y-0"/>
              <w:rPr>
                <w:rFonts w:hint="eastAsia"/>
              </w:rPr>
            </w:pPr>
            <w:r w:rsidRPr="00400108">
              <w:t>    "dataType": 2,</w:t>
            </w:r>
          </w:p>
          <w:p w14:paraId="06CE56FD" w14:textId="77777777" w:rsidR="00400108" w:rsidRPr="00400108" w:rsidRDefault="00400108" w:rsidP="00D4029B">
            <w:pPr>
              <w:pStyle w:val="y-0"/>
              <w:rPr>
                <w:rFonts w:hint="eastAsia"/>
              </w:rPr>
            </w:pPr>
            <w:r w:rsidRPr="00400108">
              <w:t>    "sign": "eae53855c842ae9771c1b775a5ddcaabeadc9ac79c2837023079ac55bfe6dffe",</w:t>
            </w:r>
          </w:p>
          <w:p w14:paraId="34EBE115" w14:textId="77777777" w:rsidR="00400108" w:rsidRPr="00400108" w:rsidRDefault="00400108" w:rsidP="00D4029B">
            <w:pPr>
              <w:pStyle w:val="y-0"/>
              <w:rPr>
                <w:rFonts w:hint="eastAsia"/>
              </w:rPr>
            </w:pPr>
            <w:r w:rsidRPr="00400108">
              <w:t>    "timeStamp": "1661256722",</w:t>
            </w:r>
          </w:p>
          <w:p w14:paraId="5826ACCF" w14:textId="77777777" w:rsidR="00400108" w:rsidRPr="00400108" w:rsidRDefault="00400108" w:rsidP="00D4029B">
            <w:pPr>
              <w:pStyle w:val="y-0"/>
              <w:rPr>
                <w:rFonts w:hint="eastAsia"/>
              </w:rPr>
            </w:pPr>
            <w:r w:rsidRPr="00400108">
              <w:t>    "polyReqParams": {</w:t>
            </w:r>
          </w:p>
          <w:p w14:paraId="5EC0544B" w14:textId="77777777" w:rsidR="00400108" w:rsidRPr="00400108" w:rsidRDefault="00400108" w:rsidP="00D4029B">
            <w:pPr>
              <w:pStyle w:val="y-0"/>
              <w:rPr>
                <w:rFonts w:hint="eastAsia"/>
              </w:rPr>
            </w:pPr>
            <w:r w:rsidRPr="00400108">
              <w:t>        "reptPerd": 888,</w:t>
            </w:r>
          </w:p>
          <w:p w14:paraId="136EABF2" w14:textId="77777777" w:rsidR="00400108" w:rsidRPr="00400108" w:rsidRDefault="00400108" w:rsidP="00D4029B">
            <w:pPr>
              <w:pStyle w:val="y-0"/>
              <w:rPr>
                <w:rFonts w:hint="eastAsia"/>
              </w:rPr>
            </w:pPr>
            <w:r w:rsidRPr="00400108">
              <w:t>        "sycPerd": 888,</w:t>
            </w:r>
          </w:p>
          <w:p w14:paraId="17C72F92" w14:textId="77777777" w:rsidR="00400108" w:rsidRPr="00400108" w:rsidRDefault="00400108" w:rsidP="00D4029B">
            <w:pPr>
              <w:pStyle w:val="y-0"/>
              <w:rPr>
                <w:rFonts w:hint="eastAsia"/>
              </w:rPr>
            </w:pPr>
            <w:r w:rsidRPr="00400108">
              <w:t>        "devHash": "3627950af9a7fd40526676dd92",</w:t>
            </w:r>
          </w:p>
          <w:p w14:paraId="4F78A08C" w14:textId="77777777" w:rsidR="00400108" w:rsidRPr="00400108" w:rsidRDefault="00400108" w:rsidP="00D4029B">
            <w:pPr>
              <w:pStyle w:val="y-0"/>
              <w:rPr>
                <w:rFonts w:hint="eastAsia"/>
              </w:rPr>
            </w:pPr>
            <w:r w:rsidRPr="00400108">
              <w:t>        "sycNum": 888,</w:t>
            </w:r>
          </w:p>
          <w:p w14:paraId="61B3F0A7" w14:textId="77777777" w:rsidR="00400108" w:rsidRPr="00400108" w:rsidRDefault="00400108" w:rsidP="00D4029B">
            <w:pPr>
              <w:pStyle w:val="y-0"/>
              <w:rPr>
                <w:rFonts w:hint="eastAsia"/>
              </w:rPr>
            </w:pPr>
            <w:r w:rsidRPr="00400108">
              <w:t>        "decIp": "10.65.128.150",</w:t>
            </w:r>
          </w:p>
          <w:p w14:paraId="4F240FAF" w14:textId="77777777" w:rsidR="00400108" w:rsidRPr="00400108" w:rsidRDefault="00400108" w:rsidP="00D4029B">
            <w:pPr>
              <w:pStyle w:val="y-0"/>
              <w:rPr>
                <w:rFonts w:hint="eastAsia"/>
              </w:rPr>
            </w:pPr>
            <w:r w:rsidRPr="00400108">
              <w:t>        "reptNum": 888,</w:t>
            </w:r>
          </w:p>
          <w:p w14:paraId="357A7E52" w14:textId="77777777" w:rsidR="00400108" w:rsidRPr="00400108" w:rsidRDefault="00400108" w:rsidP="00D4029B">
            <w:pPr>
              <w:pStyle w:val="y-0"/>
              <w:rPr>
                <w:rFonts w:hint="eastAsia"/>
              </w:rPr>
            </w:pPr>
            <w:r w:rsidRPr="00400108">
              <w:t>        "perdType": 0</w:t>
            </w:r>
          </w:p>
          <w:p w14:paraId="374CF026" w14:textId="77777777" w:rsidR="00400108" w:rsidRPr="00400108" w:rsidRDefault="00400108" w:rsidP="00D4029B">
            <w:pPr>
              <w:pStyle w:val="y-0"/>
              <w:rPr>
                <w:rFonts w:hint="eastAsia"/>
              </w:rPr>
            </w:pPr>
            <w:r w:rsidRPr="00400108">
              <w:t>    }</w:t>
            </w:r>
          </w:p>
          <w:p w14:paraId="1DA5ABE9" w14:textId="77777777" w:rsidR="00400108" w:rsidRPr="00400108" w:rsidRDefault="00400108" w:rsidP="00D4029B">
            <w:pPr>
              <w:pStyle w:val="y-0"/>
              <w:rPr>
                <w:rFonts w:hint="eastAsia"/>
              </w:rPr>
            </w:pPr>
            <w:r w:rsidRPr="00400108">
              <w:t>}</w:t>
            </w:r>
          </w:p>
          <w:p w14:paraId="4D75F64D" w14:textId="77777777" w:rsidR="00005070" w:rsidRDefault="00005070" w:rsidP="00D4029B">
            <w:pPr>
              <w:pStyle w:val="y-0"/>
              <w:rPr>
                <w:rFonts w:hint="eastAsia"/>
              </w:rPr>
            </w:pPr>
          </w:p>
        </w:tc>
      </w:tr>
      <w:tr w:rsidR="00005070" w14:paraId="30752925" w14:textId="77777777" w:rsidTr="00296B82">
        <w:tc>
          <w:tcPr>
            <w:tcW w:w="1271" w:type="dxa"/>
            <w:vMerge w:val="restart"/>
          </w:tcPr>
          <w:p w14:paraId="05186D2D" w14:textId="77777777" w:rsidR="00005070" w:rsidRDefault="00005070" w:rsidP="00D4029B">
            <w:pPr>
              <w:pStyle w:val="y-0"/>
              <w:rPr>
                <w:rFonts w:hint="eastAsia"/>
              </w:rPr>
            </w:pPr>
            <w:r>
              <w:rPr>
                <w:rFonts w:hint="eastAsia"/>
              </w:rPr>
              <w:lastRenderedPageBreak/>
              <w:t>响应体</w:t>
            </w:r>
          </w:p>
        </w:tc>
        <w:tc>
          <w:tcPr>
            <w:tcW w:w="6946" w:type="dxa"/>
          </w:tcPr>
          <w:p w14:paraId="3EB595D2" w14:textId="77777777" w:rsidR="00400108" w:rsidRPr="00400108" w:rsidRDefault="00400108" w:rsidP="00D4029B">
            <w:pPr>
              <w:pStyle w:val="y-0"/>
              <w:rPr>
                <w:rFonts w:hint="eastAsia"/>
              </w:rPr>
            </w:pPr>
            <w:r w:rsidRPr="00400108">
              <w:t>{</w:t>
            </w:r>
          </w:p>
          <w:p w14:paraId="574172AD" w14:textId="77777777" w:rsidR="00400108" w:rsidRPr="00400108" w:rsidRDefault="00400108" w:rsidP="00D4029B">
            <w:pPr>
              <w:pStyle w:val="y-0"/>
              <w:rPr>
                <w:rFonts w:hint="eastAsia"/>
              </w:rPr>
            </w:pPr>
            <w:r w:rsidRPr="00400108">
              <w:t>    "orderID": "2-302-1690657581837721600",</w:t>
            </w:r>
          </w:p>
          <w:p w14:paraId="04D94B71" w14:textId="77777777" w:rsidR="00400108" w:rsidRPr="00400108" w:rsidRDefault="00400108" w:rsidP="00D4029B">
            <w:pPr>
              <w:pStyle w:val="y-0"/>
              <w:rPr>
                <w:rFonts w:hint="eastAsia"/>
              </w:rPr>
            </w:pPr>
            <w:r w:rsidRPr="00400108">
              <w:t>    "statusCode": 0,</w:t>
            </w:r>
          </w:p>
          <w:p w14:paraId="1F2FD371" w14:textId="5B32A9E1" w:rsidR="00400108" w:rsidRPr="00400108" w:rsidRDefault="00400108" w:rsidP="00D4029B">
            <w:pPr>
              <w:pStyle w:val="y-0"/>
              <w:rPr>
                <w:rFonts w:hint="eastAsia"/>
              </w:rPr>
            </w:pPr>
            <w:r w:rsidRPr="00400108">
              <w:t>    "statusText": "</w:t>
            </w:r>
            <w:ins w:id="411" w:author="俊林 杨" w:date="2025-07-16T14:13:00Z" w16du:dateUtc="2025-07-16T06:13:00Z">
              <w:r w:rsidR="00C1647B" w:rsidRPr="00400108">
                <w:t>success.</w:t>
              </w:r>
            </w:ins>
            <w:del w:id="412" w:author="俊林 杨" w:date="2025-07-16T14:12:00Z" w16du:dateUtc="2025-07-16T06:12:00Z">
              <w:r w:rsidRPr="00400108" w:rsidDel="00C1647B">
                <w:delText>数据在数据传输保存模块保存成功</w:delText>
              </w:r>
            </w:del>
            <w:r w:rsidRPr="00400108">
              <w:t>",</w:t>
            </w:r>
          </w:p>
          <w:p w14:paraId="08CF6208" w14:textId="77777777" w:rsidR="00400108" w:rsidRPr="00400108" w:rsidRDefault="00400108" w:rsidP="00D4029B">
            <w:pPr>
              <w:pStyle w:val="y-0"/>
              <w:rPr>
                <w:rFonts w:hint="eastAsia"/>
              </w:rPr>
            </w:pPr>
            <w:r w:rsidRPr="00400108">
              <w:t>    "rspMsgCnt": "38ea02c1c2b1a06c9db7803e92ffa5ec"</w:t>
            </w:r>
          </w:p>
          <w:p w14:paraId="16F0876E" w14:textId="77777777" w:rsidR="00400108" w:rsidRPr="00400108" w:rsidRDefault="00400108" w:rsidP="00D4029B">
            <w:pPr>
              <w:pStyle w:val="y-0"/>
              <w:rPr>
                <w:rFonts w:hint="eastAsia"/>
              </w:rPr>
            </w:pPr>
            <w:r w:rsidRPr="00400108">
              <w:t>}</w:t>
            </w:r>
          </w:p>
          <w:p w14:paraId="15211025" w14:textId="77777777" w:rsidR="00005070" w:rsidRDefault="00005070" w:rsidP="00D4029B">
            <w:pPr>
              <w:pStyle w:val="y-0"/>
              <w:rPr>
                <w:rFonts w:hint="eastAsia"/>
              </w:rPr>
            </w:pPr>
          </w:p>
        </w:tc>
      </w:tr>
      <w:tr w:rsidR="00005070" w14:paraId="0E24C529" w14:textId="77777777" w:rsidTr="00296B82">
        <w:tc>
          <w:tcPr>
            <w:tcW w:w="1271" w:type="dxa"/>
            <w:vMerge/>
          </w:tcPr>
          <w:p w14:paraId="19B831C8" w14:textId="77777777" w:rsidR="00005070" w:rsidRDefault="00005070" w:rsidP="00D4029B">
            <w:pPr>
              <w:pStyle w:val="y-0"/>
              <w:rPr>
                <w:rFonts w:hint="eastAsia"/>
              </w:rPr>
            </w:pPr>
          </w:p>
        </w:tc>
        <w:tc>
          <w:tcPr>
            <w:tcW w:w="6946" w:type="dxa"/>
          </w:tcPr>
          <w:p w14:paraId="51FECE74" w14:textId="77777777" w:rsidR="00400108" w:rsidRPr="00400108" w:rsidRDefault="00400108" w:rsidP="00D4029B">
            <w:pPr>
              <w:pStyle w:val="y-0"/>
              <w:rPr>
                <w:rFonts w:hint="eastAsia"/>
              </w:rPr>
            </w:pPr>
            <w:r w:rsidRPr="00400108">
              <w:t>{</w:t>
            </w:r>
          </w:p>
          <w:p w14:paraId="3743137B" w14:textId="77777777" w:rsidR="00400108" w:rsidRPr="00400108" w:rsidRDefault="00400108" w:rsidP="00D4029B">
            <w:pPr>
              <w:pStyle w:val="y-0"/>
              <w:rPr>
                <w:rFonts w:hint="eastAsia"/>
              </w:rPr>
            </w:pPr>
            <w:r w:rsidRPr="00400108">
              <w:t>    "dataSubType": 302,</w:t>
            </w:r>
          </w:p>
          <w:p w14:paraId="234F1945" w14:textId="77777777" w:rsidR="00400108" w:rsidRPr="00400108" w:rsidRDefault="00400108" w:rsidP="00D4029B">
            <w:pPr>
              <w:pStyle w:val="y-0"/>
              <w:rPr>
                <w:rFonts w:hint="eastAsia"/>
              </w:rPr>
            </w:pPr>
            <w:r w:rsidRPr="00400108">
              <w:t>    "dataType": 2,</w:t>
            </w:r>
          </w:p>
          <w:p w14:paraId="2C893FC3" w14:textId="77777777" w:rsidR="00400108" w:rsidRPr="00400108" w:rsidRDefault="00400108" w:rsidP="00D4029B">
            <w:pPr>
              <w:pStyle w:val="y-0"/>
              <w:rPr>
                <w:rFonts w:hint="eastAsia"/>
              </w:rPr>
            </w:pPr>
            <w:r w:rsidRPr="00400108">
              <w:t>    "sign": "ae6393f8d5ea3eb972628bd41ced029f9ce45a5e195aa77f210b160ac89ec93f",</w:t>
            </w:r>
          </w:p>
          <w:p w14:paraId="285FF18F" w14:textId="77777777" w:rsidR="00400108" w:rsidRPr="00400108" w:rsidRDefault="00400108" w:rsidP="00D4029B">
            <w:pPr>
              <w:pStyle w:val="y-0"/>
              <w:rPr>
                <w:rFonts w:hint="eastAsia"/>
              </w:rPr>
            </w:pPr>
            <w:r w:rsidRPr="00400108">
              <w:t>    "basicRspParams": {</w:t>
            </w:r>
          </w:p>
          <w:p w14:paraId="03C2CD00" w14:textId="77777777" w:rsidR="00400108" w:rsidRPr="00400108" w:rsidRDefault="00400108" w:rsidP="00D4029B">
            <w:pPr>
              <w:pStyle w:val="y-0"/>
              <w:rPr>
                <w:rFonts w:hint="eastAsia"/>
              </w:rPr>
            </w:pPr>
            <w:r w:rsidRPr="00400108">
              <w:t>        "reptPerd": 1000,</w:t>
            </w:r>
          </w:p>
          <w:p w14:paraId="633F2881" w14:textId="77777777" w:rsidR="00400108" w:rsidRPr="00400108" w:rsidRDefault="00400108" w:rsidP="00D4029B">
            <w:pPr>
              <w:pStyle w:val="y-0"/>
              <w:rPr>
                <w:rFonts w:hint="eastAsia"/>
              </w:rPr>
            </w:pPr>
            <w:r w:rsidRPr="00400108">
              <w:t>        "sycPerd": 1000,</w:t>
            </w:r>
          </w:p>
          <w:p w14:paraId="0901BCDA" w14:textId="77777777" w:rsidR="00400108" w:rsidRPr="00400108" w:rsidRDefault="00400108" w:rsidP="00D4029B">
            <w:pPr>
              <w:pStyle w:val="y-0"/>
              <w:rPr>
                <w:rFonts w:hint="eastAsia"/>
              </w:rPr>
            </w:pPr>
            <w:r w:rsidRPr="00400108">
              <w:t>        "reptNum": 1000,</w:t>
            </w:r>
          </w:p>
          <w:p w14:paraId="22B69E76" w14:textId="77777777" w:rsidR="00400108" w:rsidRPr="00400108" w:rsidRDefault="00400108" w:rsidP="00D4029B">
            <w:pPr>
              <w:pStyle w:val="y-0"/>
              <w:rPr>
                <w:rFonts w:hint="eastAsia"/>
              </w:rPr>
            </w:pPr>
            <w:r w:rsidRPr="00400108">
              <w:t>        "sycNum": 1000,</w:t>
            </w:r>
          </w:p>
          <w:p w14:paraId="52E9CF3C" w14:textId="77777777" w:rsidR="00400108" w:rsidRPr="00400108" w:rsidRDefault="00400108" w:rsidP="00D4029B">
            <w:pPr>
              <w:pStyle w:val="y-0"/>
              <w:rPr>
                <w:rFonts w:hint="eastAsia"/>
              </w:rPr>
            </w:pPr>
            <w:r w:rsidRPr="00400108">
              <w:t>        "perdType": 0</w:t>
            </w:r>
          </w:p>
          <w:p w14:paraId="6EC01DBD" w14:textId="77777777" w:rsidR="00400108" w:rsidRPr="00400108" w:rsidRDefault="00400108" w:rsidP="00D4029B">
            <w:pPr>
              <w:pStyle w:val="y-0"/>
              <w:rPr>
                <w:rFonts w:hint="eastAsia"/>
              </w:rPr>
            </w:pPr>
            <w:r w:rsidRPr="00400108">
              <w:t>    },</w:t>
            </w:r>
          </w:p>
          <w:p w14:paraId="5B41DFE8" w14:textId="77777777" w:rsidR="00400108" w:rsidRPr="00400108" w:rsidRDefault="00400108" w:rsidP="00D4029B">
            <w:pPr>
              <w:pStyle w:val="y-0"/>
              <w:rPr>
                <w:rFonts w:hint="eastAsia"/>
              </w:rPr>
            </w:pPr>
            <w:r w:rsidRPr="00400108">
              <w:t>    "timeStamp": 1661862039</w:t>
            </w:r>
          </w:p>
          <w:p w14:paraId="0937B80D" w14:textId="77777777" w:rsidR="00400108" w:rsidRPr="00400108" w:rsidRDefault="00400108" w:rsidP="00D4029B">
            <w:pPr>
              <w:pStyle w:val="y-0"/>
              <w:rPr>
                <w:rFonts w:hint="eastAsia"/>
              </w:rPr>
            </w:pPr>
            <w:r w:rsidRPr="00400108">
              <w:t>}</w:t>
            </w:r>
          </w:p>
          <w:p w14:paraId="4A5A881E" w14:textId="77777777" w:rsidR="00005070" w:rsidRDefault="00005070" w:rsidP="00D4029B">
            <w:pPr>
              <w:pStyle w:val="y-0"/>
              <w:rPr>
                <w:rFonts w:hint="eastAsia"/>
              </w:rPr>
            </w:pPr>
          </w:p>
        </w:tc>
      </w:tr>
      <w:tr w:rsidR="00005070" w14:paraId="4DD62341" w14:textId="77777777" w:rsidTr="00296B82">
        <w:tc>
          <w:tcPr>
            <w:tcW w:w="1271" w:type="dxa"/>
          </w:tcPr>
          <w:p w14:paraId="33AC7CB4" w14:textId="77777777" w:rsidR="00005070" w:rsidRDefault="00005070" w:rsidP="00D4029B">
            <w:pPr>
              <w:pStyle w:val="y-0"/>
              <w:rPr>
                <w:rFonts w:hint="eastAsia"/>
              </w:rPr>
            </w:pPr>
            <w:r w:rsidRPr="00077D08">
              <w:rPr>
                <w:rFonts w:hint="eastAsia"/>
              </w:rPr>
              <w:lastRenderedPageBreak/>
              <w:t>说明</w:t>
            </w:r>
          </w:p>
        </w:tc>
        <w:tc>
          <w:tcPr>
            <w:tcW w:w="6946" w:type="dxa"/>
          </w:tcPr>
          <w:p w14:paraId="7B38D1D0" w14:textId="4F8E0E26" w:rsidR="00005070" w:rsidRPr="007E2BFF" w:rsidRDefault="007E2BFF" w:rsidP="007E2BFF">
            <w:pPr>
              <w:pStyle w:val="y-5"/>
              <w:numPr>
                <w:ilvl w:val="0"/>
                <w:numId w:val="20"/>
              </w:numPr>
              <w:rPr>
                <w:rFonts w:ascii="宋体" w:hAnsi="宋体" w:cs="Microsoft YaHei Mono" w:hint="eastAsia"/>
              </w:rPr>
            </w:pPr>
            <w:r>
              <w:t>基于业务场景区分协商结果</w:t>
            </w:r>
          </w:p>
        </w:tc>
      </w:tr>
    </w:tbl>
    <w:p w14:paraId="00C09618" w14:textId="77777777" w:rsidR="00005070" w:rsidRPr="00005070" w:rsidRDefault="00005070" w:rsidP="00D4029B">
      <w:pPr>
        <w:pStyle w:val="y-0"/>
        <w:rPr>
          <w:rFonts w:hint="eastAsia"/>
        </w:rPr>
      </w:pPr>
    </w:p>
    <w:p w14:paraId="74F8681F" w14:textId="77777777" w:rsidR="009C783E" w:rsidRDefault="009C783E" w:rsidP="009C783E">
      <w:pPr>
        <w:pStyle w:val="y-20"/>
        <w:rPr>
          <w:rFonts w:hint="eastAsia"/>
        </w:rPr>
      </w:pPr>
      <w:r>
        <w:rPr>
          <w:rFonts w:hint="eastAsia"/>
        </w:rPr>
        <w:t>接口</w:t>
      </w:r>
      <w:r>
        <w:rPr>
          <w:rFonts w:hint="eastAsia"/>
        </w:rPr>
        <w:t>17</w:t>
      </w:r>
      <w:r>
        <w:rPr>
          <w:rFonts w:hint="eastAsia"/>
        </w:rPr>
        <w:t>：测试数据：</w:t>
      </w:r>
      <w:r>
        <w:rPr>
          <w:rFonts w:hint="eastAsia"/>
        </w:rPr>
        <w:t>1-</w:t>
      </w:r>
      <w:r>
        <w:rPr>
          <w:rFonts w:hint="eastAsia"/>
        </w:rPr>
        <w:t>预警资产数据下发</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05070" w14:paraId="1268DE92" w14:textId="77777777" w:rsidTr="00296B82">
        <w:tc>
          <w:tcPr>
            <w:tcW w:w="1271" w:type="dxa"/>
          </w:tcPr>
          <w:p w14:paraId="798ED660" w14:textId="77777777" w:rsidR="00005070" w:rsidRDefault="00005070" w:rsidP="00D4029B">
            <w:pPr>
              <w:pStyle w:val="y-0"/>
              <w:rPr>
                <w:rFonts w:hint="eastAsia"/>
              </w:rPr>
            </w:pPr>
            <w:r>
              <w:rPr>
                <w:rFonts w:hint="eastAsia"/>
              </w:rPr>
              <w:t>请求URL</w:t>
            </w:r>
          </w:p>
        </w:tc>
        <w:tc>
          <w:tcPr>
            <w:tcW w:w="6946" w:type="dxa"/>
          </w:tcPr>
          <w:p w14:paraId="77C3177C" w14:textId="273A2587" w:rsidR="00005070" w:rsidRPr="00077D08" w:rsidRDefault="008B1A2E" w:rsidP="00D4029B">
            <w:pPr>
              <w:pStyle w:val="y-0"/>
              <w:rPr>
                <w:rFonts w:hint="eastAsia"/>
              </w:rPr>
            </w:pPr>
            <w:r>
              <w:rPr>
                <w:rFonts w:hint="eastAsia"/>
              </w:rPr>
              <w:t>——</w:t>
            </w:r>
          </w:p>
        </w:tc>
      </w:tr>
      <w:tr w:rsidR="00005070" w14:paraId="169866E4" w14:textId="77777777" w:rsidTr="00296B82">
        <w:tc>
          <w:tcPr>
            <w:tcW w:w="1271" w:type="dxa"/>
            <w:vMerge w:val="restart"/>
          </w:tcPr>
          <w:p w14:paraId="5C2F3784" w14:textId="77777777" w:rsidR="00005070" w:rsidRDefault="00005070" w:rsidP="00D4029B">
            <w:pPr>
              <w:pStyle w:val="y-0"/>
              <w:rPr>
                <w:rFonts w:hint="eastAsia"/>
              </w:rPr>
            </w:pPr>
            <w:r>
              <w:rPr>
                <w:rFonts w:hint="eastAsia"/>
              </w:rPr>
              <w:t>请求体</w:t>
            </w:r>
          </w:p>
        </w:tc>
        <w:tc>
          <w:tcPr>
            <w:tcW w:w="6946" w:type="dxa"/>
          </w:tcPr>
          <w:p w14:paraId="68CE3E21" w14:textId="77777777" w:rsidR="001B7783" w:rsidRPr="001B7783" w:rsidRDefault="001B7783" w:rsidP="00D4029B">
            <w:pPr>
              <w:pStyle w:val="y-0"/>
              <w:rPr>
                <w:rFonts w:hint="eastAsia"/>
              </w:rPr>
            </w:pPr>
            <w:r w:rsidRPr="001B7783">
              <w:t>{</w:t>
            </w:r>
          </w:p>
          <w:p w14:paraId="4B32653C" w14:textId="77777777" w:rsidR="001B7783" w:rsidRPr="001B7783" w:rsidRDefault="001B7783" w:rsidP="00D4029B">
            <w:pPr>
              <w:pStyle w:val="y-0"/>
              <w:rPr>
                <w:rFonts w:hint="eastAsia"/>
              </w:rPr>
            </w:pPr>
            <w:r w:rsidRPr="001B7783">
              <w:t>    "orderID": "2-307-1690657581837721600",</w:t>
            </w:r>
          </w:p>
          <w:p w14:paraId="67628231" w14:textId="77777777" w:rsidR="001B7783" w:rsidRPr="001B7783" w:rsidRDefault="001B7783" w:rsidP="00D4029B">
            <w:pPr>
              <w:pStyle w:val="y-0"/>
              <w:rPr>
                <w:rFonts w:hint="eastAsia"/>
              </w:rPr>
            </w:pPr>
            <w:r w:rsidRPr="001B7783">
              <w:t>    "orgCode": "CT",</w:t>
            </w:r>
          </w:p>
          <w:p w14:paraId="49297202" w14:textId="77777777" w:rsidR="001B7783" w:rsidRPr="001B7783" w:rsidRDefault="001B7783" w:rsidP="00D4029B">
            <w:pPr>
              <w:pStyle w:val="y-0"/>
              <w:rPr>
                <w:rFonts w:hint="eastAsia"/>
              </w:rPr>
            </w:pPr>
            <w:r w:rsidRPr="001B7783">
              <w:t>    "ispCode": "500000",</w:t>
            </w:r>
          </w:p>
          <w:p w14:paraId="56079942" w14:textId="77777777" w:rsidR="001B7783" w:rsidRPr="001B7783" w:rsidRDefault="001B7783" w:rsidP="00D4029B">
            <w:pPr>
              <w:pStyle w:val="y-0"/>
              <w:rPr>
                <w:rFonts w:hint="eastAsia"/>
              </w:rPr>
            </w:pPr>
            <w:r w:rsidRPr="001B7783">
              <w:t>    "ctxCode": 7,</w:t>
            </w:r>
          </w:p>
          <w:p w14:paraId="7C8F4D58" w14:textId="77777777" w:rsidR="001B7783" w:rsidRPr="001B7783" w:rsidRDefault="001B7783" w:rsidP="00D4029B">
            <w:pPr>
              <w:pStyle w:val="y-0"/>
              <w:rPr>
                <w:rFonts w:hint="eastAsia"/>
              </w:rPr>
            </w:pPr>
            <w:r w:rsidRPr="001B7783">
              <w:t>    "reqMsgCnt": "b4d657aa461e7e9b98df09f930eb58ed"</w:t>
            </w:r>
          </w:p>
          <w:p w14:paraId="2097170A" w14:textId="77777777" w:rsidR="001B7783" w:rsidRPr="001B7783" w:rsidRDefault="001B7783" w:rsidP="00D4029B">
            <w:pPr>
              <w:pStyle w:val="y-0"/>
              <w:rPr>
                <w:rFonts w:hint="eastAsia"/>
              </w:rPr>
            </w:pPr>
            <w:r w:rsidRPr="001B7783">
              <w:t>}</w:t>
            </w:r>
          </w:p>
          <w:p w14:paraId="1A71B0CD" w14:textId="77777777" w:rsidR="00005070" w:rsidRDefault="00005070" w:rsidP="00D4029B">
            <w:pPr>
              <w:pStyle w:val="y-0"/>
              <w:rPr>
                <w:rFonts w:hint="eastAsia"/>
              </w:rPr>
            </w:pPr>
          </w:p>
        </w:tc>
      </w:tr>
      <w:tr w:rsidR="00005070" w14:paraId="5DCB9D06" w14:textId="77777777" w:rsidTr="00296B82">
        <w:tc>
          <w:tcPr>
            <w:tcW w:w="1271" w:type="dxa"/>
            <w:vMerge/>
          </w:tcPr>
          <w:p w14:paraId="6FAFF811" w14:textId="77777777" w:rsidR="00005070" w:rsidRDefault="00005070" w:rsidP="00D4029B">
            <w:pPr>
              <w:pStyle w:val="y-0"/>
              <w:rPr>
                <w:rFonts w:hint="eastAsia"/>
              </w:rPr>
            </w:pPr>
          </w:p>
        </w:tc>
        <w:tc>
          <w:tcPr>
            <w:tcW w:w="6946" w:type="dxa"/>
          </w:tcPr>
          <w:p w14:paraId="14596194" w14:textId="77777777" w:rsidR="001B7783" w:rsidRPr="001B7783" w:rsidRDefault="001B7783" w:rsidP="00D4029B">
            <w:pPr>
              <w:pStyle w:val="y-0"/>
              <w:rPr>
                <w:rFonts w:hint="eastAsia"/>
              </w:rPr>
            </w:pPr>
            <w:r w:rsidRPr="001B7783">
              <w:t>{</w:t>
            </w:r>
          </w:p>
          <w:p w14:paraId="44011EC4" w14:textId="77777777" w:rsidR="001B7783" w:rsidRPr="001B7783" w:rsidRDefault="001B7783" w:rsidP="00D4029B">
            <w:pPr>
              <w:pStyle w:val="y-0"/>
              <w:rPr>
                <w:rFonts w:hint="eastAsia"/>
              </w:rPr>
            </w:pPr>
            <w:r w:rsidRPr="001B7783">
              <w:t>    "dataSubType": 307,</w:t>
            </w:r>
          </w:p>
          <w:p w14:paraId="7A062149" w14:textId="77777777" w:rsidR="001B7783" w:rsidRPr="001B7783" w:rsidRDefault="001B7783" w:rsidP="00D4029B">
            <w:pPr>
              <w:pStyle w:val="y-0"/>
              <w:rPr>
                <w:rFonts w:hint="eastAsia"/>
              </w:rPr>
            </w:pPr>
            <w:r w:rsidRPr="001B7783">
              <w:t>    "dataType": 2,</w:t>
            </w:r>
          </w:p>
          <w:p w14:paraId="5837F6C9" w14:textId="77777777" w:rsidR="001B7783" w:rsidRPr="001B7783" w:rsidRDefault="001B7783" w:rsidP="00D4029B">
            <w:pPr>
              <w:pStyle w:val="y-0"/>
              <w:rPr>
                <w:rFonts w:hint="eastAsia"/>
              </w:rPr>
            </w:pPr>
            <w:r w:rsidRPr="001B7783">
              <w:t>    "sign": "a9698c0e2a007c9bf8ca4774906cec429255b3620b9095b15d4295d297829a00",</w:t>
            </w:r>
          </w:p>
          <w:p w14:paraId="7603743A" w14:textId="77777777" w:rsidR="001B7783" w:rsidRPr="001B7783" w:rsidRDefault="001B7783" w:rsidP="00D4029B">
            <w:pPr>
              <w:pStyle w:val="y-0"/>
              <w:rPr>
                <w:rFonts w:hint="eastAsia"/>
              </w:rPr>
            </w:pPr>
            <w:r w:rsidRPr="001B7783">
              <w:t>    "tstReqParams": {</w:t>
            </w:r>
          </w:p>
          <w:p w14:paraId="7D8ED4E5" w14:textId="77777777" w:rsidR="001B7783" w:rsidRPr="001B7783" w:rsidRDefault="001B7783" w:rsidP="00D4029B">
            <w:pPr>
              <w:pStyle w:val="y-0"/>
              <w:rPr>
                <w:rFonts w:hint="eastAsia"/>
              </w:rPr>
            </w:pPr>
            <w:r w:rsidRPr="001B7783">
              <w:t>        "logType": 1,</w:t>
            </w:r>
          </w:p>
          <w:p w14:paraId="6B8A50E5" w14:textId="77777777" w:rsidR="001B7783" w:rsidRPr="001B7783" w:rsidRDefault="001B7783" w:rsidP="00D4029B">
            <w:pPr>
              <w:pStyle w:val="y-0"/>
              <w:rPr>
                <w:rFonts w:hint="eastAsia"/>
              </w:rPr>
            </w:pPr>
            <w:r w:rsidRPr="001B7783">
              <w:t>        "orderIDLst": "2-104-1690657581837721600",</w:t>
            </w:r>
          </w:p>
          <w:p w14:paraId="344E5D33" w14:textId="77777777" w:rsidR="001B7783" w:rsidRPr="001B7783" w:rsidRDefault="001B7783" w:rsidP="00D4029B">
            <w:pPr>
              <w:pStyle w:val="y-0"/>
              <w:rPr>
                <w:rFonts w:hint="eastAsia"/>
              </w:rPr>
            </w:pPr>
            <w:r w:rsidRPr="001B7783">
              <w:t>        "tstType": 1</w:t>
            </w:r>
          </w:p>
          <w:p w14:paraId="3D5A38AE" w14:textId="77777777" w:rsidR="001B7783" w:rsidRPr="001B7783" w:rsidRDefault="001B7783" w:rsidP="00D4029B">
            <w:pPr>
              <w:pStyle w:val="y-0"/>
              <w:rPr>
                <w:rFonts w:hint="eastAsia"/>
              </w:rPr>
            </w:pPr>
            <w:r w:rsidRPr="001B7783">
              <w:t>    },</w:t>
            </w:r>
          </w:p>
          <w:p w14:paraId="493D4C2B" w14:textId="77777777" w:rsidR="001B7783" w:rsidRPr="001B7783" w:rsidRDefault="001B7783" w:rsidP="00D4029B">
            <w:pPr>
              <w:pStyle w:val="y-0"/>
              <w:rPr>
                <w:rFonts w:hint="eastAsia"/>
              </w:rPr>
            </w:pPr>
            <w:r w:rsidRPr="001B7783">
              <w:t>    "timeStamp": "1690960414",</w:t>
            </w:r>
          </w:p>
          <w:p w14:paraId="4F9FE91C" w14:textId="77777777" w:rsidR="001B7783" w:rsidRPr="001B7783" w:rsidRDefault="001B7783" w:rsidP="00D4029B">
            <w:pPr>
              <w:pStyle w:val="y-0"/>
              <w:rPr>
                <w:rFonts w:hint="eastAsia"/>
              </w:rPr>
            </w:pPr>
            <w:r w:rsidRPr="001B7783">
              <w:t>    "data": {</w:t>
            </w:r>
          </w:p>
          <w:p w14:paraId="44BEA8B2" w14:textId="77777777" w:rsidR="001B7783" w:rsidRPr="001B7783" w:rsidRDefault="001B7783" w:rsidP="00D4029B">
            <w:pPr>
              <w:pStyle w:val="y-0"/>
              <w:rPr>
                <w:rFonts w:hint="eastAsia"/>
              </w:rPr>
            </w:pPr>
            <w:r w:rsidRPr="001B7783">
              <w:t>        "numFiles": 1,</w:t>
            </w:r>
          </w:p>
          <w:p w14:paraId="615A801D" w14:textId="77777777" w:rsidR="001B7783" w:rsidRPr="001B7783" w:rsidRDefault="001B7783" w:rsidP="00D4029B">
            <w:pPr>
              <w:pStyle w:val="y-0"/>
              <w:rPr>
                <w:rFonts w:hint="eastAsia"/>
              </w:rPr>
            </w:pPr>
            <w:r w:rsidRPr="001B7783">
              <w:t>        "numTgzs": 1,</w:t>
            </w:r>
          </w:p>
          <w:p w14:paraId="67F1D55D" w14:textId="77777777" w:rsidR="001B7783" w:rsidRPr="001B7783" w:rsidRDefault="001B7783" w:rsidP="00D4029B">
            <w:pPr>
              <w:pStyle w:val="y-0"/>
              <w:rPr>
                <w:rFonts w:hint="eastAsia"/>
              </w:rPr>
            </w:pPr>
            <w:r w:rsidRPr="001B7783">
              <w:t>        "fileInfoLst": [</w:t>
            </w:r>
          </w:p>
          <w:p w14:paraId="43934227" w14:textId="77777777" w:rsidR="001B7783" w:rsidRPr="001B7783" w:rsidRDefault="001B7783" w:rsidP="00D4029B">
            <w:pPr>
              <w:pStyle w:val="y-0"/>
              <w:rPr>
                <w:rFonts w:hint="eastAsia"/>
              </w:rPr>
            </w:pPr>
            <w:r w:rsidRPr="001B7783">
              <w:t>            {</w:t>
            </w:r>
          </w:p>
          <w:p w14:paraId="035DA531" w14:textId="77777777" w:rsidR="001B7783" w:rsidRPr="001B7783" w:rsidRDefault="001B7783" w:rsidP="00D4029B">
            <w:pPr>
              <w:pStyle w:val="y-0"/>
              <w:rPr>
                <w:rFonts w:hint="eastAsia"/>
              </w:rPr>
            </w:pPr>
            <w:r w:rsidRPr="001B7783">
              <w:t>                "name": "filename.json",</w:t>
            </w:r>
          </w:p>
          <w:p w14:paraId="3A97062B" w14:textId="77777777" w:rsidR="001B7783" w:rsidRPr="001B7783" w:rsidRDefault="001B7783" w:rsidP="00D4029B">
            <w:pPr>
              <w:pStyle w:val="y-0"/>
              <w:rPr>
                <w:rFonts w:hint="eastAsia"/>
              </w:rPr>
            </w:pPr>
            <w:r w:rsidRPr="001B7783">
              <w:t>                "dataType": "json",</w:t>
            </w:r>
          </w:p>
          <w:p w14:paraId="4ED47065" w14:textId="77777777" w:rsidR="001B7783" w:rsidRPr="001B7783" w:rsidRDefault="001B7783" w:rsidP="00D4029B">
            <w:pPr>
              <w:pStyle w:val="y-0"/>
              <w:rPr>
                <w:rFonts w:hint="eastAsia"/>
              </w:rPr>
            </w:pPr>
            <w:r w:rsidRPr="001B7783">
              <w:t>                "objectID": "",</w:t>
            </w:r>
          </w:p>
          <w:p w14:paraId="46E8A530" w14:textId="77777777" w:rsidR="001B7783" w:rsidRPr="001B7783" w:rsidRDefault="001B7783" w:rsidP="00D4029B">
            <w:pPr>
              <w:pStyle w:val="y-0"/>
              <w:rPr>
                <w:rFonts w:hint="eastAsia"/>
              </w:rPr>
            </w:pPr>
            <w:r w:rsidRPr="001B7783">
              <w:t>                "svcType": 9,</w:t>
            </w:r>
          </w:p>
          <w:p w14:paraId="6615FBC0" w14:textId="77777777" w:rsidR="001B7783" w:rsidRPr="001B7783" w:rsidRDefault="001B7783" w:rsidP="00D4029B">
            <w:pPr>
              <w:pStyle w:val="y-0"/>
              <w:rPr>
                <w:rFonts w:hint="eastAsia"/>
              </w:rPr>
            </w:pPr>
            <w:r w:rsidRPr="001B7783">
              <w:t>                "reserved": ""</w:t>
            </w:r>
          </w:p>
          <w:p w14:paraId="7467E25E" w14:textId="77777777" w:rsidR="001B7783" w:rsidRPr="001B7783" w:rsidRDefault="001B7783" w:rsidP="00D4029B">
            <w:pPr>
              <w:pStyle w:val="y-0"/>
              <w:rPr>
                <w:rFonts w:hint="eastAsia"/>
              </w:rPr>
            </w:pPr>
            <w:r w:rsidRPr="001B7783">
              <w:t>            }</w:t>
            </w:r>
          </w:p>
          <w:p w14:paraId="50642662" w14:textId="77777777" w:rsidR="001B7783" w:rsidRPr="001B7783" w:rsidRDefault="001B7783" w:rsidP="00D4029B">
            <w:pPr>
              <w:pStyle w:val="y-0"/>
              <w:rPr>
                <w:rFonts w:hint="eastAsia"/>
              </w:rPr>
            </w:pPr>
            <w:r w:rsidRPr="001B7783">
              <w:t>        ]</w:t>
            </w:r>
          </w:p>
          <w:p w14:paraId="2D216FB8" w14:textId="77777777" w:rsidR="001B7783" w:rsidRPr="001B7783" w:rsidRDefault="001B7783" w:rsidP="00D4029B">
            <w:pPr>
              <w:pStyle w:val="y-0"/>
              <w:rPr>
                <w:rFonts w:hint="eastAsia"/>
              </w:rPr>
            </w:pPr>
            <w:r w:rsidRPr="001B7783">
              <w:t>    }</w:t>
            </w:r>
          </w:p>
          <w:p w14:paraId="76C7B1D1" w14:textId="77777777" w:rsidR="001B7783" w:rsidRPr="001B7783" w:rsidRDefault="001B7783" w:rsidP="00D4029B">
            <w:pPr>
              <w:pStyle w:val="y-0"/>
              <w:rPr>
                <w:rFonts w:hint="eastAsia"/>
              </w:rPr>
            </w:pPr>
            <w:r w:rsidRPr="001B7783">
              <w:lastRenderedPageBreak/>
              <w:t>}</w:t>
            </w:r>
          </w:p>
          <w:p w14:paraId="4CCC89B4" w14:textId="77777777" w:rsidR="00005070" w:rsidRDefault="00005070" w:rsidP="00D4029B">
            <w:pPr>
              <w:pStyle w:val="y-0"/>
              <w:rPr>
                <w:rFonts w:hint="eastAsia"/>
              </w:rPr>
            </w:pPr>
          </w:p>
        </w:tc>
      </w:tr>
      <w:tr w:rsidR="00005070" w14:paraId="49CA59BB" w14:textId="77777777" w:rsidTr="00296B82">
        <w:tc>
          <w:tcPr>
            <w:tcW w:w="1271" w:type="dxa"/>
            <w:vMerge w:val="restart"/>
          </w:tcPr>
          <w:p w14:paraId="6753D8D4" w14:textId="77777777" w:rsidR="00005070" w:rsidRDefault="00005070" w:rsidP="00D4029B">
            <w:pPr>
              <w:pStyle w:val="y-0"/>
              <w:rPr>
                <w:rFonts w:hint="eastAsia"/>
              </w:rPr>
            </w:pPr>
            <w:r>
              <w:rPr>
                <w:rFonts w:hint="eastAsia"/>
              </w:rPr>
              <w:lastRenderedPageBreak/>
              <w:t>响应体</w:t>
            </w:r>
          </w:p>
        </w:tc>
        <w:tc>
          <w:tcPr>
            <w:tcW w:w="6946" w:type="dxa"/>
          </w:tcPr>
          <w:p w14:paraId="29ED985E" w14:textId="77777777" w:rsidR="001B7783" w:rsidRPr="001B7783" w:rsidRDefault="001B7783" w:rsidP="00D4029B">
            <w:pPr>
              <w:pStyle w:val="y-0"/>
              <w:rPr>
                <w:rFonts w:hint="eastAsia"/>
              </w:rPr>
            </w:pPr>
            <w:r w:rsidRPr="001B7783">
              <w:t>{</w:t>
            </w:r>
          </w:p>
          <w:p w14:paraId="1AFB0DEA" w14:textId="77777777" w:rsidR="001B7783" w:rsidRPr="001B7783" w:rsidRDefault="001B7783" w:rsidP="00D4029B">
            <w:pPr>
              <w:pStyle w:val="y-0"/>
              <w:rPr>
                <w:rFonts w:hint="eastAsia"/>
              </w:rPr>
            </w:pPr>
            <w:r w:rsidRPr="001B7783">
              <w:t>    "orderID": "2-307-1690657581837721600",</w:t>
            </w:r>
          </w:p>
          <w:p w14:paraId="2C519397" w14:textId="77777777" w:rsidR="001B7783" w:rsidRPr="001B7783" w:rsidRDefault="001B7783" w:rsidP="00D4029B">
            <w:pPr>
              <w:pStyle w:val="y-0"/>
              <w:rPr>
                <w:rFonts w:hint="eastAsia"/>
              </w:rPr>
            </w:pPr>
            <w:r w:rsidRPr="001B7783">
              <w:t>    "statusCode": 0,</w:t>
            </w:r>
          </w:p>
          <w:p w14:paraId="5097C991" w14:textId="77777777" w:rsidR="001B7783" w:rsidRPr="001B7783" w:rsidRDefault="001B7783" w:rsidP="00D4029B">
            <w:pPr>
              <w:pStyle w:val="y-0"/>
              <w:rPr>
                <w:rFonts w:hint="eastAsia"/>
              </w:rPr>
            </w:pPr>
            <w:r w:rsidRPr="001B7783">
              <w:t>    "statusText": "success.",</w:t>
            </w:r>
          </w:p>
          <w:p w14:paraId="6A1CA4FA" w14:textId="77777777" w:rsidR="001B7783" w:rsidRPr="001B7783" w:rsidRDefault="001B7783" w:rsidP="00D4029B">
            <w:pPr>
              <w:pStyle w:val="y-0"/>
              <w:rPr>
                <w:rFonts w:hint="eastAsia"/>
              </w:rPr>
            </w:pPr>
            <w:r w:rsidRPr="001B7783">
              <w:t>    "rspMsgCnt": "9be5e4beae0433ebd894d2d1c1eeabbe"</w:t>
            </w:r>
          </w:p>
          <w:p w14:paraId="67F1FAD6" w14:textId="77777777" w:rsidR="001B7783" w:rsidRPr="001B7783" w:rsidRDefault="001B7783" w:rsidP="00D4029B">
            <w:pPr>
              <w:pStyle w:val="y-0"/>
              <w:rPr>
                <w:rFonts w:hint="eastAsia"/>
              </w:rPr>
            </w:pPr>
            <w:r w:rsidRPr="001B7783">
              <w:t>}</w:t>
            </w:r>
          </w:p>
          <w:p w14:paraId="16B21B34" w14:textId="77777777" w:rsidR="00005070" w:rsidRDefault="00005070" w:rsidP="00D4029B">
            <w:pPr>
              <w:pStyle w:val="y-0"/>
              <w:rPr>
                <w:rFonts w:hint="eastAsia"/>
              </w:rPr>
            </w:pPr>
          </w:p>
        </w:tc>
      </w:tr>
      <w:tr w:rsidR="00005070" w14:paraId="203BE00B" w14:textId="77777777" w:rsidTr="00296B82">
        <w:tc>
          <w:tcPr>
            <w:tcW w:w="1271" w:type="dxa"/>
            <w:vMerge/>
          </w:tcPr>
          <w:p w14:paraId="72E12B7B" w14:textId="77777777" w:rsidR="00005070" w:rsidRDefault="00005070" w:rsidP="00D4029B">
            <w:pPr>
              <w:pStyle w:val="y-0"/>
              <w:rPr>
                <w:rFonts w:hint="eastAsia"/>
              </w:rPr>
            </w:pPr>
          </w:p>
        </w:tc>
        <w:tc>
          <w:tcPr>
            <w:tcW w:w="6946" w:type="dxa"/>
          </w:tcPr>
          <w:p w14:paraId="0A8F6122" w14:textId="77777777" w:rsidR="001B7783" w:rsidRPr="001B7783" w:rsidRDefault="001B7783" w:rsidP="00D4029B">
            <w:pPr>
              <w:pStyle w:val="y-0"/>
              <w:rPr>
                <w:rFonts w:hint="eastAsia"/>
              </w:rPr>
            </w:pPr>
            <w:r w:rsidRPr="001B7783">
              <w:t>{</w:t>
            </w:r>
          </w:p>
          <w:p w14:paraId="398E1A5C" w14:textId="77777777" w:rsidR="001B7783" w:rsidRPr="001B7783" w:rsidRDefault="001B7783" w:rsidP="00D4029B">
            <w:pPr>
              <w:pStyle w:val="y-0"/>
              <w:rPr>
                <w:rFonts w:hint="eastAsia"/>
              </w:rPr>
            </w:pPr>
            <w:r w:rsidRPr="001B7783">
              <w:t>    "dataType": 2,</w:t>
            </w:r>
          </w:p>
          <w:p w14:paraId="1B96206E" w14:textId="77777777" w:rsidR="001B7783" w:rsidRPr="001B7783" w:rsidRDefault="001B7783" w:rsidP="00D4029B">
            <w:pPr>
              <w:pStyle w:val="y-0"/>
              <w:rPr>
                <w:rFonts w:hint="eastAsia"/>
              </w:rPr>
            </w:pPr>
            <w:r w:rsidRPr="001B7783">
              <w:t>    "dataSubType": 307,</w:t>
            </w:r>
          </w:p>
          <w:p w14:paraId="6966C9BD" w14:textId="77777777" w:rsidR="001B7783" w:rsidRPr="001B7783" w:rsidRDefault="001B7783" w:rsidP="00D4029B">
            <w:pPr>
              <w:pStyle w:val="y-0"/>
              <w:rPr>
                <w:rFonts w:hint="eastAsia"/>
              </w:rPr>
            </w:pPr>
            <w:r w:rsidRPr="001B7783">
              <w:t>    "timeStamp": "1692003304",</w:t>
            </w:r>
          </w:p>
          <w:p w14:paraId="27565731" w14:textId="77777777" w:rsidR="001B7783" w:rsidRPr="001B7783" w:rsidRDefault="001B7783" w:rsidP="00D4029B">
            <w:pPr>
              <w:pStyle w:val="y-0"/>
              <w:rPr>
                <w:rFonts w:hint="eastAsia"/>
              </w:rPr>
            </w:pPr>
            <w:r w:rsidRPr="001B7783">
              <w:t>    "sign": "d74cec6d7e8c6f60623e102e26b07793953590e4a97b452b794293d2d4506031",</w:t>
            </w:r>
          </w:p>
          <w:p w14:paraId="365BAC1F" w14:textId="77777777" w:rsidR="001B7783" w:rsidRPr="001B7783" w:rsidRDefault="001B7783" w:rsidP="00D4029B">
            <w:pPr>
              <w:pStyle w:val="y-0"/>
              <w:rPr>
                <w:rFonts w:hint="eastAsia"/>
              </w:rPr>
            </w:pPr>
            <w:r w:rsidRPr="001B7783">
              <w:t>    "tstResParams": {</w:t>
            </w:r>
          </w:p>
          <w:p w14:paraId="75E6F960" w14:textId="77777777" w:rsidR="001B7783" w:rsidRPr="001B7783" w:rsidRDefault="001B7783" w:rsidP="00D4029B">
            <w:pPr>
              <w:pStyle w:val="y-0"/>
              <w:rPr>
                <w:rFonts w:hint="eastAsia"/>
              </w:rPr>
            </w:pPr>
            <w:r w:rsidRPr="001B7783">
              <w:t>        "tstProcRslt": 0</w:t>
            </w:r>
          </w:p>
          <w:p w14:paraId="38F9C918" w14:textId="77777777" w:rsidR="001B7783" w:rsidRPr="001B7783" w:rsidRDefault="001B7783" w:rsidP="00D4029B">
            <w:pPr>
              <w:pStyle w:val="y-0"/>
              <w:rPr>
                <w:rFonts w:hint="eastAsia"/>
              </w:rPr>
            </w:pPr>
            <w:r w:rsidRPr="001B7783">
              <w:t>    }</w:t>
            </w:r>
          </w:p>
          <w:p w14:paraId="61A462E0" w14:textId="77777777" w:rsidR="001B7783" w:rsidRPr="001B7783" w:rsidRDefault="001B7783" w:rsidP="00D4029B">
            <w:pPr>
              <w:pStyle w:val="y-0"/>
              <w:rPr>
                <w:rFonts w:hint="eastAsia"/>
              </w:rPr>
            </w:pPr>
            <w:r w:rsidRPr="001B7783">
              <w:t>}</w:t>
            </w:r>
          </w:p>
          <w:p w14:paraId="434DF1A3" w14:textId="77777777" w:rsidR="00005070" w:rsidRDefault="00005070" w:rsidP="00D4029B">
            <w:pPr>
              <w:pStyle w:val="y-0"/>
              <w:rPr>
                <w:rFonts w:hint="eastAsia"/>
              </w:rPr>
            </w:pPr>
          </w:p>
        </w:tc>
      </w:tr>
      <w:tr w:rsidR="00005070" w14:paraId="343F7051" w14:textId="77777777" w:rsidTr="00296B82">
        <w:tc>
          <w:tcPr>
            <w:tcW w:w="1271" w:type="dxa"/>
          </w:tcPr>
          <w:p w14:paraId="340EDA11" w14:textId="77777777" w:rsidR="00005070" w:rsidRDefault="00005070" w:rsidP="00D4029B">
            <w:pPr>
              <w:pStyle w:val="y-0"/>
              <w:rPr>
                <w:rFonts w:hint="eastAsia"/>
              </w:rPr>
            </w:pPr>
            <w:r w:rsidRPr="00077D08">
              <w:rPr>
                <w:rFonts w:hint="eastAsia"/>
              </w:rPr>
              <w:t>说明</w:t>
            </w:r>
          </w:p>
        </w:tc>
        <w:tc>
          <w:tcPr>
            <w:tcW w:w="6946" w:type="dxa"/>
          </w:tcPr>
          <w:p w14:paraId="5498877E" w14:textId="77777777" w:rsidR="007E2BFF" w:rsidRPr="007E2BFF" w:rsidRDefault="007E2BFF" w:rsidP="007E2BFF">
            <w:pPr>
              <w:pStyle w:val="y-5"/>
              <w:numPr>
                <w:ilvl w:val="0"/>
                <w:numId w:val="20"/>
              </w:numPr>
              <w:rPr>
                <w:rFonts w:hint="eastAsia"/>
              </w:rPr>
            </w:pPr>
            <w:r w:rsidRPr="007E2BFF">
              <w:t>data</w:t>
            </w:r>
            <w:r w:rsidRPr="007E2BFF">
              <w:t>【支持文件业务类型</w:t>
            </w:r>
            <w:r w:rsidRPr="007E2BFF">
              <w:t>9</w:t>
            </w:r>
            <w:r w:rsidRPr="007E2BFF">
              <w:t>】其中文件内容的前两个字节为整型资产数量文件携带数据格式为：</w:t>
            </w:r>
          </w:p>
          <w:p w14:paraId="79F90898" w14:textId="77777777" w:rsidR="007E2BFF" w:rsidRPr="007E2BFF" w:rsidRDefault="007E2BFF" w:rsidP="007E2BFF">
            <w:pPr>
              <w:pStyle w:val="y-5"/>
              <w:rPr>
                <w:rFonts w:hint="eastAsia"/>
              </w:rPr>
            </w:pPr>
            <w:r w:rsidRPr="007E2BFF">
              <w:rPr>
                <w:rFonts w:hint="eastAsia"/>
              </w:rPr>
              <w:t>2</w:t>
            </w:r>
            <w:r w:rsidRPr="007E2BFF">
              <w:t>[</w:t>
            </w:r>
          </w:p>
          <w:p w14:paraId="61CB9D83" w14:textId="77777777" w:rsidR="007E2BFF" w:rsidRPr="007E2BFF" w:rsidRDefault="007E2BFF" w:rsidP="007E2BFF">
            <w:pPr>
              <w:pStyle w:val="y-5"/>
              <w:rPr>
                <w:rFonts w:hint="eastAsia"/>
              </w:rPr>
            </w:pPr>
            <w:r w:rsidRPr="007E2BFF">
              <w:t>    {</w:t>
            </w:r>
          </w:p>
          <w:p w14:paraId="5B6692D0" w14:textId="77777777" w:rsidR="007E2BFF" w:rsidRPr="007E2BFF" w:rsidRDefault="007E2BFF" w:rsidP="007E2BFF">
            <w:pPr>
              <w:pStyle w:val="y-5"/>
              <w:rPr>
                <w:rFonts w:hint="eastAsia"/>
              </w:rPr>
            </w:pPr>
            <w:r w:rsidRPr="007E2BFF">
              <w:t>        "objectName": "",</w:t>
            </w:r>
          </w:p>
          <w:p w14:paraId="091B28CE" w14:textId="77777777" w:rsidR="007E2BFF" w:rsidRPr="007E2BFF" w:rsidRDefault="007E2BFF" w:rsidP="007E2BFF">
            <w:pPr>
              <w:pStyle w:val="y-5"/>
              <w:rPr>
                <w:rFonts w:hint="eastAsia"/>
              </w:rPr>
            </w:pPr>
            <w:r w:rsidRPr="007E2BFF">
              <w:t>        "deviceLevel": "1",</w:t>
            </w:r>
          </w:p>
          <w:p w14:paraId="71F9283F" w14:textId="77777777" w:rsidR="007E2BFF" w:rsidRPr="007E2BFF" w:rsidRDefault="007E2BFF" w:rsidP="007E2BFF">
            <w:pPr>
              <w:pStyle w:val="y-5"/>
              <w:rPr>
                <w:rFonts w:hint="eastAsia"/>
              </w:rPr>
            </w:pPr>
            <w:r w:rsidRPr="007E2BFF">
              <w:t>        "state": 1,</w:t>
            </w:r>
          </w:p>
          <w:p w14:paraId="7E89E8AD" w14:textId="77777777" w:rsidR="007E2BFF" w:rsidRPr="007E2BFF" w:rsidRDefault="007E2BFF" w:rsidP="007E2BFF">
            <w:pPr>
              <w:pStyle w:val="y-5"/>
              <w:rPr>
                <w:rFonts w:hint="eastAsia"/>
              </w:rPr>
            </w:pPr>
            <w:r w:rsidRPr="007E2BFF">
              <w:t>        "assetName": "</w:t>
            </w:r>
            <w:r w:rsidRPr="007E2BFF">
              <w:t>测试资产</w:t>
            </w:r>
            <w:r w:rsidRPr="007E2BFF">
              <w:t>1",</w:t>
            </w:r>
          </w:p>
          <w:p w14:paraId="0BB0355A" w14:textId="77777777" w:rsidR="007E2BFF" w:rsidRPr="007E2BFF" w:rsidRDefault="007E2BFF" w:rsidP="007E2BFF">
            <w:pPr>
              <w:pStyle w:val="y-5"/>
              <w:rPr>
                <w:rFonts w:hint="eastAsia"/>
              </w:rPr>
            </w:pPr>
            <w:r w:rsidRPr="007E2BFF">
              <w:t>        "id": "500000CTC01012022110900006",</w:t>
            </w:r>
          </w:p>
          <w:p w14:paraId="01FB84F5" w14:textId="77777777" w:rsidR="007E2BFF" w:rsidRPr="007E2BFF" w:rsidRDefault="007E2BFF" w:rsidP="007E2BFF">
            <w:pPr>
              <w:pStyle w:val="y-5"/>
              <w:rPr>
                <w:rFonts w:hint="eastAsia"/>
              </w:rPr>
            </w:pPr>
            <w:r w:rsidRPr="007E2BFF">
              <w:t>        "lclID": "500000-CTC-745627512356485",</w:t>
            </w:r>
          </w:p>
          <w:p w14:paraId="29285484" w14:textId="77777777" w:rsidR="007E2BFF" w:rsidRPr="007E2BFF" w:rsidRDefault="007E2BFF" w:rsidP="007E2BFF">
            <w:pPr>
              <w:pStyle w:val="y-5"/>
              <w:rPr>
                <w:rFonts w:hint="eastAsia"/>
              </w:rPr>
            </w:pPr>
            <w:r w:rsidRPr="007E2BFF">
              <w:t>        "ip": "10.8.100.7",</w:t>
            </w:r>
          </w:p>
          <w:p w14:paraId="0B3F1790" w14:textId="77777777" w:rsidR="007E2BFF" w:rsidRPr="007E2BFF" w:rsidRDefault="007E2BFF" w:rsidP="007E2BFF">
            <w:pPr>
              <w:pStyle w:val="y-5"/>
              <w:rPr>
                <w:rFonts w:hint="eastAsia"/>
              </w:rPr>
            </w:pPr>
            <w:r w:rsidRPr="007E2BFF">
              <w:t>        "isAccess": 0,</w:t>
            </w:r>
          </w:p>
          <w:p w14:paraId="0E779DFF" w14:textId="77777777" w:rsidR="007E2BFF" w:rsidRPr="007E2BFF" w:rsidRDefault="007E2BFF" w:rsidP="007E2BFF">
            <w:pPr>
              <w:pStyle w:val="y-5"/>
              <w:rPr>
                <w:rFonts w:hint="eastAsia"/>
              </w:rPr>
            </w:pPr>
            <w:r w:rsidRPr="007E2BFF">
              <w:t>        "os": "CentOS,7",</w:t>
            </w:r>
          </w:p>
          <w:p w14:paraId="1DF4F955" w14:textId="77777777" w:rsidR="007E2BFF" w:rsidRPr="007E2BFF" w:rsidRDefault="007E2BFF" w:rsidP="007E2BFF">
            <w:pPr>
              <w:pStyle w:val="y-5"/>
              <w:rPr>
                <w:rFonts w:hint="eastAsia"/>
              </w:rPr>
            </w:pPr>
            <w:r w:rsidRPr="007E2BFF">
              <w:t>        "middleware": "Redis,5.0|Tomcat,8.0",</w:t>
            </w:r>
          </w:p>
          <w:p w14:paraId="5A0E0679" w14:textId="77777777" w:rsidR="007E2BFF" w:rsidRPr="007E2BFF" w:rsidRDefault="007E2BFF" w:rsidP="007E2BFF">
            <w:pPr>
              <w:pStyle w:val="y-5"/>
              <w:rPr>
                <w:rFonts w:hint="eastAsia"/>
              </w:rPr>
            </w:pPr>
            <w:r w:rsidRPr="007E2BFF">
              <w:t>        "db": "MySQL,5.7",</w:t>
            </w:r>
          </w:p>
          <w:p w14:paraId="671B2C91" w14:textId="77777777" w:rsidR="007E2BFF" w:rsidRPr="007E2BFF" w:rsidRDefault="007E2BFF" w:rsidP="007E2BFF">
            <w:pPr>
              <w:pStyle w:val="y-5"/>
              <w:rPr>
                <w:rFonts w:hint="eastAsia"/>
              </w:rPr>
            </w:pPr>
            <w:r w:rsidRPr="007E2BFF">
              <w:t>        "comApp": "Jenkins,1.38.1",</w:t>
            </w:r>
          </w:p>
          <w:p w14:paraId="1889A400" w14:textId="77777777" w:rsidR="007E2BFF" w:rsidRPr="007E2BFF" w:rsidRDefault="007E2BFF" w:rsidP="007E2BFF">
            <w:pPr>
              <w:pStyle w:val="y-5"/>
              <w:rPr>
                <w:rFonts w:hint="eastAsia"/>
              </w:rPr>
            </w:pPr>
            <w:r w:rsidRPr="007E2BFF">
              <w:t>        "hwSys": "XH0163,1|XH0162,1",</w:t>
            </w:r>
          </w:p>
          <w:p w14:paraId="736547FF" w14:textId="77777777" w:rsidR="007E2BFF" w:rsidRPr="007E2BFF" w:rsidRDefault="007E2BFF" w:rsidP="007E2BFF">
            <w:pPr>
              <w:pStyle w:val="y-5"/>
              <w:rPr>
                <w:rFonts w:hint="eastAsia"/>
              </w:rPr>
            </w:pPr>
            <w:r w:rsidRPr="007E2BFF">
              <w:t>        "protocol": "HTTP|HTTP",</w:t>
            </w:r>
          </w:p>
          <w:p w14:paraId="0F880417" w14:textId="77777777" w:rsidR="007E2BFF" w:rsidRPr="007E2BFF" w:rsidRDefault="007E2BFF" w:rsidP="007E2BFF">
            <w:pPr>
              <w:pStyle w:val="y-5"/>
              <w:rPr>
                <w:rFonts w:hint="eastAsia"/>
              </w:rPr>
            </w:pPr>
            <w:r w:rsidRPr="007E2BFF">
              <w:lastRenderedPageBreak/>
              <w:t>        "port": "80|9200",</w:t>
            </w:r>
          </w:p>
          <w:p w14:paraId="7011A2F8" w14:textId="77777777" w:rsidR="007E2BFF" w:rsidRPr="007E2BFF" w:rsidRDefault="007E2BFF" w:rsidP="007E2BFF">
            <w:pPr>
              <w:pStyle w:val="y-5"/>
              <w:rPr>
                <w:rFonts w:hint="eastAsia"/>
              </w:rPr>
            </w:pPr>
            <w:r w:rsidRPr="007E2BFF">
              <w:t>        "svc": "Nginx,1.18.0|Elasticsearch,7.14.0",</w:t>
            </w:r>
          </w:p>
          <w:p w14:paraId="6FA60245" w14:textId="77777777" w:rsidR="007E2BFF" w:rsidRPr="007E2BFF" w:rsidRDefault="007E2BFF" w:rsidP="007E2BFF">
            <w:pPr>
              <w:pStyle w:val="y-5"/>
              <w:rPr>
                <w:rFonts w:hint="eastAsia"/>
              </w:rPr>
            </w:pPr>
            <w:r w:rsidRPr="007E2BFF">
              <w:t>        "cpu": "AMD,Ryzen5",</w:t>
            </w:r>
          </w:p>
          <w:p w14:paraId="4EB20CC6" w14:textId="77777777" w:rsidR="007E2BFF" w:rsidRPr="007E2BFF" w:rsidRDefault="007E2BFF" w:rsidP="007E2BFF">
            <w:pPr>
              <w:pStyle w:val="y-5"/>
              <w:rPr>
                <w:rFonts w:hint="eastAsia"/>
              </w:rPr>
            </w:pPr>
            <w:r w:rsidRPr="007E2BFF">
              <w:t>        "memory": "Samsung,DDR4-2133",</w:t>
            </w:r>
          </w:p>
          <w:p w14:paraId="1FA0DD93" w14:textId="77777777" w:rsidR="007E2BFF" w:rsidRPr="007E2BFF" w:rsidRDefault="007E2BFF" w:rsidP="007E2BFF">
            <w:pPr>
              <w:pStyle w:val="y-5"/>
              <w:rPr>
                <w:rFonts w:hint="eastAsia"/>
              </w:rPr>
            </w:pPr>
            <w:r w:rsidRPr="007E2BFF">
              <w:t>        "chip": "NVIDIA,GeForce RTX 3080",</w:t>
            </w:r>
          </w:p>
          <w:p w14:paraId="79611B7A" w14:textId="77777777" w:rsidR="007E2BFF" w:rsidRPr="007E2BFF" w:rsidRDefault="007E2BFF" w:rsidP="007E2BFF">
            <w:pPr>
              <w:pStyle w:val="y-5"/>
              <w:rPr>
                <w:rFonts w:hint="eastAsia"/>
              </w:rPr>
            </w:pPr>
            <w:r w:rsidRPr="007E2BFF">
              <w:t>        "brand": "Dell EMC,R740",</w:t>
            </w:r>
          </w:p>
          <w:p w14:paraId="1D6817AD" w14:textId="77777777" w:rsidR="007E2BFF" w:rsidRPr="007E2BFF" w:rsidRDefault="007E2BFF" w:rsidP="007E2BFF">
            <w:pPr>
              <w:pStyle w:val="y-5"/>
              <w:rPr>
                <w:rFonts w:hint="eastAsia"/>
              </w:rPr>
            </w:pPr>
            <w:r w:rsidRPr="007E2BFF">
              <w:t>        "openSource": 1,</w:t>
            </w:r>
          </w:p>
          <w:p w14:paraId="3D61012B" w14:textId="77777777" w:rsidR="007E2BFF" w:rsidRPr="007E2BFF" w:rsidRDefault="007E2BFF" w:rsidP="007E2BFF">
            <w:pPr>
              <w:pStyle w:val="y-5"/>
              <w:rPr>
                <w:rFonts w:hint="eastAsia"/>
              </w:rPr>
            </w:pPr>
            <w:r w:rsidRPr="007E2BFF">
              <w:t>        "language": "</w:t>
            </w:r>
            <w:r w:rsidRPr="007E2BFF">
              <w:t>简体中文</w:t>
            </w:r>
            <w:r w:rsidRPr="007E2BFF">
              <w:t>",</w:t>
            </w:r>
          </w:p>
          <w:p w14:paraId="4D76A6BC" w14:textId="77777777" w:rsidR="007E2BFF" w:rsidRPr="007E2BFF" w:rsidRDefault="007E2BFF" w:rsidP="007E2BFF">
            <w:pPr>
              <w:pStyle w:val="y-5"/>
              <w:rPr>
                <w:rFonts w:hint="eastAsia"/>
              </w:rPr>
            </w:pPr>
            <w:r w:rsidRPr="007E2BFF">
              <w:t>        "hwArch": "x86_64",</w:t>
            </w:r>
          </w:p>
          <w:p w14:paraId="5BE76B83" w14:textId="77777777" w:rsidR="007E2BFF" w:rsidRPr="007E2BFF" w:rsidRDefault="007E2BFF" w:rsidP="007E2BFF">
            <w:pPr>
              <w:pStyle w:val="y-5"/>
              <w:rPr>
                <w:rFonts w:hint="eastAsia"/>
              </w:rPr>
            </w:pPr>
            <w:r w:rsidRPr="007E2BFF">
              <w:t>        "swToolChain": "CentOS Stream 10",</w:t>
            </w:r>
          </w:p>
          <w:p w14:paraId="58146C09" w14:textId="77777777" w:rsidR="007E2BFF" w:rsidRPr="007E2BFF" w:rsidRDefault="007E2BFF" w:rsidP="007E2BFF">
            <w:pPr>
              <w:pStyle w:val="y-5"/>
              <w:rPr>
                <w:rFonts w:hint="eastAsia"/>
              </w:rPr>
            </w:pPr>
            <w:r w:rsidRPr="007E2BFF">
              <w:t>        "url": "",</w:t>
            </w:r>
          </w:p>
          <w:p w14:paraId="2281813E" w14:textId="77777777" w:rsidR="007E2BFF" w:rsidRPr="007E2BFF" w:rsidRDefault="007E2BFF" w:rsidP="007E2BFF">
            <w:pPr>
              <w:pStyle w:val="y-5"/>
              <w:rPr>
                <w:rFonts w:hint="eastAsia"/>
              </w:rPr>
            </w:pPr>
            <w:r w:rsidRPr="007E2BFF">
              <w:t>        "nete": "100001",</w:t>
            </w:r>
          </w:p>
          <w:p w14:paraId="5D47F78C" w14:textId="77777777" w:rsidR="007E2BFF" w:rsidRPr="007E2BFF" w:rsidRDefault="007E2BFF" w:rsidP="007E2BFF">
            <w:pPr>
              <w:pStyle w:val="y-5"/>
              <w:rPr>
                <w:rFonts w:hint="eastAsia"/>
              </w:rPr>
            </w:pPr>
            <w:r w:rsidRPr="007E2BFF">
              <w:t>        "org": "110000",</w:t>
            </w:r>
          </w:p>
          <w:p w14:paraId="2CF08F66" w14:textId="77777777" w:rsidR="007E2BFF" w:rsidRPr="007E2BFF" w:rsidRDefault="007E2BFF" w:rsidP="007E2BFF">
            <w:pPr>
              <w:pStyle w:val="y-5"/>
              <w:rPr>
                <w:rFonts w:hint="eastAsia"/>
              </w:rPr>
            </w:pPr>
            <w:r w:rsidRPr="007E2BFF">
              <w:t>        "isp": "CMCC",</w:t>
            </w:r>
          </w:p>
          <w:p w14:paraId="23BA1838" w14:textId="77777777" w:rsidR="007E2BFF" w:rsidRPr="007E2BFF" w:rsidRDefault="007E2BFF" w:rsidP="007E2BFF">
            <w:pPr>
              <w:pStyle w:val="y-5"/>
              <w:rPr>
                <w:rFonts w:hint="eastAsia"/>
              </w:rPr>
            </w:pPr>
            <w:r w:rsidRPr="007E2BFF">
              <w:t>        "start_time": "20230802084952",</w:t>
            </w:r>
          </w:p>
          <w:p w14:paraId="353FDFDB" w14:textId="77777777" w:rsidR="007E2BFF" w:rsidRPr="007E2BFF" w:rsidRDefault="007E2BFF" w:rsidP="007E2BFF">
            <w:pPr>
              <w:pStyle w:val="y-5"/>
              <w:rPr>
                <w:rFonts w:hint="eastAsia"/>
              </w:rPr>
            </w:pPr>
            <w:r w:rsidRPr="007E2BFF">
              <w:t>        "end_time": "20230802084952",</w:t>
            </w:r>
          </w:p>
          <w:p w14:paraId="6E7BA148" w14:textId="77777777" w:rsidR="007E2BFF" w:rsidRPr="007E2BFF" w:rsidRDefault="007E2BFF" w:rsidP="007E2BFF">
            <w:pPr>
              <w:pStyle w:val="y-5"/>
              <w:rPr>
                <w:rFonts w:hint="eastAsia"/>
              </w:rPr>
            </w:pPr>
            <w:r w:rsidRPr="007E2BFF">
              <w:t>        "assetType": "0101",</w:t>
            </w:r>
          </w:p>
          <w:p w14:paraId="17E7475D" w14:textId="77777777" w:rsidR="007E2BFF" w:rsidRPr="007E2BFF" w:rsidRDefault="007E2BFF" w:rsidP="007E2BFF">
            <w:pPr>
              <w:pStyle w:val="y-5"/>
              <w:rPr>
                <w:rFonts w:hint="eastAsia"/>
              </w:rPr>
            </w:pPr>
            <w:r w:rsidRPr="007E2BFF">
              <w:t>        "assetTag": "03",</w:t>
            </w:r>
          </w:p>
          <w:p w14:paraId="1EA9662C" w14:textId="77777777" w:rsidR="007E2BFF" w:rsidRPr="007E2BFF" w:rsidRDefault="007E2BFF" w:rsidP="007E2BFF">
            <w:pPr>
              <w:pStyle w:val="y-5"/>
              <w:rPr>
                <w:rFonts w:hint="eastAsia"/>
              </w:rPr>
            </w:pPr>
            <w:r w:rsidRPr="007E2BFF">
              <w:t>        "location": "150000"</w:t>
            </w:r>
          </w:p>
          <w:p w14:paraId="63C15FFA" w14:textId="77777777" w:rsidR="007E2BFF" w:rsidRPr="007E2BFF" w:rsidRDefault="007E2BFF" w:rsidP="007E2BFF">
            <w:pPr>
              <w:pStyle w:val="y-5"/>
              <w:rPr>
                <w:rFonts w:hint="eastAsia"/>
              </w:rPr>
            </w:pPr>
            <w:r w:rsidRPr="007E2BFF">
              <w:t>    },</w:t>
            </w:r>
          </w:p>
          <w:p w14:paraId="0C8BEA4B" w14:textId="77777777" w:rsidR="007E2BFF" w:rsidRPr="007E2BFF" w:rsidRDefault="007E2BFF" w:rsidP="007E2BFF">
            <w:pPr>
              <w:pStyle w:val="y-5"/>
              <w:rPr>
                <w:rFonts w:hint="eastAsia"/>
              </w:rPr>
            </w:pPr>
            <w:r w:rsidRPr="007E2BFF">
              <w:t>    {</w:t>
            </w:r>
          </w:p>
          <w:p w14:paraId="6EA7E502" w14:textId="77777777" w:rsidR="007E2BFF" w:rsidRPr="007E2BFF" w:rsidRDefault="007E2BFF" w:rsidP="007E2BFF">
            <w:pPr>
              <w:pStyle w:val="y-5"/>
              <w:rPr>
                <w:rFonts w:hint="eastAsia"/>
              </w:rPr>
            </w:pPr>
            <w:r w:rsidRPr="007E2BFF">
              <w:t>        "objectName": "",</w:t>
            </w:r>
          </w:p>
          <w:p w14:paraId="3A096C8C" w14:textId="77777777" w:rsidR="007E2BFF" w:rsidRPr="007E2BFF" w:rsidRDefault="007E2BFF" w:rsidP="007E2BFF">
            <w:pPr>
              <w:pStyle w:val="y-5"/>
              <w:rPr>
                <w:rFonts w:hint="eastAsia"/>
              </w:rPr>
            </w:pPr>
            <w:r w:rsidRPr="007E2BFF">
              <w:t>        "deviceLevel": "1",</w:t>
            </w:r>
          </w:p>
          <w:p w14:paraId="16960337" w14:textId="77777777" w:rsidR="007E2BFF" w:rsidRPr="007E2BFF" w:rsidRDefault="007E2BFF" w:rsidP="007E2BFF">
            <w:pPr>
              <w:pStyle w:val="y-5"/>
              <w:rPr>
                <w:rFonts w:hint="eastAsia"/>
              </w:rPr>
            </w:pPr>
            <w:r w:rsidRPr="007E2BFF">
              <w:t>        "state": 1,</w:t>
            </w:r>
          </w:p>
          <w:p w14:paraId="14060BFB" w14:textId="77777777" w:rsidR="007E2BFF" w:rsidRPr="007E2BFF" w:rsidRDefault="007E2BFF" w:rsidP="007E2BFF">
            <w:pPr>
              <w:pStyle w:val="y-5"/>
              <w:rPr>
                <w:rFonts w:hint="eastAsia"/>
              </w:rPr>
            </w:pPr>
            <w:r w:rsidRPr="007E2BFF">
              <w:t>        "assetName": "</w:t>
            </w:r>
            <w:r w:rsidRPr="007E2BFF">
              <w:t>测试资产</w:t>
            </w:r>
            <w:r w:rsidRPr="007E2BFF">
              <w:t>2",</w:t>
            </w:r>
          </w:p>
          <w:p w14:paraId="47065C19" w14:textId="77777777" w:rsidR="007E2BFF" w:rsidRPr="007E2BFF" w:rsidRDefault="007E2BFF" w:rsidP="007E2BFF">
            <w:pPr>
              <w:pStyle w:val="y-5"/>
              <w:rPr>
                <w:rFonts w:hint="eastAsia"/>
              </w:rPr>
            </w:pPr>
            <w:r w:rsidRPr="007E2BFF">
              <w:t>        "id": "500000CTC01012022110900007",</w:t>
            </w:r>
          </w:p>
          <w:p w14:paraId="5A080299" w14:textId="77777777" w:rsidR="007E2BFF" w:rsidRPr="007E2BFF" w:rsidRDefault="007E2BFF" w:rsidP="007E2BFF">
            <w:pPr>
              <w:pStyle w:val="y-5"/>
              <w:rPr>
                <w:rFonts w:hint="eastAsia"/>
              </w:rPr>
            </w:pPr>
            <w:r w:rsidRPr="007E2BFF">
              <w:t>        "lclID": "500000-CTC-745627512356486",</w:t>
            </w:r>
          </w:p>
          <w:p w14:paraId="0058876B" w14:textId="77777777" w:rsidR="007E2BFF" w:rsidRPr="007E2BFF" w:rsidRDefault="007E2BFF" w:rsidP="007E2BFF">
            <w:pPr>
              <w:pStyle w:val="y-5"/>
              <w:rPr>
                <w:rFonts w:hint="eastAsia"/>
              </w:rPr>
            </w:pPr>
            <w:r w:rsidRPr="007E2BFF">
              <w:t>        "ip": "10.8.100.8",</w:t>
            </w:r>
          </w:p>
          <w:p w14:paraId="5F4FD38F" w14:textId="77777777" w:rsidR="007E2BFF" w:rsidRPr="007E2BFF" w:rsidRDefault="007E2BFF" w:rsidP="007E2BFF">
            <w:pPr>
              <w:pStyle w:val="y-5"/>
              <w:rPr>
                <w:rFonts w:hint="eastAsia"/>
              </w:rPr>
            </w:pPr>
            <w:r w:rsidRPr="007E2BFF">
              <w:t>        "isAccess": 0,</w:t>
            </w:r>
          </w:p>
          <w:p w14:paraId="1473FDEE" w14:textId="77777777" w:rsidR="007E2BFF" w:rsidRPr="007E2BFF" w:rsidRDefault="007E2BFF" w:rsidP="007E2BFF">
            <w:pPr>
              <w:pStyle w:val="y-5"/>
              <w:rPr>
                <w:rFonts w:hint="eastAsia"/>
              </w:rPr>
            </w:pPr>
            <w:r w:rsidRPr="007E2BFF">
              <w:t>        "os": "CentOS,7",</w:t>
            </w:r>
          </w:p>
          <w:p w14:paraId="40E14151" w14:textId="77777777" w:rsidR="007E2BFF" w:rsidRPr="007E2BFF" w:rsidRDefault="007E2BFF" w:rsidP="007E2BFF">
            <w:pPr>
              <w:pStyle w:val="y-5"/>
              <w:rPr>
                <w:rFonts w:hint="eastAsia"/>
              </w:rPr>
            </w:pPr>
            <w:r w:rsidRPr="007E2BFF">
              <w:t>        "middleware": "Redis,5.0|Tomcat,8.0",</w:t>
            </w:r>
          </w:p>
          <w:p w14:paraId="1C93A090" w14:textId="77777777" w:rsidR="007E2BFF" w:rsidRPr="007E2BFF" w:rsidRDefault="007E2BFF" w:rsidP="007E2BFF">
            <w:pPr>
              <w:pStyle w:val="y-5"/>
              <w:rPr>
                <w:rFonts w:hint="eastAsia"/>
              </w:rPr>
            </w:pPr>
            <w:r w:rsidRPr="007E2BFF">
              <w:t>        "db": "MySQL,5.7",</w:t>
            </w:r>
          </w:p>
          <w:p w14:paraId="66836982" w14:textId="77777777" w:rsidR="007E2BFF" w:rsidRPr="007E2BFF" w:rsidRDefault="007E2BFF" w:rsidP="007E2BFF">
            <w:pPr>
              <w:pStyle w:val="y-5"/>
              <w:rPr>
                <w:rFonts w:hint="eastAsia"/>
              </w:rPr>
            </w:pPr>
            <w:r w:rsidRPr="007E2BFF">
              <w:t>        "comApp": "Jenkins,1.38.1",</w:t>
            </w:r>
          </w:p>
          <w:p w14:paraId="5A739F14" w14:textId="77777777" w:rsidR="007E2BFF" w:rsidRPr="007E2BFF" w:rsidRDefault="007E2BFF" w:rsidP="007E2BFF">
            <w:pPr>
              <w:pStyle w:val="y-5"/>
              <w:rPr>
                <w:rFonts w:hint="eastAsia"/>
              </w:rPr>
            </w:pPr>
            <w:r w:rsidRPr="007E2BFF">
              <w:t>        "hwSys": "",</w:t>
            </w:r>
          </w:p>
          <w:p w14:paraId="20AAAFF6" w14:textId="77777777" w:rsidR="007E2BFF" w:rsidRPr="007E2BFF" w:rsidRDefault="007E2BFF" w:rsidP="007E2BFF">
            <w:pPr>
              <w:pStyle w:val="y-5"/>
              <w:rPr>
                <w:rFonts w:hint="eastAsia"/>
              </w:rPr>
            </w:pPr>
            <w:r w:rsidRPr="007E2BFF">
              <w:t>        "protocol": "HTTP|HTTP",</w:t>
            </w:r>
          </w:p>
          <w:p w14:paraId="4F2D4735" w14:textId="77777777" w:rsidR="007E2BFF" w:rsidRPr="007E2BFF" w:rsidRDefault="007E2BFF" w:rsidP="007E2BFF">
            <w:pPr>
              <w:pStyle w:val="y-5"/>
              <w:rPr>
                <w:rFonts w:hint="eastAsia"/>
              </w:rPr>
            </w:pPr>
            <w:r w:rsidRPr="007E2BFF">
              <w:t>        "port": "80|9200",</w:t>
            </w:r>
          </w:p>
          <w:p w14:paraId="1711AA1A" w14:textId="77777777" w:rsidR="007E2BFF" w:rsidRPr="007E2BFF" w:rsidRDefault="007E2BFF" w:rsidP="007E2BFF">
            <w:pPr>
              <w:pStyle w:val="y-5"/>
              <w:rPr>
                <w:rFonts w:hint="eastAsia"/>
              </w:rPr>
            </w:pPr>
            <w:r w:rsidRPr="007E2BFF">
              <w:t>        "svc": "Nginx,1.18.0|Elasticsearch,7.14.0",</w:t>
            </w:r>
          </w:p>
          <w:p w14:paraId="1BB765DD" w14:textId="77777777" w:rsidR="007E2BFF" w:rsidRPr="007E2BFF" w:rsidRDefault="007E2BFF" w:rsidP="007E2BFF">
            <w:pPr>
              <w:pStyle w:val="y-5"/>
              <w:rPr>
                <w:rFonts w:hint="eastAsia"/>
              </w:rPr>
            </w:pPr>
            <w:r w:rsidRPr="007E2BFF">
              <w:t>        "cpu": "AMD,Ryzen5",</w:t>
            </w:r>
          </w:p>
          <w:p w14:paraId="65CB8E86" w14:textId="77777777" w:rsidR="007E2BFF" w:rsidRPr="007E2BFF" w:rsidRDefault="007E2BFF" w:rsidP="007E2BFF">
            <w:pPr>
              <w:pStyle w:val="y-5"/>
              <w:rPr>
                <w:rFonts w:hint="eastAsia"/>
              </w:rPr>
            </w:pPr>
            <w:r w:rsidRPr="007E2BFF">
              <w:t>        "memory": "Samsung,DDR4-2133",</w:t>
            </w:r>
          </w:p>
          <w:p w14:paraId="4D279035" w14:textId="77777777" w:rsidR="007E2BFF" w:rsidRPr="007E2BFF" w:rsidRDefault="007E2BFF" w:rsidP="007E2BFF">
            <w:pPr>
              <w:pStyle w:val="y-5"/>
              <w:rPr>
                <w:rFonts w:hint="eastAsia"/>
              </w:rPr>
            </w:pPr>
            <w:r w:rsidRPr="007E2BFF">
              <w:t>        "chip": "NVIDIA,GeForce RTX 3080",</w:t>
            </w:r>
          </w:p>
          <w:p w14:paraId="01D41FD1" w14:textId="77777777" w:rsidR="007E2BFF" w:rsidRPr="007E2BFF" w:rsidRDefault="007E2BFF" w:rsidP="007E2BFF">
            <w:pPr>
              <w:pStyle w:val="y-5"/>
              <w:rPr>
                <w:rFonts w:hint="eastAsia"/>
              </w:rPr>
            </w:pPr>
            <w:r w:rsidRPr="007E2BFF">
              <w:t>        "brand": "Dell EMC,R740",</w:t>
            </w:r>
          </w:p>
          <w:p w14:paraId="41D5513E" w14:textId="77777777" w:rsidR="007E2BFF" w:rsidRPr="007E2BFF" w:rsidRDefault="007E2BFF" w:rsidP="007E2BFF">
            <w:pPr>
              <w:pStyle w:val="y-5"/>
              <w:rPr>
                <w:rFonts w:hint="eastAsia"/>
              </w:rPr>
            </w:pPr>
            <w:r w:rsidRPr="007E2BFF">
              <w:t>        "openSource": 1,</w:t>
            </w:r>
          </w:p>
          <w:p w14:paraId="2F9A99D5" w14:textId="77777777" w:rsidR="007E2BFF" w:rsidRPr="007E2BFF" w:rsidRDefault="007E2BFF" w:rsidP="007E2BFF">
            <w:pPr>
              <w:pStyle w:val="y-5"/>
              <w:rPr>
                <w:rFonts w:hint="eastAsia"/>
              </w:rPr>
            </w:pPr>
            <w:r w:rsidRPr="007E2BFF">
              <w:t>        "language": "</w:t>
            </w:r>
            <w:r w:rsidRPr="007E2BFF">
              <w:t>简体中文</w:t>
            </w:r>
            <w:r w:rsidRPr="007E2BFF">
              <w:t>",</w:t>
            </w:r>
          </w:p>
          <w:p w14:paraId="590C56D8" w14:textId="77777777" w:rsidR="007E2BFF" w:rsidRPr="007E2BFF" w:rsidRDefault="007E2BFF" w:rsidP="007E2BFF">
            <w:pPr>
              <w:pStyle w:val="y-5"/>
              <w:rPr>
                <w:rFonts w:hint="eastAsia"/>
              </w:rPr>
            </w:pPr>
            <w:r w:rsidRPr="007E2BFF">
              <w:lastRenderedPageBreak/>
              <w:t>        "hwArch": "x86_64",</w:t>
            </w:r>
          </w:p>
          <w:p w14:paraId="496C8DD6" w14:textId="77777777" w:rsidR="007E2BFF" w:rsidRPr="007E2BFF" w:rsidRDefault="007E2BFF" w:rsidP="007E2BFF">
            <w:pPr>
              <w:pStyle w:val="y-5"/>
              <w:rPr>
                <w:rFonts w:hint="eastAsia"/>
              </w:rPr>
            </w:pPr>
            <w:r w:rsidRPr="007E2BFF">
              <w:t>        "swToolChain": "CentOS Stream 10",</w:t>
            </w:r>
          </w:p>
          <w:p w14:paraId="648A1DC3" w14:textId="77777777" w:rsidR="007E2BFF" w:rsidRPr="007E2BFF" w:rsidRDefault="007E2BFF" w:rsidP="007E2BFF">
            <w:pPr>
              <w:pStyle w:val="y-5"/>
              <w:rPr>
                <w:rFonts w:hint="eastAsia"/>
              </w:rPr>
            </w:pPr>
            <w:r w:rsidRPr="007E2BFF">
              <w:t>        "url": "",</w:t>
            </w:r>
          </w:p>
          <w:p w14:paraId="21A4A592" w14:textId="77777777" w:rsidR="007E2BFF" w:rsidRPr="007E2BFF" w:rsidRDefault="007E2BFF" w:rsidP="007E2BFF">
            <w:pPr>
              <w:pStyle w:val="y-5"/>
              <w:rPr>
                <w:rFonts w:hint="eastAsia"/>
              </w:rPr>
            </w:pPr>
            <w:r w:rsidRPr="007E2BFF">
              <w:t>        "nete": "100001",</w:t>
            </w:r>
          </w:p>
          <w:p w14:paraId="4470A2D0" w14:textId="77777777" w:rsidR="007E2BFF" w:rsidRPr="007E2BFF" w:rsidRDefault="007E2BFF" w:rsidP="007E2BFF">
            <w:pPr>
              <w:pStyle w:val="y-5"/>
              <w:rPr>
                <w:rFonts w:hint="eastAsia"/>
              </w:rPr>
            </w:pPr>
            <w:r w:rsidRPr="007E2BFF">
              <w:t>        "org": "110000",</w:t>
            </w:r>
          </w:p>
          <w:p w14:paraId="3022D80F" w14:textId="77777777" w:rsidR="007E2BFF" w:rsidRPr="007E2BFF" w:rsidRDefault="007E2BFF" w:rsidP="007E2BFF">
            <w:pPr>
              <w:pStyle w:val="y-5"/>
              <w:rPr>
                <w:rFonts w:hint="eastAsia"/>
              </w:rPr>
            </w:pPr>
            <w:r w:rsidRPr="007E2BFF">
              <w:t>        "isp": "CMCC",</w:t>
            </w:r>
          </w:p>
          <w:p w14:paraId="43C790C4" w14:textId="77777777" w:rsidR="007E2BFF" w:rsidRPr="007E2BFF" w:rsidRDefault="007E2BFF" w:rsidP="007E2BFF">
            <w:pPr>
              <w:pStyle w:val="y-5"/>
              <w:rPr>
                <w:rFonts w:hint="eastAsia"/>
              </w:rPr>
            </w:pPr>
            <w:r w:rsidRPr="007E2BFF">
              <w:t>        "start_time": "20230802084952",</w:t>
            </w:r>
          </w:p>
          <w:p w14:paraId="5A097675" w14:textId="77777777" w:rsidR="007E2BFF" w:rsidRPr="007E2BFF" w:rsidRDefault="007E2BFF" w:rsidP="007E2BFF">
            <w:pPr>
              <w:pStyle w:val="y-5"/>
              <w:rPr>
                <w:rFonts w:hint="eastAsia"/>
              </w:rPr>
            </w:pPr>
            <w:r w:rsidRPr="007E2BFF">
              <w:t>        "end_time": "20230802084952",</w:t>
            </w:r>
          </w:p>
          <w:p w14:paraId="38125CBE" w14:textId="77777777" w:rsidR="007E2BFF" w:rsidRPr="007E2BFF" w:rsidRDefault="007E2BFF" w:rsidP="007E2BFF">
            <w:pPr>
              <w:pStyle w:val="y-5"/>
              <w:rPr>
                <w:rFonts w:hint="eastAsia"/>
              </w:rPr>
            </w:pPr>
            <w:r w:rsidRPr="007E2BFF">
              <w:t>        "assetType": "0101",</w:t>
            </w:r>
          </w:p>
          <w:p w14:paraId="337CB0A1" w14:textId="77777777" w:rsidR="007E2BFF" w:rsidRPr="007E2BFF" w:rsidRDefault="007E2BFF" w:rsidP="007E2BFF">
            <w:pPr>
              <w:pStyle w:val="y-5"/>
              <w:rPr>
                <w:rFonts w:hint="eastAsia"/>
              </w:rPr>
            </w:pPr>
            <w:r w:rsidRPr="007E2BFF">
              <w:t>        "assetTag": "0101",</w:t>
            </w:r>
          </w:p>
          <w:p w14:paraId="5190CE87" w14:textId="77777777" w:rsidR="007E2BFF" w:rsidRPr="007E2BFF" w:rsidRDefault="007E2BFF" w:rsidP="007E2BFF">
            <w:pPr>
              <w:pStyle w:val="y-5"/>
              <w:rPr>
                <w:rFonts w:hint="eastAsia"/>
              </w:rPr>
            </w:pPr>
            <w:r w:rsidRPr="007E2BFF">
              <w:t>        "location": "150000"</w:t>
            </w:r>
          </w:p>
          <w:p w14:paraId="3B4FFA2B" w14:textId="77777777" w:rsidR="007E2BFF" w:rsidRPr="007E2BFF" w:rsidRDefault="007E2BFF" w:rsidP="007E2BFF">
            <w:pPr>
              <w:pStyle w:val="y-5"/>
              <w:rPr>
                <w:rFonts w:hint="eastAsia"/>
              </w:rPr>
            </w:pPr>
            <w:r w:rsidRPr="007E2BFF">
              <w:t>    }</w:t>
            </w:r>
          </w:p>
          <w:p w14:paraId="063D1765" w14:textId="77777777" w:rsidR="007E2BFF" w:rsidRPr="007E2BFF" w:rsidRDefault="007E2BFF" w:rsidP="007E2BFF">
            <w:pPr>
              <w:pStyle w:val="y-5"/>
              <w:rPr>
                <w:rFonts w:hint="eastAsia"/>
              </w:rPr>
            </w:pPr>
            <w:r w:rsidRPr="007E2BFF">
              <w:t>]</w:t>
            </w:r>
          </w:p>
          <w:p w14:paraId="7A92D153" w14:textId="70B73403" w:rsidR="007E2BFF" w:rsidRPr="007E2BFF" w:rsidRDefault="007E2BFF" w:rsidP="007E2BFF">
            <w:pPr>
              <w:pStyle w:val="y-5"/>
              <w:rPr>
                <w:rFonts w:hint="eastAsia"/>
              </w:rPr>
            </w:pPr>
          </w:p>
          <w:p w14:paraId="38D0905F" w14:textId="67915146" w:rsidR="00005070" w:rsidRPr="007E2BFF" w:rsidRDefault="00005070" w:rsidP="007E2BFF">
            <w:pPr>
              <w:pStyle w:val="y-5"/>
              <w:rPr>
                <w:rFonts w:hint="eastAsia"/>
              </w:rPr>
            </w:pPr>
          </w:p>
        </w:tc>
      </w:tr>
    </w:tbl>
    <w:p w14:paraId="7A430E77" w14:textId="77777777" w:rsidR="00005070" w:rsidRPr="00005070" w:rsidRDefault="00005070" w:rsidP="00D4029B">
      <w:pPr>
        <w:pStyle w:val="y-0"/>
        <w:rPr>
          <w:rFonts w:hint="eastAsia"/>
        </w:rPr>
      </w:pPr>
    </w:p>
    <w:p w14:paraId="78BF709C" w14:textId="77777777" w:rsidR="009C783E" w:rsidRDefault="009C783E" w:rsidP="009C783E">
      <w:pPr>
        <w:pStyle w:val="y-20"/>
        <w:rPr>
          <w:rFonts w:hint="eastAsia"/>
        </w:rPr>
      </w:pPr>
      <w:r>
        <w:rPr>
          <w:rFonts w:hint="eastAsia"/>
        </w:rPr>
        <w:t>接口</w:t>
      </w:r>
      <w:r>
        <w:rPr>
          <w:rFonts w:hint="eastAsia"/>
        </w:rPr>
        <w:t>18</w:t>
      </w:r>
      <w:r>
        <w:rPr>
          <w:rFonts w:hint="eastAsia"/>
        </w:rPr>
        <w:t>：测试数据：</w:t>
      </w:r>
      <w:r>
        <w:rPr>
          <w:rFonts w:hint="eastAsia"/>
        </w:rPr>
        <w:t>2-VPT</w:t>
      </w:r>
      <w:r>
        <w:rPr>
          <w:rFonts w:hint="eastAsia"/>
        </w:rPr>
        <w:t>系统漏洞定级数据下发</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05070" w14:paraId="5805E284" w14:textId="77777777" w:rsidTr="00296B82">
        <w:tc>
          <w:tcPr>
            <w:tcW w:w="1271" w:type="dxa"/>
          </w:tcPr>
          <w:p w14:paraId="73D1403B" w14:textId="77777777" w:rsidR="00005070" w:rsidRDefault="00005070" w:rsidP="00D4029B">
            <w:pPr>
              <w:pStyle w:val="y-0"/>
              <w:rPr>
                <w:rFonts w:hint="eastAsia"/>
              </w:rPr>
            </w:pPr>
            <w:r>
              <w:rPr>
                <w:rFonts w:hint="eastAsia"/>
              </w:rPr>
              <w:t>请求URL</w:t>
            </w:r>
          </w:p>
        </w:tc>
        <w:tc>
          <w:tcPr>
            <w:tcW w:w="6946" w:type="dxa"/>
          </w:tcPr>
          <w:p w14:paraId="3D9A002F" w14:textId="33FAAE66" w:rsidR="00005070" w:rsidRPr="00077D08" w:rsidRDefault="008B1A2E" w:rsidP="00D4029B">
            <w:pPr>
              <w:pStyle w:val="y-0"/>
              <w:rPr>
                <w:rFonts w:hint="eastAsia"/>
              </w:rPr>
            </w:pPr>
            <w:r>
              <w:rPr>
                <w:rFonts w:hint="eastAsia"/>
              </w:rPr>
              <w:t>——</w:t>
            </w:r>
          </w:p>
        </w:tc>
      </w:tr>
      <w:tr w:rsidR="00005070" w14:paraId="64757DC1" w14:textId="77777777" w:rsidTr="00296B82">
        <w:tc>
          <w:tcPr>
            <w:tcW w:w="1271" w:type="dxa"/>
            <w:vMerge w:val="restart"/>
          </w:tcPr>
          <w:p w14:paraId="74CFBAD1" w14:textId="77777777" w:rsidR="00005070" w:rsidRDefault="00005070" w:rsidP="00D4029B">
            <w:pPr>
              <w:pStyle w:val="y-0"/>
              <w:rPr>
                <w:rFonts w:hint="eastAsia"/>
              </w:rPr>
            </w:pPr>
            <w:r>
              <w:rPr>
                <w:rFonts w:hint="eastAsia"/>
              </w:rPr>
              <w:t>请求体</w:t>
            </w:r>
          </w:p>
        </w:tc>
        <w:tc>
          <w:tcPr>
            <w:tcW w:w="6946" w:type="dxa"/>
          </w:tcPr>
          <w:p w14:paraId="7618B46D" w14:textId="77777777" w:rsidR="001B7783" w:rsidRPr="001B7783" w:rsidRDefault="001B7783" w:rsidP="00D4029B">
            <w:pPr>
              <w:pStyle w:val="y-0"/>
              <w:rPr>
                <w:rFonts w:hint="eastAsia"/>
              </w:rPr>
            </w:pPr>
            <w:r w:rsidRPr="001B7783">
              <w:t>{</w:t>
            </w:r>
          </w:p>
          <w:p w14:paraId="2CCEB11C" w14:textId="77777777" w:rsidR="001B7783" w:rsidRPr="001B7783" w:rsidRDefault="001B7783" w:rsidP="00D4029B">
            <w:pPr>
              <w:pStyle w:val="y-0"/>
              <w:rPr>
                <w:rFonts w:hint="eastAsia"/>
              </w:rPr>
            </w:pPr>
            <w:r w:rsidRPr="001B7783">
              <w:t>    "orderID": "2-307-1690657581837721600",</w:t>
            </w:r>
          </w:p>
          <w:p w14:paraId="106D4E39" w14:textId="77777777" w:rsidR="001B7783" w:rsidRPr="001B7783" w:rsidRDefault="001B7783" w:rsidP="00D4029B">
            <w:pPr>
              <w:pStyle w:val="y-0"/>
              <w:rPr>
                <w:rFonts w:hint="eastAsia"/>
              </w:rPr>
            </w:pPr>
            <w:r w:rsidRPr="001B7783">
              <w:t>    "orgCode": "CT",</w:t>
            </w:r>
          </w:p>
          <w:p w14:paraId="4C5EAC62" w14:textId="77777777" w:rsidR="001B7783" w:rsidRPr="001B7783" w:rsidRDefault="001B7783" w:rsidP="00D4029B">
            <w:pPr>
              <w:pStyle w:val="y-0"/>
              <w:rPr>
                <w:rFonts w:hint="eastAsia"/>
              </w:rPr>
            </w:pPr>
            <w:r w:rsidRPr="001B7783">
              <w:t>    "ispCode": "500000",</w:t>
            </w:r>
          </w:p>
          <w:p w14:paraId="670816F9" w14:textId="77777777" w:rsidR="001B7783" w:rsidRPr="001B7783" w:rsidRDefault="001B7783" w:rsidP="00D4029B">
            <w:pPr>
              <w:pStyle w:val="y-0"/>
              <w:rPr>
                <w:rFonts w:hint="eastAsia"/>
              </w:rPr>
            </w:pPr>
            <w:r w:rsidRPr="001B7783">
              <w:t>    "ctxCode": 7,</w:t>
            </w:r>
          </w:p>
          <w:p w14:paraId="3C663376" w14:textId="77777777" w:rsidR="001B7783" w:rsidRPr="001B7783" w:rsidRDefault="001B7783" w:rsidP="00D4029B">
            <w:pPr>
              <w:pStyle w:val="y-0"/>
              <w:rPr>
                <w:rFonts w:hint="eastAsia"/>
              </w:rPr>
            </w:pPr>
            <w:r w:rsidRPr="001B7783">
              <w:t>    "reqMsgCnt": "0214f998dfdcb7852fe560cab3644bef"</w:t>
            </w:r>
          </w:p>
          <w:p w14:paraId="37D10A03" w14:textId="77777777" w:rsidR="001B7783" w:rsidRPr="001B7783" w:rsidRDefault="001B7783" w:rsidP="00D4029B">
            <w:pPr>
              <w:pStyle w:val="y-0"/>
              <w:rPr>
                <w:rFonts w:hint="eastAsia"/>
              </w:rPr>
            </w:pPr>
            <w:r w:rsidRPr="001B7783">
              <w:t>}</w:t>
            </w:r>
          </w:p>
          <w:p w14:paraId="603ECE19" w14:textId="77777777" w:rsidR="00005070" w:rsidRDefault="00005070" w:rsidP="00D4029B">
            <w:pPr>
              <w:pStyle w:val="y-0"/>
              <w:rPr>
                <w:rFonts w:hint="eastAsia"/>
              </w:rPr>
            </w:pPr>
          </w:p>
        </w:tc>
      </w:tr>
      <w:tr w:rsidR="00005070" w14:paraId="14AACE5C" w14:textId="77777777" w:rsidTr="00296B82">
        <w:tc>
          <w:tcPr>
            <w:tcW w:w="1271" w:type="dxa"/>
            <w:vMerge/>
          </w:tcPr>
          <w:p w14:paraId="0A664BCE" w14:textId="77777777" w:rsidR="00005070" w:rsidRDefault="00005070" w:rsidP="00D4029B">
            <w:pPr>
              <w:pStyle w:val="y-0"/>
              <w:rPr>
                <w:rFonts w:hint="eastAsia"/>
              </w:rPr>
            </w:pPr>
          </w:p>
        </w:tc>
        <w:tc>
          <w:tcPr>
            <w:tcW w:w="6946" w:type="dxa"/>
          </w:tcPr>
          <w:p w14:paraId="4B576C47" w14:textId="77777777" w:rsidR="001B7783" w:rsidRPr="001B7783" w:rsidRDefault="001B7783" w:rsidP="00D4029B">
            <w:pPr>
              <w:pStyle w:val="y-0"/>
              <w:rPr>
                <w:rFonts w:hint="eastAsia"/>
              </w:rPr>
            </w:pPr>
            <w:r w:rsidRPr="001B7783">
              <w:t>{</w:t>
            </w:r>
          </w:p>
          <w:p w14:paraId="73E1AA32" w14:textId="77777777" w:rsidR="001B7783" w:rsidRPr="001B7783" w:rsidRDefault="001B7783" w:rsidP="00D4029B">
            <w:pPr>
              <w:pStyle w:val="y-0"/>
              <w:rPr>
                <w:rFonts w:hint="eastAsia"/>
              </w:rPr>
            </w:pPr>
            <w:r w:rsidRPr="001B7783">
              <w:t>    "dataSubType": 307,</w:t>
            </w:r>
          </w:p>
          <w:p w14:paraId="334B282A" w14:textId="77777777" w:rsidR="001B7783" w:rsidRPr="001B7783" w:rsidRDefault="001B7783" w:rsidP="00D4029B">
            <w:pPr>
              <w:pStyle w:val="y-0"/>
              <w:rPr>
                <w:rFonts w:hint="eastAsia"/>
              </w:rPr>
            </w:pPr>
            <w:r w:rsidRPr="001B7783">
              <w:t>    "dataType": 2,</w:t>
            </w:r>
          </w:p>
          <w:p w14:paraId="6550B197" w14:textId="77777777" w:rsidR="001B7783" w:rsidRPr="001B7783" w:rsidRDefault="001B7783" w:rsidP="00D4029B">
            <w:pPr>
              <w:pStyle w:val="y-0"/>
              <w:rPr>
                <w:rFonts w:hint="eastAsia"/>
              </w:rPr>
            </w:pPr>
            <w:r w:rsidRPr="001B7783">
              <w:t>    "sign": "a9698c0e2a007c9bf8ca4774906cec429255b3620b9095b15d4295d297829a00",</w:t>
            </w:r>
          </w:p>
          <w:p w14:paraId="63B9E1FE" w14:textId="77777777" w:rsidR="001B7783" w:rsidRPr="001B7783" w:rsidRDefault="001B7783" w:rsidP="00D4029B">
            <w:pPr>
              <w:pStyle w:val="y-0"/>
              <w:rPr>
                <w:rFonts w:hint="eastAsia"/>
              </w:rPr>
            </w:pPr>
            <w:r w:rsidRPr="001B7783">
              <w:t>    "tstReqParams": {</w:t>
            </w:r>
          </w:p>
          <w:p w14:paraId="6D1FBBF1" w14:textId="77777777" w:rsidR="001B7783" w:rsidRPr="001B7783" w:rsidRDefault="001B7783" w:rsidP="00D4029B">
            <w:pPr>
              <w:pStyle w:val="y-0"/>
              <w:rPr>
                <w:rFonts w:hint="eastAsia"/>
              </w:rPr>
            </w:pPr>
            <w:r w:rsidRPr="001B7783">
              <w:t>        "logType": 1,</w:t>
            </w:r>
          </w:p>
          <w:p w14:paraId="7579F140" w14:textId="77777777" w:rsidR="001B7783" w:rsidRPr="001B7783" w:rsidRDefault="001B7783" w:rsidP="00D4029B">
            <w:pPr>
              <w:pStyle w:val="y-0"/>
              <w:rPr>
                <w:rFonts w:hint="eastAsia"/>
              </w:rPr>
            </w:pPr>
            <w:r w:rsidRPr="001B7783">
              <w:t>        "orderIDLst": "111",</w:t>
            </w:r>
          </w:p>
          <w:p w14:paraId="6229293F" w14:textId="77777777" w:rsidR="001B7783" w:rsidRPr="001B7783" w:rsidRDefault="001B7783" w:rsidP="00D4029B">
            <w:pPr>
              <w:pStyle w:val="y-0"/>
              <w:rPr>
                <w:rFonts w:hint="eastAsia"/>
              </w:rPr>
            </w:pPr>
            <w:r w:rsidRPr="001B7783">
              <w:t>        "tstType": 2,</w:t>
            </w:r>
          </w:p>
          <w:p w14:paraId="60203F9C" w14:textId="77777777" w:rsidR="001B7783" w:rsidRPr="001B7783" w:rsidRDefault="001B7783" w:rsidP="00D4029B">
            <w:pPr>
              <w:pStyle w:val="y-0"/>
              <w:rPr>
                <w:rFonts w:hint="eastAsia"/>
              </w:rPr>
            </w:pPr>
            <w:r w:rsidRPr="001B7783">
              <w:t>        "opCode": 1</w:t>
            </w:r>
          </w:p>
          <w:p w14:paraId="503528D3" w14:textId="77777777" w:rsidR="001B7783" w:rsidRPr="001B7783" w:rsidRDefault="001B7783" w:rsidP="00D4029B">
            <w:pPr>
              <w:pStyle w:val="y-0"/>
              <w:rPr>
                <w:rFonts w:hint="eastAsia"/>
              </w:rPr>
            </w:pPr>
            <w:r w:rsidRPr="001B7783">
              <w:lastRenderedPageBreak/>
              <w:t>    },</w:t>
            </w:r>
          </w:p>
          <w:p w14:paraId="226C08BC" w14:textId="77777777" w:rsidR="001B7783" w:rsidRPr="001B7783" w:rsidRDefault="001B7783" w:rsidP="00D4029B">
            <w:pPr>
              <w:pStyle w:val="y-0"/>
              <w:rPr>
                <w:rFonts w:hint="eastAsia"/>
              </w:rPr>
            </w:pPr>
            <w:r w:rsidRPr="001B7783">
              <w:t>    "timeStamp": "1690960414",</w:t>
            </w:r>
          </w:p>
          <w:p w14:paraId="2597E539" w14:textId="77777777" w:rsidR="001B7783" w:rsidRPr="001B7783" w:rsidRDefault="001B7783" w:rsidP="00D4029B">
            <w:pPr>
              <w:pStyle w:val="y-0"/>
              <w:rPr>
                <w:rFonts w:hint="eastAsia"/>
              </w:rPr>
            </w:pPr>
            <w:r w:rsidRPr="001B7783">
              <w:t>    "data": {</w:t>
            </w:r>
          </w:p>
          <w:p w14:paraId="4F4175C7" w14:textId="77777777" w:rsidR="001B7783" w:rsidRPr="001B7783" w:rsidRDefault="001B7783" w:rsidP="00D4029B">
            <w:pPr>
              <w:pStyle w:val="y-0"/>
              <w:rPr>
                <w:rFonts w:hint="eastAsia"/>
              </w:rPr>
            </w:pPr>
            <w:r w:rsidRPr="001B7783">
              <w:t>        "numFiles": 1,</w:t>
            </w:r>
          </w:p>
          <w:p w14:paraId="1D50245E" w14:textId="77777777" w:rsidR="001B7783" w:rsidRPr="001B7783" w:rsidRDefault="001B7783" w:rsidP="00D4029B">
            <w:pPr>
              <w:pStyle w:val="y-0"/>
              <w:rPr>
                <w:rFonts w:hint="eastAsia"/>
              </w:rPr>
            </w:pPr>
            <w:r w:rsidRPr="001B7783">
              <w:t>        "numTgzs": 1,</w:t>
            </w:r>
          </w:p>
          <w:p w14:paraId="268FF228" w14:textId="77777777" w:rsidR="001B7783" w:rsidRPr="001B7783" w:rsidRDefault="001B7783" w:rsidP="00D4029B">
            <w:pPr>
              <w:pStyle w:val="y-0"/>
              <w:rPr>
                <w:rFonts w:hint="eastAsia"/>
              </w:rPr>
            </w:pPr>
            <w:r w:rsidRPr="001B7783">
              <w:t>        "fileInfoLst": [</w:t>
            </w:r>
          </w:p>
          <w:p w14:paraId="7B49B15C" w14:textId="77777777" w:rsidR="001B7783" w:rsidRPr="001B7783" w:rsidRDefault="001B7783" w:rsidP="00D4029B">
            <w:pPr>
              <w:pStyle w:val="y-0"/>
              <w:rPr>
                <w:rFonts w:hint="eastAsia"/>
              </w:rPr>
            </w:pPr>
            <w:r w:rsidRPr="001B7783">
              <w:t>            {</w:t>
            </w:r>
          </w:p>
          <w:p w14:paraId="5526058A" w14:textId="77777777" w:rsidR="001B7783" w:rsidRPr="001B7783" w:rsidRDefault="001B7783" w:rsidP="00D4029B">
            <w:pPr>
              <w:pStyle w:val="y-0"/>
              <w:rPr>
                <w:rFonts w:hint="eastAsia"/>
              </w:rPr>
            </w:pPr>
            <w:r w:rsidRPr="001B7783">
              <w:t>                "name": "filename.json",</w:t>
            </w:r>
          </w:p>
          <w:p w14:paraId="2EAF675C" w14:textId="77777777" w:rsidR="001B7783" w:rsidRPr="001B7783" w:rsidRDefault="001B7783" w:rsidP="00D4029B">
            <w:pPr>
              <w:pStyle w:val="y-0"/>
              <w:rPr>
                <w:rFonts w:hint="eastAsia"/>
              </w:rPr>
            </w:pPr>
            <w:r w:rsidRPr="001B7783">
              <w:t>                "dataType": "json",</w:t>
            </w:r>
          </w:p>
          <w:p w14:paraId="1A1D014D" w14:textId="77777777" w:rsidR="001B7783" w:rsidRPr="001B7783" w:rsidRDefault="001B7783" w:rsidP="00D4029B">
            <w:pPr>
              <w:pStyle w:val="y-0"/>
              <w:rPr>
                <w:rFonts w:hint="eastAsia"/>
              </w:rPr>
            </w:pPr>
            <w:r w:rsidRPr="001B7783">
              <w:t>                "objectID": "",</w:t>
            </w:r>
          </w:p>
          <w:p w14:paraId="65C7A862" w14:textId="77777777" w:rsidR="001B7783" w:rsidRPr="001B7783" w:rsidRDefault="001B7783" w:rsidP="00D4029B">
            <w:pPr>
              <w:pStyle w:val="y-0"/>
              <w:rPr>
                <w:rFonts w:hint="eastAsia"/>
              </w:rPr>
            </w:pPr>
            <w:r w:rsidRPr="001B7783">
              <w:t>                "svcType": 10,</w:t>
            </w:r>
          </w:p>
          <w:p w14:paraId="3793A765" w14:textId="77777777" w:rsidR="001B7783" w:rsidRPr="001B7783" w:rsidRDefault="001B7783" w:rsidP="00D4029B">
            <w:pPr>
              <w:pStyle w:val="y-0"/>
              <w:rPr>
                <w:rFonts w:hint="eastAsia"/>
              </w:rPr>
            </w:pPr>
            <w:r w:rsidRPr="001B7783">
              <w:t>                "reserved": ""</w:t>
            </w:r>
          </w:p>
          <w:p w14:paraId="3689A7D5" w14:textId="77777777" w:rsidR="001B7783" w:rsidRPr="001B7783" w:rsidRDefault="001B7783" w:rsidP="00D4029B">
            <w:pPr>
              <w:pStyle w:val="y-0"/>
              <w:rPr>
                <w:rFonts w:hint="eastAsia"/>
              </w:rPr>
            </w:pPr>
            <w:r w:rsidRPr="001B7783">
              <w:t>            }</w:t>
            </w:r>
          </w:p>
          <w:p w14:paraId="59F85D8F" w14:textId="77777777" w:rsidR="001B7783" w:rsidRPr="001B7783" w:rsidRDefault="001B7783" w:rsidP="00D4029B">
            <w:pPr>
              <w:pStyle w:val="y-0"/>
              <w:rPr>
                <w:rFonts w:hint="eastAsia"/>
              </w:rPr>
            </w:pPr>
            <w:r w:rsidRPr="001B7783">
              <w:t>        ]</w:t>
            </w:r>
          </w:p>
          <w:p w14:paraId="282A2638" w14:textId="77777777" w:rsidR="001B7783" w:rsidRPr="001B7783" w:rsidRDefault="001B7783" w:rsidP="00D4029B">
            <w:pPr>
              <w:pStyle w:val="y-0"/>
              <w:rPr>
                <w:rFonts w:hint="eastAsia"/>
              </w:rPr>
            </w:pPr>
            <w:r w:rsidRPr="001B7783">
              <w:t>    }</w:t>
            </w:r>
          </w:p>
          <w:p w14:paraId="74090211" w14:textId="77777777" w:rsidR="001B7783" w:rsidRPr="001B7783" w:rsidRDefault="001B7783" w:rsidP="00D4029B">
            <w:pPr>
              <w:pStyle w:val="y-0"/>
              <w:rPr>
                <w:rFonts w:hint="eastAsia"/>
              </w:rPr>
            </w:pPr>
            <w:r w:rsidRPr="001B7783">
              <w:t>}</w:t>
            </w:r>
          </w:p>
          <w:p w14:paraId="1176C686" w14:textId="77777777" w:rsidR="00005070" w:rsidRDefault="00005070" w:rsidP="00D4029B">
            <w:pPr>
              <w:pStyle w:val="y-0"/>
              <w:rPr>
                <w:rFonts w:hint="eastAsia"/>
              </w:rPr>
            </w:pPr>
          </w:p>
        </w:tc>
      </w:tr>
      <w:tr w:rsidR="00005070" w14:paraId="48133BE0" w14:textId="77777777" w:rsidTr="00296B82">
        <w:tc>
          <w:tcPr>
            <w:tcW w:w="1271" w:type="dxa"/>
            <w:vMerge w:val="restart"/>
          </w:tcPr>
          <w:p w14:paraId="77BB646E" w14:textId="77777777" w:rsidR="00005070" w:rsidRDefault="00005070" w:rsidP="00D4029B">
            <w:pPr>
              <w:pStyle w:val="y-0"/>
              <w:rPr>
                <w:rFonts w:hint="eastAsia"/>
              </w:rPr>
            </w:pPr>
            <w:r>
              <w:rPr>
                <w:rFonts w:hint="eastAsia"/>
              </w:rPr>
              <w:lastRenderedPageBreak/>
              <w:t>响应体</w:t>
            </w:r>
          </w:p>
        </w:tc>
        <w:tc>
          <w:tcPr>
            <w:tcW w:w="6946" w:type="dxa"/>
          </w:tcPr>
          <w:p w14:paraId="0563C12A" w14:textId="77777777" w:rsidR="001B7783" w:rsidRPr="001B7783" w:rsidRDefault="001B7783" w:rsidP="00D4029B">
            <w:pPr>
              <w:pStyle w:val="y-0"/>
              <w:rPr>
                <w:rFonts w:hint="eastAsia"/>
              </w:rPr>
            </w:pPr>
            <w:r w:rsidRPr="001B7783">
              <w:t>{</w:t>
            </w:r>
          </w:p>
          <w:p w14:paraId="5EF621F3" w14:textId="77777777" w:rsidR="001B7783" w:rsidRPr="001B7783" w:rsidRDefault="001B7783" w:rsidP="00D4029B">
            <w:pPr>
              <w:pStyle w:val="y-0"/>
              <w:rPr>
                <w:rFonts w:hint="eastAsia"/>
              </w:rPr>
            </w:pPr>
            <w:r w:rsidRPr="001B7783">
              <w:t>    "orderID": "2-307-1690657581837721600",</w:t>
            </w:r>
          </w:p>
          <w:p w14:paraId="2381623D" w14:textId="77777777" w:rsidR="001B7783" w:rsidRPr="001B7783" w:rsidRDefault="001B7783" w:rsidP="00D4029B">
            <w:pPr>
              <w:pStyle w:val="y-0"/>
              <w:rPr>
                <w:rFonts w:hint="eastAsia"/>
              </w:rPr>
            </w:pPr>
            <w:r w:rsidRPr="001B7783">
              <w:t>    "statusCode": 0,</w:t>
            </w:r>
          </w:p>
          <w:p w14:paraId="35A27469" w14:textId="77777777" w:rsidR="001B7783" w:rsidRPr="001B7783" w:rsidRDefault="001B7783" w:rsidP="00D4029B">
            <w:pPr>
              <w:pStyle w:val="y-0"/>
              <w:rPr>
                <w:rFonts w:hint="eastAsia"/>
              </w:rPr>
            </w:pPr>
            <w:r w:rsidRPr="001B7783">
              <w:t>    "statusText": "success.",</w:t>
            </w:r>
          </w:p>
          <w:p w14:paraId="3458A71A" w14:textId="77777777" w:rsidR="001B7783" w:rsidRPr="001B7783" w:rsidRDefault="001B7783" w:rsidP="00D4029B">
            <w:pPr>
              <w:pStyle w:val="y-0"/>
              <w:rPr>
                <w:rFonts w:hint="eastAsia"/>
              </w:rPr>
            </w:pPr>
            <w:r w:rsidRPr="001B7783">
              <w:t>    "rspMsgCnt": "704a327145190473f52cc23a378d78db"</w:t>
            </w:r>
          </w:p>
          <w:p w14:paraId="480F6ACF" w14:textId="77777777" w:rsidR="001B7783" w:rsidRPr="001B7783" w:rsidRDefault="001B7783" w:rsidP="00D4029B">
            <w:pPr>
              <w:pStyle w:val="y-0"/>
              <w:rPr>
                <w:rFonts w:hint="eastAsia"/>
              </w:rPr>
            </w:pPr>
            <w:r w:rsidRPr="001B7783">
              <w:t>}</w:t>
            </w:r>
          </w:p>
          <w:p w14:paraId="6B08B4F6" w14:textId="77777777" w:rsidR="00005070" w:rsidRDefault="00005070" w:rsidP="00D4029B">
            <w:pPr>
              <w:pStyle w:val="y-0"/>
              <w:rPr>
                <w:rFonts w:hint="eastAsia"/>
              </w:rPr>
            </w:pPr>
          </w:p>
        </w:tc>
      </w:tr>
      <w:tr w:rsidR="00005070" w14:paraId="20BC2DEF" w14:textId="77777777" w:rsidTr="00296B82">
        <w:tc>
          <w:tcPr>
            <w:tcW w:w="1271" w:type="dxa"/>
            <w:vMerge/>
          </w:tcPr>
          <w:p w14:paraId="24ECD99E" w14:textId="77777777" w:rsidR="00005070" w:rsidRDefault="00005070" w:rsidP="00D4029B">
            <w:pPr>
              <w:pStyle w:val="y-0"/>
              <w:rPr>
                <w:rFonts w:hint="eastAsia"/>
              </w:rPr>
            </w:pPr>
          </w:p>
        </w:tc>
        <w:tc>
          <w:tcPr>
            <w:tcW w:w="6946" w:type="dxa"/>
          </w:tcPr>
          <w:p w14:paraId="77A44E8F" w14:textId="77777777" w:rsidR="001B7783" w:rsidRPr="001B7783" w:rsidRDefault="001B7783" w:rsidP="00D4029B">
            <w:pPr>
              <w:pStyle w:val="y-0"/>
              <w:rPr>
                <w:rFonts w:hint="eastAsia"/>
              </w:rPr>
            </w:pPr>
            <w:r w:rsidRPr="001B7783">
              <w:t>{</w:t>
            </w:r>
          </w:p>
          <w:p w14:paraId="7566B5EA" w14:textId="77777777" w:rsidR="001B7783" w:rsidRPr="001B7783" w:rsidRDefault="001B7783" w:rsidP="00D4029B">
            <w:pPr>
              <w:pStyle w:val="y-0"/>
              <w:rPr>
                <w:rFonts w:hint="eastAsia"/>
              </w:rPr>
            </w:pPr>
            <w:r w:rsidRPr="001B7783">
              <w:t>    "dataType": 2,</w:t>
            </w:r>
          </w:p>
          <w:p w14:paraId="005DB67E" w14:textId="77777777" w:rsidR="001B7783" w:rsidRPr="001B7783" w:rsidRDefault="001B7783" w:rsidP="00D4029B">
            <w:pPr>
              <w:pStyle w:val="y-0"/>
              <w:rPr>
                <w:rFonts w:hint="eastAsia"/>
              </w:rPr>
            </w:pPr>
            <w:r w:rsidRPr="001B7783">
              <w:t>    "dataSubType": 307,</w:t>
            </w:r>
          </w:p>
          <w:p w14:paraId="262EA337" w14:textId="77777777" w:rsidR="001B7783" w:rsidRPr="001B7783" w:rsidRDefault="001B7783" w:rsidP="00D4029B">
            <w:pPr>
              <w:pStyle w:val="y-0"/>
              <w:rPr>
                <w:rFonts w:hint="eastAsia"/>
              </w:rPr>
            </w:pPr>
            <w:r w:rsidRPr="001B7783">
              <w:t>    "timeStamp": "1692003304",</w:t>
            </w:r>
          </w:p>
          <w:p w14:paraId="66384B99" w14:textId="77777777" w:rsidR="001B7783" w:rsidRPr="001B7783" w:rsidRDefault="001B7783" w:rsidP="00D4029B">
            <w:pPr>
              <w:pStyle w:val="y-0"/>
              <w:rPr>
                <w:rFonts w:hint="eastAsia"/>
              </w:rPr>
            </w:pPr>
            <w:r w:rsidRPr="001B7783">
              <w:t>    "sign": "d74cec6d7e8c6f60623e102e26b07793953590e4a97b452b794293d2d4506031",</w:t>
            </w:r>
          </w:p>
          <w:p w14:paraId="18B913E9" w14:textId="77777777" w:rsidR="001B7783" w:rsidRPr="001B7783" w:rsidRDefault="001B7783" w:rsidP="00D4029B">
            <w:pPr>
              <w:pStyle w:val="y-0"/>
              <w:rPr>
                <w:rFonts w:hint="eastAsia"/>
              </w:rPr>
            </w:pPr>
            <w:r w:rsidRPr="001B7783">
              <w:t>    "tstResParams": {</w:t>
            </w:r>
          </w:p>
          <w:p w14:paraId="0F3D97A2" w14:textId="77777777" w:rsidR="001B7783" w:rsidRPr="001B7783" w:rsidRDefault="001B7783" w:rsidP="00D4029B">
            <w:pPr>
              <w:pStyle w:val="y-0"/>
              <w:rPr>
                <w:rFonts w:hint="eastAsia"/>
              </w:rPr>
            </w:pPr>
            <w:r w:rsidRPr="001B7783">
              <w:t>        "tstProcRslt": 0</w:t>
            </w:r>
          </w:p>
          <w:p w14:paraId="48EEC7FD" w14:textId="77777777" w:rsidR="001B7783" w:rsidRPr="001B7783" w:rsidRDefault="001B7783" w:rsidP="00D4029B">
            <w:pPr>
              <w:pStyle w:val="y-0"/>
              <w:rPr>
                <w:rFonts w:hint="eastAsia"/>
              </w:rPr>
            </w:pPr>
            <w:r w:rsidRPr="001B7783">
              <w:t>    }</w:t>
            </w:r>
          </w:p>
          <w:p w14:paraId="0B7B2036" w14:textId="77777777" w:rsidR="001B7783" w:rsidRPr="001B7783" w:rsidRDefault="001B7783" w:rsidP="00D4029B">
            <w:pPr>
              <w:pStyle w:val="y-0"/>
              <w:rPr>
                <w:rFonts w:hint="eastAsia"/>
              </w:rPr>
            </w:pPr>
            <w:r w:rsidRPr="001B7783">
              <w:t>}</w:t>
            </w:r>
          </w:p>
          <w:p w14:paraId="2D6542B0" w14:textId="77777777" w:rsidR="00005070" w:rsidRDefault="00005070" w:rsidP="00D4029B">
            <w:pPr>
              <w:pStyle w:val="y-0"/>
              <w:rPr>
                <w:rFonts w:hint="eastAsia"/>
              </w:rPr>
            </w:pPr>
          </w:p>
        </w:tc>
      </w:tr>
      <w:tr w:rsidR="00005070" w14:paraId="021246C0" w14:textId="77777777" w:rsidTr="00296B82">
        <w:tc>
          <w:tcPr>
            <w:tcW w:w="1271" w:type="dxa"/>
          </w:tcPr>
          <w:p w14:paraId="6E3AF50D" w14:textId="77777777" w:rsidR="00005070" w:rsidRDefault="00005070" w:rsidP="00D4029B">
            <w:pPr>
              <w:pStyle w:val="y-0"/>
              <w:rPr>
                <w:rFonts w:hint="eastAsia"/>
              </w:rPr>
            </w:pPr>
            <w:r w:rsidRPr="00077D08">
              <w:rPr>
                <w:rFonts w:hint="eastAsia"/>
              </w:rPr>
              <w:t>说明</w:t>
            </w:r>
          </w:p>
        </w:tc>
        <w:tc>
          <w:tcPr>
            <w:tcW w:w="6946" w:type="dxa"/>
          </w:tcPr>
          <w:p w14:paraId="04DA3E71" w14:textId="77777777" w:rsidR="007E2BFF" w:rsidRPr="007E2BFF" w:rsidRDefault="007E2BFF" w:rsidP="007E2BFF">
            <w:pPr>
              <w:pStyle w:val="y-5"/>
              <w:numPr>
                <w:ilvl w:val="0"/>
                <w:numId w:val="20"/>
              </w:numPr>
              <w:rPr>
                <w:rFonts w:hint="eastAsia"/>
              </w:rPr>
            </w:pPr>
            <w:r w:rsidRPr="007E2BFF">
              <w:t>data</w:t>
            </w:r>
            <w:r w:rsidRPr="007E2BFF">
              <w:t>【支持文件业务类型</w:t>
            </w:r>
            <w:r w:rsidRPr="007E2BFF">
              <w:t>10</w:t>
            </w:r>
            <w:r w:rsidRPr="007E2BFF">
              <w:t>】中文件携带数据格式：</w:t>
            </w:r>
          </w:p>
          <w:p w14:paraId="66D7DBA5" w14:textId="303F30EC" w:rsidR="00005070" w:rsidRPr="007E2BFF" w:rsidRDefault="007E2BFF" w:rsidP="007E2BFF">
            <w:pPr>
              <w:pStyle w:val="y-5"/>
              <w:rPr>
                <w:rFonts w:hint="eastAsia"/>
              </w:rPr>
            </w:pPr>
            <w:r w:rsidRPr="007E2BFF">
              <w:rPr>
                <w:rFonts w:hint="eastAsia"/>
              </w:rPr>
              <w:t xml:space="preserve">[{xxx},{xxx}] </w:t>
            </w:r>
            <w:r w:rsidRPr="007E2BFF">
              <w:rPr>
                <w:rFonts w:hint="eastAsia"/>
              </w:rPr>
              <w:t>其中</w:t>
            </w:r>
            <w:r w:rsidRPr="007E2BFF">
              <w:rPr>
                <w:rFonts w:hint="eastAsia"/>
              </w:rPr>
              <w:t xml:space="preserve"> {} </w:t>
            </w:r>
            <w:r w:rsidRPr="007E2BFF">
              <w:rPr>
                <w:rFonts w:hint="eastAsia"/>
              </w:rPr>
              <w:t>内容为系统漏洞列表数据</w:t>
            </w:r>
          </w:p>
        </w:tc>
      </w:tr>
    </w:tbl>
    <w:p w14:paraId="38B4313A" w14:textId="77777777" w:rsidR="00005070" w:rsidRPr="00005070" w:rsidRDefault="00005070" w:rsidP="00D4029B">
      <w:pPr>
        <w:pStyle w:val="y-0"/>
        <w:rPr>
          <w:rFonts w:hint="eastAsia"/>
        </w:rPr>
      </w:pPr>
    </w:p>
    <w:p w14:paraId="634FFA8B" w14:textId="77777777" w:rsidR="009C783E" w:rsidRDefault="009C783E" w:rsidP="009C783E">
      <w:pPr>
        <w:pStyle w:val="y-20"/>
        <w:rPr>
          <w:rFonts w:hint="eastAsia"/>
        </w:rPr>
      </w:pPr>
      <w:r>
        <w:rPr>
          <w:rFonts w:hint="eastAsia"/>
        </w:rPr>
        <w:lastRenderedPageBreak/>
        <w:t>接口</w:t>
      </w:r>
      <w:r>
        <w:rPr>
          <w:rFonts w:hint="eastAsia"/>
        </w:rPr>
        <w:t>19</w:t>
      </w:r>
      <w:r>
        <w:rPr>
          <w:rFonts w:hint="eastAsia"/>
        </w:rPr>
        <w:t>：测试数据：</w:t>
      </w:r>
      <w:r>
        <w:rPr>
          <w:rFonts w:hint="eastAsia"/>
        </w:rPr>
        <w:t>3-</w:t>
      </w:r>
      <w:r>
        <w:rPr>
          <w:rFonts w:hint="eastAsia"/>
        </w:rPr>
        <w:t>漏管台账日志查询请求</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05070" w14:paraId="08C37A27" w14:textId="77777777" w:rsidTr="00296B82">
        <w:tc>
          <w:tcPr>
            <w:tcW w:w="1271" w:type="dxa"/>
          </w:tcPr>
          <w:p w14:paraId="30B77B0A" w14:textId="77777777" w:rsidR="00005070" w:rsidRDefault="00005070" w:rsidP="00D4029B">
            <w:pPr>
              <w:pStyle w:val="y-0"/>
              <w:rPr>
                <w:rFonts w:hint="eastAsia"/>
              </w:rPr>
            </w:pPr>
            <w:r>
              <w:rPr>
                <w:rFonts w:hint="eastAsia"/>
              </w:rPr>
              <w:t>请求URL</w:t>
            </w:r>
          </w:p>
        </w:tc>
        <w:tc>
          <w:tcPr>
            <w:tcW w:w="6946" w:type="dxa"/>
          </w:tcPr>
          <w:p w14:paraId="09F7F6CB" w14:textId="1A0C63F7" w:rsidR="00005070" w:rsidRPr="00077D08" w:rsidRDefault="008B1A2E" w:rsidP="00D4029B">
            <w:pPr>
              <w:pStyle w:val="y-0"/>
              <w:rPr>
                <w:rFonts w:hint="eastAsia"/>
              </w:rPr>
            </w:pPr>
            <w:r>
              <w:rPr>
                <w:rFonts w:hint="eastAsia"/>
              </w:rPr>
              <w:t>——</w:t>
            </w:r>
          </w:p>
        </w:tc>
      </w:tr>
      <w:tr w:rsidR="00005070" w14:paraId="16955D67" w14:textId="77777777" w:rsidTr="00296B82">
        <w:tc>
          <w:tcPr>
            <w:tcW w:w="1271" w:type="dxa"/>
            <w:vMerge w:val="restart"/>
          </w:tcPr>
          <w:p w14:paraId="4E31EAAE" w14:textId="77777777" w:rsidR="00005070" w:rsidRDefault="00005070" w:rsidP="00D4029B">
            <w:pPr>
              <w:pStyle w:val="y-0"/>
              <w:rPr>
                <w:rFonts w:hint="eastAsia"/>
              </w:rPr>
            </w:pPr>
            <w:r>
              <w:rPr>
                <w:rFonts w:hint="eastAsia"/>
              </w:rPr>
              <w:t>请求体</w:t>
            </w:r>
          </w:p>
        </w:tc>
        <w:tc>
          <w:tcPr>
            <w:tcW w:w="6946" w:type="dxa"/>
          </w:tcPr>
          <w:p w14:paraId="1FF75A85" w14:textId="77777777" w:rsidR="001B7783" w:rsidRPr="001B7783" w:rsidRDefault="001B7783" w:rsidP="00D4029B">
            <w:pPr>
              <w:pStyle w:val="y-0"/>
              <w:rPr>
                <w:rFonts w:hint="eastAsia"/>
              </w:rPr>
            </w:pPr>
            <w:r w:rsidRPr="001B7783">
              <w:t>{</w:t>
            </w:r>
          </w:p>
          <w:p w14:paraId="6F5856F0" w14:textId="77777777" w:rsidR="001B7783" w:rsidRPr="001B7783" w:rsidRDefault="001B7783" w:rsidP="00D4029B">
            <w:pPr>
              <w:pStyle w:val="y-0"/>
              <w:rPr>
                <w:rFonts w:hint="eastAsia"/>
              </w:rPr>
            </w:pPr>
            <w:r w:rsidRPr="001B7783">
              <w:t>    "orderID": "2-307-1690657581837721600",</w:t>
            </w:r>
          </w:p>
          <w:p w14:paraId="2B0C1EFD" w14:textId="77777777" w:rsidR="001B7783" w:rsidRPr="001B7783" w:rsidRDefault="001B7783" w:rsidP="00D4029B">
            <w:pPr>
              <w:pStyle w:val="y-0"/>
              <w:rPr>
                <w:rFonts w:hint="eastAsia"/>
              </w:rPr>
            </w:pPr>
            <w:r w:rsidRPr="001B7783">
              <w:t>    "orgCode": "CT",</w:t>
            </w:r>
          </w:p>
          <w:p w14:paraId="0B0D95AC" w14:textId="77777777" w:rsidR="001B7783" w:rsidRPr="001B7783" w:rsidRDefault="001B7783" w:rsidP="00D4029B">
            <w:pPr>
              <w:pStyle w:val="y-0"/>
              <w:rPr>
                <w:rFonts w:hint="eastAsia"/>
              </w:rPr>
            </w:pPr>
            <w:r w:rsidRPr="001B7783">
              <w:t>    "ispCode": "500000",</w:t>
            </w:r>
          </w:p>
          <w:p w14:paraId="23339F15" w14:textId="77777777" w:rsidR="001B7783" w:rsidRPr="001B7783" w:rsidRDefault="001B7783" w:rsidP="00D4029B">
            <w:pPr>
              <w:pStyle w:val="y-0"/>
              <w:rPr>
                <w:rFonts w:hint="eastAsia"/>
              </w:rPr>
            </w:pPr>
            <w:r w:rsidRPr="001B7783">
              <w:t>    "ctxCode": 7,</w:t>
            </w:r>
          </w:p>
          <w:p w14:paraId="0E6AB9EE" w14:textId="77777777" w:rsidR="001B7783" w:rsidRPr="001B7783" w:rsidRDefault="001B7783" w:rsidP="00D4029B">
            <w:pPr>
              <w:pStyle w:val="y-0"/>
              <w:rPr>
                <w:rFonts w:hint="eastAsia"/>
              </w:rPr>
            </w:pPr>
            <w:r w:rsidRPr="001B7783">
              <w:t>    "reqMsgCnt": "c3b7de4d6143119ec0886522c3eb2100"</w:t>
            </w:r>
          </w:p>
          <w:p w14:paraId="2F6B9603" w14:textId="77777777" w:rsidR="001B7783" w:rsidRPr="001B7783" w:rsidRDefault="001B7783" w:rsidP="00D4029B">
            <w:pPr>
              <w:pStyle w:val="y-0"/>
              <w:rPr>
                <w:rFonts w:hint="eastAsia"/>
              </w:rPr>
            </w:pPr>
            <w:r w:rsidRPr="001B7783">
              <w:t>}</w:t>
            </w:r>
          </w:p>
          <w:p w14:paraId="6C04FE1C" w14:textId="77777777" w:rsidR="00005070" w:rsidRDefault="00005070" w:rsidP="00D4029B">
            <w:pPr>
              <w:pStyle w:val="y-0"/>
              <w:rPr>
                <w:rFonts w:hint="eastAsia"/>
              </w:rPr>
            </w:pPr>
          </w:p>
        </w:tc>
      </w:tr>
      <w:tr w:rsidR="00005070" w14:paraId="0F393686" w14:textId="77777777" w:rsidTr="00296B82">
        <w:tc>
          <w:tcPr>
            <w:tcW w:w="1271" w:type="dxa"/>
            <w:vMerge/>
          </w:tcPr>
          <w:p w14:paraId="7B2CFB2D" w14:textId="77777777" w:rsidR="00005070" w:rsidRDefault="00005070" w:rsidP="00D4029B">
            <w:pPr>
              <w:pStyle w:val="y-0"/>
              <w:rPr>
                <w:rFonts w:hint="eastAsia"/>
              </w:rPr>
            </w:pPr>
          </w:p>
        </w:tc>
        <w:tc>
          <w:tcPr>
            <w:tcW w:w="6946" w:type="dxa"/>
          </w:tcPr>
          <w:p w14:paraId="045F9417" w14:textId="77777777" w:rsidR="001B7783" w:rsidRPr="001B7783" w:rsidRDefault="001B7783" w:rsidP="00D4029B">
            <w:pPr>
              <w:pStyle w:val="y-0"/>
              <w:rPr>
                <w:rFonts w:hint="eastAsia"/>
              </w:rPr>
            </w:pPr>
            <w:r w:rsidRPr="001B7783">
              <w:t>{</w:t>
            </w:r>
          </w:p>
          <w:p w14:paraId="61C0F080" w14:textId="77777777" w:rsidR="001B7783" w:rsidRPr="001B7783" w:rsidRDefault="001B7783" w:rsidP="00D4029B">
            <w:pPr>
              <w:pStyle w:val="y-0"/>
              <w:rPr>
                <w:rFonts w:hint="eastAsia"/>
              </w:rPr>
            </w:pPr>
            <w:r w:rsidRPr="001B7783">
              <w:t>    "dataSubType": 307,</w:t>
            </w:r>
          </w:p>
          <w:p w14:paraId="41D7368A" w14:textId="77777777" w:rsidR="001B7783" w:rsidRPr="001B7783" w:rsidRDefault="001B7783" w:rsidP="00D4029B">
            <w:pPr>
              <w:pStyle w:val="y-0"/>
              <w:rPr>
                <w:rFonts w:hint="eastAsia"/>
              </w:rPr>
            </w:pPr>
            <w:r w:rsidRPr="001B7783">
              <w:t>    "procTime": "20230802161410-20230809161410",</w:t>
            </w:r>
          </w:p>
          <w:p w14:paraId="78543661" w14:textId="77777777" w:rsidR="001B7783" w:rsidRPr="001B7783" w:rsidRDefault="001B7783" w:rsidP="00D4029B">
            <w:pPr>
              <w:pStyle w:val="y-0"/>
              <w:rPr>
                <w:rFonts w:hint="eastAsia"/>
              </w:rPr>
            </w:pPr>
            <w:r w:rsidRPr="001B7783">
              <w:t>    "dataType": 2,</w:t>
            </w:r>
          </w:p>
          <w:p w14:paraId="51B716CE" w14:textId="77777777" w:rsidR="001B7783" w:rsidRPr="001B7783" w:rsidRDefault="001B7783" w:rsidP="00D4029B">
            <w:pPr>
              <w:pStyle w:val="y-0"/>
              <w:rPr>
                <w:rFonts w:hint="eastAsia"/>
              </w:rPr>
            </w:pPr>
            <w:r w:rsidRPr="001B7783">
              <w:t>    "sign": "bae8cd7bbf946ba08f2fd8e21d82cbee96b6debb1abe7e9d0f700d22ec6b2e66",</w:t>
            </w:r>
          </w:p>
          <w:p w14:paraId="77F2C881" w14:textId="77777777" w:rsidR="001B7783" w:rsidRPr="001B7783" w:rsidRDefault="001B7783" w:rsidP="00D4029B">
            <w:pPr>
              <w:pStyle w:val="y-0"/>
              <w:rPr>
                <w:rFonts w:hint="eastAsia"/>
              </w:rPr>
            </w:pPr>
            <w:r w:rsidRPr="001B7783">
              <w:t>    "tstReqParams": {</w:t>
            </w:r>
          </w:p>
          <w:p w14:paraId="3802FDBE" w14:textId="77777777" w:rsidR="001B7783" w:rsidRPr="001B7783" w:rsidRDefault="001B7783" w:rsidP="00D4029B">
            <w:pPr>
              <w:pStyle w:val="y-0"/>
              <w:rPr>
                <w:rFonts w:hint="eastAsia"/>
              </w:rPr>
            </w:pPr>
            <w:r w:rsidRPr="001B7783">
              <w:t>        "logType": 1,</w:t>
            </w:r>
          </w:p>
          <w:p w14:paraId="65CD25AF" w14:textId="77777777" w:rsidR="001B7783" w:rsidRPr="001B7783" w:rsidRDefault="001B7783" w:rsidP="00D4029B">
            <w:pPr>
              <w:pStyle w:val="y-0"/>
              <w:rPr>
                <w:rFonts w:hint="eastAsia"/>
              </w:rPr>
            </w:pPr>
            <w:r w:rsidRPr="001B7783">
              <w:t>        "orderIDLst": "11",</w:t>
            </w:r>
          </w:p>
          <w:p w14:paraId="0A2B853E" w14:textId="77777777" w:rsidR="001B7783" w:rsidRPr="001B7783" w:rsidRDefault="001B7783" w:rsidP="00D4029B">
            <w:pPr>
              <w:pStyle w:val="y-0"/>
              <w:rPr>
                <w:rFonts w:hint="eastAsia"/>
              </w:rPr>
            </w:pPr>
            <w:r w:rsidRPr="001B7783">
              <w:t>        "tstType": 3,</w:t>
            </w:r>
          </w:p>
          <w:p w14:paraId="42A346C2" w14:textId="77777777" w:rsidR="001B7783" w:rsidRPr="001B7783" w:rsidRDefault="001B7783" w:rsidP="00D4029B">
            <w:pPr>
              <w:pStyle w:val="y-0"/>
              <w:rPr>
                <w:rFonts w:hint="eastAsia"/>
              </w:rPr>
            </w:pPr>
            <w:r w:rsidRPr="001B7783">
              <w:t>        "opCode": 1</w:t>
            </w:r>
          </w:p>
          <w:p w14:paraId="0CDE52E7" w14:textId="77777777" w:rsidR="001B7783" w:rsidRPr="001B7783" w:rsidRDefault="001B7783" w:rsidP="00D4029B">
            <w:pPr>
              <w:pStyle w:val="y-0"/>
              <w:rPr>
                <w:rFonts w:hint="eastAsia"/>
              </w:rPr>
            </w:pPr>
            <w:r w:rsidRPr="001B7783">
              <w:t>    },</w:t>
            </w:r>
          </w:p>
          <w:p w14:paraId="481F13E7" w14:textId="77777777" w:rsidR="001B7783" w:rsidRPr="001B7783" w:rsidRDefault="001B7783" w:rsidP="00D4029B">
            <w:pPr>
              <w:pStyle w:val="y-0"/>
              <w:rPr>
                <w:rFonts w:hint="eastAsia"/>
              </w:rPr>
            </w:pPr>
            <w:r w:rsidRPr="001B7783">
              <w:t>    "timeStamp": "1690964073"</w:t>
            </w:r>
          </w:p>
          <w:p w14:paraId="6B4B504B" w14:textId="77777777" w:rsidR="001B7783" w:rsidRPr="001B7783" w:rsidRDefault="001B7783" w:rsidP="00D4029B">
            <w:pPr>
              <w:pStyle w:val="y-0"/>
              <w:rPr>
                <w:rFonts w:hint="eastAsia"/>
              </w:rPr>
            </w:pPr>
            <w:r w:rsidRPr="001B7783">
              <w:t>}</w:t>
            </w:r>
          </w:p>
          <w:p w14:paraId="07ACE77C" w14:textId="77777777" w:rsidR="00005070" w:rsidRDefault="00005070" w:rsidP="00D4029B">
            <w:pPr>
              <w:pStyle w:val="y-0"/>
              <w:rPr>
                <w:rFonts w:hint="eastAsia"/>
              </w:rPr>
            </w:pPr>
          </w:p>
        </w:tc>
      </w:tr>
      <w:tr w:rsidR="00005070" w14:paraId="15EA7555" w14:textId="77777777" w:rsidTr="00296B82">
        <w:tc>
          <w:tcPr>
            <w:tcW w:w="1271" w:type="dxa"/>
            <w:vMerge w:val="restart"/>
          </w:tcPr>
          <w:p w14:paraId="20ED682E" w14:textId="77777777" w:rsidR="00005070" w:rsidRDefault="00005070" w:rsidP="00D4029B">
            <w:pPr>
              <w:pStyle w:val="y-0"/>
              <w:rPr>
                <w:rFonts w:hint="eastAsia"/>
              </w:rPr>
            </w:pPr>
            <w:r>
              <w:rPr>
                <w:rFonts w:hint="eastAsia"/>
              </w:rPr>
              <w:t>响应体</w:t>
            </w:r>
          </w:p>
        </w:tc>
        <w:tc>
          <w:tcPr>
            <w:tcW w:w="6946" w:type="dxa"/>
          </w:tcPr>
          <w:p w14:paraId="00A706DA" w14:textId="77777777" w:rsidR="001B7783" w:rsidRPr="001B7783" w:rsidRDefault="001B7783" w:rsidP="00D4029B">
            <w:pPr>
              <w:pStyle w:val="y-0"/>
              <w:rPr>
                <w:rFonts w:hint="eastAsia"/>
              </w:rPr>
            </w:pPr>
            <w:r w:rsidRPr="001B7783">
              <w:t>{</w:t>
            </w:r>
          </w:p>
          <w:p w14:paraId="22BE979D" w14:textId="77777777" w:rsidR="001B7783" w:rsidRPr="001B7783" w:rsidRDefault="001B7783" w:rsidP="00D4029B">
            <w:pPr>
              <w:pStyle w:val="y-0"/>
              <w:rPr>
                <w:rFonts w:hint="eastAsia"/>
              </w:rPr>
            </w:pPr>
            <w:r w:rsidRPr="001B7783">
              <w:t>    "orderID": "2-307-1690657581837721600",</w:t>
            </w:r>
          </w:p>
          <w:p w14:paraId="04CB2148" w14:textId="77777777" w:rsidR="001B7783" w:rsidRPr="001B7783" w:rsidRDefault="001B7783" w:rsidP="00D4029B">
            <w:pPr>
              <w:pStyle w:val="y-0"/>
              <w:rPr>
                <w:rFonts w:hint="eastAsia"/>
              </w:rPr>
            </w:pPr>
            <w:r w:rsidRPr="001B7783">
              <w:t>    "statusCode": 0,</w:t>
            </w:r>
          </w:p>
          <w:p w14:paraId="7FC86B75" w14:textId="77777777" w:rsidR="001B7783" w:rsidRPr="001B7783" w:rsidRDefault="001B7783" w:rsidP="00D4029B">
            <w:pPr>
              <w:pStyle w:val="y-0"/>
              <w:rPr>
                <w:rFonts w:hint="eastAsia"/>
              </w:rPr>
            </w:pPr>
            <w:r w:rsidRPr="001B7783">
              <w:t>    "statusText": "success.",</w:t>
            </w:r>
          </w:p>
          <w:p w14:paraId="46CF54B6" w14:textId="77777777" w:rsidR="001B7783" w:rsidRPr="001B7783" w:rsidRDefault="001B7783" w:rsidP="00D4029B">
            <w:pPr>
              <w:pStyle w:val="y-0"/>
              <w:rPr>
                <w:rFonts w:hint="eastAsia"/>
              </w:rPr>
            </w:pPr>
            <w:r w:rsidRPr="001B7783">
              <w:t>    "rspMsgCnt": "3f8e17dbaf1d7ebaaeca12cf1c8c9b09"</w:t>
            </w:r>
          </w:p>
          <w:p w14:paraId="1AF1AD40" w14:textId="77777777" w:rsidR="001B7783" w:rsidRPr="001B7783" w:rsidRDefault="001B7783" w:rsidP="00D4029B">
            <w:pPr>
              <w:pStyle w:val="y-0"/>
              <w:rPr>
                <w:rFonts w:hint="eastAsia"/>
              </w:rPr>
            </w:pPr>
            <w:r w:rsidRPr="001B7783">
              <w:t>}</w:t>
            </w:r>
          </w:p>
          <w:p w14:paraId="4EC27AB6" w14:textId="77777777" w:rsidR="00005070" w:rsidRDefault="00005070" w:rsidP="00D4029B">
            <w:pPr>
              <w:pStyle w:val="y-0"/>
              <w:rPr>
                <w:rFonts w:hint="eastAsia"/>
              </w:rPr>
            </w:pPr>
          </w:p>
        </w:tc>
      </w:tr>
      <w:tr w:rsidR="00005070" w14:paraId="6A21F682" w14:textId="77777777" w:rsidTr="00296B82">
        <w:tc>
          <w:tcPr>
            <w:tcW w:w="1271" w:type="dxa"/>
            <w:vMerge/>
          </w:tcPr>
          <w:p w14:paraId="5EA3EFDB" w14:textId="77777777" w:rsidR="00005070" w:rsidRDefault="00005070" w:rsidP="00D4029B">
            <w:pPr>
              <w:pStyle w:val="y-0"/>
              <w:rPr>
                <w:rFonts w:hint="eastAsia"/>
              </w:rPr>
            </w:pPr>
          </w:p>
        </w:tc>
        <w:tc>
          <w:tcPr>
            <w:tcW w:w="6946" w:type="dxa"/>
          </w:tcPr>
          <w:p w14:paraId="4125470E" w14:textId="77777777" w:rsidR="001B7783" w:rsidRPr="001B7783" w:rsidRDefault="001B7783" w:rsidP="00D4029B">
            <w:pPr>
              <w:pStyle w:val="y-0"/>
              <w:rPr>
                <w:rFonts w:hint="eastAsia"/>
              </w:rPr>
            </w:pPr>
            <w:r w:rsidRPr="001B7783">
              <w:t>{</w:t>
            </w:r>
          </w:p>
          <w:p w14:paraId="4E23C0D9" w14:textId="77777777" w:rsidR="001B7783" w:rsidRPr="001B7783" w:rsidRDefault="001B7783" w:rsidP="00D4029B">
            <w:pPr>
              <w:pStyle w:val="y-0"/>
              <w:rPr>
                <w:rFonts w:hint="eastAsia"/>
              </w:rPr>
            </w:pPr>
            <w:r w:rsidRPr="001B7783">
              <w:t>    "dataType": 2,</w:t>
            </w:r>
          </w:p>
          <w:p w14:paraId="4CAA19BA" w14:textId="77777777" w:rsidR="001B7783" w:rsidRPr="001B7783" w:rsidRDefault="001B7783" w:rsidP="00D4029B">
            <w:pPr>
              <w:pStyle w:val="y-0"/>
              <w:rPr>
                <w:rFonts w:hint="eastAsia"/>
              </w:rPr>
            </w:pPr>
            <w:r w:rsidRPr="001B7783">
              <w:t>    "dataSubType": 307,</w:t>
            </w:r>
          </w:p>
          <w:p w14:paraId="34A9C6B1" w14:textId="77777777" w:rsidR="001B7783" w:rsidRPr="001B7783" w:rsidRDefault="001B7783" w:rsidP="00D4029B">
            <w:pPr>
              <w:pStyle w:val="y-0"/>
              <w:rPr>
                <w:rFonts w:hint="eastAsia"/>
              </w:rPr>
            </w:pPr>
            <w:r w:rsidRPr="001B7783">
              <w:lastRenderedPageBreak/>
              <w:t>    "timeStamp": "1692003304",</w:t>
            </w:r>
          </w:p>
          <w:p w14:paraId="70385122" w14:textId="77777777" w:rsidR="001B7783" w:rsidRPr="001B7783" w:rsidRDefault="001B7783" w:rsidP="00D4029B">
            <w:pPr>
              <w:pStyle w:val="y-0"/>
              <w:rPr>
                <w:rFonts w:hint="eastAsia"/>
              </w:rPr>
            </w:pPr>
            <w:r w:rsidRPr="001B7783">
              <w:t>    "sign": "d74cec6d7e8c6f60623e102e26b07793953590e4a97b452b794293d2d4506031",</w:t>
            </w:r>
          </w:p>
          <w:p w14:paraId="3B8D8794" w14:textId="77777777" w:rsidR="001B7783" w:rsidRPr="001B7783" w:rsidRDefault="001B7783" w:rsidP="00D4029B">
            <w:pPr>
              <w:pStyle w:val="y-0"/>
              <w:rPr>
                <w:rFonts w:hint="eastAsia"/>
              </w:rPr>
            </w:pPr>
            <w:r w:rsidRPr="001B7783">
              <w:t>    "tstResParams": {</w:t>
            </w:r>
          </w:p>
          <w:p w14:paraId="3F9706EB" w14:textId="77777777" w:rsidR="001B7783" w:rsidRPr="001B7783" w:rsidRDefault="001B7783" w:rsidP="00D4029B">
            <w:pPr>
              <w:pStyle w:val="y-0"/>
              <w:rPr>
                <w:rFonts w:hint="eastAsia"/>
              </w:rPr>
            </w:pPr>
            <w:r w:rsidRPr="001B7783">
              <w:t>        "tstProcRslt": 0</w:t>
            </w:r>
          </w:p>
          <w:p w14:paraId="1FF12A28" w14:textId="77777777" w:rsidR="001B7783" w:rsidRPr="001B7783" w:rsidRDefault="001B7783" w:rsidP="00D4029B">
            <w:pPr>
              <w:pStyle w:val="y-0"/>
              <w:rPr>
                <w:rFonts w:hint="eastAsia"/>
              </w:rPr>
            </w:pPr>
            <w:r w:rsidRPr="001B7783">
              <w:t>    },</w:t>
            </w:r>
          </w:p>
          <w:p w14:paraId="01EB10A2" w14:textId="77777777" w:rsidR="001B7783" w:rsidRPr="001B7783" w:rsidRDefault="001B7783" w:rsidP="00D4029B">
            <w:pPr>
              <w:pStyle w:val="y-0"/>
              <w:rPr>
                <w:rFonts w:hint="eastAsia"/>
              </w:rPr>
            </w:pPr>
            <w:r w:rsidRPr="001B7783">
              <w:t>    "data": {</w:t>
            </w:r>
          </w:p>
          <w:p w14:paraId="31E9D0FF" w14:textId="77777777" w:rsidR="001B7783" w:rsidRPr="001B7783" w:rsidRDefault="001B7783" w:rsidP="00D4029B">
            <w:pPr>
              <w:pStyle w:val="y-0"/>
              <w:rPr>
                <w:rFonts w:hint="eastAsia"/>
              </w:rPr>
            </w:pPr>
            <w:r w:rsidRPr="001B7783">
              <w:t>        "numFiles": 1,</w:t>
            </w:r>
          </w:p>
          <w:p w14:paraId="72039EAD" w14:textId="77777777" w:rsidR="001B7783" w:rsidRPr="001B7783" w:rsidRDefault="001B7783" w:rsidP="00D4029B">
            <w:pPr>
              <w:pStyle w:val="y-0"/>
              <w:rPr>
                <w:rFonts w:hint="eastAsia"/>
              </w:rPr>
            </w:pPr>
            <w:r w:rsidRPr="001B7783">
              <w:t>        "numTgzs": 1,</w:t>
            </w:r>
          </w:p>
          <w:p w14:paraId="0FEB541A" w14:textId="77777777" w:rsidR="001B7783" w:rsidRPr="001B7783" w:rsidRDefault="001B7783" w:rsidP="00D4029B">
            <w:pPr>
              <w:pStyle w:val="y-0"/>
              <w:rPr>
                <w:rFonts w:hint="eastAsia"/>
              </w:rPr>
            </w:pPr>
            <w:r w:rsidRPr="001B7783">
              <w:t>        "fileInfoLst": [</w:t>
            </w:r>
          </w:p>
          <w:p w14:paraId="520629A8" w14:textId="77777777" w:rsidR="001B7783" w:rsidRPr="001B7783" w:rsidRDefault="001B7783" w:rsidP="00D4029B">
            <w:pPr>
              <w:pStyle w:val="y-0"/>
              <w:rPr>
                <w:rFonts w:hint="eastAsia"/>
              </w:rPr>
            </w:pPr>
            <w:r w:rsidRPr="001B7783">
              <w:t>            {</w:t>
            </w:r>
          </w:p>
          <w:p w14:paraId="5179056C" w14:textId="77777777" w:rsidR="001B7783" w:rsidRPr="001B7783" w:rsidRDefault="001B7783" w:rsidP="00D4029B">
            <w:pPr>
              <w:pStyle w:val="y-0"/>
              <w:rPr>
                <w:rFonts w:hint="eastAsia"/>
              </w:rPr>
            </w:pPr>
            <w:r w:rsidRPr="001B7783">
              <w:t>                "name": "filename.json",</w:t>
            </w:r>
          </w:p>
          <w:p w14:paraId="2AD1CF96" w14:textId="77777777" w:rsidR="001B7783" w:rsidRPr="001B7783" w:rsidRDefault="001B7783" w:rsidP="00D4029B">
            <w:pPr>
              <w:pStyle w:val="y-0"/>
              <w:rPr>
                <w:rFonts w:hint="eastAsia"/>
              </w:rPr>
            </w:pPr>
            <w:r w:rsidRPr="001B7783">
              <w:t>                "dataType": "json",</w:t>
            </w:r>
          </w:p>
          <w:p w14:paraId="4E156EAE" w14:textId="77777777" w:rsidR="001B7783" w:rsidRPr="001B7783" w:rsidRDefault="001B7783" w:rsidP="00D4029B">
            <w:pPr>
              <w:pStyle w:val="y-0"/>
              <w:rPr>
                <w:rFonts w:hint="eastAsia"/>
              </w:rPr>
            </w:pPr>
            <w:r w:rsidRPr="001B7783">
              <w:t>                "objectID": "",</w:t>
            </w:r>
          </w:p>
          <w:p w14:paraId="2743E41A" w14:textId="77777777" w:rsidR="001B7783" w:rsidRPr="001B7783" w:rsidRDefault="001B7783" w:rsidP="00D4029B">
            <w:pPr>
              <w:pStyle w:val="y-0"/>
              <w:rPr>
                <w:rFonts w:hint="eastAsia"/>
              </w:rPr>
            </w:pPr>
            <w:r w:rsidRPr="001B7783">
              <w:t>                "svcType": 11,</w:t>
            </w:r>
          </w:p>
          <w:p w14:paraId="72927995" w14:textId="77777777" w:rsidR="001B7783" w:rsidRPr="001B7783" w:rsidRDefault="001B7783" w:rsidP="00D4029B">
            <w:pPr>
              <w:pStyle w:val="y-0"/>
              <w:rPr>
                <w:rFonts w:hint="eastAsia"/>
              </w:rPr>
            </w:pPr>
            <w:r w:rsidRPr="001B7783">
              <w:t>                "reserved": ""</w:t>
            </w:r>
          </w:p>
          <w:p w14:paraId="784F358C" w14:textId="77777777" w:rsidR="001B7783" w:rsidRPr="001B7783" w:rsidRDefault="001B7783" w:rsidP="00D4029B">
            <w:pPr>
              <w:pStyle w:val="y-0"/>
              <w:rPr>
                <w:rFonts w:hint="eastAsia"/>
              </w:rPr>
            </w:pPr>
            <w:r w:rsidRPr="001B7783">
              <w:t>            }</w:t>
            </w:r>
          </w:p>
          <w:p w14:paraId="11C635C5" w14:textId="77777777" w:rsidR="001B7783" w:rsidRPr="001B7783" w:rsidRDefault="001B7783" w:rsidP="00D4029B">
            <w:pPr>
              <w:pStyle w:val="y-0"/>
              <w:rPr>
                <w:rFonts w:hint="eastAsia"/>
              </w:rPr>
            </w:pPr>
            <w:r w:rsidRPr="001B7783">
              <w:t>        ]</w:t>
            </w:r>
          </w:p>
          <w:p w14:paraId="7C098E6B" w14:textId="77777777" w:rsidR="001B7783" w:rsidRPr="001B7783" w:rsidRDefault="001B7783" w:rsidP="00D4029B">
            <w:pPr>
              <w:pStyle w:val="y-0"/>
              <w:rPr>
                <w:rFonts w:hint="eastAsia"/>
              </w:rPr>
            </w:pPr>
            <w:r w:rsidRPr="001B7783">
              <w:t>    }</w:t>
            </w:r>
          </w:p>
          <w:p w14:paraId="15A9A67F" w14:textId="77777777" w:rsidR="001B7783" w:rsidRPr="001B7783" w:rsidRDefault="001B7783" w:rsidP="00D4029B">
            <w:pPr>
              <w:pStyle w:val="y-0"/>
              <w:rPr>
                <w:rFonts w:hint="eastAsia"/>
              </w:rPr>
            </w:pPr>
            <w:r w:rsidRPr="001B7783">
              <w:t>}</w:t>
            </w:r>
          </w:p>
          <w:p w14:paraId="52358451" w14:textId="77777777" w:rsidR="00005070" w:rsidRDefault="00005070" w:rsidP="00D4029B">
            <w:pPr>
              <w:pStyle w:val="y-0"/>
              <w:rPr>
                <w:rFonts w:hint="eastAsia"/>
              </w:rPr>
            </w:pPr>
          </w:p>
        </w:tc>
      </w:tr>
      <w:tr w:rsidR="00005070" w14:paraId="5F3E001F" w14:textId="77777777" w:rsidTr="00296B82">
        <w:tc>
          <w:tcPr>
            <w:tcW w:w="1271" w:type="dxa"/>
          </w:tcPr>
          <w:p w14:paraId="33FAC653" w14:textId="77777777" w:rsidR="00005070" w:rsidRDefault="00005070" w:rsidP="00D4029B">
            <w:pPr>
              <w:pStyle w:val="y-0"/>
              <w:rPr>
                <w:rFonts w:hint="eastAsia"/>
              </w:rPr>
            </w:pPr>
            <w:r w:rsidRPr="00077D08">
              <w:rPr>
                <w:rFonts w:hint="eastAsia"/>
              </w:rPr>
              <w:lastRenderedPageBreak/>
              <w:t>说明</w:t>
            </w:r>
          </w:p>
        </w:tc>
        <w:tc>
          <w:tcPr>
            <w:tcW w:w="6946" w:type="dxa"/>
          </w:tcPr>
          <w:p w14:paraId="7791B9FF" w14:textId="77777777" w:rsidR="007E2BFF" w:rsidRPr="007E2BFF" w:rsidRDefault="007E2BFF" w:rsidP="007E2BFF">
            <w:pPr>
              <w:pStyle w:val="y-5"/>
              <w:numPr>
                <w:ilvl w:val="0"/>
                <w:numId w:val="20"/>
              </w:numPr>
              <w:rPr>
                <w:rFonts w:hint="eastAsia"/>
              </w:rPr>
            </w:pPr>
            <w:r w:rsidRPr="007E2BFF">
              <w:rPr>
                <w:rFonts w:hint="eastAsia"/>
              </w:rPr>
              <w:t>data</w:t>
            </w:r>
            <w:r w:rsidRPr="007E2BFF">
              <w:rPr>
                <w:rFonts w:hint="eastAsia"/>
              </w:rPr>
              <w:t>【支持文件业务类型</w:t>
            </w:r>
            <w:r w:rsidRPr="007E2BFF">
              <w:rPr>
                <w:rFonts w:hint="eastAsia"/>
              </w:rPr>
              <w:t>11</w:t>
            </w:r>
            <w:r w:rsidRPr="007E2BFF">
              <w:rPr>
                <w:rFonts w:hint="eastAsia"/>
              </w:rPr>
              <w:t>】其中文件内容的前两个字节为整型日志数量中传输数据格式为：</w:t>
            </w:r>
          </w:p>
          <w:p w14:paraId="2C995510" w14:textId="77777777" w:rsidR="007E2BFF" w:rsidRPr="007E2BFF" w:rsidRDefault="007E2BFF" w:rsidP="007E2BFF">
            <w:pPr>
              <w:pStyle w:val="y-5"/>
              <w:rPr>
                <w:rFonts w:hint="eastAsia"/>
              </w:rPr>
            </w:pPr>
            <w:r w:rsidRPr="007E2BFF">
              <w:rPr>
                <w:rFonts w:hint="eastAsia"/>
              </w:rPr>
              <w:t xml:space="preserve">2[{xxx},{xxx}] </w:t>
            </w:r>
            <w:r w:rsidRPr="007E2BFF">
              <w:rPr>
                <w:rFonts w:hint="eastAsia"/>
              </w:rPr>
              <w:t>其中</w:t>
            </w:r>
            <w:r w:rsidRPr="007E2BFF">
              <w:rPr>
                <w:rFonts w:hint="eastAsia"/>
              </w:rPr>
              <w:t xml:space="preserve"> {} </w:t>
            </w:r>
            <w:r w:rsidRPr="007E2BFF">
              <w:rPr>
                <w:rFonts w:hint="eastAsia"/>
              </w:rPr>
              <w:t>内容为台账日志</w:t>
            </w:r>
          </w:p>
          <w:p w14:paraId="3697239D" w14:textId="77777777" w:rsidR="00005070" w:rsidRPr="007E2BFF" w:rsidRDefault="00005070" w:rsidP="007E2BFF">
            <w:pPr>
              <w:pStyle w:val="y-5"/>
              <w:rPr>
                <w:rFonts w:hint="eastAsia"/>
              </w:rPr>
            </w:pPr>
          </w:p>
        </w:tc>
      </w:tr>
    </w:tbl>
    <w:p w14:paraId="4E79C641" w14:textId="77777777" w:rsidR="00005070" w:rsidRPr="00005070" w:rsidRDefault="00005070" w:rsidP="00D4029B">
      <w:pPr>
        <w:pStyle w:val="y-0"/>
        <w:rPr>
          <w:rFonts w:hint="eastAsia"/>
        </w:rPr>
      </w:pPr>
    </w:p>
    <w:p w14:paraId="0E4B99AA" w14:textId="77777777" w:rsidR="009C783E" w:rsidRDefault="009C783E" w:rsidP="009C783E">
      <w:pPr>
        <w:pStyle w:val="y-20"/>
        <w:rPr>
          <w:rFonts w:hint="eastAsia"/>
        </w:rPr>
      </w:pPr>
      <w:r>
        <w:rPr>
          <w:rFonts w:hint="eastAsia"/>
        </w:rPr>
        <w:t>接口</w:t>
      </w:r>
      <w:r>
        <w:rPr>
          <w:rFonts w:hint="eastAsia"/>
        </w:rPr>
        <w:t>20</w:t>
      </w:r>
      <w:r>
        <w:rPr>
          <w:rFonts w:hint="eastAsia"/>
        </w:rPr>
        <w:t>：测试数据：</w:t>
      </w:r>
      <w:r>
        <w:rPr>
          <w:rFonts w:hint="eastAsia"/>
        </w:rPr>
        <w:t>4-VPT</w:t>
      </w:r>
      <w:r>
        <w:rPr>
          <w:rFonts w:hint="eastAsia"/>
        </w:rPr>
        <w:t>文件下发</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05070" w14:paraId="4C452066" w14:textId="77777777" w:rsidTr="00296B82">
        <w:tc>
          <w:tcPr>
            <w:tcW w:w="1271" w:type="dxa"/>
          </w:tcPr>
          <w:p w14:paraId="5C5F938E" w14:textId="77777777" w:rsidR="00005070" w:rsidRDefault="00005070" w:rsidP="00D4029B">
            <w:pPr>
              <w:pStyle w:val="y-0"/>
              <w:rPr>
                <w:rFonts w:hint="eastAsia"/>
              </w:rPr>
            </w:pPr>
            <w:r>
              <w:rPr>
                <w:rFonts w:hint="eastAsia"/>
              </w:rPr>
              <w:t>请求URL</w:t>
            </w:r>
          </w:p>
        </w:tc>
        <w:tc>
          <w:tcPr>
            <w:tcW w:w="6946" w:type="dxa"/>
          </w:tcPr>
          <w:p w14:paraId="59AC910A" w14:textId="429AF219" w:rsidR="00005070" w:rsidRPr="00077D08" w:rsidRDefault="008B1A2E" w:rsidP="00D4029B">
            <w:pPr>
              <w:pStyle w:val="y-0"/>
              <w:rPr>
                <w:rFonts w:hint="eastAsia"/>
              </w:rPr>
            </w:pPr>
            <w:r>
              <w:rPr>
                <w:rFonts w:hint="eastAsia"/>
              </w:rPr>
              <w:t>——</w:t>
            </w:r>
          </w:p>
        </w:tc>
      </w:tr>
      <w:tr w:rsidR="00005070" w14:paraId="37744A1F" w14:textId="77777777" w:rsidTr="00296B82">
        <w:tc>
          <w:tcPr>
            <w:tcW w:w="1271" w:type="dxa"/>
            <w:vMerge w:val="restart"/>
          </w:tcPr>
          <w:p w14:paraId="12F8B4E3" w14:textId="77777777" w:rsidR="00005070" w:rsidRDefault="00005070" w:rsidP="00D4029B">
            <w:pPr>
              <w:pStyle w:val="y-0"/>
              <w:rPr>
                <w:rFonts w:hint="eastAsia"/>
              </w:rPr>
            </w:pPr>
            <w:r>
              <w:rPr>
                <w:rFonts w:hint="eastAsia"/>
              </w:rPr>
              <w:t>请求体</w:t>
            </w:r>
          </w:p>
        </w:tc>
        <w:tc>
          <w:tcPr>
            <w:tcW w:w="6946" w:type="dxa"/>
          </w:tcPr>
          <w:p w14:paraId="10007092" w14:textId="77777777" w:rsidR="001B7783" w:rsidRPr="001B7783" w:rsidRDefault="001B7783" w:rsidP="00D4029B">
            <w:pPr>
              <w:pStyle w:val="y-0"/>
              <w:rPr>
                <w:rFonts w:hint="eastAsia"/>
              </w:rPr>
            </w:pPr>
            <w:r w:rsidRPr="001B7783">
              <w:t>{</w:t>
            </w:r>
          </w:p>
          <w:p w14:paraId="7BEB5B84" w14:textId="77777777" w:rsidR="001B7783" w:rsidRPr="001B7783" w:rsidRDefault="001B7783" w:rsidP="00D4029B">
            <w:pPr>
              <w:pStyle w:val="y-0"/>
              <w:rPr>
                <w:rFonts w:hint="eastAsia"/>
              </w:rPr>
            </w:pPr>
            <w:r w:rsidRPr="001B7783">
              <w:t>    "orderID": "2-307-1690657581837721600",</w:t>
            </w:r>
          </w:p>
          <w:p w14:paraId="0F22C5ED" w14:textId="77777777" w:rsidR="001B7783" w:rsidRPr="001B7783" w:rsidRDefault="001B7783" w:rsidP="00D4029B">
            <w:pPr>
              <w:pStyle w:val="y-0"/>
              <w:rPr>
                <w:rFonts w:hint="eastAsia"/>
              </w:rPr>
            </w:pPr>
            <w:r w:rsidRPr="001B7783">
              <w:t>    "orgCode": "CT",</w:t>
            </w:r>
          </w:p>
          <w:p w14:paraId="440FC906" w14:textId="77777777" w:rsidR="001B7783" w:rsidRPr="001B7783" w:rsidRDefault="001B7783" w:rsidP="00D4029B">
            <w:pPr>
              <w:pStyle w:val="y-0"/>
              <w:rPr>
                <w:rFonts w:hint="eastAsia"/>
              </w:rPr>
            </w:pPr>
            <w:r w:rsidRPr="001B7783">
              <w:t>    "ispCode": "500000",</w:t>
            </w:r>
          </w:p>
          <w:p w14:paraId="2C9FC04D" w14:textId="77777777" w:rsidR="001B7783" w:rsidRPr="001B7783" w:rsidRDefault="001B7783" w:rsidP="00D4029B">
            <w:pPr>
              <w:pStyle w:val="y-0"/>
              <w:rPr>
                <w:rFonts w:hint="eastAsia"/>
              </w:rPr>
            </w:pPr>
            <w:r w:rsidRPr="001B7783">
              <w:t>    "ctxCode": 7,</w:t>
            </w:r>
          </w:p>
          <w:p w14:paraId="07A10AA4" w14:textId="77777777" w:rsidR="001B7783" w:rsidRPr="001B7783" w:rsidRDefault="001B7783" w:rsidP="00D4029B">
            <w:pPr>
              <w:pStyle w:val="y-0"/>
              <w:rPr>
                <w:rFonts w:hint="eastAsia"/>
              </w:rPr>
            </w:pPr>
            <w:r w:rsidRPr="001B7783">
              <w:t>    "reqMsgCnt": "fc3f07e57da8a54c620fda475b5b33cf"</w:t>
            </w:r>
          </w:p>
          <w:p w14:paraId="4821DFB0" w14:textId="77777777" w:rsidR="001B7783" w:rsidRPr="001B7783" w:rsidRDefault="001B7783" w:rsidP="00D4029B">
            <w:pPr>
              <w:pStyle w:val="y-0"/>
              <w:rPr>
                <w:rFonts w:hint="eastAsia"/>
              </w:rPr>
            </w:pPr>
            <w:r w:rsidRPr="001B7783">
              <w:t>}</w:t>
            </w:r>
          </w:p>
          <w:p w14:paraId="6A40150C" w14:textId="77777777" w:rsidR="00005070" w:rsidRDefault="00005070" w:rsidP="00D4029B">
            <w:pPr>
              <w:pStyle w:val="y-0"/>
              <w:rPr>
                <w:rFonts w:hint="eastAsia"/>
              </w:rPr>
            </w:pPr>
          </w:p>
        </w:tc>
      </w:tr>
      <w:tr w:rsidR="00005070" w14:paraId="56BBAF81" w14:textId="77777777" w:rsidTr="00296B82">
        <w:tc>
          <w:tcPr>
            <w:tcW w:w="1271" w:type="dxa"/>
            <w:vMerge/>
          </w:tcPr>
          <w:p w14:paraId="034C5C29" w14:textId="77777777" w:rsidR="00005070" w:rsidRDefault="00005070" w:rsidP="00D4029B">
            <w:pPr>
              <w:pStyle w:val="y-0"/>
              <w:rPr>
                <w:rFonts w:hint="eastAsia"/>
              </w:rPr>
            </w:pPr>
          </w:p>
        </w:tc>
        <w:tc>
          <w:tcPr>
            <w:tcW w:w="6946" w:type="dxa"/>
          </w:tcPr>
          <w:p w14:paraId="2F1D6688" w14:textId="77777777" w:rsidR="001B7783" w:rsidRPr="001B7783" w:rsidRDefault="001B7783" w:rsidP="00D4029B">
            <w:pPr>
              <w:pStyle w:val="y-0"/>
              <w:rPr>
                <w:rFonts w:hint="eastAsia"/>
              </w:rPr>
            </w:pPr>
            <w:r w:rsidRPr="001B7783">
              <w:t>{</w:t>
            </w:r>
          </w:p>
          <w:p w14:paraId="15F33970" w14:textId="77777777" w:rsidR="001B7783" w:rsidRPr="001B7783" w:rsidRDefault="001B7783" w:rsidP="00D4029B">
            <w:pPr>
              <w:pStyle w:val="y-0"/>
              <w:rPr>
                <w:rFonts w:hint="eastAsia"/>
              </w:rPr>
            </w:pPr>
            <w:r w:rsidRPr="001B7783">
              <w:t>    "dataSubType": 307,</w:t>
            </w:r>
          </w:p>
          <w:p w14:paraId="2EEF42D9" w14:textId="77777777" w:rsidR="001B7783" w:rsidRPr="001B7783" w:rsidRDefault="001B7783" w:rsidP="00D4029B">
            <w:pPr>
              <w:pStyle w:val="y-0"/>
              <w:rPr>
                <w:rFonts w:hint="eastAsia"/>
              </w:rPr>
            </w:pPr>
            <w:r w:rsidRPr="001B7783">
              <w:t>    "dataType": 2,</w:t>
            </w:r>
          </w:p>
          <w:p w14:paraId="2BE44B69" w14:textId="77777777" w:rsidR="001B7783" w:rsidRPr="001B7783" w:rsidRDefault="001B7783" w:rsidP="00D4029B">
            <w:pPr>
              <w:pStyle w:val="y-0"/>
              <w:rPr>
                <w:rFonts w:hint="eastAsia"/>
              </w:rPr>
            </w:pPr>
            <w:r w:rsidRPr="001B7783">
              <w:t>    "sign": "2029eaaa5bebec5d8cfb7fb4d3370402838830fc29a558530b2373f9f8df1244",</w:t>
            </w:r>
          </w:p>
          <w:p w14:paraId="702DC70B" w14:textId="77777777" w:rsidR="001B7783" w:rsidRPr="001B7783" w:rsidRDefault="001B7783" w:rsidP="00D4029B">
            <w:pPr>
              <w:pStyle w:val="y-0"/>
              <w:rPr>
                <w:rFonts w:hint="eastAsia"/>
              </w:rPr>
            </w:pPr>
            <w:r w:rsidRPr="001B7783">
              <w:t>    "tstReqParams": {</w:t>
            </w:r>
          </w:p>
          <w:p w14:paraId="2739F146" w14:textId="77777777" w:rsidR="001B7783" w:rsidRPr="001B7783" w:rsidRDefault="001B7783" w:rsidP="00D4029B">
            <w:pPr>
              <w:pStyle w:val="y-0"/>
              <w:rPr>
                <w:rFonts w:hint="eastAsia"/>
              </w:rPr>
            </w:pPr>
            <w:r w:rsidRPr="001B7783">
              <w:t>        "logType": 1,</w:t>
            </w:r>
          </w:p>
          <w:p w14:paraId="74E9E311" w14:textId="77777777" w:rsidR="001B7783" w:rsidRPr="001B7783" w:rsidRDefault="001B7783" w:rsidP="00D4029B">
            <w:pPr>
              <w:pStyle w:val="y-0"/>
              <w:rPr>
                <w:rFonts w:hint="eastAsia"/>
              </w:rPr>
            </w:pPr>
            <w:r w:rsidRPr="001B7783">
              <w:t>        "orderIDLst": "11",</w:t>
            </w:r>
          </w:p>
          <w:p w14:paraId="4BB8FECF" w14:textId="77777777" w:rsidR="001B7783" w:rsidRPr="001B7783" w:rsidRDefault="001B7783" w:rsidP="00D4029B">
            <w:pPr>
              <w:pStyle w:val="y-0"/>
              <w:rPr>
                <w:rFonts w:hint="eastAsia"/>
              </w:rPr>
            </w:pPr>
            <w:r w:rsidRPr="001B7783">
              <w:t>        "tstType": 4,</w:t>
            </w:r>
          </w:p>
          <w:p w14:paraId="131419F4" w14:textId="77777777" w:rsidR="001B7783" w:rsidRPr="001B7783" w:rsidRDefault="001B7783" w:rsidP="00D4029B">
            <w:pPr>
              <w:pStyle w:val="y-0"/>
              <w:rPr>
                <w:rFonts w:hint="eastAsia"/>
              </w:rPr>
            </w:pPr>
            <w:r w:rsidRPr="001B7783">
              <w:t>        "opCode": 1</w:t>
            </w:r>
          </w:p>
          <w:p w14:paraId="05345573" w14:textId="77777777" w:rsidR="001B7783" w:rsidRPr="001B7783" w:rsidRDefault="001B7783" w:rsidP="00D4029B">
            <w:pPr>
              <w:pStyle w:val="y-0"/>
              <w:rPr>
                <w:rFonts w:hint="eastAsia"/>
              </w:rPr>
            </w:pPr>
            <w:r w:rsidRPr="001B7783">
              <w:t>    },</w:t>
            </w:r>
          </w:p>
          <w:p w14:paraId="43BECBE8" w14:textId="77777777" w:rsidR="001B7783" w:rsidRPr="001B7783" w:rsidRDefault="001B7783" w:rsidP="00D4029B">
            <w:pPr>
              <w:pStyle w:val="y-0"/>
              <w:rPr>
                <w:rFonts w:hint="eastAsia"/>
              </w:rPr>
            </w:pPr>
            <w:r w:rsidRPr="001B7783">
              <w:t>    "timeStamp": "1690964017",</w:t>
            </w:r>
          </w:p>
          <w:p w14:paraId="09A166CA" w14:textId="77777777" w:rsidR="001B7783" w:rsidRPr="001B7783" w:rsidRDefault="001B7783" w:rsidP="00D4029B">
            <w:pPr>
              <w:pStyle w:val="y-0"/>
              <w:rPr>
                <w:rFonts w:hint="eastAsia"/>
              </w:rPr>
            </w:pPr>
            <w:r w:rsidRPr="001B7783">
              <w:t>    "data": {</w:t>
            </w:r>
          </w:p>
          <w:p w14:paraId="0FF10F41" w14:textId="77777777" w:rsidR="001B7783" w:rsidRPr="001B7783" w:rsidRDefault="001B7783" w:rsidP="00D4029B">
            <w:pPr>
              <w:pStyle w:val="y-0"/>
              <w:rPr>
                <w:rFonts w:hint="eastAsia"/>
              </w:rPr>
            </w:pPr>
            <w:r w:rsidRPr="001B7783">
              <w:t>        "numFiles": 1,</w:t>
            </w:r>
          </w:p>
          <w:p w14:paraId="2DE2E91C" w14:textId="77777777" w:rsidR="001B7783" w:rsidRPr="001B7783" w:rsidRDefault="001B7783" w:rsidP="00D4029B">
            <w:pPr>
              <w:pStyle w:val="y-0"/>
              <w:rPr>
                <w:rFonts w:hint="eastAsia"/>
              </w:rPr>
            </w:pPr>
            <w:r w:rsidRPr="001B7783">
              <w:t>        "numTgzs": 1,</w:t>
            </w:r>
          </w:p>
          <w:p w14:paraId="7515AF5C" w14:textId="77777777" w:rsidR="001B7783" w:rsidRPr="001B7783" w:rsidRDefault="001B7783" w:rsidP="00D4029B">
            <w:pPr>
              <w:pStyle w:val="y-0"/>
              <w:rPr>
                <w:rFonts w:hint="eastAsia"/>
              </w:rPr>
            </w:pPr>
            <w:r w:rsidRPr="001B7783">
              <w:t>        "fileInfoLst": [</w:t>
            </w:r>
          </w:p>
          <w:p w14:paraId="5BF5549B" w14:textId="77777777" w:rsidR="001B7783" w:rsidRPr="001B7783" w:rsidRDefault="001B7783" w:rsidP="00D4029B">
            <w:pPr>
              <w:pStyle w:val="y-0"/>
              <w:rPr>
                <w:rFonts w:hint="eastAsia"/>
              </w:rPr>
            </w:pPr>
            <w:r w:rsidRPr="001B7783">
              <w:t>            {</w:t>
            </w:r>
          </w:p>
          <w:p w14:paraId="6DBBA5A2" w14:textId="77777777" w:rsidR="001B7783" w:rsidRPr="001B7783" w:rsidRDefault="001B7783" w:rsidP="00D4029B">
            <w:pPr>
              <w:pStyle w:val="y-0"/>
              <w:rPr>
                <w:rFonts w:hint="eastAsia"/>
              </w:rPr>
            </w:pPr>
            <w:r w:rsidRPr="001B7783">
              <w:t>                "name": "filename.json",</w:t>
            </w:r>
          </w:p>
          <w:p w14:paraId="52CE2432" w14:textId="77777777" w:rsidR="001B7783" w:rsidRPr="001B7783" w:rsidRDefault="001B7783" w:rsidP="00D4029B">
            <w:pPr>
              <w:pStyle w:val="y-0"/>
              <w:rPr>
                <w:rFonts w:hint="eastAsia"/>
              </w:rPr>
            </w:pPr>
            <w:r w:rsidRPr="001B7783">
              <w:t>                "dataType": "json",</w:t>
            </w:r>
          </w:p>
          <w:p w14:paraId="494F852E" w14:textId="77777777" w:rsidR="001B7783" w:rsidRPr="001B7783" w:rsidRDefault="001B7783" w:rsidP="00D4029B">
            <w:pPr>
              <w:pStyle w:val="y-0"/>
              <w:rPr>
                <w:rFonts w:hint="eastAsia"/>
              </w:rPr>
            </w:pPr>
            <w:r w:rsidRPr="001B7783">
              <w:t>                "objectID": "",</w:t>
            </w:r>
          </w:p>
          <w:p w14:paraId="0AB50896" w14:textId="77777777" w:rsidR="001B7783" w:rsidRPr="001B7783" w:rsidRDefault="001B7783" w:rsidP="00D4029B">
            <w:pPr>
              <w:pStyle w:val="y-0"/>
              <w:rPr>
                <w:rFonts w:hint="eastAsia"/>
              </w:rPr>
            </w:pPr>
            <w:r w:rsidRPr="001B7783">
              <w:t>                "svcType": 5,</w:t>
            </w:r>
          </w:p>
          <w:p w14:paraId="5E1711EC" w14:textId="77777777" w:rsidR="001B7783" w:rsidRPr="001B7783" w:rsidRDefault="001B7783" w:rsidP="00D4029B">
            <w:pPr>
              <w:pStyle w:val="y-0"/>
              <w:rPr>
                <w:rFonts w:hint="eastAsia"/>
              </w:rPr>
            </w:pPr>
            <w:r w:rsidRPr="001B7783">
              <w:t>                "reserved": ""</w:t>
            </w:r>
          </w:p>
          <w:p w14:paraId="361763C0" w14:textId="77777777" w:rsidR="001B7783" w:rsidRPr="001B7783" w:rsidRDefault="001B7783" w:rsidP="00D4029B">
            <w:pPr>
              <w:pStyle w:val="y-0"/>
              <w:rPr>
                <w:rFonts w:hint="eastAsia"/>
              </w:rPr>
            </w:pPr>
            <w:r w:rsidRPr="001B7783">
              <w:t>            }</w:t>
            </w:r>
          </w:p>
          <w:p w14:paraId="3A5A8E7F" w14:textId="77777777" w:rsidR="001B7783" w:rsidRPr="001B7783" w:rsidRDefault="001B7783" w:rsidP="00D4029B">
            <w:pPr>
              <w:pStyle w:val="y-0"/>
              <w:rPr>
                <w:rFonts w:hint="eastAsia"/>
              </w:rPr>
            </w:pPr>
            <w:r w:rsidRPr="001B7783">
              <w:t>        ]</w:t>
            </w:r>
          </w:p>
          <w:p w14:paraId="3F197E7F" w14:textId="77777777" w:rsidR="001B7783" w:rsidRPr="001B7783" w:rsidRDefault="001B7783" w:rsidP="00D4029B">
            <w:pPr>
              <w:pStyle w:val="y-0"/>
              <w:rPr>
                <w:rFonts w:hint="eastAsia"/>
              </w:rPr>
            </w:pPr>
            <w:r w:rsidRPr="001B7783">
              <w:t>    }</w:t>
            </w:r>
          </w:p>
          <w:p w14:paraId="5016983D" w14:textId="77777777" w:rsidR="001B7783" w:rsidRPr="001B7783" w:rsidRDefault="001B7783" w:rsidP="00D4029B">
            <w:pPr>
              <w:pStyle w:val="y-0"/>
              <w:rPr>
                <w:rFonts w:hint="eastAsia"/>
              </w:rPr>
            </w:pPr>
            <w:r w:rsidRPr="001B7783">
              <w:t>}</w:t>
            </w:r>
          </w:p>
          <w:p w14:paraId="23783CA8" w14:textId="77777777" w:rsidR="00005070" w:rsidRDefault="00005070" w:rsidP="00D4029B">
            <w:pPr>
              <w:pStyle w:val="y-0"/>
              <w:rPr>
                <w:rFonts w:hint="eastAsia"/>
              </w:rPr>
            </w:pPr>
          </w:p>
        </w:tc>
      </w:tr>
      <w:tr w:rsidR="00005070" w14:paraId="3020AEAF" w14:textId="77777777" w:rsidTr="00296B82">
        <w:tc>
          <w:tcPr>
            <w:tcW w:w="1271" w:type="dxa"/>
            <w:vMerge w:val="restart"/>
          </w:tcPr>
          <w:p w14:paraId="7948DABA" w14:textId="77777777" w:rsidR="00005070" w:rsidRDefault="00005070" w:rsidP="00D4029B">
            <w:pPr>
              <w:pStyle w:val="y-0"/>
              <w:rPr>
                <w:rFonts w:hint="eastAsia"/>
              </w:rPr>
            </w:pPr>
            <w:r>
              <w:rPr>
                <w:rFonts w:hint="eastAsia"/>
              </w:rPr>
              <w:t>响应体</w:t>
            </w:r>
          </w:p>
        </w:tc>
        <w:tc>
          <w:tcPr>
            <w:tcW w:w="6946" w:type="dxa"/>
          </w:tcPr>
          <w:p w14:paraId="0A79703E" w14:textId="77777777" w:rsidR="001B7783" w:rsidRPr="001B7783" w:rsidRDefault="001B7783" w:rsidP="00D4029B">
            <w:pPr>
              <w:pStyle w:val="y-0"/>
              <w:rPr>
                <w:rFonts w:hint="eastAsia"/>
              </w:rPr>
            </w:pPr>
            <w:r w:rsidRPr="001B7783">
              <w:t>{</w:t>
            </w:r>
          </w:p>
          <w:p w14:paraId="6FD3B3C4" w14:textId="77777777" w:rsidR="001B7783" w:rsidRPr="001B7783" w:rsidRDefault="001B7783" w:rsidP="00D4029B">
            <w:pPr>
              <w:pStyle w:val="y-0"/>
              <w:rPr>
                <w:rFonts w:hint="eastAsia"/>
              </w:rPr>
            </w:pPr>
            <w:r w:rsidRPr="001B7783">
              <w:t>    "orderID": "2-307-1690657581837721600",</w:t>
            </w:r>
          </w:p>
          <w:p w14:paraId="27A45DB7" w14:textId="77777777" w:rsidR="001B7783" w:rsidRPr="001B7783" w:rsidRDefault="001B7783" w:rsidP="00D4029B">
            <w:pPr>
              <w:pStyle w:val="y-0"/>
              <w:rPr>
                <w:rFonts w:hint="eastAsia"/>
              </w:rPr>
            </w:pPr>
            <w:r w:rsidRPr="001B7783">
              <w:t>    "statusCode": 0,</w:t>
            </w:r>
          </w:p>
          <w:p w14:paraId="67AC0487" w14:textId="77777777" w:rsidR="001B7783" w:rsidRPr="001B7783" w:rsidRDefault="001B7783" w:rsidP="00D4029B">
            <w:pPr>
              <w:pStyle w:val="y-0"/>
              <w:rPr>
                <w:rFonts w:hint="eastAsia"/>
              </w:rPr>
            </w:pPr>
            <w:r w:rsidRPr="001B7783">
              <w:t>    "statusText": "success.",</w:t>
            </w:r>
          </w:p>
          <w:p w14:paraId="4D36A115" w14:textId="77777777" w:rsidR="001B7783" w:rsidRPr="001B7783" w:rsidRDefault="001B7783" w:rsidP="00D4029B">
            <w:pPr>
              <w:pStyle w:val="y-0"/>
              <w:rPr>
                <w:rFonts w:hint="eastAsia"/>
              </w:rPr>
            </w:pPr>
            <w:r w:rsidRPr="001B7783">
              <w:t>    "rspMsgCnt": "16fe2f5b7ddab92b4d7fc6c7fb1bb0e1"</w:t>
            </w:r>
          </w:p>
          <w:p w14:paraId="43CE8E00" w14:textId="77777777" w:rsidR="001B7783" w:rsidRPr="001B7783" w:rsidRDefault="001B7783" w:rsidP="00D4029B">
            <w:pPr>
              <w:pStyle w:val="y-0"/>
              <w:rPr>
                <w:rFonts w:hint="eastAsia"/>
              </w:rPr>
            </w:pPr>
            <w:r w:rsidRPr="001B7783">
              <w:t>}</w:t>
            </w:r>
          </w:p>
          <w:p w14:paraId="7AFBFCDD" w14:textId="77777777" w:rsidR="00005070" w:rsidRDefault="00005070" w:rsidP="00D4029B">
            <w:pPr>
              <w:pStyle w:val="y-0"/>
              <w:rPr>
                <w:rFonts w:hint="eastAsia"/>
              </w:rPr>
            </w:pPr>
          </w:p>
        </w:tc>
      </w:tr>
      <w:tr w:rsidR="00005070" w14:paraId="54012D70" w14:textId="77777777" w:rsidTr="00296B82">
        <w:tc>
          <w:tcPr>
            <w:tcW w:w="1271" w:type="dxa"/>
            <w:vMerge/>
          </w:tcPr>
          <w:p w14:paraId="70DA47E9" w14:textId="77777777" w:rsidR="00005070" w:rsidRDefault="00005070" w:rsidP="00D4029B">
            <w:pPr>
              <w:pStyle w:val="y-0"/>
              <w:rPr>
                <w:rFonts w:hint="eastAsia"/>
              </w:rPr>
            </w:pPr>
          </w:p>
        </w:tc>
        <w:tc>
          <w:tcPr>
            <w:tcW w:w="6946" w:type="dxa"/>
          </w:tcPr>
          <w:p w14:paraId="1DC10C46" w14:textId="77777777" w:rsidR="001B7783" w:rsidRPr="001B7783" w:rsidRDefault="001B7783" w:rsidP="00D4029B">
            <w:pPr>
              <w:pStyle w:val="y-0"/>
              <w:rPr>
                <w:rFonts w:hint="eastAsia"/>
              </w:rPr>
            </w:pPr>
            <w:r w:rsidRPr="001B7783">
              <w:t>{</w:t>
            </w:r>
          </w:p>
          <w:p w14:paraId="12009261" w14:textId="77777777" w:rsidR="001B7783" w:rsidRPr="001B7783" w:rsidRDefault="001B7783" w:rsidP="00D4029B">
            <w:pPr>
              <w:pStyle w:val="y-0"/>
              <w:rPr>
                <w:rFonts w:hint="eastAsia"/>
              </w:rPr>
            </w:pPr>
            <w:r w:rsidRPr="001B7783">
              <w:t>    "dataType": 2,</w:t>
            </w:r>
          </w:p>
          <w:p w14:paraId="3AFC4883" w14:textId="77777777" w:rsidR="001B7783" w:rsidRPr="001B7783" w:rsidRDefault="001B7783" w:rsidP="00D4029B">
            <w:pPr>
              <w:pStyle w:val="y-0"/>
              <w:rPr>
                <w:rFonts w:hint="eastAsia"/>
              </w:rPr>
            </w:pPr>
            <w:r w:rsidRPr="001B7783">
              <w:t>    "dataSubType": 307,</w:t>
            </w:r>
          </w:p>
          <w:p w14:paraId="7B76A90C" w14:textId="77777777" w:rsidR="001B7783" w:rsidRPr="001B7783" w:rsidRDefault="001B7783" w:rsidP="00D4029B">
            <w:pPr>
              <w:pStyle w:val="y-0"/>
              <w:rPr>
                <w:rFonts w:hint="eastAsia"/>
              </w:rPr>
            </w:pPr>
            <w:r w:rsidRPr="001B7783">
              <w:t>    "timeStamp": "1692003304",</w:t>
            </w:r>
          </w:p>
          <w:p w14:paraId="12401AF0" w14:textId="77777777" w:rsidR="001B7783" w:rsidRPr="001B7783" w:rsidRDefault="001B7783" w:rsidP="00D4029B">
            <w:pPr>
              <w:pStyle w:val="y-0"/>
              <w:rPr>
                <w:rFonts w:hint="eastAsia"/>
              </w:rPr>
            </w:pPr>
            <w:r w:rsidRPr="001B7783">
              <w:t xml:space="preserve">    "sign": </w:t>
            </w:r>
            <w:r w:rsidRPr="001B7783">
              <w:lastRenderedPageBreak/>
              <w:t>"d74cec6d7e8c6f60623e102e26b07793953590e4a97b452b794293d2d4506031",</w:t>
            </w:r>
          </w:p>
          <w:p w14:paraId="40561A1E" w14:textId="77777777" w:rsidR="001B7783" w:rsidRPr="001B7783" w:rsidRDefault="001B7783" w:rsidP="00D4029B">
            <w:pPr>
              <w:pStyle w:val="y-0"/>
              <w:rPr>
                <w:rFonts w:hint="eastAsia"/>
              </w:rPr>
            </w:pPr>
            <w:r w:rsidRPr="001B7783">
              <w:t>    "tstResParams": {</w:t>
            </w:r>
          </w:p>
          <w:p w14:paraId="4234BBD4" w14:textId="77777777" w:rsidR="001B7783" w:rsidRPr="001B7783" w:rsidRDefault="001B7783" w:rsidP="00D4029B">
            <w:pPr>
              <w:pStyle w:val="y-0"/>
              <w:rPr>
                <w:rFonts w:hint="eastAsia"/>
              </w:rPr>
            </w:pPr>
            <w:r w:rsidRPr="001B7783">
              <w:t>        "tstProcRslt": 0</w:t>
            </w:r>
          </w:p>
          <w:p w14:paraId="7C168011" w14:textId="77777777" w:rsidR="001B7783" w:rsidRPr="001B7783" w:rsidRDefault="001B7783" w:rsidP="00D4029B">
            <w:pPr>
              <w:pStyle w:val="y-0"/>
              <w:rPr>
                <w:rFonts w:hint="eastAsia"/>
              </w:rPr>
            </w:pPr>
            <w:r w:rsidRPr="001B7783">
              <w:t>    }</w:t>
            </w:r>
          </w:p>
          <w:p w14:paraId="063BF408" w14:textId="77777777" w:rsidR="001B7783" w:rsidRPr="001B7783" w:rsidRDefault="001B7783" w:rsidP="00D4029B">
            <w:pPr>
              <w:pStyle w:val="y-0"/>
              <w:rPr>
                <w:rFonts w:hint="eastAsia"/>
              </w:rPr>
            </w:pPr>
            <w:r w:rsidRPr="001B7783">
              <w:t>}</w:t>
            </w:r>
          </w:p>
          <w:p w14:paraId="0105BBC5" w14:textId="77777777" w:rsidR="00005070" w:rsidRDefault="00005070" w:rsidP="00D4029B">
            <w:pPr>
              <w:pStyle w:val="y-0"/>
              <w:rPr>
                <w:rFonts w:hint="eastAsia"/>
              </w:rPr>
            </w:pPr>
          </w:p>
        </w:tc>
      </w:tr>
      <w:tr w:rsidR="00005070" w14:paraId="55BAF6A0" w14:textId="77777777" w:rsidTr="00296B82">
        <w:tc>
          <w:tcPr>
            <w:tcW w:w="1271" w:type="dxa"/>
          </w:tcPr>
          <w:p w14:paraId="4C38F65B" w14:textId="77777777" w:rsidR="00005070" w:rsidRDefault="00005070" w:rsidP="00D4029B">
            <w:pPr>
              <w:pStyle w:val="y-0"/>
              <w:rPr>
                <w:rFonts w:hint="eastAsia"/>
              </w:rPr>
            </w:pPr>
            <w:r w:rsidRPr="00077D08">
              <w:rPr>
                <w:rFonts w:hint="eastAsia"/>
              </w:rPr>
              <w:lastRenderedPageBreak/>
              <w:t>说明</w:t>
            </w:r>
          </w:p>
        </w:tc>
        <w:tc>
          <w:tcPr>
            <w:tcW w:w="6946" w:type="dxa"/>
          </w:tcPr>
          <w:p w14:paraId="341C7038" w14:textId="77777777" w:rsidR="004B7234" w:rsidRDefault="004B7234" w:rsidP="004B7234">
            <w:pPr>
              <w:pStyle w:val="y-5"/>
              <w:numPr>
                <w:ilvl w:val="0"/>
                <w:numId w:val="20"/>
              </w:numPr>
              <w:rPr>
                <w:rFonts w:hint="eastAsia"/>
              </w:rPr>
            </w:pPr>
            <w:r>
              <w:rPr>
                <w:rFonts w:hint="eastAsia"/>
              </w:rPr>
              <w:t>data</w:t>
            </w:r>
            <w:r>
              <w:rPr>
                <w:rFonts w:hint="eastAsia"/>
              </w:rPr>
              <w:t>【支持文件业务类型</w:t>
            </w:r>
            <w:r>
              <w:rPr>
                <w:rFonts w:hint="eastAsia"/>
              </w:rPr>
              <w:t>5</w:t>
            </w:r>
            <w:r>
              <w:rPr>
                <w:rFonts w:hint="eastAsia"/>
              </w:rPr>
              <w:t>】中传输的数据</w:t>
            </w:r>
            <w:r>
              <w:rPr>
                <w:rFonts w:hint="eastAsia"/>
              </w:rPr>
              <w:t>VPT</w:t>
            </w:r>
            <w:r>
              <w:rPr>
                <w:rFonts w:hint="eastAsia"/>
              </w:rPr>
              <w:t>文件格式：</w:t>
            </w:r>
          </w:p>
          <w:p w14:paraId="4209D2C2" w14:textId="77777777" w:rsidR="004B7234" w:rsidRDefault="004B7234" w:rsidP="004B7234">
            <w:pPr>
              <w:pStyle w:val="y-5"/>
              <w:rPr>
                <w:rFonts w:hint="eastAsia"/>
              </w:rPr>
            </w:pPr>
            <w:r>
              <w:rPr>
                <w:rFonts w:hint="eastAsia"/>
              </w:rPr>
              <w:t>[{</w:t>
            </w:r>
          </w:p>
          <w:p w14:paraId="0DE74215" w14:textId="77777777" w:rsidR="004B7234" w:rsidRDefault="004B7234" w:rsidP="004B7234">
            <w:pPr>
              <w:pStyle w:val="y-5"/>
              <w:rPr>
                <w:rFonts w:hint="eastAsia"/>
              </w:rPr>
            </w:pPr>
            <w:r>
              <w:rPr>
                <w:rFonts w:hint="eastAsia"/>
              </w:rPr>
              <w:t>"modelID":"6845456164",</w:t>
            </w:r>
          </w:p>
          <w:p w14:paraId="7BDEDECA" w14:textId="77777777" w:rsidR="004B7234" w:rsidRDefault="004B7234" w:rsidP="004B7234">
            <w:pPr>
              <w:pStyle w:val="y-5"/>
              <w:rPr>
                <w:rFonts w:hint="eastAsia"/>
              </w:rPr>
            </w:pPr>
            <w:r>
              <w:rPr>
                <w:rFonts w:hint="eastAsia"/>
              </w:rPr>
              <w:t>"numRules":100,</w:t>
            </w:r>
          </w:p>
          <w:p w14:paraId="3015F04F" w14:textId="77777777" w:rsidR="004B7234" w:rsidRDefault="004B7234" w:rsidP="004B7234">
            <w:pPr>
              <w:pStyle w:val="y-5"/>
              <w:rPr>
                <w:rFonts w:hint="eastAsia"/>
              </w:rPr>
            </w:pPr>
            <w:r>
              <w:rPr>
                <w:rFonts w:hint="eastAsia"/>
              </w:rPr>
              <w:t>"ruleItem":{</w:t>
            </w:r>
          </w:p>
          <w:p w14:paraId="54B0C32A" w14:textId="77777777" w:rsidR="004B7234" w:rsidRDefault="004B7234" w:rsidP="004B7234">
            <w:pPr>
              <w:pStyle w:val="y-5"/>
              <w:rPr>
                <w:rFonts w:hint="eastAsia"/>
              </w:rPr>
            </w:pPr>
            <w:r>
              <w:rPr>
                <w:rFonts w:hint="eastAsia"/>
              </w:rPr>
              <w:tab/>
              <w:t>"queryString":"KHZ1bEtleXMudnVsTmFtZSBsaWtlICIlQ1ZFJSIgKSBvciAoYXNzZXRJbmZvUmFuZ2UuYXNzZXROYW1lIGxpa2UgIiXpnbbmoIclIik",</w:t>
            </w:r>
          </w:p>
          <w:p w14:paraId="1C3C1281" w14:textId="77777777" w:rsidR="004B7234" w:rsidRDefault="004B7234" w:rsidP="004B7234">
            <w:pPr>
              <w:pStyle w:val="y-5"/>
              <w:rPr>
                <w:rFonts w:hint="eastAsia"/>
              </w:rPr>
            </w:pPr>
            <w:r>
              <w:rPr>
                <w:rFonts w:hint="eastAsia"/>
              </w:rPr>
              <w:tab/>
              <w:t>"vulPriorLvl":7,</w:t>
            </w:r>
          </w:p>
          <w:p w14:paraId="479E9616" w14:textId="77777777" w:rsidR="004B7234" w:rsidRDefault="004B7234" w:rsidP="004B7234">
            <w:pPr>
              <w:pStyle w:val="y-5"/>
              <w:rPr>
                <w:rFonts w:hint="eastAsia"/>
              </w:rPr>
            </w:pPr>
            <w:r>
              <w:rPr>
                <w:rFonts w:hint="eastAsia"/>
              </w:rPr>
              <w:tab/>
              <w:t>"resdTime":240,</w:t>
            </w:r>
          </w:p>
          <w:p w14:paraId="29F09ED0" w14:textId="77777777" w:rsidR="004B7234" w:rsidRDefault="004B7234" w:rsidP="004B7234">
            <w:pPr>
              <w:pStyle w:val="y-5"/>
              <w:rPr>
                <w:rFonts w:hint="eastAsia"/>
              </w:rPr>
            </w:pPr>
            <w:r>
              <w:rPr>
                <w:rFonts w:hint="eastAsia"/>
              </w:rPr>
              <w:tab/>
              <w:t>"monTime":24</w:t>
            </w:r>
          </w:p>
          <w:p w14:paraId="404FF01A" w14:textId="7536B96F" w:rsidR="00005070" w:rsidRDefault="004B7234" w:rsidP="004B7234">
            <w:pPr>
              <w:pStyle w:val="y-5"/>
              <w:rPr>
                <w:rFonts w:hint="eastAsia"/>
              </w:rPr>
            </w:pPr>
            <w:r>
              <w:rPr>
                <w:rFonts w:hint="eastAsia"/>
              </w:rPr>
              <w:t>}]</w:t>
            </w:r>
          </w:p>
        </w:tc>
      </w:tr>
    </w:tbl>
    <w:p w14:paraId="4208883E" w14:textId="77777777" w:rsidR="00005070" w:rsidRPr="00005070" w:rsidRDefault="00005070" w:rsidP="00D4029B">
      <w:pPr>
        <w:pStyle w:val="y-0"/>
        <w:rPr>
          <w:rFonts w:hint="eastAsia"/>
        </w:rPr>
      </w:pPr>
    </w:p>
    <w:p w14:paraId="0552C935" w14:textId="77777777" w:rsidR="009C783E" w:rsidRDefault="009C783E" w:rsidP="009C783E">
      <w:pPr>
        <w:pStyle w:val="y-20"/>
        <w:rPr>
          <w:rFonts w:hint="eastAsia"/>
        </w:rPr>
      </w:pPr>
      <w:r>
        <w:rPr>
          <w:rFonts w:hint="eastAsia"/>
        </w:rPr>
        <w:t>接口</w:t>
      </w:r>
      <w:r>
        <w:rPr>
          <w:rFonts w:hint="eastAsia"/>
        </w:rPr>
        <w:t>21</w:t>
      </w:r>
      <w:r>
        <w:rPr>
          <w:rFonts w:hint="eastAsia"/>
        </w:rPr>
        <w:t>：测试数据：</w:t>
      </w:r>
      <w:r>
        <w:rPr>
          <w:rFonts w:hint="eastAsia"/>
        </w:rPr>
        <w:t>5-</w:t>
      </w:r>
      <w:r>
        <w:rPr>
          <w:rFonts w:hint="eastAsia"/>
        </w:rPr>
        <w:t>系统漏洞查询</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05070" w14:paraId="3CDA445B" w14:textId="77777777" w:rsidTr="00296B82">
        <w:tc>
          <w:tcPr>
            <w:tcW w:w="1271" w:type="dxa"/>
          </w:tcPr>
          <w:p w14:paraId="43F306CF" w14:textId="77777777" w:rsidR="00005070" w:rsidRDefault="00005070" w:rsidP="00D4029B">
            <w:pPr>
              <w:pStyle w:val="y-0"/>
              <w:rPr>
                <w:rFonts w:hint="eastAsia"/>
              </w:rPr>
            </w:pPr>
            <w:r>
              <w:rPr>
                <w:rFonts w:hint="eastAsia"/>
              </w:rPr>
              <w:t>请求URL</w:t>
            </w:r>
          </w:p>
        </w:tc>
        <w:tc>
          <w:tcPr>
            <w:tcW w:w="6946" w:type="dxa"/>
          </w:tcPr>
          <w:p w14:paraId="5D59107C" w14:textId="2F4BA991" w:rsidR="00005070" w:rsidRPr="00077D08" w:rsidRDefault="008B1A2E" w:rsidP="00D4029B">
            <w:pPr>
              <w:pStyle w:val="y-0"/>
              <w:rPr>
                <w:rFonts w:hint="eastAsia"/>
              </w:rPr>
            </w:pPr>
            <w:r>
              <w:rPr>
                <w:rFonts w:hint="eastAsia"/>
              </w:rPr>
              <w:t>——</w:t>
            </w:r>
          </w:p>
        </w:tc>
      </w:tr>
      <w:tr w:rsidR="00005070" w14:paraId="716DACD5" w14:textId="77777777" w:rsidTr="00296B82">
        <w:tc>
          <w:tcPr>
            <w:tcW w:w="1271" w:type="dxa"/>
            <w:vMerge w:val="restart"/>
          </w:tcPr>
          <w:p w14:paraId="1C7D32B3" w14:textId="77777777" w:rsidR="00005070" w:rsidRDefault="00005070" w:rsidP="00D4029B">
            <w:pPr>
              <w:pStyle w:val="y-0"/>
              <w:rPr>
                <w:rFonts w:hint="eastAsia"/>
              </w:rPr>
            </w:pPr>
            <w:r>
              <w:rPr>
                <w:rFonts w:hint="eastAsia"/>
              </w:rPr>
              <w:t>请求体</w:t>
            </w:r>
          </w:p>
        </w:tc>
        <w:tc>
          <w:tcPr>
            <w:tcW w:w="6946" w:type="dxa"/>
          </w:tcPr>
          <w:p w14:paraId="28DFB304" w14:textId="77777777" w:rsidR="001B7783" w:rsidRPr="001B7783" w:rsidRDefault="001B7783" w:rsidP="00D4029B">
            <w:pPr>
              <w:pStyle w:val="y-0"/>
              <w:rPr>
                <w:rFonts w:hint="eastAsia"/>
              </w:rPr>
            </w:pPr>
            <w:r w:rsidRPr="001B7783">
              <w:t>{</w:t>
            </w:r>
          </w:p>
          <w:p w14:paraId="28E35F9F" w14:textId="77777777" w:rsidR="001B7783" w:rsidRPr="001B7783" w:rsidRDefault="001B7783" w:rsidP="00D4029B">
            <w:pPr>
              <w:pStyle w:val="y-0"/>
              <w:rPr>
                <w:rFonts w:hint="eastAsia"/>
              </w:rPr>
            </w:pPr>
            <w:r w:rsidRPr="001B7783">
              <w:t>    "orderID": "2-307-1690657581837721600",</w:t>
            </w:r>
          </w:p>
          <w:p w14:paraId="35D80EF5" w14:textId="77777777" w:rsidR="001B7783" w:rsidRPr="001B7783" w:rsidRDefault="001B7783" w:rsidP="00D4029B">
            <w:pPr>
              <w:pStyle w:val="y-0"/>
              <w:rPr>
                <w:rFonts w:hint="eastAsia"/>
              </w:rPr>
            </w:pPr>
            <w:r w:rsidRPr="001B7783">
              <w:t>    "orgCode": "CT",</w:t>
            </w:r>
          </w:p>
          <w:p w14:paraId="3CC2AFAF" w14:textId="77777777" w:rsidR="001B7783" w:rsidRPr="001B7783" w:rsidRDefault="001B7783" w:rsidP="00D4029B">
            <w:pPr>
              <w:pStyle w:val="y-0"/>
              <w:rPr>
                <w:rFonts w:hint="eastAsia"/>
              </w:rPr>
            </w:pPr>
            <w:r w:rsidRPr="001B7783">
              <w:t>    "ispCode": "500000",</w:t>
            </w:r>
          </w:p>
          <w:p w14:paraId="13DAAEE2" w14:textId="77777777" w:rsidR="001B7783" w:rsidRPr="001B7783" w:rsidRDefault="001B7783" w:rsidP="00D4029B">
            <w:pPr>
              <w:pStyle w:val="y-0"/>
              <w:rPr>
                <w:rFonts w:hint="eastAsia"/>
              </w:rPr>
            </w:pPr>
            <w:r w:rsidRPr="001B7783">
              <w:t>    "ctxCode": 7,</w:t>
            </w:r>
          </w:p>
          <w:p w14:paraId="4773D391" w14:textId="77777777" w:rsidR="001B7783" w:rsidRPr="001B7783" w:rsidRDefault="001B7783" w:rsidP="00D4029B">
            <w:pPr>
              <w:pStyle w:val="y-0"/>
              <w:rPr>
                <w:rFonts w:hint="eastAsia"/>
              </w:rPr>
            </w:pPr>
            <w:r w:rsidRPr="001B7783">
              <w:t>    "reqMsgCnt": "c5249efee751de4b16dab17e0aa801c5"</w:t>
            </w:r>
          </w:p>
          <w:p w14:paraId="418835BF" w14:textId="77777777" w:rsidR="001B7783" w:rsidRPr="001B7783" w:rsidRDefault="001B7783" w:rsidP="00D4029B">
            <w:pPr>
              <w:pStyle w:val="y-0"/>
              <w:rPr>
                <w:rFonts w:hint="eastAsia"/>
              </w:rPr>
            </w:pPr>
            <w:r w:rsidRPr="001B7783">
              <w:t>}</w:t>
            </w:r>
          </w:p>
          <w:p w14:paraId="0A0EB620" w14:textId="77777777" w:rsidR="00005070" w:rsidRDefault="00005070" w:rsidP="00D4029B">
            <w:pPr>
              <w:pStyle w:val="y-0"/>
              <w:rPr>
                <w:rFonts w:hint="eastAsia"/>
              </w:rPr>
            </w:pPr>
          </w:p>
        </w:tc>
      </w:tr>
      <w:tr w:rsidR="00005070" w14:paraId="191567B1" w14:textId="77777777" w:rsidTr="00296B82">
        <w:tc>
          <w:tcPr>
            <w:tcW w:w="1271" w:type="dxa"/>
            <w:vMerge/>
          </w:tcPr>
          <w:p w14:paraId="178C64F6" w14:textId="77777777" w:rsidR="00005070" w:rsidRDefault="00005070" w:rsidP="00D4029B">
            <w:pPr>
              <w:pStyle w:val="y-0"/>
              <w:rPr>
                <w:rFonts w:hint="eastAsia"/>
              </w:rPr>
            </w:pPr>
          </w:p>
        </w:tc>
        <w:tc>
          <w:tcPr>
            <w:tcW w:w="6946" w:type="dxa"/>
          </w:tcPr>
          <w:p w14:paraId="74E2D43B" w14:textId="77777777" w:rsidR="001B7783" w:rsidRPr="001B7783" w:rsidRDefault="001B7783" w:rsidP="00D4029B">
            <w:pPr>
              <w:pStyle w:val="y-0"/>
              <w:rPr>
                <w:rFonts w:hint="eastAsia"/>
              </w:rPr>
            </w:pPr>
            <w:r w:rsidRPr="001B7783">
              <w:t>{</w:t>
            </w:r>
          </w:p>
          <w:p w14:paraId="3CF4D5A5" w14:textId="77777777" w:rsidR="001B7783" w:rsidRPr="001B7783" w:rsidRDefault="001B7783" w:rsidP="00D4029B">
            <w:pPr>
              <w:pStyle w:val="y-0"/>
              <w:rPr>
                <w:rFonts w:hint="eastAsia"/>
              </w:rPr>
            </w:pPr>
            <w:r w:rsidRPr="001B7783">
              <w:t>    "vulInfoRange": "KHZ1bEtleXMudnVsTmFtZSBsaWtlICIlQ1ZFJSIgKSBvciAoYXNzZXRJbmZvUmFuZ2UuYXNzZXROYW1lIGxpa2UgIiXpnbbmoIclIik",</w:t>
            </w:r>
          </w:p>
          <w:p w14:paraId="17B4E3D9" w14:textId="77777777" w:rsidR="001B7783" w:rsidRPr="001B7783" w:rsidRDefault="001B7783" w:rsidP="00D4029B">
            <w:pPr>
              <w:pStyle w:val="y-0"/>
              <w:rPr>
                <w:rFonts w:hint="eastAsia"/>
              </w:rPr>
            </w:pPr>
            <w:r w:rsidRPr="001B7783">
              <w:t>    "dataSubType": 307,</w:t>
            </w:r>
          </w:p>
          <w:p w14:paraId="1195CB8F" w14:textId="77777777" w:rsidR="001B7783" w:rsidRPr="001B7783" w:rsidRDefault="001B7783" w:rsidP="00D4029B">
            <w:pPr>
              <w:pStyle w:val="y-0"/>
              <w:rPr>
                <w:rFonts w:hint="eastAsia"/>
              </w:rPr>
            </w:pPr>
            <w:r w:rsidRPr="001B7783">
              <w:lastRenderedPageBreak/>
              <w:t>    "procTime": "20230802161548-20230809161548",</w:t>
            </w:r>
          </w:p>
          <w:p w14:paraId="3AAEEA9E" w14:textId="77777777" w:rsidR="001B7783" w:rsidRPr="001B7783" w:rsidRDefault="001B7783" w:rsidP="00D4029B">
            <w:pPr>
              <w:pStyle w:val="y-0"/>
              <w:rPr>
                <w:rFonts w:hint="eastAsia"/>
              </w:rPr>
            </w:pPr>
            <w:r w:rsidRPr="001B7783">
              <w:t>    "dataType": 2,</w:t>
            </w:r>
          </w:p>
          <w:p w14:paraId="636B75AE" w14:textId="77777777" w:rsidR="001B7783" w:rsidRPr="001B7783" w:rsidRDefault="001B7783" w:rsidP="00D4029B">
            <w:pPr>
              <w:pStyle w:val="y-0"/>
              <w:rPr>
                <w:rFonts w:hint="eastAsia"/>
              </w:rPr>
            </w:pPr>
            <w:r w:rsidRPr="001B7783">
              <w:t>    "sign": "71618a61212f210baa682bb7102c52dc147b974458ad2d55c5fe2f71db20cdf1",</w:t>
            </w:r>
          </w:p>
          <w:p w14:paraId="2C8E7C96" w14:textId="77777777" w:rsidR="001B7783" w:rsidRPr="001B7783" w:rsidRDefault="001B7783" w:rsidP="00D4029B">
            <w:pPr>
              <w:pStyle w:val="y-0"/>
              <w:rPr>
                <w:rFonts w:hint="eastAsia"/>
              </w:rPr>
            </w:pPr>
            <w:r w:rsidRPr="001B7783">
              <w:t>    "tstReqParams": {</w:t>
            </w:r>
          </w:p>
          <w:p w14:paraId="714E614D" w14:textId="77777777" w:rsidR="001B7783" w:rsidRPr="001B7783" w:rsidRDefault="001B7783" w:rsidP="00D4029B">
            <w:pPr>
              <w:pStyle w:val="y-0"/>
              <w:rPr>
                <w:rFonts w:hint="eastAsia"/>
              </w:rPr>
            </w:pPr>
            <w:r w:rsidRPr="001B7783">
              <w:t>        "logType": 1,</w:t>
            </w:r>
          </w:p>
          <w:p w14:paraId="66F7CCDE" w14:textId="77777777" w:rsidR="001B7783" w:rsidRPr="001B7783" w:rsidRDefault="001B7783" w:rsidP="00D4029B">
            <w:pPr>
              <w:pStyle w:val="y-0"/>
              <w:rPr>
                <w:rFonts w:hint="eastAsia"/>
              </w:rPr>
            </w:pPr>
            <w:r w:rsidRPr="001B7783">
              <w:t>        "orderIDLst": "11",</w:t>
            </w:r>
          </w:p>
          <w:p w14:paraId="4B7B5144" w14:textId="77777777" w:rsidR="001B7783" w:rsidRPr="001B7783" w:rsidRDefault="001B7783" w:rsidP="00D4029B">
            <w:pPr>
              <w:pStyle w:val="y-0"/>
              <w:rPr>
                <w:rFonts w:hint="eastAsia"/>
              </w:rPr>
            </w:pPr>
            <w:r w:rsidRPr="001B7783">
              <w:t>        "tstType": 5,</w:t>
            </w:r>
          </w:p>
          <w:p w14:paraId="54E977C4" w14:textId="77777777" w:rsidR="001B7783" w:rsidRPr="001B7783" w:rsidRDefault="001B7783" w:rsidP="00D4029B">
            <w:pPr>
              <w:pStyle w:val="y-0"/>
              <w:rPr>
                <w:rFonts w:hint="eastAsia"/>
              </w:rPr>
            </w:pPr>
            <w:r w:rsidRPr="001B7783">
              <w:t>        "opCode": 1</w:t>
            </w:r>
          </w:p>
          <w:p w14:paraId="1BA480C8" w14:textId="77777777" w:rsidR="001B7783" w:rsidRPr="001B7783" w:rsidRDefault="001B7783" w:rsidP="00D4029B">
            <w:pPr>
              <w:pStyle w:val="y-0"/>
              <w:rPr>
                <w:rFonts w:hint="eastAsia"/>
              </w:rPr>
            </w:pPr>
            <w:r w:rsidRPr="001B7783">
              <w:t>    },</w:t>
            </w:r>
          </w:p>
          <w:p w14:paraId="10ED45B0" w14:textId="77777777" w:rsidR="001B7783" w:rsidRPr="001B7783" w:rsidRDefault="001B7783" w:rsidP="00D4029B">
            <w:pPr>
              <w:pStyle w:val="y-0"/>
              <w:rPr>
                <w:rFonts w:hint="eastAsia"/>
              </w:rPr>
            </w:pPr>
            <w:r w:rsidRPr="001B7783">
              <w:t>    "timeStamp": "1690964361"</w:t>
            </w:r>
          </w:p>
          <w:p w14:paraId="799719EC" w14:textId="77777777" w:rsidR="001B7783" w:rsidRPr="001B7783" w:rsidRDefault="001B7783" w:rsidP="00D4029B">
            <w:pPr>
              <w:pStyle w:val="y-0"/>
              <w:rPr>
                <w:rFonts w:hint="eastAsia"/>
              </w:rPr>
            </w:pPr>
            <w:r w:rsidRPr="001B7783">
              <w:t>}</w:t>
            </w:r>
          </w:p>
          <w:p w14:paraId="0009F555" w14:textId="77777777" w:rsidR="00005070" w:rsidRDefault="00005070" w:rsidP="00D4029B">
            <w:pPr>
              <w:pStyle w:val="y-0"/>
              <w:rPr>
                <w:rFonts w:hint="eastAsia"/>
              </w:rPr>
            </w:pPr>
          </w:p>
        </w:tc>
      </w:tr>
      <w:tr w:rsidR="00005070" w14:paraId="1EC000A2" w14:textId="77777777" w:rsidTr="00296B82">
        <w:tc>
          <w:tcPr>
            <w:tcW w:w="1271" w:type="dxa"/>
            <w:vMerge w:val="restart"/>
          </w:tcPr>
          <w:p w14:paraId="6537B26A" w14:textId="77777777" w:rsidR="00005070" w:rsidRDefault="00005070" w:rsidP="00D4029B">
            <w:pPr>
              <w:pStyle w:val="y-0"/>
              <w:rPr>
                <w:rFonts w:hint="eastAsia"/>
              </w:rPr>
            </w:pPr>
            <w:r>
              <w:rPr>
                <w:rFonts w:hint="eastAsia"/>
              </w:rPr>
              <w:lastRenderedPageBreak/>
              <w:t>响应体</w:t>
            </w:r>
          </w:p>
        </w:tc>
        <w:tc>
          <w:tcPr>
            <w:tcW w:w="6946" w:type="dxa"/>
          </w:tcPr>
          <w:p w14:paraId="7AA2DFC5" w14:textId="77777777" w:rsidR="001B7783" w:rsidRPr="001B7783" w:rsidRDefault="001B7783" w:rsidP="00D4029B">
            <w:pPr>
              <w:pStyle w:val="y-0"/>
              <w:rPr>
                <w:rFonts w:hint="eastAsia"/>
              </w:rPr>
            </w:pPr>
            <w:r w:rsidRPr="001B7783">
              <w:t>{</w:t>
            </w:r>
          </w:p>
          <w:p w14:paraId="556F6F38" w14:textId="77777777" w:rsidR="001B7783" w:rsidRPr="001B7783" w:rsidRDefault="001B7783" w:rsidP="00D4029B">
            <w:pPr>
              <w:pStyle w:val="y-0"/>
              <w:rPr>
                <w:rFonts w:hint="eastAsia"/>
              </w:rPr>
            </w:pPr>
            <w:r w:rsidRPr="001B7783">
              <w:t>    "orderID": "2-307-1690657581837721600",</w:t>
            </w:r>
          </w:p>
          <w:p w14:paraId="2F0A8B7D" w14:textId="77777777" w:rsidR="001B7783" w:rsidRPr="001B7783" w:rsidRDefault="001B7783" w:rsidP="00D4029B">
            <w:pPr>
              <w:pStyle w:val="y-0"/>
              <w:rPr>
                <w:rFonts w:hint="eastAsia"/>
              </w:rPr>
            </w:pPr>
            <w:r w:rsidRPr="001B7783">
              <w:t>    "statusCode": 0,</w:t>
            </w:r>
          </w:p>
          <w:p w14:paraId="42961393" w14:textId="77777777" w:rsidR="001B7783" w:rsidRPr="001B7783" w:rsidRDefault="001B7783" w:rsidP="00D4029B">
            <w:pPr>
              <w:pStyle w:val="y-0"/>
              <w:rPr>
                <w:rFonts w:hint="eastAsia"/>
              </w:rPr>
            </w:pPr>
            <w:r w:rsidRPr="001B7783">
              <w:t>    "statusText": "success.",</w:t>
            </w:r>
          </w:p>
          <w:p w14:paraId="1279CE17" w14:textId="77777777" w:rsidR="001B7783" w:rsidRPr="001B7783" w:rsidRDefault="001B7783" w:rsidP="00D4029B">
            <w:pPr>
              <w:pStyle w:val="y-0"/>
              <w:rPr>
                <w:rFonts w:hint="eastAsia"/>
              </w:rPr>
            </w:pPr>
            <w:r w:rsidRPr="001B7783">
              <w:t>    "rspMsgCnt": "f5ad83a12c2eca5f2b9f64f096769a66"</w:t>
            </w:r>
          </w:p>
          <w:p w14:paraId="65E3FA1B" w14:textId="77777777" w:rsidR="001B7783" w:rsidRPr="001B7783" w:rsidRDefault="001B7783" w:rsidP="00D4029B">
            <w:pPr>
              <w:pStyle w:val="y-0"/>
              <w:rPr>
                <w:rFonts w:hint="eastAsia"/>
              </w:rPr>
            </w:pPr>
            <w:r w:rsidRPr="001B7783">
              <w:t>}</w:t>
            </w:r>
          </w:p>
          <w:p w14:paraId="24C46E16" w14:textId="77777777" w:rsidR="00005070" w:rsidRDefault="00005070" w:rsidP="00D4029B">
            <w:pPr>
              <w:pStyle w:val="y-0"/>
              <w:rPr>
                <w:rFonts w:hint="eastAsia"/>
              </w:rPr>
            </w:pPr>
          </w:p>
        </w:tc>
      </w:tr>
      <w:tr w:rsidR="00005070" w14:paraId="45057528" w14:textId="77777777" w:rsidTr="00296B82">
        <w:tc>
          <w:tcPr>
            <w:tcW w:w="1271" w:type="dxa"/>
            <w:vMerge/>
          </w:tcPr>
          <w:p w14:paraId="46E51AFF" w14:textId="77777777" w:rsidR="00005070" w:rsidRDefault="00005070" w:rsidP="00D4029B">
            <w:pPr>
              <w:pStyle w:val="y-0"/>
              <w:rPr>
                <w:rFonts w:hint="eastAsia"/>
              </w:rPr>
            </w:pPr>
          </w:p>
        </w:tc>
        <w:tc>
          <w:tcPr>
            <w:tcW w:w="6946" w:type="dxa"/>
          </w:tcPr>
          <w:p w14:paraId="7736EF02" w14:textId="77777777" w:rsidR="001B7783" w:rsidRPr="001B7783" w:rsidRDefault="001B7783" w:rsidP="00D4029B">
            <w:pPr>
              <w:pStyle w:val="y-0"/>
              <w:rPr>
                <w:rFonts w:hint="eastAsia"/>
              </w:rPr>
            </w:pPr>
            <w:r w:rsidRPr="001B7783">
              <w:t>{</w:t>
            </w:r>
          </w:p>
          <w:p w14:paraId="117C209B" w14:textId="77777777" w:rsidR="001B7783" w:rsidRPr="001B7783" w:rsidRDefault="001B7783" w:rsidP="00D4029B">
            <w:pPr>
              <w:pStyle w:val="y-0"/>
              <w:rPr>
                <w:rFonts w:hint="eastAsia"/>
              </w:rPr>
            </w:pPr>
            <w:r w:rsidRPr="001B7783">
              <w:t>    "dataType": 2,</w:t>
            </w:r>
          </w:p>
          <w:p w14:paraId="61FB9DF8" w14:textId="77777777" w:rsidR="001B7783" w:rsidRPr="001B7783" w:rsidRDefault="001B7783" w:rsidP="00D4029B">
            <w:pPr>
              <w:pStyle w:val="y-0"/>
              <w:rPr>
                <w:rFonts w:hint="eastAsia"/>
              </w:rPr>
            </w:pPr>
            <w:r w:rsidRPr="001B7783">
              <w:t>    "dataSubType": 307,</w:t>
            </w:r>
          </w:p>
          <w:p w14:paraId="0CE80DC3" w14:textId="77777777" w:rsidR="001B7783" w:rsidRPr="001B7783" w:rsidRDefault="001B7783" w:rsidP="00D4029B">
            <w:pPr>
              <w:pStyle w:val="y-0"/>
              <w:rPr>
                <w:rFonts w:hint="eastAsia"/>
              </w:rPr>
            </w:pPr>
            <w:r w:rsidRPr="001B7783">
              <w:t>    "timeStamp": "1692003304",</w:t>
            </w:r>
          </w:p>
          <w:p w14:paraId="3D649D13" w14:textId="77777777" w:rsidR="001B7783" w:rsidRPr="001B7783" w:rsidRDefault="001B7783" w:rsidP="00D4029B">
            <w:pPr>
              <w:pStyle w:val="y-0"/>
              <w:rPr>
                <w:rFonts w:hint="eastAsia"/>
              </w:rPr>
            </w:pPr>
            <w:r w:rsidRPr="001B7783">
              <w:t>    "sign": "d74cec6d7e8c6f60623e102e26b07793953590e4a97b452b794293d2d4506031",</w:t>
            </w:r>
          </w:p>
          <w:p w14:paraId="57EAB453" w14:textId="77777777" w:rsidR="001B7783" w:rsidRPr="001B7783" w:rsidRDefault="001B7783" w:rsidP="00D4029B">
            <w:pPr>
              <w:pStyle w:val="y-0"/>
              <w:rPr>
                <w:rFonts w:hint="eastAsia"/>
              </w:rPr>
            </w:pPr>
            <w:r w:rsidRPr="001B7783">
              <w:t>    "tstResParams": {</w:t>
            </w:r>
          </w:p>
          <w:p w14:paraId="6214A67F" w14:textId="77777777" w:rsidR="001B7783" w:rsidRPr="001B7783" w:rsidRDefault="001B7783" w:rsidP="00D4029B">
            <w:pPr>
              <w:pStyle w:val="y-0"/>
              <w:rPr>
                <w:rFonts w:hint="eastAsia"/>
              </w:rPr>
            </w:pPr>
            <w:r w:rsidRPr="001B7783">
              <w:t>        "tstProcRslt": 0</w:t>
            </w:r>
          </w:p>
          <w:p w14:paraId="4D4447E1" w14:textId="77777777" w:rsidR="001B7783" w:rsidRPr="001B7783" w:rsidRDefault="001B7783" w:rsidP="00D4029B">
            <w:pPr>
              <w:pStyle w:val="y-0"/>
              <w:rPr>
                <w:rFonts w:hint="eastAsia"/>
              </w:rPr>
            </w:pPr>
            <w:r w:rsidRPr="001B7783">
              <w:t>    },</w:t>
            </w:r>
          </w:p>
          <w:p w14:paraId="4F86523D" w14:textId="77777777" w:rsidR="001B7783" w:rsidRPr="001B7783" w:rsidRDefault="001B7783" w:rsidP="00D4029B">
            <w:pPr>
              <w:pStyle w:val="y-0"/>
              <w:rPr>
                <w:rFonts w:hint="eastAsia"/>
              </w:rPr>
            </w:pPr>
            <w:r w:rsidRPr="001B7783">
              <w:t>    "data": {</w:t>
            </w:r>
          </w:p>
          <w:p w14:paraId="6F0DBD48" w14:textId="77777777" w:rsidR="001B7783" w:rsidRPr="001B7783" w:rsidRDefault="001B7783" w:rsidP="00D4029B">
            <w:pPr>
              <w:pStyle w:val="y-0"/>
              <w:rPr>
                <w:rFonts w:hint="eastAsia"/>
              </w:rPr>
            </w:pPr>
            <w:r w:rsidRPr="001B7783">
              <w:t>        "numFiles": 1,</w:t>
            </w:r>
          </w:p>
          <w:p w14:paraId="7D236C29" w14:textId="77777777" w:rsidR="001B7783" w:rsidRPr="001B7783" w:rsidRDefault="001B7783" w:rsidP="00D4029B">
            <w:pPr>
              <w:pStyle w:val="y-0"/>
              <w:rPr>
                <w:rFonts w:hint="eastAsia"/>
              </w:rPr>
            </w:pPr>
            <w:r w:rsidRPr="001B7783">
              <w:t>        "numTgzs": 1,</w:t>
            </w:r>
          </w:p>
          <w:p w14:paraId="52F96E95" w14:textId="77777777" w:rsidR="001B7783" w:rsidRPr="001B7783" w:rsidRDefault="001B7783" w:rsidP="00D4029B">
            <w:pPr>
              <w:pStyle w:val="y-0"/>
              <w:rPr>
                <w:rFonts w:hint="eastAsia"/>
              </w:rPr>
            </w:pPr>
            <w:r w:rsidRPr="001B7783">
              <w:t>        "fileInfoLst": [</w:t>
            </w:r>
          </w:p>
          <w:p w14:paraId="4614368D" w14:textId="77777777" w:rsidR="001B7783" w:rsidRPr="001B7783" w:rsidRDefault="001B7783" w:rsidP="00D4029B">
            <w:pPr>
              <w:pStyle w:val="y-0"/>
              <w:rPr>
                <w:rFonts w:hint="eastAsia"/>
              </w:rPr>
            </w:pPr>
            <w:r w:rsidRPr="001B7783">
              <w:t>            {</w:t>
            </w:r>
          </w:p>
          <w:p w14:paraId="107D92B2" w14:textId="77777777" w:rsidR="001B7783" w:rsidRPr="001B7783" w:rsidRDefault="001B7783" w:rsidP="00D4029B">
            <w:pPr>
              <w:pStyle w:val="y-0"/>
              <w:rPr>
                <w:rFonts w:hint="eastAsia"/>
              </w:rPr>
            </w:pPr>
            <w:r w:rsidRPr="001B7783">
              <w:t>                "name": "filename.json",</w:t>
            </w:r>
          </w:p>
          <w:p w14:paraId="3C71777A" w14:textId="77777777" w:rsidR="001B7783" w:rsidRPr="001B7783" w:rsidRDefault="001B7783" w:rsidP="00D4029B">
            <w:pPr>
              <w:pStyle w:val="y-0"/>
              <w:rPr>
                <w:rFonts w:hint="eastAsia"/>
              </w:rPr>
            </w:pPr>
            <w:r w:rsidRPr="001B7783">
              <w:t>                "dataType": "json",</w:t>
            </w:r>
          </w:p>
          <w:p w14:paraId="680161BA" w14:textId="77777777" w:rsidR="001B7783" w:rsidRPr="001B7783" w:rsidRDefault="001B7783" w:rsidP="00D4029B">
            <w:pPr>
              <w:pStyle w:val="y-0"/>
              <w:rPr>
                <w:rFonts w:hint="eastAsia"/>
              </w:rPr>
            </w:pPr>
            <w:r w:rsidRPr="001B7783">
              <w:t>                "objectID": "",</w:t>
            </w:r>
          </w:p>
          <w:p w14:paraId="180F17AE" w14:textId="77777777" w:rsidR="001B7783" w:rsidRPr="001B7783" w:rsidRDefault="001B7783" w:rsidP="00D4029B">
            <w:pPr>
              <w:pStyle w:val="y-0"/>
              <w:rPr>
                <w:rFonts w:hint="eastAsia"/>
              </w:rPr>
            </w:pPr>
            <w:r w:rsidRPr="001B7783">
              <w:t>                "svcType": 10,</w:t>
            </w:r>
          </w:p>
          <w:p w14:paraId="160C3266" w14:textId="77777777" w:rsidR="001B7783" w:rsidRPr="001B7783" w:rsidRDefault="001B7783" w:rsidP="00D4029B">
            <w:pPr>
              <w:pStyle w:val="y-0"/>
              <w:rPr>
                <w:rFonts w:hint="eastAsia"/>
              </w:rPr>
            </w:pPr>
            <w:r w:rsidRPr="001B7783">
              <w:lastRenderedPageBreak/>
              <w:t>                "reserved": ""</w:t>
            </w:r>
          </w:p>
          <w:p w14:paraId="6CF631C4" w14:textId="77777777" w:rsidR="001B7783" w:rsidRPr="001B7783" w:rsidRDefault="001B7783" w:rsidP="00D4029B">
            <w:pPr>
              <w:pStyle w:val="y-0"/>
              <w:rPr>
                <w:rFonts w:hint="eastAsia"/>
              </w:rPr>
            </w:pPr>
            <w:r w:rsidRPr="001B7783">
              <w:t>            }</w:t>
            </w:r>
          </w:p>
          <w:p w14:paraId="3BE02DAE" w14:textId="77777777" w:rsidR="001B7783" w:rsidRPr="001B7783" w:rsidRDefault="001B7783" w:rsidP="00D4029B">
            <w:pPr>
              <w:pStyle w:val="y-0"/>
              <w:rPr>
                <w:rFonts w:hint="eastAsia"/>
              </w:rPr>
            </w:pPr>
            <w:r w:rsidRPr="001B7783">
              <w:t>        ]</w:t>
            </w:r>
          </w:p>
          <w:p w14:paraId="22454142" w14:textId="77777777" w:rsidR="001B7783" w:rsidRPr="001B7783" w:rsidRDefault="001B7783" w:rsidP="00D4029B">
            <w:pPr>
              <w:pStyle w:val="y-0"/>
              <w:rPr>
                <w:rFonts w:hint="eastAsia"/>
              </w:rPr>
            </w:pPr>
            <w:r w:rsidRPr="001B7783">
              <w:t>    }</w:t>
            </w:r>
          </w:p>
          <w:p w14:paraId="55E53AAC" w14:textId="77777777" w:rsidR="001B7783" w:rsidRPr="001B7783" w:rsidRDefault="001B7783" w:rsidP="00D4029B">
            <w:pPr>
              <w:pStyle w:val="y-0"/>
              <w:rPr>
                <w:rFonts w:hint="eastAsia"/>
              </w:rPr>
            </w:pPr>
            <w:r w:rsidRPr="001B7783">
              <w:t>}</w:t>
            </w:r>
          </w:p>
          <w:p w14:paraId="5E4981CD" w14:textId="77777777" w:rsidR="00005070" w:rsidRDefault="00005070" w:rsidP="00D4029B">
            <w:pPr>
              <w:pStyle w:val="y-0"/>
              <w:rPr>
                <w:rFonts w:hint="eastAsia"/>
              </w:rPr>
            </w:pPr>
          </w:p>
        </w:tc>
      </w:tr>
      <w:tr w:rsidR="00005070" w14:paraId="6E6F580D" w14:textId="77777777" w:rsidTr="00296B82">
        <w:tc>
          <w:tcPr>
            <w:tcW w:w="1271" w:type="dxa"/>
          </w:tcPr>
          <w:p w14:paraId="7D6C57A5" w14:textId="77777777" w:rsidR="00005070" w:rsidRDefault="00005070" w:rsidP="00D4029B">
            <w:pPr>
              <w:pStyle w:val="y-0"/>
              <w:rPr>
                <w:rFonts w:hint="eastAsia"/>
              </w:rPr>
            </w:pPr>
            <w:r w:rsidRPr="00077D08">
              <w:rPr>
                <w:rFonts w:hint="eastAsia"/>
              </w:rPr>
              <w:lastRenderedPageBreak/>
              <w:t>说明</w:t>
            </w:r>
          </w:p>
        </w:tc>
        <w:tc>
          <w:tcPr>
            <w:tcW w:w="6946" w:type="dxa"/>
          </w:tcPr>
          <w:p w14:paraId="406B4629" w14:textId="77777777" w:rsidR="00005070" w:rsidRDefault="00005070" w:rsidP="00D4029B">
            <w:pPr>
              <w:pStyle w:val="y-0"/>
              <w:rPr>
                <w:rFonts w:hint="eastAsia"/>
              </w:rPr>
            </w:pPr>
          </w:p>
        </w:tc>
      </w:tr>
    </w:tbl>
    <w:p w14:paraId="6E4E111A" w14:textId="77777777" w:rsidR="00005070" w:rsidRPr="00005070" w:rsidRDefault="00005070" w:rsidP="00D4029B">
      <w:pPr>
        <w:pStyle w:val="y-0"/>
        <w:rPr>
          <w:rFonts w:hint="eastAsia"/>
        </w:rPr>
      </w:pPr>
    </w:p>
    <w:p w14:paraId="53FD9D71" w14:textId="77777777" w:rsidR="009C783E" w:rsidRDefault="009C783E" w:rsidP="009C783E">
      <w:pPr>
        <w:pStyle w:val="y-20"/>
        <w:rPr>
          <w:rFonts w:hint="eastAsia"/>
        </w:rPr>
      </w:pPr>
      <w:r>
        <w:rPr>
          <w:rFonts w:hint="eastAsia"/>
        </w:rPr>
        <w:t>接口</w:t>
      </w:r>
      <w:r>
        <w:rPr>
          <w:rFonts w:hint="eastAsia"/>
        </w:rPr>
        <w:t>22</w:t>
      </w:r>
      <w:r>
        <w:rPr>
          <w:rFonts w:hint="eastAsia"/>
        </w:rPr>
        <w:t>：测试数据：</w:t>
      </w:r>
      <w:r>
        <w:rPr>
          <w:rFonts w:hint="eastAsia"/>
        </w:rPr>
        <w:t>6-</w:t>
      </w:r>
      <w:r>
        <w:rPr>
          <w:rFonts w:hint="eastAsia"/>
        </w:rPr>
        <w:t>系统漏洞组合查询</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05070" w14:paraId="7FA829C5" w14:textId="77777777" w:rsidTr="00296B82">
        <w:tc>
          <w:tcPr>
            <w:tcW w:w="1271" w:type="dxa"/>
          </w:tcPr>
          <w:p w14:paraId="70049A28" w14:textId="77777777" w:rsidR="00005070" w:rsidRDefault="00005070" w:rsidP="00D4029B">
            <w:pPr>
              <w:pStyle w:val="y-0"/>
              <w:rPr>
                <w:rFonts w:hint="eastAsia"/>
              </w:rPr>
            </w:pPr>
            <w:r>
              <w:rPr>
                <w:rFonts w:hint="eastAsia"/>
              </w:rPr>
              <w:t>请求URL</w:t>
            </w:r>
          </w:p>
        </w:tc>
        <w:tc>
          <w:tcPr>
            <w:tcW w:w="6946" w:type="dxa"/>
          </w:tcPr>
          <w:p w14:paraId="7B9AE09F" w14:textId="637D5457" w:rsidR="00005070" w:rsidRPr="00077D08" w:rsidRDefault="008B1A2E" w:rsidP="00D4029B">
            <w:pPr>
              <w:pStyle w:val="y-0"/>
              <w:rPr>
                <w:rFonts w:hint="eastAsia"/>
              </w:rPr>
            </w:pPr>
            <w:r>
              <w:rPr>
                <w:rFonts w:hint="eastAsia"/>
              </w:rPr>
              <w:t>——</w:t>
            </w:r>
          </w:p>
        </w:tc>
      </w:tr>
      <w:tr w:rsidR="00005070" w14:paraId="5362E5AF" w14:textId="77777777" w:rsidTr="00296B82">
        <w:tc>
          <w:tcPr>
            <w:tcW w:w="1271" w:type="dxa"/>
            <w:vMerge w:val="restart"/>
          </w:tcPr>
          <w:p w14:paraId="71576E10" w14:textId="77777777" w:rsidR="00005070" w:rsidRDefault="00005070" w:rsidP="00D4029B">
            <w:pPr>
              <w:pStyle w:val="y-0"/>
              <w:rPr>
                <w:rFonts w:hint="eastAsia"/>
              </w:rPr>
            </w:pPr>
            <w:r>
              <w:rPr>
                <w:rFonts w:hint="eastAsia"/>
              </w:rPr>
              <w:t>请求体</w:t>
            </w:r>
          </w:p>
        </w:tc>
        <w:tc>
          <w:tcPr>
            <w:tcW w:w="6946" w:type="dxa"/>
          </w:tcPr>
          <w:p w14:paraId="68E2496C" w14:textId="77777777" w:rsidR="001B7783" w:rsidRPr="001B7783" w:rsidRDefault="001B7783" w:rsidP="00D4029B">
            <w:pPr>
              <w:pStyle w:val="y-0"/>
              <w:rPr>
                <w:rFonts w:hint="eastAsia"/>
              </w:rPr>
            </w:pPr>
            <w:r w:rsidRPr="001B7783">
              <w:t>{</w:t>
            </w:r>
          </w:p>
          <w:p w14:paraId="4C27A9DF" w14:textId="77777777" w:rsidR="001B7783" w:rsidRPr="001B7783" w:rsidRDefault="001B7783" w:rsidP="00D4029B">
            <w:pPr>
              <w:pStyle w:val="y-0"/>
              <w:rPr>
                <w:rFonts w:hint="eastAsia"/>
              </w:rPr>
            </w:pPr>
            <w:r w:rsidRPr="001B7783">
              <w:t>    "orderID": "2-307-1690657581837721600",</w:t>
            </w:r>
          </w:p>
          <w:p w14:paraId="28ACB099" w14:textId="77777777" w:rsidR="001B7783" w:rsidRPr="001B7783" w:rsidRDefault="001B7783" w:rsidP="00D4029B">
            <w:pPr>
              <w:pStyle w:val="y-0"/>
              <w:rPr>
                <w:rFonts w:hint="eastAsia"/>
              </w:rPr>
            </w:pPr>
            <w:r w:rsidRPr="001B7783">
              <w:t>    "orgCode": "CT",</w:t>
            </w:r>
          </w:p>
          <w:p w14:paraId="03FF963B" w14:textId="77777777" w:rsidR="001B7783" w:rsidRPr="001B7783" w:rsidRDefault="001B7783" w:rsidP="00D4029B">
            <w:pPr>
              <w:pStyle w:val="y-0"/>
              <w:rPr>
                <w:rFonts w:hint="eastAsia"/>
              </w:rPr>
            </w:pPr>
            <w:r w:rsidRPr="001B7783">
              <w:t>    "ispCode": "500000",</w:t>
            </w:r>
          </w:p>
          <w:p w14:paraId="7F331532" w14:textId="77777777" w:rsidR="001B7783" w:rsidRPr="001B7783" w:rsidRDefault="001B7783" w:rsidP="00D4029B">
            <w:pPr>
              <w:pStyle w:val="y-0"/>
              <w:rPr>
                <w:rFonts w:hint="eastAsia"/>
              </w:rPr>
            </w:pPr>
            <w:r w:rsidRPr="001B7783">
              <w:t>    "ctxCode": 7,</w:t>
            </w:r>
          </w:p>
          <w:p w14:paraId="65C10F1B" w14:textId="77777777" w:rsidR="001B7783" w:rsidRPr="001B7783" w:rsidRDefault="001B7783" w:rsidP="00D4029B">
            <w:pPr>
              <w:pStyle w:val="y-0"/>
              <w:rPr>
                <w:rFonts w:hint="eastAsia"/>
              </w:rPr>
            </w:pPr>
            <w:r w:rsidRPr="001B7783">
              <w:t>    "reqMsgCnt": "9258dee5094b1408f3af9509fcd4b359"</w:t>
            </w:r>
          </w:p>
          <w:p w14:paraId="3A6D6709" w14:textId="77777777" w:rsidR="001B7783" w:rsidRPr="001B7783" w:rsidRDefault="001B7783" w:rsidP="00D4029B">
            <w:pPr>
              <w:pStyle w:val="y-0"/>
              <w:rPr>
                <w:rFonts w:hint="eastAsia"/>
              </w:rPr>
            </w:pPr>
            <w:r w:rsidRPr="001B7783">
              <w:t>}</w:t>
            </w:r>
          </w:p>
          <w:p w14:paraId="4226539F" w14:textId="77777777" w:rsidR="00005070" w:rsidRDefault="00005070" w:rsidP="00D4029B">
            <w:pPr>
              <w:pStyle w:val="y-0"/>
              <w:rPr>
                <w:rFonts w:hint="eastAsia"/>
              </w:rPr>
            </w:pPr>
          </w:p>
        </w:tc>
      </w:tr>
      <w:tr w:rsidR="00005070" w14:paraId="101920D8" w14:textId="77777777" w:rsidTr="00296B82">
        <w:tc>
          <w:tcPr>
            <w:tcW w:w="1271" w:type="dxa"/>
            <w:vMerge/>
          </w:tcPr>
          <w:p w14:paraId="14124C22" w14:textId="77777777" w:rsidR="00005070" w:rsidRDefault="00005070" w:rsidP="00D4029B">
            <w:pPr>
              <w:pStyle w:val="y-0"/>
              <w:rPr>
                <w:rFonts w:hint="eastAsia"/>
              </w:rPr>
            </w:pPr>
          </w:p>
        </w:tc>
        <w:tc>
          <w:tcPr>
            <w:tcW w:w="6946" w:type="dxa"/>
          </w:tcPr>
          <w:p w14:paraId="6E4B39AB" w14:textId="77777777" w:rsidR="001B7783" w:rsidRPr="001B7783" w:rsidRDefault="001B7783" w:rsidP="00D4029B">
            <w:pPr>
              <w:pStyle w:val="y-0"/>
              <w:rPr>
                <w:rFonts w:hint="eastAsia"/>
              </w:rPr>
            </w:pPr>
            <w:r w:rsidRPr="001B7783">
              <w:t>{</w:t>
            </w:r>
          </w:p>
          <w:p w14:paraId="56F04E21" w14:textId="77777777" w:rsidR="001B7783" w:rsidRPr="001B7783" w:rsidRDefault="001B7783" w:rsidP="00D4029B">
            <w:pPr>
              <w:pStyle w:val="y-0"/>
              <w:rPr>
                <w:rFonts w:hint="eastAsia"/>
              </w:rPr>
            </w:pPr>
            <w:r w:rsidRPr="001B7783">
              <w:t>    "vulInfoRange": "KHZ1bEtleXMudnVsTmFtZSBsaWtlICIlQ1ZFJSIgKSBvciAoYXNzZXRJbmZvUmFuZ2UuYXNzZXROYW1lIGxpa2UgIiXpnbbmoIclIik",</w:t>
            </w:r>
          </w:p>
          <w:p w14:paraId="5BF22F50" w14:textId="77777777" w:rsidR="001B7783" w:rsidRPr="001B7783" w:rsidRDefault="001B7783" w:rsidP="00D4029B">
            <w:pPr>
              <w:pStyle w:val="y-0"/>
              <w:rPr>
                <w:rFonts w:hint="eastAsia"/>
              </w:rPr>
            </w:pPr>
            <w:r w:rsidRPr="001B7783">
              <w:t>    "dataSubType": 307,</w:t>
            </w:r>
          </w:p>
          <w:p w14:paraId="750DFC68" w14:textId="77777777" w:rsidR="001B7783" w:rsidRPr="001B7783" w:rsidRDefault="001B7783" w:rsidP="00D4029B">
            <w:pPr>
              <w:pStyle w:val="y-0"/>
              <w:rPr>
                <w:rFonts w:hint="eastAsia"/>
              </w:rPr>
            </w:pPr>
            <w:r w:rsidRPr="001B7783">
              <w:t>    "procTime": "20230802161548-20230809161548",</w:t>
            </w:r>
          </w:p>
          <w:p w14:paraId="349914A6" w14:textId="77777777" w:rsidR="001B7783" w:rsidRPr="001B7783" w:rsidRDefault="001B7783" w:rsidP="00D4029B">
            <w:pPr>
              <w:pStyle w:val="y-0"/>
              <w:rPr>
                <w:rFonts w:hint="eastAsia"/>
              </w:rPr>
            </w:pPr>
            <w:r w:rsidRPr="001B7783">
              <w:t>    "dataType": 2,</w:t>
            </w:r>
          </w:p>
          <w:p w14:paraId="6FB9E950" w14:textId="77777777" w:rsidR="001B7783" w:rsidRPr="001B7783" w:rsidRDefault="001B7783" w:rsidP="00D4029B">
            <w:pPr>
              <w:pStyle w:val="y-0"/>
              <w:rPr>
                <w:rFonts w:hint="eastAsia"/>
              </w:rPr>
            </w:pPr>
            <w:r w:rsidRPr="001B7783">
              <w:t>    "sign": "71618a61212f210baa682bb7102c52dc147b974458ad2d55c5fe2f71db20cdf1",</w:t>
            </w:r>
          </w:p>
          <w:p w14:paraId="4A388711" w14:textId="77777777" w:rsidR="001B7783" w:rsidRPr="001B7783" w:rsidRDefault="001B7783" w:rsidP="00D4029B">
            <w:pPr>
              <w:pStyle w:val="y-0"/>
              <w:rPr>
                <w:rFonts w:hint="eastAsia"/>
              </w:rPr>
            </w:pPr>
            <w:r w:rsidRPr="001B7783">
              <w:t>    "tstReqParams": {</w:t>
            </w:r>
          </w:p>
          <w:p w14:paraId="75A26B51" w14:textId="77777777" w:rsidR="001B7783" w:rsidRPr="001B7783" w:rsidRDefault="001B7783" w:rsidP="00D4029B">
            <w:pPr>
              <w:pStyle w:val="y-0"/>
              <w:rPr>
                <w:rFonts w:hint="eastAsia"/>
              </w:rPr>
            </w:pPr>
            <w:r w:rsidRPr="001B7783">
              <w:t>        "logType": 1,</w:t>
            </w:r>
          </w:p>
          <w:p w14:paraId="72FC01F3" w14:textId="77777777" w:rsidR="001B7783" w:rsidRPr="001B7783" w:rsidRDefault="001B7783" w:rsidP="00D4029B">
            <w:pPr>
              <w:pStyle w:val="y-0"/>
              <w:rPr>
                <w:rFonts w:hint="eastAsia"/>
              </w:rPr>
            </w:pPr>
            <w:r w:rsidRPr="001B7783">
              <w:t>        "orderIDLst": "11",</w:t>
            </w:r>
          </w:p>
          <w:p w14:paraId="48E3CD79" w14:textId="77777777" w:rsidR="001B7783" w:rsidRPr="001B7783" w:rsidRDefault="001B7783" w:rsidP="00D4029B">
            <w:pPr>
              <w:pStyle w:val="y-0"/>
              <w:rPr>
                <w:rFonts w:hint="eastAsia"/>
              </w:rPr>
            </w:pPr>
            <w:r w:rsidRPr="001B7783">
              <w:t>        "tstType": 6,</w:t>
            </w:r>
          </w:p>
          <w:p w14:paraId="664E8115" w14:textId="77777777" w:rsidR="001B7783" w:rsidRPr="001B7783" w:rsidRDefault="001B7783" w:rsidP="00D4029B">
            <w:pPr>
              <w:pStyle w:val="y-0"/>
              <w:rPr>
                <w:rFonts w:hint="eastAsia"/>
              </w:rPr>
            </w:pPr>
            <w:r w:rsidRPr="001B7783">
              <w:t>        "opCode": 1</w:t>
            </w:r>
          </w:p>
          <w:p w14:paraId="6CBAF292" w14:textId="77777777" w:rsidR="001B7783" w:rsidRPr="001B7783" w:rsidRDefault="001B7783" w:rsidP="00D4029B">
            <w:pPr>
              <w:pStyle w:val="y-0"/>
              <w:rPr>
                <w:rFonts w:hint="eastAsia"/>
              </w:rPr>
            </w:pPr>
            <w:r w:rsidRPr="001B7783">
              <w:t>    },</w:t>
            </w:r>
          </w:p>
          <w:p w14:paraId="5AF8B31D" w14:textId="77777777" w:rsidR="001B7783" w:rsidRPr="001B7783" w:rsidRDefault="001B7783" w:rsidP="00D4029B">
            <w:pPr>
              <w:pStyle w:val="y-0"/>
              <w:rPr>
                <w:rFonts w:hint="eastAsia"/>
              </w:rPr>
            </w:pPr>
            <w:r w:rsidRPr="001B7783">
              <w:t>    "timeStamp": "1690964361"</w:t>
            </w:r>
          </w:p>
          <w:p w14:paraId="11FC44EB" w14:textId="77777777" w:rsidR="001B7783" w:rsidRPr="001B7783" w:rsidRDefault="001B7783" w:rsidP="00D4029B">
            <w:pPr>
              <w:pStyle w:val="y-0"/>
              <w:rPr>
                <w:rFonts w:hint="eastAsia"/>
              </w:rPr>
            </w:pPr>
            <w:r w:rsidRPr="001B7783">
              <w:lastRenderedPageBreak/>
              <w:t>}</w:t>
            </w:r>
          </w:p>
          <w:p w14:paraId="1CFF7ADD" w14:textId="77777777" w:rsidR="00005070" w:rsidRDefault="00005070" w:rsidP="00D4029B">
            <w:pPr>
              <w:pStyle w:val="y-0"/>
              <w:rPr>
                <w:rFonts w:hint="eastAsia"/>
              </w:rPr>
            </w:pPr>
          </w:p>
        </w:tc>
      </w:tr>
      <w:tr w:rsidR="00005070" w14:paraId="67B40E80" w14:textId="77777777" w:rsidTr="00296B82">
        <w:tc>
          <w:tcPr>
            <w:tcW w:w="1271" w:type="dxa"/>
            <w:vMerge w:val="restart"/>
          </w:tcPr>
          <w:p w14:paraId="2F0DA68F" w14:textId="77777777" w:rsidR="00005070" w:rsidRDefault="00005070" w:rsidP="00D4029B">
            <w:pPr>
              <w:pStyle w:val="y-0"/>
              <w:rPr>
                <w:rFonts w:hint="eastAsia"/>
              </w:rPr>
            </w:pPr>
            <w:r>
              <w:rPr>
                <w:rFonts w:hint="eastAsia"/>
              </w:rPr>
              <w:lastRenderedPageBreak/>
              <w:t>响应体</w:t>
            </w:r>
          </w:p>
        </w:tc>
        <w:tc>
          <w:tcPr>
            <w:tcW w:w="6946" w:type="dxa"/>
          </w:tcPr>
          <w:p w14:paraId="3C4A2AFE" w14:textId="77777777" w:rsidR="001B7783" w:rsidRPr="001B7783" w:rsidRDefault="001B7783" w:rsidP="00D4029B">
            <w:pPr>
              <w:pStyle w:val="y-0"/>
              <w:rPr>
                <w:rFonts w:hint="eastAsia"/>
              </w:rPr>
            </w:pPr>
            <w:r w:rsidRPr="001B7783">
              <w:t>{</w:t>
            </w:r>
          </w:p>
          <w:p w14:paraId="04602A3E" w14:textId="77777777" w:rsidR="001B7783" w:rsidRPr="001B7783" w:rsidRDefault="001B7783" w:rsidP="00D4029B">
            <w:pPr>
              <w:pStyle w:val="y-0"/>
              <w:rPr>
                <w:rFonts w:hint="eastAsia"/>
              </w:rPr>
            </w:pPr>
            <w:r w:rsidRPr="001B7783">
              <w:t>    "orderID": "2-307-1690657581837721600",</w:t>
            </w:r>
          </w:p>
          <w:p w14:paraId="78414970" w14:textId="77777777" w:rsidR="001B7783" w:rsidRPr="001B7783" w:rsidRDefault="001B7783" w:rsidP="00D4029B">
            <w:pPr>
              <w:pStyle w:val="y-0"/>
              <w:rPr>
                <w:rFonts w:hint="eastAsia"/>
              </w:rPr>
            </w:pPr>
            <w:r w:rsidRPr="001B7783">
              <w:t>    "statusCode": 0,</w:t>
            </w:r>
          </w:p>
          <w:p w14:paraId="7BAB4160" w14:textId="77777777" w:rsidR="001B7783" w:rsidRPr="001B7783" w:rsidRDefault="001B7783" w:rsidP="00D4029B">
            <w:pPr>
              <w:pStyle w:val="y-0"/>
              <w:rPr>
                <w:rFonts w:hint="eastAsia"/>
              </w:rPr>
            </w:pPr>
            <w:r w:rsidRPr="001B7783">
              <w:t>    "statusText": "success.",</w:t>
            </w:r>
          </w:p>
          <w:p w14:paraId="73F7EB18" w14:textId="77777777" w:rsidR="001B7783" w:rsidRPr="001B7783" w:rsidRDefault="001B7783" w:rsidP="00D4029B">
            <w:pPr>
              <w:pStyle w:val="y-0"/>
              <w:rPr>
                <w:rFonts w:hint="eastAsia"/>
              </w:rPr>
            </w:pPr>
            <w:r w:rsidRPr="001B7783">
              <w:t>    "rspMsgCnt": "7dbd786be450ac614e1c113eb4e5f5f9"</w:t>
            </w:r>
          </w:p>
          <w:p w14:paraId="0902F53A" w14:textId="77777777" w:rsidR="001B7783" w:rsidRPr="001B7783" w:rsidRDefault="001B7783" w:rsidP="00D4029B">
            <w:pPr>
              <w:pStyle w:val="y-0"/>
              <w:rPr>
                <w:rFonts w:hint="eastAsia"/>
              </w:rPr>
            </w:pPr>
            <w:r w:rsidRPr="001B7783">
              <w:t>}</w:t>
            </w:r>
          </w:p>
          <w:p w14:paraId="39BB763F" w14:textId="77777777" w:rsidR="00005070" w:rsidRDefault="00005070" w:rsidP="00D4029B">
            <w:pPr>
              <w:pStyle w:val="y-0"/>
              <w:rPr>
                <w:rFonts w:hint="eastAsia"/>
              </w:rPr>
            </w:pPr>
          </w:p>
        </w:tc>
      </w:tr>
      <w:tr w:rsidR="00005070" w14:paraId="637BB044" w14:textId="77777777" w:rsidTr="00296B82">
        <w:tc>
          <w:tcPr>
            <w:tcW w:w="1271" w:type="dxa"/>
            <w:vMerge/>
          </w:tcPr>
          <w:p w14:paraId="019D2683" w14:textId="77777777" w:rsidR="00005070" w:rsidRDefault="00005070" w:rsidP="00D4029B">
            <w:pPr>
              <w:pStyle w:val="y-0"/>
              <w:rPr>
                <w:rFonts w:hint="eastAsia"/>
              </w:rPr>
            </w:pPr>
          </w:p>
        </w:tc>
        <w:tc>
          <w:tcPr>
            <w:tcW w:w="6946" w:type="dxa"/>
          </w:tcPr>
          <w:p w14:paraId="26190A24" w14:textId="77777777" w:rsidR="001B7783" w:rsidRPr="001B7783" w:rsidRDefault="001B7783" w:rsidP="00D4029B">
            <w:pPr>
              <w:pStyle w:val="y-0"/>
              <w:rPr>
                <w:rFonts w:hint="eastAsia"/>
              </w:rPr>
            </w:pPr>
            <w:r w:rsidRPr="001B7783">
              <w:t>{</w:t>
            </w:r>
          </w:p>
          <w:p w14:paraId="29A6D694" w14:textId="77777777" w:rsidR="001B7783" w:rsidRPr="001B7783" w:rsidRDefault="001B7783" w:rsidP="00D4029B">
            <w:pPr>
              <w:pStyle w:val="y-0"/>
              <w:rPr>
                <w:rFonts w:hint="eastAsia"/>
              </w:rPr>
            </w:pPr>
            <w:r w:rsidRPr="001B7783">
              <w:t>    "dataType": 2,</w:t>
            </w:r>
          </w:p>
          <w:p w14:paraId="0082BAE5" w14:textId="77777777" w:rsidR="001B7783" w:rsidRPr="001B7783" w:rsidRDefault="001B7783" w:rsidP="00D4029B">
            <w:pPr>
              <w:pStyle w:val="y-0"/>
              <w:rPr>
                <w:rFonts w:hint="eastAsia"/>
              </w:rPr>
            </w:pPr>
            <w:r w:rsidRPr="001B7783">
              <w:t>    "dataSubType": 307,</w:t>
            </w:r>
          </w:p>
          <w:p w14:paraId="32488F7A" w14:textId="77777777" w:rsidR="001B7783" w:rsidRPr="001B7783" w:rsidRDefault="001B7783" w:rsidP="00D4029B">
            <w:pPr>
              <w:pStyle w:val="y-0"/>
              <w:rPr>
                <w:rFonts w:hint="eastAsia"/>
              </w:rPr>
            </w:pPr>
            <w:r w:rsidRPr="001B7783">
              <w:t>    "timeStamp": "1692003304",</w:t>
            </w:r>
          </w:p>
          <w:p w14:paraId="24B4FC36" w14:textId="77777777" w:rsidR="001B7783" w:rsidRPr="001B7783" w:rsidRDefault="001B7783" w:rsidP="00D4029B">
            <w:pPr>
              <w:pStyle w:val="y-0"/>
              <w:rPr>
                <w:rFonts w:hint="eastAsia"/>
              </w:rPr>
            </w:pPr>
            <w:r w:rsidRPr="001B7783">
              <w:t>    "sign": "d74cec6d7e8c6f60623e102e26b07793953590e4a97b452b794293d2d4506031",</w:t>
            </w:r>
          </w:p>
          <w:p w14:paraId="4E3C6E22" w14:textId="77777777" w:rsidR="001B7783" w:rsidRPr="001B7783" w:rsidRDefault="001B7783" w:rsidP="00D4029B">
            <w:pPr>
              <w:pStyle w:val="y-0"/>
              <w:rPr>
                <w:rFonts w:hint="eastAsia"/>
              </w:rPr>
            </w:pPr>
            <w:r w:rsidRPr="001B7783">
              <w:t>    "tstResParams": {</w:t>
            </w:r>
          </w:p>
          <w:p w14:paraId="7F59ED9F" w14:textId="77777777" w:rsidR="001B7783" w:rsidRPr="001B7783" w:rsidRDefault="001B7783" w:rsidP="00D4029B">
            <w:pPr>
              <w:pStyle w:val="y-0"/>
              <w:rPr>
                <w:rFonts w:hint="eastAsia"/>
              </w:rPr>
            </w:pPr>
            <w:r w:rsidRPr="001B7783">
              <w:t>        "tstProcRslt": 0</w:t>
            </w:r>
          </w:p>
          <w:p w14:paraId="37FDD80F" w14:textId="77777777" w:rsidR="001B7783" w:rsidRPr="001B7783" w:rsidRDefault="001B7783" w:rsidP="00D4029B">
            <w:pPr>
              <w:pStyle w:val="y-0"/>
              <w:rPr>
                <w:rFonts w:hint="eastAsia"/>
              </w:rPr>
            </w:pPr>
            <w:r w:rsidRPr="001B7783">
              <w:t>    },</w:t>
            </w:r>
          </w:p>
          <w:p w14:paraId="2056957D" w14:textId="77777777" w:rsidR="001B7783" w:rsidRPr="001B7783" w:rsidRDefault="001B7783" w:rsidP="00D4029B">
            <w:pPr>
              <w:pStyle w:val="y-0"/>
              <w:rPr>
                <w:rFonts w:hint="eastAsia"/>
              </w:rPr>
            </w:pPr>
            <w:r w:rsidRPr="001B7783">
              <w:t>    "data": {</w:t>
            </w:r>
          </w:p>
          <w:p w14:paraId="34B18E50" w14:textId="77777777" w:rsidR="001B7783" w:rsidRPr="001B7783" w:rsidRDefault="001B7783" w:rsidP="00D4029B">
            <w:pPr>
              <w:pStyle w:val="y-0"/>
              <w:rPr>
                <w:rFonts w:hint="eastAsia"/>
              </w:rPr>
            </w:pPr>
            <w:r w:rsidRPr="001B7783">
              <w:t>        "numFiles": 1,</w:t>
            </w:r>
          </w:p>
          <w:p w14:paraId="1AAD6BDB" w14:textId="77777777" w:rsidR="001B7783" w:rsidRPr="001B7783" w:rsidRDefault="001B7783" w:rsidP="00D4029B">
            <w:pPr>
              <w:pStyle w:val="y-0"/>
              <w:rPr>
                <w:rFonts w:hint="eastAsia"/>
              </w:rPr>
            </w:pPr>
            <w:r w:rsidRPr="001B7783">
              <w:t>        "numTgzs": 1,</w:t>
            </w:r>
          </w:p>
          <w:p w14:paraId="0A0F6D67" w14:textId="77777777" w:rsidR="001B7783" w:rsidRPr="001B7783" w:rsidRDefault="001B7783" w:rsidP="00D4029B">
            <w:pPr>
              <w:pStyle w:val="y-0"/>
              <w:rPr>
                <w:rFonts w:hint="eastAsia"/>
              </w:rPr>
            </w:pPr>
            <w:r w:rsidRPr="001B7783">
              <w:t>        "fileInfoLst": [</w:t>
            </w:r>
          </w:p>
          <w:p w14:paraId="0CE4CEC7" w14:textId="77777777" w:rsidR="001B7783" w:rsidRPr="001B7783" w:rsidRDefault="001B7783" w:rsidP="00D4029B">
            <w:pPr>
              <w:pStyle w:val="y-0"/>
              <w:rPr>
                <w:rFonts w:hint="eastAsia"/>
              </w:rPr>
            </w:pPr>
            <w:r w:rsidRPr="001B7783">
              <w:t>            {</w:t>
            </w:r>
          </w:p>
          <w:p w14:paraId="40DD7146" w14:textId="7633296C" w:rsidR="001B7783" w:rsidRPr="001B7783" w:rsidRDefault="001B7783" w:rsidP="00D4029B">
            <w:pPr>
              <w:pStyle w:val="y-0"/>
              <w:rPr>
                <w:rFonts w:hint="eastAsia"/>
              </w:rPr>
            </w:pPr>
            <w:r w:rsidRPr="001B7783">
              <w:t>                "name": "</w:t>
            </w:r>
            <w:ins w:id="413" w:author="俊林 杨" w:date="2025-07-11T14:17:00Z" w16du:dateUtc="2025-07-11T06:17:00Z">
              <w:r w:rsidR="00F037D4">
                <w:rPr>
                  <w:rFonts w:hint="eastAsia"/>
                </w:rPr>
                <w:t>{orderID}_</w:t>
              </w:r>
              <w:r w:rsidR="00F037D4" w:rsidRPr="001C2B26">
                <w:rPr>
                  <w:rFonts w:hint="eastAsia"/>
                </w:rPr>
                <w:t>系统漏洞数据</w:t>
              </w:r>
              <w:r w:rsidR="00F037D4">
                <w:rPr>
                  <w:rFonts w:hint="eastAsia"/>
                </w:rPr>
                <w:t>集合_20250331.json</w:t>
              </w:r>
            </w:ins>
            <w:del w:id="414" w:author="俊林 杨" w:date="2025-07-11T14:17:00Z" w16du:dateUtc="2025-07-11T06:17:00Z">
              <w:r w:rsidRPr="001B7783" w:rsidDel="00F037D4">
                <w:delText>filename.json</w:delText>
              </w:r>
            </w:del>
            <w:r w:rsidRPr="001B7783">
              <w:t>",</w:t>
            </w:r>
          </w:p>
          <w:p w14:paraId="0A4F6120" w14:textId="77777777" w:rsidR="001B7783" w:rsidRPr="001B7783" w:rsidRDefault="001B7783" w:rsidP="00D4029B">
            <w:pPr>
              <w:pStyle w:val="y-0"/>
              <w:rPr>
                <w:rFonts w:hint="eastAsia"/>
              </w:rPr>
            </w:pPr>
            <w:r w:rsidRPr="001B7783">
              <w:t>                "dataType": "json",</w:t>
            </w:r>
          </w:p>
          <w:p w14:paraId="224DC22C" w14:textId="5B6A9DC8" w:rsidR="001B7783" w:rsidRPr="001B7783" w:rsidRDefault="001B7783" w:rsidP="00D4029B">
            <w:pPr>
              <w:pStyle w:val="y-0"/>
              <w:rPr>
                <w:rFonts w:hint="eastAsia"/>
              </w:rPr>
            </w:pPr>
            <w:r w:rsidRPr="001B7783">
              <w:t>                "objectID": "</w:t>
            </w:r>
            <w:ins w:id="415" w:author="俊林 杨" w:date="2025-07-11T14:18:00Z" w16du:dateUtc="2025-07-11T06:18:00Z">
              <w:r w:rsidR="00F037D4" w:rsidRPr="00F037D4">
                <w:rPr>
                  <w:rFonts w:hint="eastAsia"/>
                </w:rPr>
                <w:t>logID</w:t>
              </w:r>
              <w:r w:rsidR="00F037D4">
                <w:rPr>
                  <w:rFonts w:hint="eastAsia"/>
                </w:rPr>
                <w:t>【</w:t>
              </w:r>
            </w:ins>
            <w:ins w:id="416" w:author="俊林 杨" w:date="2025-07-11T14:19:00Z" w16du:dateUtc="2025-07-11T06:19:00Z">
              <w:r w:rsidR="00F037D4">
                <w:rPr>
                  <w:rFonts w:hint="eastAsia"/>
                </w:rPr>
                <w:t>日志ID</w:t>
              </w:r>
            </w:ins>
            <w:ins w:id="417" w:author="俊林 杨" w:date="2025-07-11T14:18:00Z" w16du:dateUtc="2025-07-11T06:18:00Z">
              <w:r w:rsidR="00F037D4">
                <w:rPr>
                  <w:rFonts w:hint="eastAsia"/>
                </w:rPr>
                <w:t>】</w:t>
              </w:r>
            </w:ins>
            <w:r w:rsidRPr="001B7783">
              <w:t>",</w:t>
            </w:r>
          </w:p>
          <w:p w14:paraId="1C1ED8A5" w14:textId="77777777" w:rsidR="001B7783" w:rsidRPr="001B7783" w:rsidRDefault="001B7783" w:rsidP="00D4029B">
            <w:pPr>
              <w:pStyle w:val="y-0"/>
              <w:rPr>
                <w:rFonts w:hint="eastAsia"/>
              </w:rPr>
            </w:pPr>
            <w:r w:rsidRPr="001B7783">
              <w:t>                "svcType": 10,</w:t>
            </w:r>
          </w:p>
          <w:p w14:paraId="6669F06E" w14:textId="77777777" w:rsidR="001B7783" w:rsidRPr="001B7783" w:rsidRDefault="001B7783" w:rsidP="00D4029B">
            <w:pPr>
              <w:pStyle w:val="y-0"/>
              <w:rPr>
                <w:rFonts w:hint="eastAsia"/>
              </w:rPr>
            </w:pPr>
            <w:r w:rsidRPr="001B7783">
              <w:t>                "reserved": ""</w:t>
            </w:r>
          </w:p>
          <w:p w14:paraId="09399889" w14:textId="77777777" w:rsidR="001B7783" w:rsidRPr="001B7783" w:rsidRDefault="001B7783" w:rsidP="00D4029B">
            <w:pPr>
              <w:pStyle w:val="y-0"/>
              <w:rPr>
                <w:rFonts w:hint="eastAsia"/>
              </w:rPr>
            </w:pPr>
            <w:r w:rsidRPr="001B7783">
              <w:t>            },</w:t>
            </w:r>
          </w:p>
          <w:p w14:paraId="019D7AD1" w14:textId="77777777" w:rsidR="001B7783" w:rsidRPr="001B7783" w:rsidRDefault="001B7783" w:rsidP="00D4029B">
            <w:pPr>
              <w:pStyle w:val="y-0"/>
              <w:rPr>
                <w:rFonts w:hint="eastAsia"/>
              </w:rPr>
            </w:pPr>
            <w:r w:rsidRPr="001B7783">
              <w:t>            {</w:t>
            </w:r>
          </w:p>
          <w:p w14:paraId="117D5C80" w14:textId="73182172" w:rsidR="001B7783" w:rsidRPr="001B7783" w:rsidRDefault="001B7783" w:rsidP="00D4029B">
            <w:pPr>
              <w:pStyle w:val="y-0"/>
              <w:rPr>
                <w:rFonts w:hint="eastAsia"/>
              </w:rPr>
            </w:pPr>
            <w:r w:rsidRPr="001B7783">
              <w:t>                "name": "</w:t>
            </w:r>
            <w:ins w:id="418" w:author="俊林 杨" w:date="2025-07-11T14:19:00Z" w16du:dateUtc="2025-07-11T06:19:00Z">
              <w:r w:rsidR="00F037D4" w:rsidRPr="00F037D4">
                <w:rPr>
                  <w:rFonts w:hint="eastAsia"/>
                </w:rPr>
                <w:t>{orderID}_平台日志文件_20250331.json</w:t>
              </w:r>
            </w:ins>
            <w:del w:id="419" w:author="俊林 杨" w:date="2025-07-11T14:19:00Z" w16du:dateUtc="2025-07-11T06:19:00Z">
              <w:r w:rsidRPr="001B7783" w:rsidDel="00F037D4">
                <w:delText>filename.json</w:delText>
              </w:r>
            </w:del>
            <w:r w:rsidRPr="001B7783">
              <w:t>",</w:t>
            </w:r>
          </w:p>
          <w:p w14:paraId="1152534D" w14:textId="77777777" w:rsidR="001B7783" w:rsidRPr="001B7783" w:rsidRDefault="001B7783" w:rsidP="00D4029B">
            <w:pPr>
              <w:pStyle w:val="y-0"/>
              <w:rPr>
                <w:rFonts w:hint="eastAsia"/>
              </w:rPr>
            </w:pPr>
            <w:r w:rsidRPr="001B7783">
              <w:t>                "dataType": "json",</w:t>
            </w:r>
          </w:p>
          <w:p w14:paraId="1E5263D0" w14:textId="22A3FB27" w:rsidR="001B7783" w:rsidRPr="001B7783" w:rsidRDefault="001B7783" w:rsidP="00D4029B">
            <w:pPr>
              <w:pStyle w:val="y-0"/>
              <w:rPr>
                <w:rFonts w:hint="eastAsia"/>
              </w:rPr>
            </w:pPr>
            <w:r w:rsidRPr="001B7783">
              <w:t>                "objectID": "</w:t>
            </w:r>
            <w:ins w:id="420" w:author="俊林 杨" w:date="2025-07-11T14:20:00Z" w16du:dateUtc="2025-07-11T06:20:00Z">
              <w:r w:rsidR="00F037D4" w:rsidRPr="00F037D4">
                <w:rPr>
                  <w:rFonts w:hint="eastAsia"/>
                </w:rPr>
                <w:t>orderID</w:t>
              </w:r>
              <w:r w:rsidR="00F037D4">
                <w:rPr>
                  <w:rFonts w:hint="eastAsia"/>
                </w:rPr>
                <w:t>【产生</w:t>
              </w:r>
            </w:ins>
            <w:ins w:id="421" w:author="俊林 杨" w:date="2025-07-11T14:21:00Z" w16du:dateUtc="2025-07-11T06:21:00Z">
              <w:r w:rsidR="00F037D4">
                <w:rPr>
                  <w:rFonts w:hint="eastAsia"/>
                </w:rPr>
                <w:t>日志的</w:t>
              </w:r>
              <w:r w:rsidR="00F037D4" w:rsidRPr="00F037D4">
                <w:rPr>
                  <w:rFonts w:hint="eastAsia"/>
                </w:rPr>
                <w:t>orderID</w:t>
              </w:r>
            </w:ins>
            <w:ins w:id="422" w:author="俊林 杨" w:date="2025-07-11T14:20:00Z" w16du:dateUtc="2025-07-11T06:20:00Z">
              <w:r w:rsidR="00F037D4">
                <w:rPr>
                  <w:rFonts w:hint="eastAsia"/>
                </w:rPr>
                <w:t>】</w:t>
              </w:r>
            </w:ins>
            <w:r w:rsidRPr="001B7783">
              <w:t>",</w:t>
            </w:r>
          </w:p>
          <w:p w14:paraId="59CBF28C" w14:textId="77777777" w:rsidR="001B7783" w:rsidRPr="001B7783" w:rsidRDefault="001B7783" w:rsidP="00D4029B">
            <w:pPr>
              <w:pStyle w:val="y-0"/>
              <w:rPr>
                <w:rFonts w:hint="eastAsia"/>
              </w:rPr>
            </w:pPr>
            <w:r w:rsidRPr="001B7783">
              <w:t>                "svcType": 11,</w:t>
            </w:r>
          </w:p>
          <w:p w14:paraId="0024CE1A" w14:textId="77777777" w:rsidR="001B7783" w:rsidRPr="001B7783" w:rsidRDefault="001B7783" w:rsidP="00D4029B">
            <w:pPr>
              <w:pStyle w:val="y-0"/>
              <w:rPr>
                <w:rFonts w:hint="eastAsia"/>
              </w:rPr>
            </w:pPr>
            <w:r w:rsidRPr="001B7783">
              <w:t>                "reserved": ""</w:t>
            </w:r>
          </w:p>
          <w:p w14:paraId="1F03602A" w14:textId="77777777" w:rsidR="001B7783" w:rsidRPr="001B7783" w:rsidRDefault="001B7783" w:rsidP="00D4029B">
            <w:pPr>
              <w:pStyle w:val="y-0"/>
              <w:rPr>
                <w:rFonts w:hint="eastAsia"/>
              </w:rPr>
            </w:pPr>
            <w:r w:rsidRPr="001B7783">
              <w:t>            }</w:t>
            </w:r>
          </w:p>
          <w:p w14:paraId="5F8CDEE2" w14:textId="77777777" w:rsidR="001B7783" w:rsidRPr="001B7783" w:rsidRDefault="001B7783" w:rsidP="00D4029B">
            <w:pPr>
              <w:pStyle w:val="y-0"/>
              <w:rPr>
                <w:rFonts w:hint="eastAsia"/>
              </w:rPr>
            </w:pPr>
            <w:r w:rsidRPr="001B7783">
              <w:t>        ]</w:t>
            </w:r>
          </w:p>
          <w:p w14:paraId="3A4F7219" w14:textId="77777777" w:rsidR="001B7783" w:rsidRPr="001B7783" w:rsidRDefault="001B7783" w:rsidP="00D4029B">
            <w:pPr>
              <w:pStyle w:val="y-0"/>
              <w:rPr>
                <w:rFonts w:hint="eastAsia"/>
              </w:rPr>
            </w:pPr>
            <w:r w:rsidRPr="001B7783">
              <w:t>    }</w:t>
            </w:r>
          </w:p>
          <w:p w14:paraId="14D8F570" w14:textId="77777777" w:rsidR="001B7783" w:rsidRPr="001B7783" w:rsidRDefault="001B7783" w:rsidP="00D4029B">
            <w:pPr>
              <w:pStyle w:val="y-0"/>
              <w:rPr>
                <w:rFonts w:hint="eastAsia"/>
              </w:rPr>
            </w:pPr>
            <w:r w:rsidRPr="001B7783">
              <w:lastRenderedPageBreak/>
              <w:t>}</w:t>
            </w:r>
          </w:p>
          <w:p w14:paraId="04DB132F" w14:textId="77777777" w:rsidR="00005070" w:rsidRDefault="00005070" w:rsidP="00D4029B">
            <w:pPr>
              <w:pStyle w:val="y-0"/>
              <w:rPr>
                <w:rFonts w:hint="eastAsia"/>
              </w:rPr>
            </w:pPr>
          </w:p>
        </w:tc>
      </w:tr>
      <w:tr w:rsidR="00005070" w14:paraId="601A69E8" w14:textId="77777777" w:rsidTr="00296B82">
        <w:tc>
          <w:tcPr>
            <w:tcW w:w="1271" w:type="dxa"/>
          </w:tcPr>
          <w:p w14:paraId="1B25FCE6" w14:textId="77777777" w:rsidR="00005070" w:rsidRDefault="00005070" w:rsidP="00D4029B">
            <w:pPr>
              <w:pStyle w:val="y-0"/>
              <w:rPr>
                <w:rFonts w:hint="eastAsia"/>
              </w:rPr>
            </w:pPr>
            <w:r w:rsidRPr="00077D08">
              <w:rPr>
                <w:rFonts w:hint="eastAsia"/>
              </w:rPr>
              <w:lastRenderedPageBreak/>
              <w:t>说明</w:t>
            </w:r>
          </w:p>
        </w:tc>
        <w:tc>
          <w:tcPr>
            <w:tcW w:w="6946" w:type="dxa"/>
          </w:tcPr>
          <w:p w14:paraId="19CB984B" w14:textId="77777777" w:rsidR="004B7234" w:rsidRPr="004B7234" w:rsidRDefault="004B7234" w:rsidP="004B7234">
            <w:pPr>
              <w:pStyle w:val="y-5"/>
              <w:numPr>
                <w:ilvl w:val="0"/>
                <w:numId w:val="20"/>
              </w:numPr>
              <w:rPr>
                <w:rFonts w:hint="eastAsia"/>
              </w:rPr>
            </w:pPr>
            <w:r w:rsidRPr="004B7234">
              <w:rPr>
                <w:rFonts w:hint="eastAsia"/>
              </w:rPr>
              <w:t>tstType</w:t>
            </w:r>
            <w:r w:rsidRPr="004B7234">
              <w:rPr>
                <w:rFonts w:hint="eastAsia"/>
              </w:rPr>
              <w:t>的值是</w:t>
            </w:r>
            <w:r w:rsidRPr="004B7234">
              <w:rPr>
                <w:rFonts w:hint="eastAsia"/>
              </w:rPr>
              <w:t xml:space="preserve">6 </w:t>
            </w:r>
            <w:r w:rsidRPr="004B7234">
              <w:rPr>
                <w:rFonts w:hint="eastAsia"/>
              </w:rPr>
              <w:t>–</w:t>
            </w:r>
            <w:r w:rsidRPr="004B7234">
              <w:rPr>
                <w:rFonts w:hint="eastAsia"/>
              </w:rPr>
              <w:t xml:space="preserve"> </w:t>
            </w:r>
            <w:r w:rsidRPr="004B7234">
              <w:rPr>
                <w:rFonts w:hint="eastAsia"/>
              </w:rPr>
              <w:t>组合</w:t>
            </w:r>
            <w:r w:rsidRPr="004B7234">
              <w:rPr>
                <w:rFonts w:hint="eastAsia"/>
              </w:rPr>
              <w:t>3</w:t>
            </w:r>
            <w:r w:rsidRPr="004B7234">
              <w:rPr>
                <w:rFonts w:hint="eastAsia"/>
              </w:rPr>
              <w:t>与</w:t>
            </w:r>
            <w:r w:rsidRPr="004B7234">
              <w:rPr>
                <w:rFonts w:hint="eastAsia"/>
              </w:rPr>
              <w:t>5</w:t>
            </w:r>
            <w:r w:rsidRPr="004B7234">
              <w:rPr>
                <w:rFonts w:hint="eastAsia"/>
              </w:rPr>
              <w:t>方式，响应的文件需要包括</w:t>
            </w:r>
            <w:r w:rsidRPr="004B7234">
              <w:rPr>
                <w:rFonts w:hint="eastAsia"/>
              </w:rPr>
              <w:t xml:space="preserve"> tstType </w:t>
            </w:r>
            <w:r w:rsidRPr="004B7234">
              <w:rPr>
                <w:rFonts w:hint="eastAsia"/>
              </w:rPr>
              <w:t>为</w:t>
            </w:r>
            <w:r w:rsidRPr="004B7234">
              <w:rPr>
                <w:rFonts w:hint="eastAsia"/>
              </w:rPr>
              <w:t xml:space="preserve"> 3 </w:t>
            </w:r>
            <w:r w:rsidRPr="004B7234">
              <w:rPr>
                <w:rFonts w:hint="eastAsia"/>
              </w:rPr>
              <w:t>和</w:t>
            </w:r>
            <w:r w:rsidRPr="004B7234">
              <w:rPr>
                <w:rFonts w:hint="eastAsia"/>
              </w:rPr>
              <w:t xml:space="preserve"> 5 </w:t>
            </w:r>
            <w:r w:rsidRPr="004B7234">
              <w:rPr>
                <w:rFonts w:hint="eastAsia"/>
              </w:rPr>
              <w:t>的结果</w:t>
            </w:r>
          </w:p>
          <w:p w14:paraId="1B63D621" w14:textId="77777777" w:rsidR="00005070" w:rsidRDefault="00005070" w:rsidP="004B7234">
            <w:pPr>
              <w:pStyle w:val="y-5"/>
              <w:rPr>
                <w:rFonts w:hint="eastAsia"/>
              </w:rPr>
            </w:pPr>
          </w:p>
        </w:tc>
      </w:tr>
    </w:tbl>
    <w:p w14:paraId="40D61586" w14:textId="77777777" w:rsidR="00005070" w:rsidRPr="00005070" w:rsidRDefault="00005070" w:rsidP="00D4029B">
      <w:pPr>
        <w:pStyle w:val="y-0"/>
        <w:rPr>
          <w:rFonts w:hint="eastAsia"/>
        </w:rPr>
      </w:pPr>
    </w:p>
    <w:p w14:paraId="438DD1D1" w14:textId="77777777" w:rsidR="009C783E" w:rsidRDefault="009C783E" w:rsidP="009C783E">
      <w:pPr>
        <w:pStyle w:val="y-20"/>
        <w:rPr>
          <w:rFonts w:hint="eastAsia"/>
        </w:rPr>
      </w:pPr>
      <w:r>
        <w:rPr>
          <w:rFonts w:hint="eastAsia"/>
        </w:rPr>
        <w:t>接口</w:t>
      </w:r>
      <w:r>
        <w:rPr>
          <w:rFonts w:hint="eastAsia"/>
        </w:rPr>
        <w:t>23</w:t>
      </w:r>
      <w:r>
        <w:rPr>
          <w:rFonts w:hint="eastAsia"/>
        </w:rPr>
        <w:t>：平台安全设备注册</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05070" w14:paraId="4D3CD04E" w14:textId="77777777" w:rsidTr="00296B82">
        <w:tc>
          <w:tcPr>
            <w:tcW w:w="1271" w:type="dxa"/>
          </w:tcPr>
          <w:p w14:paraId="7C0F3792" w14:textId="77777777" w:rsidR="00005070" w:rsidRDefault="00005070" w:rsidP="00D4029B">
            <w:pPr>
              <w:pStyle w:val="y-0"/>
              <w:rPr>
                <w:rFonts w:hint="eastAsia"/>
              </w:rPr>
            </w:pPr>
            <w:r>
              <w:rPr>
                <w:rFonts w:hint="eastAsia"/>
              </w:rPr>
              <w:t>请求URL</w:t>
            </w:r>
          </w:p>
        </w:tc>
        <w:tc>
          <w:tcPr>
            <w:tcW w:w="6946" w:type="dxa"/>
          </w:tcPr>
          <w:p w14:paraId="6ED3C516" w14:textId="6DF2628D" w:rsidR="00005070" w:rsidRPr="00077D08" w:rsidRDefault="008B1A2E" w:rsidP="00D4029B">
            <w:pPr>
              <w:pStyle w:val="y-0"/>
              <w:rPr>
                <w:rFonts w:hint="eastAsia"/>
              </w:rPr>
            </w:pPr>
            <w:r>
              <w:rPr>
                <w:rFonts w:hint="eastAsia"/>
              </w:rPr>
              <w:t>——</w:t>
            </w:r>
          </w:p>
        </w:tc>
      </w:tr>
      <w:tr w:rsidR="00005070" w14:paraId="44632497" w14:textId="77777777" w:rsidTr="00296B82">
        <w:tc>
          <w:tcPr>
            <w:tcW w:w="1271" w:type="dxa"/>
            <w:vMerge w:val="restart"/>
          </w:tcPr>
          <w:p w14:paraId="31102F28" w14:textId="77777777" w:rsidR="00005070" w:rsidRDefault="00005070" w:rsidP="00D4029B">
            <w:pPr>
              <w:pStyle w:val="y-0"/>
              <w:rPr>
                <w:rFonts w:hint="eastAsia"/>
              </w:rPr>
            </w:pPr>
            <w:r>
              <w:rPr>
                <w:rFonts w:hint="eastAsia"/>
              </w:rPr>
              <w:t>请求体</w:t>
            </w:r>
          </w:p>
        </w:tc>
        <w:tc>
          <w:tcPr>
            <w:tcW w:w="6946" w:type="dxa"/>
          </w:tcPr>
          <w:p w14:paraId="7FD071A2" w14:textId="77777777" w:rsidR="001B7783" w:rsidRPr="001B7783" w:rsidRDefault="001B7783" w:rsidP="00D4029B">
            <w:pPr>
              <w:pStyle w:val="y-0"/>
              <w:rPr>
                <w:rFonts w:hint="eastAsia"/>
              </w:rPr>
            </w:pPr>
            <w:r w:rsidRPr="001B7783">
              <w:t>{</w:t>
            </w:r>
          </w:p>
          <w:p w14:paraId="7AA45912" w14:textId="77777777" w:rsidR="001B7783" w:rsidRPr="001B7783" w:rsidRDefault="001B7783" w:rsidP="00D4029B">
            <w:pPr>
              <w:pStyle w:val="y-0"/>
              <w:rPr>
                <w:rFonts w:hint="eastAsia"/>
              </w:rPr>
            </w:pPr>
            <w:r w:rsidRPr="001B7783">
              <w:t>    "orderID": "2-308-1690657581837721600",</w:t>
            </w:r>
          </w:p>
          <w:p w14:paraId="0DFA063F" w14:textId="77777777" w:rsidR="001B7783" w:rsidRPr="001B7783" w:rsidRDefault="001B7783" w:rsidP="00D4029B">
            <w:pPr>
              <w:pStyle w:val="y-0"/>
              <w:rPr>
                <w:rFonts w:hint="eastAsia"/>
              </w:rPr>
            </w:pPr>
            <w:r w:rsidRPr="001B7783">
              <w:t>    "orgCode": "110000",</w:t>
            </w:r>
          </w:p>
          <w:p w14:paraId="4BCE585B" w14:textId="77777777" w:rsidR="001B7783" w:rsidRPr="001B7783" w:rsidRDefault="001B7783" w:rsidP="00D4029B">
            <w:pPr>
              <w:pStyle w:val="y-0"/>
              <w:rPr>
                <w:rFonts w:hint="eastAsia"/>
              </w:rPr>
            </w:pPr>
            <w:r w:rsidRPr="001B7783">
              <w:t>    "ispCode": "CM",</w:t>
            </w:r>
          </w:p>
          <w:p w14:paraId="4620811C" w14:textId="77777777" w:rsidR="001B7783" w:rsidRPr="001B7783" w:rsidRDefault="001B7783" w:rsidP="00D4029B">
            <w:pPr>
              <w:pStyle w:val="y-0"/>
              <w:rPr>
                <w:rFonts w:hint="eastAsia"/>
              </w:rPr>
            </w:pPr>
            <w:r w:rsidRPr="001B7783">
              <w:t>    "ctxCode": 1,</w:t>
            </w:r>
          </w:p>
          <w:p w14:paraId="6805F825" w14:textId="77777777" w:rsidR="001B7783" w:rsidRPr="001B7783" w:rsidRDefault="001B7783" w:rsidP="00D4029B">
            <w:pPr>
              <w:pStyle w:val="y-0"/>
              <w:rPr>
                <w:rFonts w:hint="eastAsia"/>
              </w:rPr>
            </w:pPr>
            <w:r w:rsidRPr="001B7783">
              <w:t>    "reqMsgCnt": "ec6f00268d1e83cdc7dd5047fda018dd"</w:t>
            </w:r>
          </w:p>
          <w:p w14:paraId="480D8FA3" w14:textId="77777777" w:rsidR="001B7783" w:rsidRPr="001B7783" w:rsidRDefault="001B7783" w:rsidP="00D4029B">
            <w:pPr>
              <w:pStyle w:val="y-0"/>
              <w:rPr>
                <w:rFonts w:hint="eastAsia"/>
              </w:rPr>
            </w:pPr>
            <w:r w:rsidRPr="001B7783">
              <w:t>}</w:t>
            </w:r>
          </w:p>
          <w:p w14:paraId="54EDDDCF" w14:textId="77777777" w:rsidR="00005070" w:rsidRDefault="00005070" w:rsidP="00D4029B">
            <w:pPr>
              <w:pStyle w:val="y-0"/>
              <w:rPr>
                <w:rFonts w:hint="eastAsia"/>
              </w:rPr>
            </w:pPr>
          </w:p>
        </w:tc>
      </w:tr>
      <w:tr w:rsidR="00005070" w14:paraId="03EC6A79" w14:textId="77777777" w:rsidTr="00296B82">
        <w:tc>
          <w:tcPr>
            <w:tcW w:w="1271" w:type="dxa"/>
            <w:vMerge/>
          </w:tcPr>
          <w:p w14:paraId="2A7F9F41" w14:textId="77777777" w:rsidR="00005070" w:rsidRDefault="00005070" w:rsidP="00D4029B">
            <w:pPr>
              <w:pStyle w:val="y-0"/>
              <w:rPr>
                <w:rFonts w:hint="eastAsia"/>
              </w:rPr>
            </w:pPr>
          </w:p>
        </w:tc>
        <w:tc>
          <w:tcPr>
            <w:tcW w:w="6946" w:type="dxa"/>
          </w:tcPr>
          <w:p w14:paraId="33F78C99" w14:textId="77777777" w:rsidR="001B7783" w:rsidRPr="001B7783" w:rsidRDefault="001B7783" w:rsidP="00D4029B">
            <w:pPr>
              <w:pStyle w:val="y-0"/>
              <w:rPr>
                <w:rFonts w:hint="eastAsia"/>
              </w:rPr>
            </w:pPr>
            <w:r w:rsidRPr="001B7783">
              <w:t>{</w:t>
            </w:r>
          </w:p>
          <w:p w14:paraId="3AD99376" w14:textId="77777777" w:rsidR="001B7783" w:rsidRPr="001B7783" w:rsidRDefault="001B7783" w:rsidP="00D4029B">
            <w:pPr>
              <w:pStyle w:val="y-0"/>
              <w:rPr>
                <w:rFonts w:hint="eastAsia"/>
              </w:rPr>
            </w:pPr>
            <w:r w:rsidRPr="001B7783">
              <w:t>    "dataSubType": 308,</w:t>
            </w:r>
          </w:p>
          <w:p w14:paraId="47FAF374" w14:textId="77777777" w:rsidR="001B7783" w:rsidRPr="001B7783" w:rsidRDefault="001B7783" w:rsidP="00D4029B">
            <w:pPr>
              <w:pStyle w:val="y-0"/>
              <w:rPr>
                <w:rFonts w:hint="eastAsia"/>
              </w:rPr>
            </w:pPr>
            <w:r w:rsidRPr="001B7783">
              <w:t>    "dataType": 2,</w:t>
            </w:r>
          </w:p>
          <w:p w14:paraId="015A7DF7" w14:textId="77777777" w:rsidR="001B7783" w:rsidRPr="001B7783" w:rsidRDefault="001B7783" w:rsidP="00D4029B">
            <w:pPr>
              <w:pStyle w:val="y-0"/>
              <w:rPr>
                <w:rFonts w:hint="eastAsia"/>
              </w:rPr>
            </w:pPr>
            <w:r w:rsidRPr="001B7783">
              <w:t>    "timeStamp": "1661256722",</w:t>
            </w:r>
          </w:p>
          <w:p w14:paraId="079F1186" w14:textId="77777777" w:rsidR="001B7783" w:rsidRPr="001B7783" w:rsidRDefault="001B7783" w:rsidP="00D4029B">
            <w:pPr>
              <w:pStyle w:val="y-0"/>
              <w:rPr>
                <w:rFonts w:hint="eastAsia"/>
              </w:rPr>
            </w:pPr>
            <w:r w:rsidRPr="001B7783">
              <w:t>    "sign": "9aaa45b9dead0a23a9e217560bd681dbf15eabaa6660eaee13a07d2594364b26",</w:t>
            </w:r>
          </w:p>
          <w:p w14:paraId="7C6FFC45" w14:textId="77777777" w:rsidR="001B7783" w:rsidRPr="001B7783" w:rsidRDefault="001B7783" w:rsidP="00D4029B">
            <w:pPr>
              <w:pStyle w:val="y-0"/>
              <w:rPr>
                <w:rFonts w:hint="eastAsia"/>
              </w:rPr>
            </w:pPr>
            <w:r w:rsidRPr="001B7783">
              <w:t>    "engLst": {</w:t>
            </w:r>
          </w:p>
          <w:p w14:paraId="6F2DF06B" w14:textId="77777777" w:rsidR="001B7783" w:rsidRPr="001B7783" w:rsidRDefault="001B7783" w:rsidP="00D4029B">
            <w:pPr>
              <w:pStyle w:val="y-0"/>
              <w:rPr>
                <w:rFonts w:hint="eastAsia"/>
              </w:rPr>
            </w:pPr>
            <w:r w:rsidRPr="001B7783">
              <w:t>        "engNum": 2,</w:t>
            </w:r>
          </w:p>
          <w:p w14:paraId="506D1927" w14:textId="77777777" w:rsidR="001B7783" w:rsidRPr="001B7783" w:rsidRDefault="001B7783" w:rsidP="00D4029B">
            <w:pPr>
              <w:pStyle w:val="y-0"/>
              <w:rPr>
                <w:rFonts w:hint="eastAsia"/>
              </w:rPr>
            </w:pPr>
            <w:r w:rsidRPr="001B7783">
              <w:t>        "engDevs": [</w:t>
            </w:r>
          </w:p>
          <w:p w14:paraId="046AD6BF" w14:textId="77777777" w:rsidR="001B7783" w:rsidRPr="001B7783" w:rsidRDefault="001B7783" w:rsidP="00D4029B">
            <w:pPr>
              <w:pStyle w:val="y-0"/>
              <w:rPr>
                <w:rFonts w:hint="eastAsia"/>
              </w:rPr>
            </w:pPr>
            <w:r w:rsidRPr="001B7783">
              <w:t>            {</w:t>
            </w:r>
          </w:p>
          <w:p w14:paraId="11BD0E3E" w14:textId="77777777" w:rsidR="001B7783" w:rsidRPr="001B7783" w:rsidRDefault="001B7783" w:rsidP="00D4029B">
            <w:pPr>
              <w:pStyle w:val="y-0"/>
              <w:rPr>
                <w:rFonts w:hint="eastAsia"/>
              </w:rPr>
            </w:pPr>
            <w:r w:rsidRPr="001B7783">
              <w:t>                "engHash": "981079dd51f925ffb668b493a73ed51e",</w:t>
            </w:r>
          </w:p>
          <w:p w14:paraId="1CD8247C" w14:textId="77777777" w:rsidR="001B7783" w:rsidRPr="001B7783" w:rsidRDefault="001B7783" w:rsidP="00D4029B">
            <w:pPr>
              <w:pStyle w:val="y-0"/>
              <w:rPr>
                <w:rFonts w:hint="eastAsia"/>
              </w:rPr>
            </w:pPr>
            <w:r w:rsidRPr="001B7783">
              <w:t>                "engType": 1</w:t>
            </w:r>
          </w:p>
          <w:p w14:paraId="2AFC7939" w14:textId="77777777" w:rsidR="001B7783" w:rsidRPr="001B7783" w:rsidRDefault="001B7783" w:rsidP="00D4029B">
            <w:pPr>
              <w:pStyle w:val="y-0"/>
              <w:rPr>
                <w:rFonts w:hint="eastAsia"/>
              </w:rPr>
            </w:pPr>
            <w:r w:rsidRPr="001B7783">
              <w:t>            },</w:t>
            </w:r>
          </w:p>
          <w:p w14:paraId="32C340D2" w14:textId="77777777" w:rsidR="001B7783" w:rsidRPr="001B7783" w:rsidRDefault="001B7783" w:rsidP="00D4029B">
            <w:pPr>
              <w:pStyle w:val="y-0"/>
              <w:rPr>
                <w:rFonts w:hint="eastAsia"/>
              </w:rPr>
            </w:pPr>
            <w:r w:rsidRPr="001B7783">
              <w:t>            {</w:t>
            </w:r>
          </w:p>
          <w:p w14:paraId="079A8C36" w14:textId="77777777" w:rsidR="001B7783" w:rsidRPr="001B7783" w:rsidRDefault="001B7783" w:rsidP="00D4029B">
            <w:pPr>
              <w:pStyle w:val="y-0"/>
              <w:rPr>
                <w:rFonts w:hint="eastAsia"/>
              </w:rPr>
            </w:pPr>
            <w:r w:rsidRPr="001B7783">
              <w:t>                "engHash": "981079dd51f925ffb668b493a73ed51e",</w:t>
            </w:r>
          </w:p>
          <w:p w14:paraId="4F01B7E0" w14:textId="77777777" w:rsidR="001B7783" w:rsidRPr="001B7783" w:rsidRDefault="001B7783" w:rsidP="00D4029B">
            <w:pPr>
              <w:pStyle w:val="y-0"/>
              <w:rPr>
                <w:rFonts w:hint="eastAsia"/>
              </w:rPr>
            </w:pPr>
            <w:r w:rsidRPr="001B7783">
              <w:t>                "engType": 2</w:t>
            </w:r>
          </w:p>
          <w:p w14:paraId="0FF7F86D" w14:textId="77777777" w:rsidR="001B7783" w:rsidRPr="001B7783" w:rsidRDefault="001B7783" w:rsidP="00D4029B">
            <w:pPr>
              <w:pStyle w:val="y-0"/>
              <w:rPr>
                <w:rFonts w:hint="eastAsia"/>
              </w:rPr>
            </w:pPr>
            <w:r w:rsidRPr="001B7783">
              <w:t>            }</w:t>
            </w:r>
          </w:p>
          <w:p w14:paraId="37021E3A" w14:textId="77777777" w:rsidR="001B7783" w:rsidRPr="001B7783" w:rsidRDefault="001B7783" w:rsidP="00D4029B">
            <w:pPr>
              <w:pStyle w:val="y-0"/>
              <w:rPr>
                <w:rFonts w:hint="eastAsia"/>
              </w:rPr>
            </w:pPr>
            <w:r w:rsidRPr="001B7783">
              <w:t>        ]</w:t>
            </w:r>
          </w:p>
          <w:p w14:paraId="674E6C7D" w14:textId="77777777" w:rsidR="001B7783" w:rsidRPr="001B7783" w:rsidRDefault="001B7783" w:rsidP="00D4029B">
            <w:pPr>
              <w:pStyle w:val="y-0"/>
              <w:rPr>
                <w:rFonts w:hint="eastAsia"/>
              </w:rPr>
            </w:pPr>
            <w:r w:rsidRPr="001B7783">
              <w:lastRenderedPageBreak/>
              <w:t>    },</w:t>
            </w:r>
          </w:p>
          <w:p w14:paraId="46A4D3F2" w14:textId="77777777" w:rsidR="001B7783" w:rsidRPr="001B7783" w:rsidRDefault="001B7783" w:rsidP="00D4029B">
            <w:pPr>
              <w:pStyle w:val="y-0"/>
              <w:rPr>
                <w:rFonts w:hint="eastAsia"/>
              </w:rPr>
            </w:pPr>
            <w:r w:rsidRPr="001B7783">
              <w:t>    "engRegParams": {</w:t>
            </w:r>
          </w:p>
          <w:p w14:paraId="3C63D144" w14:textId="77777777" w:rsidR="001B7783" w:rsidRPr="001B7783" w:rsidRDefault="001B7783" w:rsidP="00D4029B">
            <w:pPr>
              <w:pStyle w:val="y-0"/>
              <w:rPr>
                <w:rFonts w:hint="eastAsia"/>
              </w:rPr>
            </w:pPr>
            <w:r w:rsidRPr="001B7783">
              <w:t>        "engNum": 1,</w:t>
            </w:r>
          </w:p>
          <w:p w14:paraId="5C5FFC30" w14:textId="77777777" w:rsidR="001B7783" w:rsidRPr="001B7783" w:rsidRDefault="001B7783" w:rsidP="00D4029B">
            <w:pPr>
              <w:pStyle w:val="y-0"/>
              <w:rPr>
                <w:rFonts w:hint="eastAsia"/>
              </w:rPr>
            </w:pPr>
            <w:r w:rsidRPr="001B7783">
              <w:t>        "engRegInfo": [</w:t>
            </w:r>
          </w:p>
          <w:p w14:paraId="695A9926" w14:textId="77777777" w:rsidR="001B7783" w:rsidRPr="001B7783" w:rsidRDefault="001B7783" w:rsidP="00D4029B">
            <w:pPr>
              <w:pStyle w:val="y-0"/>
              <w:rPr>
                <w:rFonts w:hint="eastAsia"/>
              </w:rPr>
            </w:pPr>
            <w:r w:rsidRPr="001B7783">
              <w:t>            {</w:t>
            </w:r>
          </w:p>
          <w:p w14:paraId="53B22D3B" w14:textId="77777777" w:rsidR="001B7783" w:rsidRPr="001B7783" w:rsidRDefault="001B7783" w:rsidP="00D4029B">
            <w:pPr>
              <w:pStyle w:val="y-0"/>
              <w:rPr>
                <w:rFonts w:hint="eastAsia"/>
              </w:rPr>
            </w:pPr>
            <w:r w:rsidRPr="001B7783">
              <w:t>                "vendor": "111",</w:t>
            </w:r>
          </w:p>
          <w:p w14:paraId="757E15E2" w14:textId="77777777" w:rsidR="001B7783" w:rsidRPr="001B7783" w:rsidRDefault="001B7783" w:rsidP="00D4029B">
            <w:pPr>
              <w:pStyle w:val="y-0"/>
              <w:rPr>
                <w:rFonts w:hint="eastAsia"/>
              </w:rPr>
            </w:pPr>
            <w:r w:rsidRPr="001B7783">
              <w:t>                "engName": "111",</w:t>
            </w:r>
          </w:p>
          <w:p w14:paraId="011A7D0F" w14:textId="77777777" w:rsidR="001B7783" w:rsidRPr="001B7783" w:rsidRDefault="001B7783" w:rsidP="00D4029B">
            <w:pPr>
              <w:pStyle w:val="y-0"/>
              <w:rPr>
                <w:rFonts w:hint="eastAsia"/>
              </w:rPr>
            </w:pPr>
            <w:r w:rsidRPr="001B7783">
              <w:t>                "engVer": "111",</w:t>
            </w:r>
          </w:p>
          <w:p w14:paraId="703C68F6" w14:textId="77777777" w:rsidR="001B7783" w:rsidRPr="001B7783" w:rsidRDefault="001B7783" w:rsidP="00D4029B">
            <w:pPr>
              <w:pStyle w:val="y-0"/>
              <w:rPr>
                <w:rFonts w:hint="eastAsia"/>
              </w:rPr>
            </w:pPr>
            <w:r w:rsidRPr="001B7783">
              <w:t>                "devIp": "111",</w:t>
            </w:r>
          </w:p>
          <w:p w14:paraId="58938E44" w14:textId="77777777" w:rsidR="001B7783" w:rsidRPr="001B7783" w:rsidRDefault="001B7783" w:rsidP="00D4029B">
            <w:pPr>
              <w:pStyle w:val="y-0"/>
              <w:rPr>
                <w:rFonts w:hint="eastAsia"/>
              </w:rPr>
            </w:pPr>
            <w:r w:rsidRPr="001B7783">
              <w:t>                "rngIp": "192.168.0.1",</w:t>
            </w:r>
          </w:p>
          <w:p w14:paraId="2FC5B779" w14:textId="77777777" w:rsidR="001B7783" w:rsidRPr="001B7783" w:rsidRDefault="001B7783" w:rsidP="00D4029B">
            <w:pPr>
              <w:pStyle w:val="y-0"/>
              <w:rPr>
                <w:rFonts w:hint="eastAsia"/>
              </w:rPr>
            </w:pPr>
            <w:r w:rsidRPr="001B7783">
              <w:t>                "plugInsVer": "111",</w:t>
            </w:r>
          </w:p>
          <w:p w14:paraId="4F1C5E98" w14:textId="77777777" w:rsidR="001B7783" w:rsidRPr="001B7783" w:rsidRDefault="001B7783" w:rsidP="00D4029B">
            <w:pPr>
              <w:pStyle w:val="y-0"/>
              <w:rPr>
                <w:rFonts w:hint="eastAsia"/>
              </w:rPr>
            </w:pPr>
            <w:r w:rsidRPr="001B7783">
              <w:t>                "timeStamp": "1647530234",</w:t>
            </w:r>
          </w:p>
          <w:p w14:paraId="0E65CB8F" w14:textId="77777777" w:rsidR="001B7783" w:rsidRPr="001B7783" w:rsidRDefault="001B7783" w:rsidP="00D4029B">
            <w:pPr>
              <w:pStyle w:val="y-0"/>
              <w:rPr>
                <w:rFonts w:hint="eastAsia"/>
              </w:rPr>
            </w:pPr>
            <w:r w:rsidRPr="001B7783">
              <w:t>                "engVulNum": 1,</w:t>
            </w:r>
          </w:p>
          <w:p w14:paraId="723ED45C" w14:textId="77777777" w:rsidR="001B7783" w:rsidRPr="001B7783" w:rsidRDefault="001B7783" w:rsidP="00D4029B">
            <w:pPr>
              <w:pStyle w:val="y-0"/>
              <w:rPr>
                <w:rFonts w:hint="eastAsia"/>
              </w:rPr>
            </w:pPr>
            <w:r w:rsidRPr="001B7783">
              <w:t>                "plugIns": 1,</w:t>
            </w:r>
          </w:p>
          <w:p w14:paraId="6F65BC17" w14:textId="77777777" w:rsidR="001B7783" w:rsidRPr="001B7783" w:rsidRDefault="001B7783" w:rsidP="00D4029B">
            <w:pPr>
              <w:pStyle w:val="y-0"/>
              <w:rPr>
                <w:rFonts w:hint="eastAsia"/>
              </w:rPr>
            </w:pPr>
            <w:r w:rsidRPr="001B7783">
              <w:t>                "pocs": 1,</w:t>
            </w:r>
          </w:p>
          <w:p w14:paraId="2CEDA323" w14:textId="77777777" w:rsidR="001B7783" w:rsidRPr="001B7783" w:rsidRDefault="001B7783" w:rsidP="00D4029B">
            <w:pPr>
              <w:pStyle w:val="y-0"/>
              <w:rPr>
                <w:rFonts w:hint="eastAsia"/>
              </w:rPr>
            </w:pPr>
            <w:r w:rsidRPr="001B7783">
              <w:t>                "exps": 1,</w:t>
            </w:r>
          </w:p>
          <w:p w14:paraId="33983508" w14:textId="77777777" w:rsidR="001B7783" w:rsidRPr="001B7783" w:rsidRDefault="001B7783" w:rsidP="00D4029B">
            <w:pPr>
              <w:pStyle w:val="y-0"/>
              <w:rPr>
                <w:rFonts w:hint="eastAsia"/>
              </w:rPr>
            </w:pPr>
            <w:r w:rsidRPr="001B7783">
              <w:t>                "reqAct": 0,</w:t>
            </w:r>
          </w:p>
          <w:p w14:paraId="71373A09" w14:textId="77777777" w:rsidR="001B7783" w:rsidRPr="001B7783" w:rsidRDefault="001B7783" w:rsidP="00D4029B">
            <w:pPr>
              <w:pStyle w:val="y-0"/>
              <w:rPr>
                <w:rFonts w:hint="eastAsia"/>
              </w:rPr>
            </w:pPr>
            <w:r w:rsidRPr="001B7783">
              <w:t>                "status": 0,</w:t>
            </w:r>
          </w:p>
          <w:p w14:paraId="6EBA6C12" w14:textId="77777777" w:rsidR="001B7783" w:rsidRPr="001B7783" w:rsidRDefault="001B7783" w:rsidP="00D4029B">
            <w:pPr>
              <w:pStyle w:val="y-0"/>
              <w:rPr>
                <w:rFonts w:hint="eastAsia"/>
              </w:rPr>
            </w:pPr>
            <w:r w:rsidRPr="001B7783">
              <w:t>                "engDev": {</w:t>
            </w:r>
          </w:p>
          <w:p w14:paraId="00D0D1AC" w14:textId="77777777" w:rsidR="001B7783" w:rsidRPr="001B7783" w:rsidRDefault="001B7783" w:rsidP="00D4029B">
            <w:pPr>
              <w:pStyle w:val="y-0"/>
              <w:rPr>
                <w:rFonts w:hint="eastAsia"/>
              </w:rPr>
            </w:pPr>
            <w:r w:rsidRPr="001B7783">
              <w:t>                    "engHash": "981079dd51f925ffb668b493a73ed51e",</w:t>
            </w:r>
          </w:p>
          <w:p w14:paraId="660872F2" w14:textId="77777777" w:rsidR="001B7783" w:rsidRPr="001B7783" w:rsidRDefault="001B7783" w:rsidP="00D4029B">
            <w:pPr>
              <w:pStyle w:val="y-0"/>
              <w:rPr>
                <w:rFonts w:hint="eastAsia"/>
              </w:rPr>
            </w:pPr>
            <w:r w:rsidRPr="001B7783">
              <w:t>                    "engType": 1</w:t>
            </w:r>
          </w:p>
          <w:p w14:paraId="6D2EA858" w14:textId="77777777" w:rsidR="001B7783" w:rsidRPr="001B7783" w:rsidRDefault="001B7783" w:rsidP="00D4029B">
            <w:pPr>
              <w:pStyle w:val="y-0"/>
              <w:rPr>
                <w:rFonts w:hint="eastAsia"/>
              </w:rPr>
            </w:pPr>
            <w:r w:rsidRPr="001B7783">
              <w:t>                }</w:t>
            </w:r>
          </w:p>
          <w:p w14:paraId="31FD3BFE" w14:textId="77777777" w:rsidR="001B7783" w:rsidRPr="001B7783" w:rsidRDefault="001B7783" w:rsidP="00D4029B">
            <w:pPr>
              <w:pStyle w:val="y-0"/>
              <w:rPr>
                <w:rFonts w:hint="eastAsia"/>
              </w:rPr>
            </w:pPr>
            <w:r w:rsidRPr="001B7783">
              <w:t>            }</w:t>
            </w:r>
          </w:p>
          <w:p w14:paraId="5AF35B36" w14:textId="77777777" w:rsidR="001B7783" w:rsidRPr="001B7783" w:rsidRDefault="001B7783" w:rsidP="00D4029B">
            <w:pPr>
              <w:pStyle w:val="y-0"/>
              <w:rPr>
                <w:rFonts w:hint="eastAsia"/>
              </w:rPr>
            </w:pPr>
            <w:r w:rsidRPr="001B7783">
              <w:t>        ]</w:t>
            </w:r>
          </w:p>
          <w:p w14:paraId="44FEFB96" w14:textId="77777777" w:rsidR="001B7783" w:rsidRPr="001B7783" w:rsidRDefault="001B7783" w:rsidP="00D4029B">
            <w:pPr>
              <w:pStyle w:val="y-0"/>
              <w:rPr>
                <w:rFonts w:hint="eastAsia"/>
              </w:rPr>
            </w:pPr>
            <w:r w:rsidRPr="001B7783">
              <w:t>    }</w:t>
            </w:r>
          </w:p>
          <w:p w14:paraId="05068296" w14:textId="77777777" w:rsidR="001B7783" w:rsidRPr="001B7783" w:rsidRDefault="001B7783" w:rsidP="00D4029B">
            <w:pPr>
              <w:pStyle w:val="y-0"/>
              <w:rPr>
                <w:rFonts w:hint="eastAsia"/>
              </w:rPr>
            </w:pPr>
            <w:r w:rsidRPr="001B7783">
              <w:t>}</w:t>
            </w:r>
          </w:p>
          <w:p w14:paraId="7D0D57C0" w14:textId="77777777" w:rsidR="00005070" w:rsidRDefault="00005070" w:rsidP="00D4029B">
            <w:pPr>
              <w:pStyle w:val="y-0"/>
              <w:rPr>
                <w:rFonts w:hint="eastAsia"/>
              </w:rPr>
            </w:pPr>
          </w:p>
        </w:tc>
      </w:tr>
      <w:tr w:rsidR="00005070" w14:paraId="6E0E5DE5" w14:textId="77777777" w:rsidTr="00296B82">
        <w:tc>
          <w:tcPr>
            <w:tcW w:w="1271" w:type="dxa"/>
            <w:vMerge w:val="restart"/>
          </w:tcPr>
          <w:p w14:paraId="1FBD520A" w14:textId="77777777" w:rsidR="00005070" w:rsidRDefault="00005070" w:rsidP="00D4029B">
            <w:pPr>
              <w:pStyle w:val="y-0"/>
              <w:rPr>
                <w:rFonts w:hint="eastAsia"/>
              </w:rPr>
            </w:pPr>
            <w:r>
              <w:rPr>
                <w:rFonts w:hint="eastAsia"/>
              </w:rPr>
              <w:lastRenderedPageBreak/>
              <w:t>响应体</w:t>
            </w:r>
          </w:p>
        </w:tc>
        <w:tc>
          <w:tcPr>
            <w:tcW w:w="6946" w:type="dxa"/>
          </w:tcPr>
          <w:p w14:paraId="69DF1B32" w14:textId="77777777" w:rsidR="001B7783" w:rsidRPr="001B7783" w:rsidRDefault="001B7783" w:rsidP="00D4029B">
            <w:pPr>
              <w:pStyle w:val="y-0"/>
              <w:rPr>
                <w:rFonts w:hint="eastAsia"/>
              </w:rPr>
            </w:pPr>
            <w:r w:rsidRPr="001B7783">
              <w:t>{</w:t>
            </w:r>
          </w:p>
          <w:p w14:paraId="2F232B80" w14:textId="77777777" w:rsidR="001B7783" w:rsidRPr="001B7783" w:rsidRDefault="001B7783" w:rsidP="00D4029B">
            <w:pPr>
              <w:pStyle w:val="y-0"/>
              <w:rPr>
                <w:rFonts w:hint="eastAsia"/>
              </w:rPr>
            </w:pPr>
            <w:r w:rsidRPr="001B7783">
              <w:t>    "orderID": "2-308-1690657581837721600",</w:t>
            </w:r>
          </w:p>
          <w:p w14:paraId="73489B46" w14:textId="77777777" w:rsidR="001B7783" w:rsidRPr="001B7783" w:rsidRDefault="001B7783" w:rsidP="00D4029B">
            <w:pPr>
              <w:pStyle w:val="y-0"/>
              <w:rPr>
                <w:rFonts w:hint="eastAsia"/>
              </w:rPr>
            </w:pPr>
            <w:r w:rsidRPr="001B7783">
              <w:t>    "statusCode": 0,</w:t>
            </w:r>
          </w:p>
          <w:p w14:paraId="4379BB19" w14:textId="77777777" w:rsidR="001B7783" w:rsidRPr="001B7783" w:rsidRDefault="001B7783" w:rsidP="00D4029B">
            <w:pPr>
              <w:pStyle w:val="y-0"/>
              <w:rPr>
                <w:rFonts w:hint="eastAsia"/>
              </w:rPr>
            </w:pPr>
            <w:r w:rsidRPr="001B7783">
              <w:t>    "statusText": "success.",</w:t>
            </w:r>
          </w:p>
          <w:p w14:paraId="300B92DD" w14:textId="77777777" w:rsidR="001B7783" w:rsidRPr="001B7783" w:rsidRDefault="001B7783" w:rsidP="00D4029B">
            <w:pPr>
              <w:pStyle w:val="y-0"/>
              <w:rPr>
                <w:rFonts w:hint="eastAsia"/>
              </w:rPr>
            </w:pPr>
            <w:r w:rsidRPr="001B7783">
              <w:t>    "rspMsgCnt": "522de9239a3712e099e2d83f6ec2c5c3"</w:t>
            </w:r>
          </w:p>
          <w:p w14:paraId="470DE786" w14:textId="77777777" w:rsidR="001B7783" w:rsidRPr="001B7783" w:rsidRDefault="001B7783" w:rsidP="00D4029B">
            <w:pPr>
              <w:pStyle w:val="y-0"/>
              <w:rPr>
                <w:rFonts w:hint="eastAsia"/>
              </w:rPr>
            </w:pPr>
            <w:r w:rsidRPr="001B7783">
              <w:t>}</w:t>
            </w:r>
          </w:p>
          <w:p w14:paraId="3D01184F" w14:textId="77777777" w:rsidR="00005070" w:rsidRDefault="00005070" w:rsidP="00D4029B">
            <w:pPr>
              <w:pStyle w:val="y-0"/>
              <w:rPr>
                <w:rFonts w:hint="eastAsia"/>
              </w:rPr>
            </w:pPr>
          </w:p>
        </w:tc>
      </w:tr>
      <w:tr w:rsidR="00005070" w14:paraId="0B8A9982" w14:textId="77777777" w:rsidTr="00296B82">
        <w:tc>
          <w:tcPr>
            <w:tcW w:w="1271" w:type="dxa"/>
            <w:vMerge/>
          </w:tcPr>
          <w:p w14:paraId="38351A2B" w14:textId="77777777" w:rsidR="00005070" w:rsidRDefault="00005070" w:rsidP="00D4029B">
            <w:pPr>
              <w:pStyle w:val="y-0"/>
              <w:rPr>
                <w:rFonts w:hint="eastAsia"/>
              </w:rPr>
            </w:pPr>
          </w:p>
        </w:tc>
        <w:tc>
          <w:tcPr>
            <w:tcW w:w="6946" w:type="dxa"/>
          </w:tcPr>
          <w:p w14:paraId="35449B3D" w14:textId="77777777" w:rsidR="001B7783" w:rsidRPr="001B7783" w:rsidRDefault="001B7783" w:rsidP="00D4029B">
            <w:pPr>
              <w:pStyle w:val="y-0"/>
              <w:rPr>
                <w:rFonts w:hint="eastAsia"/>
              </w:rPr>
            </w:pPr>
            <w:r w:rsidRPr="001B7783">
              <w:t>{</w:t>
            </w:r>
          </w:p>
          <w:p w14:paraId="24044FA0" w14:textId="77777777" w:rsidR="001B7783" w:rsidRPr="001B7783" w:rsidRDefault="001B7783" w:rsidP="00D4029B">
            <w:pPr>
              <w:pStyle w:val="y-0"/>
              <w:rPr>
                <w:rFonts w:hint="eastAsia"/>
              </w:rPr>
            </w:pPr>
            <w:r w:rsidRPr="001B7783">
              <w:t>    "dataType": 2,</w:t>
            </w:r>
          </w:p>
          <w:p w14:paraId="546F6625" w14:textId="77777777" w:rsidR="001B7783" w:rsidRPr="001B7783" w:rsidRDefault="001B7783" w:rsidP="00D4029B">
            <w:pPr>
              <w:pStyle w:val="y-0"/>
              <w:rPr>
                <w:rFonts w:hint="eastAsia"/>
              </w:rPr>
            </w:pPr>
            <w:r w:rsidRPr="001B7783">
              <w:t>    "dataSubType": 308,</w:t>
            </w:r>
          </w:p>
          <w:p w14:paraId="50AE7C0C" w14:textId="77777777" w:rsidR="001B7783" w:rsidRPr="001B7783" w:rsidRDefault="001B7783" w:rsidP="00D4029B">
            <w:pPr>
              <w:pStyle w:val="y-0"/>
              <w:rPr>
                <w:rFonts w:hint="eastAsia"/>
              </w:rPr>
            </w:pPr>
            <w:r w:rsidRPr="001B7783">
              <w:t>    "timeStamp": "1692003304",</w:t>
            </w:r>
          </w:p>
          <w:p w14:paraId="50D9B3B2" w14:textId="77777777" w:rsidR="001B7783" w:rsidRPr="001B7783" w:rsidRDefault="001B7783" w:rsidP="00D4029B">
            <w:pPr>
              <w:pStyle w:val="y-0"/>
              <w:rPr>
                <w:rFonts w:hint="eastAsia"/>
              </w:rPr>
            </w:pPr>
            <w:r w:rsidRPr="001B7783">
              <w:t xml:space="preserve">    "sign": </w:t>
            </w:r>
            <w:r w:rsidRPr="001B7783">
              <w:lastRenderedPageBreak/>
              <w:t>"d74cec6d7e8c6f60623e102e26b07793953590e4a97b452b794293d2d4506031",</w:t>
            </w:r>
          </w:p>
          <w:p w14:paraId="4ACF9D9D" w14:textId="77777777" w:rsidR="001B7783" w:rsidRPr="001B7783" w:rsidRDefault="001B7783" w:rsidP="00D4029B">
            <w:pPr>
              <w:pStyle w:val="y-0"/>
              <w:rPr>
                <w:rFonts w:hint="eastAsia"/>
              </w:rPr>
            </w:pPr>
            <w:r w:rsidRPr="001B7783">
              <w:t>    "engRegParams": {</w:t>
            </w:r>
          </w:p>
          <w:p w14:paraId="19DE63BC" w14:textId="77777777" w:rsidR="001B7783" w:rsidRPr="001B7783" w:rsidRDefault="001B7783" w:rsidP="00D4029B">
            <w:pPr>
              <w:pStyle w:val="y-0"/>
              <w:rPr>
                <w:rFonts w:hint="eastAsia"/>
              </w:rPr>
            </w:pPr>
            <w:r w:rsidRPr="001B7783">
              <w:t>        "engNum": 1,</w:t>
            </w:r>
          </w:p>
          <w:p w14:paraId="03A4D2A8" w14:textId="77777777" w:rsidR="001B7783" w:rsidRPr="001B7783" w:rsidRDefault="001B7783" w:rsidP="00D4029B">
            <w:pPr>
              <w:pStyle w:val="y-0"/>
              <w:rPr>
                <w:rFonts w:hint="eastAsia"/>
              </w:rPr>
            </w:pPr>
            <w:r w:rsidRPr="001B7783">
              <w:t>        "engRegInfo": [</w:t>
            </w:r>
          </w:p>
          <w:p w14:paraId="653222B6" w14:textId="77777777" w:rsidR="001B7783" w:rsidRPr="001B7783" w:rsidRDefault="001B7783" w:rsidP="00D4029B">
            <w:pPr>
              <w:pStyle w:val="y-0"/>
              <w:rPr>
                <w:rFonts w:hint="eastAsia"/>
              </w:rPr>
            </w:pPr>
            <w:r w:rsidRPr="001B7783">
              <w:t>            {</w:t>
            </w:r>
          </w:p>
          <w:p w14:paraId="4F6A9C59" w14:textId="77777777" w:rsidR="001B7783" w:rsidRPr="001B7783" w:rsidRDefault="001B7783" w:rsidP="00D4029B">
            <w:pPr>
              <w:pStyle w:val="y-0"/>
              <w:rPr>
                <w:rFonts w:hint="eastAsia"/>
              </w:rPr>
            </w:pPr>
            <w:r w:rsidRPr="001B7783">
              <w:t>                "engHash": "981079dd51f925ffb668b493a73ed51e",</w:t>
            </w:r>
          </w:p>
          <w:p w14:paraId="47FCE251" w14:textId="77777777" w:rsidR="001B7783" w:rsidRPr="001B7783" w:rsidRDefault="001B7783" w:rsidP="00D4029B">
            <w:pPr>
              <w:pStyle w:val="y-0"/>
              <w:rPr>
                <w:rFonts w:hint="eastAsia"/>
              </w:rPr>
            </w:pPr>
            <w:r w:rsidRPr="001B7783">
              <w:t>                "regRslt": 0</w:t>
            </w:r>
          </w:p>
          <w:p w14:paraId="4B830B0D" w14:textId="77777777" w:rsidR="001B7783" w:rsidRPr="001B7783" w:rsidRDefault="001B7783" w:rsidP="00D4029B">
            <w:pPr>
              <w:pStyle w:val="y-0"/>
              <w:rPr>
                <w:rFonts w:hint="eastAsia"/>
              </w:rPr>
            </w:pPr>
            <w:r w:rsidRPr="001B7783">
              <w:t>            }</w:t>
            </w:r>
          </w:p>
          <w:p w14:paraId="7D4BD274" w14:textId="77777777" w:rsidR="001B7783" w:rsidRPr="001B7783" w:rsidRDefault="001B7783" w:rsidP="00D4029B">
            <w:pPr>
              <w:pStyle w:val="y-0"/>
              <w:rPr>
                <w:rFonts w:hint="eastAsia"/>
              </w:rPr>
            </w:pPr>
            <w:r w:rsidRPr="001B7783">
              <w:t>        ]</w:t>
            </w:r>
          </w:p>
          <w:p w14:paraId="60D59916" w14:textId="77777777" w:rsidR="001B7783" w:rsidRPr="001B7783" w:rsidRDefault="001B7783" w:rsidP="00D4029B">
            <w:pPr>
              <w:pStyle w:val="y-0"/>
              <w:rPr>
                <w:rFonts w:hint="eastAsia"/>
              </w:rPr>
            </w:pPr>
            <w:r w:rsidRPr="001B7783">
              <w:t>    }</w:t>
            </w:r>
          </w:p>
          <w:p w14:paraId="7D5EBF06" w14:textId="77777777" w:rsidR="001B7783" w:rsidRPr="001B7783" w:rsidRDefault="001B7783" w:rsidP="00D4029B">
            <w:pPr>
              <w:pStyle w:val="y-0"/>
              <w:rPr>
                <w:rFonts w:hint="eastAsia"/>
              </w:rPr>
            </w:pPr>
            <w:r w:rsidRPr="001B7783">
              <w:t>}</w:t>
            </w:r>
          </w:p>
          <w:p w14:paraId="6839C6C0" w14:textId="77777777" w:rsidR="00005070" w:rsidRDefault="00005070" w:rsidP="00D4029B">
            <w:pPr>
              <w:pStyle w:val="y-0"/>
              <w:rPr>
                <w:rFonts w:hint="eastAsia"/>
              </w:rPr>
            </w:pPr>
          </w:p>
        </w:tc>
      </w:tr>
      <w:tr w:rsidR="00005070" w14:paraId="225AC7CB" w14:textId="77777777" w:rsidTr="00296B82">
        <w:tc>
          <w:tcPr>
            <w:tcW w:w="1271" w:type="dxa"/>
          </w:tcPr>
          <w:p w14:paraId="5F2FB6F7" w14:textId="77777777" w:rsidR="00005070" w:rsidRDefault="00005070" w:rsidP="00D4029B">
            <w:pPr>
              <w:pStyle w:val="y-0"/>
              <w:rPr>
                <w:rFonts w:hint="eastAsia"/>
              </w:rPr>
            </w:pPr>
            <w:r w:rsidRPr="00077D08">
              <w:rPr>
                <w:rFonts w:hint="eastAsia"/>
              </w:rPr>
              <w:lastRenderedPageBreak/>
              <w:t>说明</w:t>
            </w:r>
          </w:p>
        </w:tc>
        <w:tc>
          <w:tcPr>
            <w:tcW w:w="6946" w:type="dxa"/>
          </w:tcPr>
          <w:p w14:paraId="448AF80C" w14:textId="77777777" w:rsidR="00005070" w:rsidRDefault="00005070" w:rsidP="00D4029B">
            <w:pPr>
              <w:pStyle w:val="y-0"/>
              <w:rPr>
                <w:rFonts w:hint="eastAsia"/>
              </w:rPr>
            </w:pPr>
          </w:p>
        </w:tc>
      </w:tr>
    </w:tbl>
    <w:p w14:paraId="3FA6C638" w14:textId="77777777" w:rsidR="00005070" w:rsidRPr="00005070" w:rsidRDefault="00005070" w:rsidP="00D4029B">
      <w:pPr>
        <w:pStyle w:val="y-0"/>
        <w:rPr>
          <w:rFonts w:hint="eastAsia"/>
        </w:rPr>
      </w:pPr>
    </w:p>
    <w:p w14:paraId="32B709A1" w14:textId="77777777" w:rsidR="009C783E" w:rsidRDefault="009C783E" w:rsidP="009C783E">
      <w:pPr>
        <w:pStyle w:val="y-20"/>
        <w:rPr>
          <w:rFonts w:hint="eastAsia"/>
        </w:rPr>
      </w:pPr>
      <w:r>
        <w:rPr>
          <w:rFonts w:hint="eastAsia"/>
        </w:rPr>
        <w:t>接口</w:t>
      </w:r>
      <w:r>
        <w:rPr>
          <w:rFonts w:hint="eastAsia"/>
        </w:rPr>
        <w:t>24</w:t>
      </w:r>
      <w:r>
        <w:rPr>
          <w:rFonts w:hint="eastAsia"/>
        </w:rPr>
        <w:t>：平台安全设备指令注册</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05070" w14:paraId="288B07E9" w14:textId="77777777" w:rsidTr="00296B82">
        <w:tc>
          <w:tcPr>
            <w:tcW w:w="1271" w:type="dxa"/>
          </w:tcPr>
          <w:p w14:paraId="56CEEAD6" w14:textId="77777777" w:rsidR="00005070" w:rsidRDefault="00005070" w:rsidP="00D4029B">
            <w:pPr>
              <w:pStyle w:val="y-0"/>
              <w:rPr>
                <w:rFonts w:hint="eastAsia"/>
              </w:rPr>
            </w:pPr>
            <w:r>
              <w:rPr>
                <w:rFonts w:hint="eastAsia"/>
              </w:rPr>
              <w:t>请求URL</w:t>
            </w:r>
          </w:p>
        </w:tc>
        <w:tc>
          <w:tcPr>
            <w:tcW w:w="6946" w:type="dxa"/>
          </w:tcPr>
          <w:p w14:paraId="5B13FAD8" w14:textId="4B096358" w:rsidR="00005070" w:rsidRPr="00077D08" w:rsidRDefault="008B1A2E" w:rsidP="00D4029B">
            <w:pPr>
              <w:pStyle w:val="y-0"/>
              <w:rPr>
                <w:rFonts w:hint="eastAsia"/>
              </w:rPr>
            </w:pPr>
            <w:r>
              <w:rPr>
                <w:rFonts w:hint="eastAsia"/>
              </w:rPr>
              <w:t>——</w:t>
            </w:r>
          </w:p>
        </w:tc>
      </w:tr>
      <w:tr w:rsidR="00005070" w14:paraId="0A8520BC" w14:textId="77777777" w:rsidTr="00296B82">
        <w:tc>
          <w:tcPr>
            <w:tcW w:w="1271" w:type="dxa"/>
            <w:vMerge w:val="restart"/>
          </w:tcPr>
          <w:p w14:paraId="78BB4E82" w14:textId="77777777" w:rsidR="00005070" w:rsidRDefault="00005070" w:rsidP="00D4029B">
            <w:pPr>
              <w:pStyle w:val="y-0"/>
              <w:rPr>
                <w:rFonts w:hint="eastAsia"/>
              </w:rPr>
            </w:pPr>
            <w:r>
              <w:rPr>
                <w:rFonts w:hint="eastAsia"/>
              </w:rPr>
              <w:t>请求体</w:t>
            </w:r>
          </w:p>
        </w:tc>
        <w:tc>
          <w:tcPr>
            <w:tcW w:w="6946" w:type="dxa"/>
          </w:tcPr>
          <w:p w14:paraId="2CFE67A2" w14:textId="77777777" w:rsidR="001B7783" w:rsidRPr="001B7783" w:rsidRDefault="001B7783" w:rsidP="00D4029B">
            <w:pPr>
              <w:pStyle w:val="y-0"/>
              <w:rPr>
                <w:rFonts w:hint="eastAsia"/>
              </w:rPr>
            </w:pPr>
            <w:r w:rsidRPr="001B7783">
              <w:t>{</w:t>
            </w:r>
          </w:p>
          <w:p w14:paraId="36DA7EBB" w14:textId="77777777" w:rsidR="001B7783" w:rsidRPr="001B7783" w:rsidRDefault="001B7783" w:rsidP="00D4029B">
            <w:pPr>
              <w:pStyle w:val="y-0"/>
              <w:rPr>
                <w:rFonts w:hint="eastAsia"/>
              </w:rPr>
            </w:pPr>
            <w:r w:rsidRPr="001B7783">
              <w:t>    "orderID": "2-309-1690657581837721600",</w:t>
            </w:r>
          </w:p>
          <w:p w14:paraId="773C8D58" w14:textId="77777777" w:rsidR="001B7783" w:rsidRPr="001B7783" w:rsidRDefault="001B7783" w:rsidP="00D4029B">
            <w:pPr>
              <w:pStyle w:val="y-0"/>
              <w:rPr>
                <w:rFonts w:hint="eastAsia"/>
              </w:rPr>
            </w:pPr>
            <w:r w:rsidRPr="001B7783">
              <w:t>    "orgCode": "320000",</w:t>
            </w:r>
          </w:p>
          <w:p w14:paraId="690758C2" w14:textId="77777777" w:rsidR="001B7783" w:rsidRPr="001B7783" w:rsidRDefault="001B7783" w:rsidP="00D4029B">
            <w:pPr>
              <w:pStyle w:val="y-0"/>
              <w:rPr>
                <w:rFonts w:hint="eastAsia"/>
              </w:rPr>
            </w:pPr>
            <w:r w:rsidRPr="001B7783">
              <w:t>    "ispCode": "CT",</w:t>
            </w:r>
          </w:p>
          <w:p w14:paraId="59E50AFA" w14:textId="77777777" w:rsidR="001B7783" w:rsidRPr="001B7783" w:rsidRDefault="001B7783" w:rsidP="00D4029B">
            <w:pPr>
              <w:pStyle w:val="y-0"/>
              <w:rPr>
                <w:rFonts w:hint="eastAsia"/>
              </w:rPr>
            </w:pPr>
            <w:r w:rsidRPr="001B7783">
              <w:t>    "ctxCode": 0,</w:t>
            </w:r>
          </w:p>
          <w:p w14:paraId="42E3065E" w14:textId="77777777" w:rsidR="001B7783" w:rsidRPr="001B7783" w:rsidRDefault="001B7783" w:rsidP="00D4029B">
            <w:pPr>
              <w:pStyle w:val="y-0"/>
              <w:rPr>
                <w:rFonts w:hint="eastAsia"/>
              </w:rPr>
            </w:pPr>
            <w:r w:rsidRPr="001B7783">
              <w:t>    "reqMsgCnt": "a8ff5b23844880bc6fce294539e1572d"</w:t>
            </w:r>
          </w:p>
          <w:p w14:paraId="1A780D0E" w14:textId="77777777" w:rsidR="001B7783" w:rsidRPr="001B7783" w:rsidRDefault="001B7783" w:rsidP="00D4029B">
            <w:pPr>
              <w:pStyle w:val="y-0"/>
              <w:rPr>
                <w:rFonts w:hint="eastAsia"/>
              </w:rPr>
            </w:pPr>
            <w:r w:rsidRPr="001B7783">
              <w:t>}</w:t>
            </w:r>
          </w:p>
          <w:p w14:paraId="44BFBB66" w14:textId="77777777" w:rsidR="00005070" w:rsidRDefault="00005070" w:rsidP="00D4029B">
            <w:pPr>
              <w:pStyle w:val="y-0"/>
              <w:rPr>
                <w:rFonts w:hint="eastAsia"/>
              </w:rPr>
            </w:pPr>
          </w:p>
        </w:tc>
      </w:tr>
      <w:tr w:rsidR="00005070" w14:paraId="09868539" w14:textId="77777777" w:rsidTr="00296B82">
        <w:tc>
          <w:tcPr>
            <w:tcW w:w="1271" w:type="dxa"/>
            <w:vMerge/>
          </w:tcPr>
          <w:p w14:paraId="30457642" w14:textId="77777777" w:rsidR="00005070" w:rsidRDefault="00005070" w:rsidP="00D4029B">
            <w:pPr>
              <w:pStyle w:val="y-0"/>
              <w:rPr>
                <w:rFonts w:hint="eastAsia"/>
              </w:rPr>
            </w:pPr>
          </w:p>
        </w:tc>
        <w:tc>
          <w:tcPr>
            <w:tcW w:w="6946" w:type="dxa"/>
          </w:tcPr>
          <w:p w14:paraId="1C5C1AD3" w14:textId="77777777" w:rsidR="001B7783" w:rsidRPr="001B7783" w:rsidRDefault="001B7783" w:rsidP="00D4029B">
            <w:pPr>
              <w:pStyle w:val="y-0"/>
              <w:rPr>
                <w:rFonts w:hint="eastAsia"/>
              </w:rPr>
            </w:pPr>
            <w:r w:rsidRPr="001B7783">
              <w:t>{</w:t>
            </w:r>
          </w:p>
          <w:p w14:paraId="147DC8B4" w14:textId="77777777" w:rsidR="001B7783" w:rsidRPr="001B7783" w:rsidRDefault="001B7783" w:rsidP="00D4029B">
            <w:pPr>
              <w:pStyle w:val="y-0"/>
              <w:rPr>
                <w:rFonts w:hint="eastAsia"/>
              </w:rPr>
            </w:pPr>
            <w:r w:rsidRPr="001B7783">
              <w:t>    "dataSubType": 309,</w:t>
            </w:r>
          </w:p>
          <w:p w14:paraId="38894FC6" w14:textId="77777777" w:rsidR="001B7783" w:rsidRPr="001B7783" w:rsidRDefault="001B7783" w:rsidP="00D4029B">
            <w:pPr>
              <w:pStyle w:val="y-0"/>
              <w:rPr>
                <w:rFonts w:hint="eastAsia"/>
              </w:rPr>
            </w:pPr>
            <w:r w:rsidRPr="001B7783">
              <w:t>    "dataType": 2,</w:t>
            </w:r>
          </w:p>
          <w:p w14:paraId="06C6231E" w14:textId="77777777" w:rsidR="001B7783" w:rsidRPr="001B7783" w:rsidRDefault="001B7783" w:rsidP="00D4029B">
            <w:pPr>
              <w:pStyle w:val="y-0"/>
              <w:rPr>
                <w:rFonts w:hint="eastAsia"/>
              </w:rPr>
            </w:pPr>
            <w:r w:rsidRPr="001B7783">
              <w:t>    "timeStamp": "1661767676",</w:t>
            </w:r>
          </w:p>
          <w:p w14:paraId="7A3DF49C" w14:textId="77777777" w:rsidR="001B7783" w:rsidRPr="001B7783" w:rsidRDefault="001B7783" w:rsidP="00D4029B">
            <w:pPr>
              <w:pStyle w:val="y-0"/>
              <w:rPr>
                <w:rFonts w:hint="eastAsia"/>
              </w:rPr>
            </w:pPr>
            <w:r w:rsidRPr="001B7783">
              <w:t>    "sign": "25f705ddcb4972253f4834b1462a274524f1c7847244ac79836ac47dd1e78422",</w:t>
            </w:r>
          </w:p>
          <w:p w14:paraId="35DE0626" w14:textId="77777777" w:rsidR="001B7783" w:rsidRPr="001B7783" w:rsidRDefault="001B7783" w:rsidP="00D4029B">
            <w:pPr>
              <w:pStyle w:val="y-0"/>
              <w:rPr>
                <w:rFonts w:hint="eastAsia"/>
              </w:rPr>
            </w:pPr>
            <w:r w:rsidRPr="001B7783">
              <w:t>    "registerReqParams": {</w:t>
            </w:r>
          </w:p>
          <w:p w14:paraId="219EB4DA" w14:textId="77777777" w:rsidR="001B7783" w:rsidRPr="001B7783" w:rsidRDefault="001B7783" w:rsidP="00D4029B">
            <w:pPr>
              <w:pStyle w:val="y-0"/>
              <w:rPr>
                <w:rFonts w:hint="eastAsia"/>
              </w:rPr>
            </w:pPr>
            <w:r w:rsidRPr="001B7783">
              <w:t>        "devHash": "10.8.100.7",</w:t>
            </w:r>
          </w:p>
          <w:p w14:paraId="608CC8E3" w14:textId="77777777" w:rsidR="001B7783" w:rsidRPr="001B7783" w:rsidRDefault="001B7783" w:rsidP="00D4029B">
            <w:pPr>
              <w:pStyle w:val="y-0"/>
              <w:rPr>
                <w:rFonts w:hint="eastAsia"/>
              </w:rPr>
            </w:pPr>
            <w:r w:rsidRPr="001B7783">
              <w:t>        "devIp": "10.8.100.7"</w:t>
            </w:r>
          </w:p>
          <w:p w14:paraId="1403A76D" w14:textId="77777777" w:rsidR="001B7783" w:rsidRPr="001B7783" w:rsidRDefault="001B7783" w:rsidP="00D4029B">
            <w:pPr>
              <w:pStyle w:val="y-0"/>
              <w:rPr>
                <w:rFonts w:hint="eastAsia"/>
              </w:rPr>
            </w:pPr>
            <w:r w:rsidRPr="001B7783">
              <w:lastRenderedPageBreak/>
              <w:t>    }</w:t>
            </w:r>
          </w:p>
          <w:p w14:paraId="6B3AB6D8" w14:textId="77777777" w:rsidR="001B7783" w:rsidRPr="001B7783" w:rsidRDefault="001B7783" w:rsidP="00D4029B">
            <w:pPr>
              <w:pStyle w:val="y-0"/>
              <w:rPr>
                <w:rFonts w:hint="eastAsia"/>
              </w:rPr>
            </w:pPr>
            <w:r w:rsidRPr="001B7783">
              <w:t>}</w:t>
            </w:r>
          </w:p>
          <w:p w14:paraId="73D69106" w14:textId="77777777" w:rsidR="00005070" w:rsidRDefault="00005070" w:rsidP="00D4029B">
            <w:pPr>
              <w:pStyle w:val="y-0"/>
              <w:rPr>
                <w:rFonts w:hint="eastAsia"/>
              </w:rPr>
            </w:pPr>
          </w:p>
        </w:tc>
      </w:tr>
      <w:tr w:rsidR="00005070" w14:paraId="27EE49F9" w14:textId="77777777" w:rsidTr="00296B82">
        <w:tc>
          <w:tcPr>
            <w:tcW w:w="1271" w:type="dxa"/>
            <w:vMerge w:val="restart"/>
          </w:tcPr>
          <w:p w14:paraId="08B1A0DF" w14:textId="77777777" w:rsidR="00005070" w:rsidRDefault="00005070" w:rsidP="00D4029B">
            <w:pPr>
              <w:pStyle w:val="y-0"/>
              <w:rPr>
                <w:rFonts w:hint="eastAsia"/>
              </w:rPr>
            </w:pPr>
            <w:r>
              <w:rPr>
                <w:rFonts w:hint="eastAsia"/>
              </w:rPr>
              <w:lastRenderedPageBreak/>
              <w:t>响应体</w:t>
            </w:r>
          </w:p>
        </w:tc>
        <w:tc>
          <w:tcPr>
            <w:tcW w:w="6946" w:type="dxa"/>
          </w:tcPr>
          <w:p w14:paraId="0A6E3636" w14:textId="77777777" w:rsidR="001B7783" w:rsidRPr="001B7783" w:rsidRDefault="001B7783" w:rsidP="00D4029B">
            <w:pPr>
              <w:pStyle w:val="y-0"/>
              <w:rPr>
                <w:rFonts w:hint="eastAsia"/>
              </w:rPr>
            </w:pPr>
            <w:r w:rsidRPr="001B7783">
              <w:t>{</w:t>
            </w:r>
          </w:p>
          <w:p w14:paraId="41227861" w14:textId="77777777" w:rsidR="001B7783" w:rsidRPr="001B7783" w:rsidRDefault="001B7783" w:rsidP="00D4029B">
            <w:pPr>
              <w:pStyle w:val="y-0"/>
              <w:rPr>
                <w:rFonts w:hint="eastAsia"/>
              </w:rPr>
            </w:pPr>
            <w:r w:rsidRPr="001B7783">
              <w:t>    "orderID": "2-309-1690657581837721600",</w:t>
            </w:r>
          </w:p>
          <w:p w14:paraId="6270F502" w14:textId="77777777" w:rsidR="001B7783" w:rsidRPr="001B7783" w:rsidRDefault="001B7783" w:rsidP="00D4029B">
            <w:pPr>
              <w:pStyle w:val="y-0"/>
              <w:rPr>
                <w:rFonts w:hint="eastAsia"/>
              </w:rPr>
            </w:pPr>
            <w:r w:rsidRPr="001B7783">
              <w:t>    "statusCode": 0,</w:t>
            </w:r>
          </w:p>
          <w:p w14:paraId="22742A6A" w14:textId="77777777" w:rsidR="001B7783" w:rsidRPr="001B7783" w:rsidRDefault="001B7783" w:rsidP="00D4029B">
            <w:pPr>
              <w:pStyle w:val="y-0"/>
              <w:rPr>
                <w:rFonts w:hint="eastAsia"/>
              </w:rPr>
            </w:pPr>
            <w:r w:rsidRPr="001B7783">
              <w:t>    "statusText": "success.",</w:t>
            </w:r>
          </w:p>
          <w:p w14:paraId="5D8BF26F" w14:textId="77777777" w:rsidR="001B7783" w:rsidRPr="001B7783" w:rsidRDefault="001B7783" w:rsidP="00D4029B">
            <w:pPr>
              <w:pStyle w:val="y-0"/>
              <w:rPr>
                <w:rFonts w:hint="eastAsia"/>
              </w:rPr>
            </w:pPr>
            <w:r w:rsidRPr="001B7783">
              <w:t>    "rspMsgCnt": "8b101bee28a79cc2017c6e4de1a7e06c"</w:t>
            </w:r>
          </w:p>
          <w:p w14:paraId="5CE06291" w14:textId="77777777" w:rsidR="001B7783" w:rsidRPr="001B7783" w:rsidRDefault="001B7783" w:rsidP="00D4029B">
            <w:pPr>
              <w:pStyle w:val="y-0"/>
              <w:rPr>
                <w:rFonts w:hint="eastAsia"/>
              </w:rPr>
            </w:pPr>
            <w:r w:rsidRPr="001B7783">
              <w:t>}</w:t>
            </w:r>
          </w:p>
          <w:p w14:paraId="2175313A" w14:textId="77777777" w:rsidR="00005070" w:rsidRDefault="00005070" w:rsidP="00D4029B">
            <w:pPr>
              <w:pStyle w:val="y-0"/>
              <w:rPr>
                <w:rFonts w:hint="eastAsia"/>
              </w:rPr>
            </w:pPr>
          </w:p>
        </w:tc>
      </w:tr>
      <w:tr w:rsidR="00005070" w14:paraId="4E1BB583" w14:textId="77777777" w:rsidTr="00296B82">
        <w:tc>
          <w:tcPr>
            <w:tcW w:w="1271" w:type="dxa"/>
            <w:vMerge/>
          </w:tcPr>
          <w:p w14:paraId="7B98AF5E" w14:textId="77777777" w:rsidR="00005070" w:rsidRDefault="00005070" w:rsidP="00D4029B">
            <w:pPr>
              <w:pStyle w:val="y-0"/>
              <w:rPr>
                <w:rFonts w:hint="eastAsia"/>
              </w:rPr>
            </w:pPr>
          </w:p>
        </w:tc>
        <w:tc>
          <w:tcPr>
            <w:tcW w:w="6946" w:type="dxa"/>
          </w:tcPr>
          <w:p w14:paraId="7E73841B" w14:textId="77777777" w:rsidR="001B7783" w:rsidRPr="001B7783" w:rsidRDefault="001B7783" w:rsidP="00D4029B">
            <w:pPr>
              <w:pStyle w:val="y-0"/>
              <w:rPr>
                <w:rFonts w:hint="eastAsia"/>
              </w:rPr>
            </w:pPr>
            <w:r w:rsidRPr="001B7783">
              <w:t>{</w:t>
            </w:r>
          </w:p>
          <w:p w14:paraId="309FF4FF" w14:textId="77777777" w:rsidR="001B7783" w:rsidRPr="001B7783" w:rsidRDefault="001B7783" w:rsidP="00D4029B">
            <w:pPr>
              <w:pStyle w:val="y-0"/>
              <w:rPr>
                <w:rFonts w:hint="eastAsia"/>
              </w:rPr>
            </w:pPr>
            <w:r w:rsidRPr="001B7783">
              <w:t>    "dataType": 2,</w:t>
            </w:r>
          </w:p>
          <w:p w14:paraId="0386B7C7" w14:textId="77777777" w:rsidR="001B7783" w:rsidRPr="001B7783" w:rsidRDefault="001B7783" w:rsidP="00D4029B">
            <w:pPr>
              <w:pStyle w:val="y-0"/>
              <w:rPr>
                <w:rFonts w:hint="eastAsia"/>
              </w:rPr>
            </w:pPr>
            <w:r w:rsidRPr="001B7783">
              <w:t>    "dataSubType": 309,</w:t>
            </w:r>
          </w:p>
          <w:p w14:paraId="6244F84D" w14:textId="77777777" w:rsidR="001B7783" w:rsidRPr="001B7783" w:rsidRDefault="001B7783" w:rsidP="00D4029B">
            <w:pPr>
              <w:pStyle w:val="y-0"/>
              <w:rPr>
                <w:rFonts w:hint="eastAsia"/>
              </w:rPr>
            </w:pPr>
            <w:r w:rsidRPr="001B7783">
              <w:t>    "timeStamp": "1692003304",</w:t>
            </w:r>
          </w:p>
          <w:p w14:paraId="0AF685DB" w14:textId="77777777" w:rsidR="001B7783" w:rsidRPr="001B7783" w:rsidRDefault="001B7783" w:rsidP="00D4029B">
            <w:pPr>
              <w:pStyle w:val="y-0"/>
              <w:rPr>
                <w:rFonts w:hint="eastAsia"/>
              </w:rPr>
            </w:pPr>
            <w:r w:rsidRPr="001B7783">
              <w:t>    "sign": "d74cec6d7e8c6f60623e102e26b07793953590e4a97b452b794293d2d4506031",</w:t>
            </w:r>
          </w:p>
          <w:p w14:paraId="2E79DAE8" w14:textId="77777777" w:rsidR="001B7783" w:rsidRPr="001B7783" w:rsidRDefault="001B7783" w:rsidP="00D4029B">
            <w:pPr>
              <w:pStyle w:val="y-0"/>
              <w:rPr>
                <w:rFonts w:hint="eastAsia"/>
              </w:rPr>
            </w:pPr>
            <w:r w:rsidRPr="001B7783">
              <w:t>    "engLst": {</w:t>
            </w:r>
          </w:p>
          <w:p w14:paraId="13CFC08A" w14:textId="77777777" w:rsidR="001B7783" w:rsidRPr="001B7783" w:rsidRDefault="001B7783" w:rsidP="00D4029B">
            <w:pPr>
              <w:pStyle w:val="y-0"/>
              <w:rPr>
                <w:rFonts w:hint="eastAsia"/>
              </w:rPr>
            </w:pPr>
            <w:r w:rsidRPr="001B7783">
              <w:t>        "engNum": 2,</w:t>
            </w:r>
          </w:p>
          <w:p w14:paraId="241A21D6" w14:textId="77777777" w:rsidR="001B7783" w:rsidRPr="001B7783" w:rsidRDefault="001B7783" w:rsidP="00D4029B">
            <w:pPr>
              <w:pStyle w:val="y-0"/>
              <w:rPr>
                <w:rFonts w:hint="eastAsia"/>
              </w:rPr>
            </w:pPr>
            <w:r w:rsidRPr="001B7783">
              <w:t>        "engDevs": [</w:t>
            </w:r>
          </w:p>
          <w:p w14:paraId="1990CEF5" w14:textId="77777777" w:rsidR="001B7783" w:rsidRPr="001B7783" w:rsidRDefault="001B7783" w:rsidP="00D4029B">
            <w:pPr>
              <w:pStyle w:val="y-0"/>
              <w:rPr>
                <w:rFonts w:hint="eastAsia"/>
              </w:rPr>
            </w:pPr>
            <w:r w:rsidRPr="001B7783">
              <w:t>            {</w:t>
            </w:r>
          </w:p>
          <w:p w14:paraId="63605A07" w14:textId="77777777" w:rsidR="001B7783" w:rsidRPr="001B7783" w:rsidRDefault="001B7783" w:rsidP="00D4029B">
            <w:pPr>
              <w:pStyle w:val="y-0"/>
              <w:rPr>
                <w:rFonts w:hint="eastAsia"/>
              </w:rPr>
            </w:pPr>
            <w:r w:rsidRPr="001B7783">
              <w:t>                "engHash": "981079dd51f925ffb668b493a73ed51e",</w:t>
            </w:r>
          </w:p>
          <w:p w14:paraId="026AB442" w14:textId="77777777" w:rsidR="001B7783" w:rsidRPr="001B7783" w:rsidRDefault="001B7783" w:rsidP="00D4029B">
            <w:pPr>
              <w:pStyle w:val="y-0"/>
              <w:rPr>
                <w:rFonts w:hint="eastAsia"/>
              </w:rPr>
            </w:pPr>
            <w:r w:rsidRPr="001B7783">
              <w:t>                "engType": 1</w:t>
            </w:r>
          </w:p>
          <w:p w14:paraId="5292092A" w14:textId="77777777" w:rsidR="001B7783" w:rsidRPr="001B7783" w:rsidRDefault="001B7783" w:rsidP="00D4029B">
            <w:pPr>
              <w:pStyle w:val="y-0"/>
              <w:rPr>
                <w:rFonts w:hint="eastAsia"/>
              </w:rPr>
            </w:pPr>
            <w:r w:rsidRPr="001B7783">
              <w:t>            },</w:t>
            </w:r>
          </w:p>
          <w:p w14:paraId="47766B26" w14:textId="77777777" w:rsidR="001B7783" w:rsidRPr="001B7783" w:rsidRDefault="001B7783" w:rsidP="00D4029B">
            <w:pPr>
              <w:pStyle w:val="y-0"/>
              <w:rPr>
                <w:rFonts w:hint="eastAsia"/>
              </w:rPr>
            </w:pPr>
            <w:r w:rsidRPr="001B7783">
              <w:t>            {</w:t>
            </w:r>
          </w:p>
          <w:p w14:paraId="24F967F3" w14:textId="77777777" w:rsidR="001B7783" w:rsidRPr="001B7783" w:rsidRDefault="001B7783" w:rsidP="00D4029B">
            <w:pPr>
              <w:pStyle w:val="y-0"/>
              <w:rPr>
                <w:rFonts w:hint="eastAsia"/>
              </w:rPr>
            </w:pPr>
            <w:r w:rsidRPr="001B7783">
              <w:t>                "engHash": "981079dd51f925ffb668b493a73ed51e",</w:t>
            </w:r>
          </w:p>
          <w:p w14:paraId="0F159246" w14:textId="77777777" w:rsidR="001B7783" w:rsidRPr="001B7783" w:rsidRDefault="001B7783" w:rsidP="00D4029B">
            <w:pPr>
              <w:pStyle w:val="y-0"/>
              <w:rPr>
                <w:rFonts w:hint="eastAsia"/>
              </w:rPr>
            </w:pPr>
            <w:r w:rsidRPr="001B7783">
              <w:t>                "engType": 2</w:t>
            </w:r>
          </w:p>
          <w:p w14:paraId="4999355C" w14:textId="77777777" w:rsidR="001B7783" w:rsidRPr="001B7783" w:rsidRDefault="001B7783" w:rsidP="00D4029B">
            <w:pPr>
              <w:pStyle w:val="y-0"/>
              <w:rPr>
                <w:rFonts w:hint="eastAsia"/>
              </w:rPr>
            </w:pPr>
            <w:r w:rsidRPr="001B7783">
              <w:t>            }</w:t>
            </w:r>
          </w:p>
          <w:p w14:paraId="15A0F187" w14:textId="77777777" w:rsidR="001B7783" w:rsidRPr="001B7783" w:rsidRDefault="001B7783" w:rsidP="00D4029B">
            <w:pPr>
              <w:pStyle w:val="y-0"/>
              <w:rPr>
                <w:rFonts w:hint="eastAsia"/>
              </w:rPr>
            </w:pPr>
            <w:r w:rsidRPr="001B7783">
              <w:t>        ]</w:t>
            </w:r>
          </w:p>
          <w:p w14:paraId="5A5E791F" w14:textId="77777777" w:rsidR="001B7783" w:rsidRPr="001B7783" w:rsidRDefault="001B7783" w:rsidP="00D4029B">
            <w:pPr>
              <w:pStyle w:val="y-0"/>
              <w:rPr>
                <w:rFonts w:hint="eastAsia"/>
              </w:rPr>
            </w:pPr>
            <w:r w:rsidRPr="001B7783">
              <w:t>    },</w:t>
            </w:r>
          </w:p>
          <w:p w14:paraId="75597320" w14:textId="77777777" w:rsidR="001B7783" w:rsidRPr="001B7783" w:rsidRDefault="001B7783" w:rsidP="00D4029B">
            <w:pPr>
              <w:pStyle w:val="y-0"/>
              <w:rPr>
                <w:rFonts w:hint="eastAsia"/>
              </w:rPr>
            </w:pPr>
            <w:r w:rsidRPr="001B7783">
              <w:t>    "engRegParams": {</w:t>
            </w:r>
          </w:p>
          <w:p w14:paraId="03A27CCD" w14:textId="77777777" w:rsidR="001B7783" w:rsidRPr="001B7783" w:rsidRDefault="001B7783" w:rsidP="00D4029B">
            <w:pPr>
              <w:pStyle w:val="y-0"/>
              <w:rPr>
                <w:rFonts w:hint="eastAsia"/>
              </w:rPr>
            </w:pPr>
            <w:r w:rsidRPr="001B7783">
              <w:t>        "engNum": 1,</w:t>
            </w:r>
          </w:p>
          <w:p w14:paraId="0B9A86CA" w14:textId="77777777" w:rsidR="001B7783" w:rsidRPr="001B7783" w:rsidRDefault="001B7783" w:rsidP="00D4029B">
            <w:pPr>
              <w:pStyle w:val="y-0"/>
              <w:rPr>
                <w:rFonts w:hint="eastAsia"/>
              </w:rPr>
            </w:pPr>
            <w:r w:rsidRPr="001B7783">
              <w:t>        "engRegInfo": [</w:t>
            </w:r>
          </w:p>
          <w:p w14:paraId="42319D58" w14:textId="77777777" w:rsidR="001B7783" w:rsidRPr="001B7783" w:rsidRDefault="001B7783" w:rsidP="00D4029B">
            <w:pPr>
              <w:pStyle w:val="y-0"/>
              <w:rPr>
                <w:rFonts w:hint="eastAsia"/>
              </w:rPr>
            </w:pPr>
            <w:r w:rsidRPr="001B7783">
              <w:t>            {</w:t>
            </w:r>
          </w:p>
          <w:p w14:paraId="046E0806" w14:textId="77777777" w:rsidR="001B7783" w:rsidRPr="001B7783" w:rsidRDefault="001B7783" w:rsidP="00D4029B">
            <w:pPr>
              <w:pStyle w:val="y-0"/>
              <w:rPr>
                <w:rFonts w:hint="eastAsia"/>
              </w:rPr>
            </w:pPr>
            <w:r w:rsidRPr="001B7783">
              <w:t>                "vendor": "111",</w:t>
            </w:r>
          </w:p>
          <w:p w14:paraId="0C36737F" w14:textId="77777777" w:rsidR="001B7783" w:rsidRPr="001B7783" w:rsidRDefault="001B7783" w:rsidP="00D4029B">
            <w:pPr>
              <w:pStyle w:val="y-0"/>
              <w:rPr>
                <w:rFonts w:hint="eastAsia"/>
              </w:rPr>
            </w:pPr>
            <w:r w:rsidRPr="001B7783">
              <w:t>                "engName": "111",</w:t>
            </w:r>
          </w:p>
          <w:p w14:paraId="1FF99426" w14:textId="77777777" w:rsidR="001B7783" w:rsidRPr="001B7783" w:rsidRDefault="001B7783" w:rsidP="00D4029B">
            <w:pPr>
              <w:pStyle w:val="y-0"/>
              <w:rPr>
                <w:rFonts w:hint="eastAsia"/>
              </w:rPr>
            </w:pPr>
            <w:r w:rsidRPr="001B7783">
              <w:t>                "engVer": "111",</w:t>
            </w:r>
          </w:p>
          <w:p w14:paraId="44B53472" w14:textId="77777777" w:rsidR="001B7783" w:rsidRPr="001B7783" w:rsidRDefault="001B7783" w:rsidP="00D4029B">
            <w:pPr>
              <w:pStyle w:val="y-0"/>
              <w:rPr>
                <w:rFonts w:hint="eastAsia"/>
              </w:rPr>
            </w:pPr>
            <w:r w:rsidRPr="001B7783">
              <w:t>                "devIp": "111",</w:t>
            </w:r>
          </w:p>
          <w:p w14:paraId="76A9CD8E" w14:textId="77777777" w:rsidR="001B7783" w:rsidRPr="001B7783" w:rsidRDefault="001B7783" w:rsidP="00D4029B">
            <w:pPr>
              <w:pStyle w:val="y-0"/>
              <w:rPr>
                <w:rFonts w:hint="eastAsia"/>
              </w:rPr>
            </w:pPr>
            <w:r w:rsidRPr="001B7783">
              <w:t>                "rngIp": "111",</w:t>
            </w:r>
          </w:p>
          <w:p w14:paraId="6B3FC01D" w14:textId="77777777" w:rsidR="001B7783" w:rsidRPr="001B7783" w:rsidRDefault="001B7783" w:rsidP="00D4029B">
            <w:pPr>
              <w:pStyle w:val="y-0"/>
              <w:rPr>
                <w:rFonts w:hint="eastAsia"/>
              </w:rPr>
            </w:pPr>
            <w:r w:rsidRPr="001B7783">
              <w:t>                "plugInsVer": "111",</w:t>
            </w:r>
          </w:p>
          <w:p w14:paraId="07B9F85F" w14:textId="77777777" w:rsidR="001B7783" w:rsidRPr="001B7783" w:rsidRDefault="001B7783" w:rsidP="00D4029B">
            <w:pPr>
              <w:pStyle w:val="y-0"/>
              <w:rPr>
                <w:rFonts w:hint="eastAsia"/>
              </w:rPr>
            </w:pPr>
            <w:r w:rsidRPr="001B7783">
              <w:lastRenderedPageBreak/>
              <w:t>                "timeStamp": "1647530234",</w:t>
            </w:r>
          </w:p>
          <w:p w14:paraId="047A1448" w14:textId="77777777" w:rsidR="001B7783" w:rsidRPr="001B7783" w:rsidRDefault="001B7783" w:rsidP="00D4029B">
            <w:pPr>
              <w:pStyle w:val="y-0"/>
              <w:rPr>
                <w:rFonts w:hint="eastAsia"/>
              </w:rPr>
            </w:pPr>
            <w:r w:rsidRPr="001B7783">
              <w:t>                "engVulNum": 1,</w:t>
            </w:r>
          </w:p>
          <w:p w14:paraId="5A68B15F" w14:textId="77777777" w:rsidR="001B7783" w:rsidRPr="001B7783" w:rsidRDefault="001B7783" w:rsidP="00D4029B">
            <w:pPr>
              <w:pStyle w:val="y-0"/>
              <w:rPr>
                <w:rFonts w:hint="eastAsia"/>
              </w:rPr>
            </w:pPr>
            <w:r w:rsidRPr="001B7783">
              <w:t>                "plugIns": 1,</w:t>
            </w:r>
          </w:p>
          <w:p w14:paraId="7D697195" w14:textId="77777777" w:rsidR="001B7783" w:rsidRPr="001B7783" w:rsidRDefault="001B7783" w:rsidP="00D4029B">
            <w:pPr>
              <w:pStyle w:val="y-0"/>
              <w:rPr>
                <w:rFonts w:hint="eastAsia"/>
              </w:rPr>
            </w:pPr>
            <w:r w:rsidRPr="001B7783">
              <w:t>                "pocs": 1,</w:t>
            </w:r>
          </w:p>
          <w:p w14:paraId="51376CCB" w14:textId="77777777" w:rsidR="001B7783" w:rsidRPr="001B7783" w:rsidRDefault="001B7783" w:rsidP="00D4029B">
            <w:pPr>
              <w:pStyle w:val="y-0"/>
              <w:rPr>
                <w:rFonts w:hint="eastAsia"/>
              </w:rPr>
            </w:pPr>
            <w:r w:rsidRPr="001B7783">
              <w:t>                "exps": 1,</w:t>
            </w:r>
          </w:p>
          <w:p w14:paraId="565597C3" w14:textId="77777777" w:rsidR="001B7783" w:rsidRPr="001B7783" w:rsidRDefault="001B7783" w:rsidP="00D4029B">
            <w:pPr>
              <w:pStyle w:val="y-0"/>
              <w:rPr>
                <w:rFonts w:hint="eastAsia"/>
              </w:rPr>
            </w:pPr>
            <w:r w:rsidRPr="001B7783">
              <w:t>                "reqAct": 0,</w:t>
            </w:r>
          </w:p>
          <w:p w14:paraId="2CAC02E3" w14:textId="77777777" w:rsidR="001B7783" w:rsidRPr="001B7783" w:rsidRDefault="001B7783" w:rsidP="00D4029B">
            <w:pPr>
              <w:pStyle w:val="y-0"/>
              <w:rPr>
                <w:rFonts w:hint="eastAsia"/>
              </w:rPr>
            </w:pPr>
            <w:r w:rsidRPr="001B7783">
              <w:t>                "status": 1,</w:t>
            </w:r>
          </w:p>
          <w:p w14:paraId="5DF77948" w14:textId="77777777" w:rsidR="001B7783" w:rsidRPr="001B7783" w:rsidRDefault="001B7783" w:rsidP="00D4029B">
            <w:pPr>
              <w:pStyle w:val="y-0"/>
              <w:rPr>
                <w:rFonts w:hint="eastAsia"/>
              </w:rPr>
            </w:pPr>
            <w:r w:rsidRPr="001B7783">
              <w:t>                "engDev": {</w:t>
            </w:r>
          </w:p>
          <w:p w14:paraId="79F4AF8C" w14:textId="77777777" w:rsidR="001B7783" w:rsidRPr="001B7783" w:rsidRDefault="001B7783" w:rsidP="00D4029B">
            <w:pPr>
              <w:pStyle w:val="y-0"/>
              <w:rPr>
                <w:rFonts w:hint="eastAsia"/>
              </w:rPr>
            </w:pPr>
            <w:r w:rsidRPr="001B7783">
              <w:t>                    "engHash": "981079dd51f925ffb668b493a73ed51e",</w:t>
            </w:r>
          </w:p>
          <w:p w14:paraId="3AFF7962" w14:textId="77777777" w:rsidR="001B7783" w:rsidRPr="001B7783" w:rsidRDefault="001B7783" w:rsidP="00D4029B">
            <w:pPr>
              <w:pStyle w:val="y-0"/>
              <w:rPr>
                <w:rFonts w:hint="eastAsia"/>
              </w:rPr>
            </w:pPr>
            <w:r w:rsidRPr="001B7783">
              <w:t>                    "engType": 1</w:t>
            </w:r>
          </w:p>
          <w:p w14:paraId="75E07140" w14:textId="77777777" w:rsidR="001B7783" w:rsidRPr="001B7783" w:rsidRDefault="001B7783" w:rsidP="00D4029B">
            <w:pPr>
              <w:pStyle w:val="y-0"/>
              <w:rPr>
                <w:rFonts w:hint="eastAsia"/>
              </w:rPr>
            </w:pPr>
            <w:r w:rsidRPr="001B7783">
              <w:t>                }</w:t>
            </w:r>
          </w:p>
          <w:p w14:paraId="3E659D7C" w14:textId="77777777" w:rsidR="001B7783" w:rsidRPr="001B7783" w:rsidRDefault="001B7783" w:rsidP="00D4029B">
            <w:pPr>
              <w:pStyle w:val="y-0"/>
              <w:rPr>
                <w:rFonts w:hint="eastAsia"/>
              </w:rPr>
            </w:pPr>
            <w:r w:rsidRPr="001B7783">
              <w:t>            }</w:t>
            </w:r>
          </w:p>
          <w:p w14:paraId="5B5773FD" w14:textId="77777777" w:rsidR="001B7783" w:rsidRPr="001B7783" w:rsidRDefault="001B7783" w:rsidP="00D4029B">
            <w:pPr>
              <w:pStyle w:val="y-0"/>
              <w:rPr>
                <w:rFonts w:hint="eastAsia"/>
              </w:rPr>
            </w:pPr>
            <w:r w:rsidRPr="001B7783">
              <w:t>        ]</w:t>
            </w:r>
          </w:p>
          <w:p w14:paraId="450997DD" w14:textId="77777777" w:rsidR="001B7783" w:rsidRPr="001B7783" w:rsidRDefault="001B7783" w:rsidP="00D4029B">
            <w:pPr>
              <w:pStyle w:val="y-0"/>
              <w:rPr>
                <w:rFonts w:hint="eastAsia"/>
              </w:rPr>
            </w:pPr>
            <w:r w:rsidRPr="001B7783">
              <w:t>    }</w:t>
            </w:r>
          </w:p>
          <w:p w14:paraId="1C13C2CB" w14:textId="77777777" w:rsidR="001B7783" w:rsidRPr="001B7783" w:rsidRDefault="001B7783" w:rsidP="00D4029B">
            <w:pPr>
              <w:pStyle w:val="y-0"/>
              <w:rPr>
                <w:rFonts w:hint="eastAsia"/>
              </w:rPr>
            </w:pPr>
            <w:r w:rsidRPr="001B7783">
              <w:t>}</w:t>
            </w:r>
          </w:p>
          <w:p w14:paraId="2B8CA827" w14:textId="77777777" w:rsidR="00005070" w:rsidRDefault="00005070" w:rsidP="00D4029B">
            <w:pPr>
              <w:pStyle w:val="y-0"/>
              <w:rPr>
                <w:rFonts w:hint="eastAsia"/>
              </w:rPr>
            </w:pPr>
          </w:p>
        </w:tc>
      </w:tr>
      <w:tr w:rsidR="00005070" w14:paraId="27CCA17A" w14:textId="77777777" w:rsidTr="00296B82">
        <w:tc>
          <w:tcPr>
            <w:tcW w:w="1271" w:type="dxa"/>
          </w:tcPr>
          <w:p w14:paraId="180F3829" w14:textId="77777777" w:rsidR="00005070" w:rsidRDefault="00005070" w:rsidP="00D4029B">
            <w:pPr>
              <w:pStyle w:val="y-0"/>
              <w:rPr>
                <w:rFonts w:hint="eastAsia"/>
              </w:rPr>
            </w:pPr>
            <w:r w:rsidRPr="00077D08">
              <w:rPr>
                <w:rFonts w:hint="eastAsia"/>
              </w:rPr>
              <w:lastRenderedPageBreak/>
              <w:t>说明</w:t>
            </w:r>
          </w:p>
        </w:tc>
        <w:tc>
          <w:tcPr>
            <w:tcW w:w="6946" w:type="dxa"/>
          </w:tcPr>
          <w:p w14:paraId="1AEA4102" w14:textId="77777777" w:rsidR="00005070" w:rsidRDefault="00005070" w:rsidP="00D4029B">
            <w:pPr>
              <w:pStyle w:val="y-0"/>
              <w:rPr>
                <w:rFonts w:hint="eastAsia"/>
              </w:rPr>
            </w:pPr>
          </w:p>
        </w:tc>
      </w:tr>
    </w:tbl>
    <w:p w14:paraId="1F609207" w14:textId="77777777" w:rsidR="00005070" w:rsidRPr="00005070" w:rsidRDefault="00005070" w:rsidP="00D4029B">
      <w:pPr>
        <w:pStyle w:val="y-0"/>
        <w:rPr>
          <w:rFonts w:hint="eastAsia"/>
        </w:rPr>
      </w:pPr>
    </w:p>
    <w:p w14:paraId="32F94300" w14:textId="77777777" w:rsidR="009C783E" w:rsidRDefault="009C783E" w:rsidP="009C783E">
      <w:pPr>
        <w:pStyle w:val="y-20"/>
        <w:rPr>
          <w:rFonts w:hint="eastAsia"/>
        </w:rPr>
      </w:pPr>
      <w:r>
        <w:rPr>
          <w:rFonts w:hint="eastAsia"/>
        </w:rPr>
        <w:t>接口</w:t>
      </w:r>
      <w:r>
        <w:rPr>
          <w:rFonts w:hint="eastAsia"/>
        </w:rPr>
        <w:t>25</w:t>
      </w:r>
      <w:r>
        <w:rPr>
          <w:rFonts w:hint="eastAsia"/>
        </w:rPr>
        <w:t>：指令统计表上报</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05070" w14:paraId="4F6CC09C" w14:textId="77777777" w:rsidTr="00296B82">
        <w:tc>
          <w:tcPr>
            <w:tcW w:w="1271" w:type="dxa"/>
          </w:tcPr>
          <w:p w14:paraId="5463A5CA" w14:textId="77777777" w:rsidR="00005070" w:rsidRDefault="00005070" w:rsidP="00D4029B">
            <w:pPr>
              <w:pStyle w:val="y-0"/>
              <w:rPr>
                <w:rFonts w:hint="eastAsia"/>
              </w:rPr>
            </w:pPr>
            <w:r>
              <w:rPr>
                <w:rFonts w:hint="eastAsia"/>
              </w:rPr>
              <w:t>请求URL</w:t>
            </w:r>
          </w:p>
        </w:tc>
        <w:tc>
          <w:tcPr>
            <w:tcW w:w="6946" w:type="dxa"/>
          </w:tcPr>
          <w:p w14:paraId="0DDC170B" w14:textId="27668009" w:rsidR="00005070" w:rsidRPr="00077D08" w:rsidRDefault="008B1A2E" w:rsidP="00D4029B">
            <w:pPr>
              <w:pStyle w:val="y-0"/>
              <w:rPr>
                <w:rFonts w:hint="eastAsia"/>
              </w:rPr>
            </w:pPr>
            <w:r>
              <w:rPr>
                <w:rFonts w:hint="eastAsia"/>
              </w:rPr>
              <w:t>——</w:t>
            </w:r>
          </w:p>
        </w:tc>
      </w:tr>
      <w:tr w:rsidR="00005070" w14:paraId="52510AD0" w14:textId="77777777" w:rsidTr="00296B82">
        <w:tc>
          <w:tcPr>
            <w:tcW w:w="1271" w:type="dxa"/>
            <w:vMerge w:val="restart"/>
          </w:tcPr>
          <w:p w14:paraId="1A2602AE" w14:textId="77777777" w:rsidR="00005070" w:rsidRDefault="00005070" w:rsidP="00D4029B">
            <w:pPr>
              <w:pStyle w:val="y-0"/>
              <w:rPr>
                <w:rFonts w:hint="eastAsia"/>
              </w:rPr>
            </w:pPr>
            <w:r>
              <w:rPr>
                <w:rFonts w:hint="eastAsia"/>
              </w:rPr>
              <w:t>请求体</w:t>
            </w:r>
          </w:p>
        </w:tc>
        <w:tc>
          <w:tcPr>
            <w:tcW w:w="6946" w:type="dxa"/>
          </w:tcPr>
          <w:p w14:paraId="7D0D34F4" w14:textId="77777777" w:rsidR="001B7783" w:rsidRPr="001B7783" w:rsidRDefault="001B7783" w:rsidP="00D4029B">
            <w:pPr>
              <w:pStyle w:val="y-0"/>
              <w:rPr>
                <w:rFonts w:hint="eastAsia"/>
              </w:rPr>
            </w:pPr>
            <w:r w:rsidRPr="001B7783">
              <w:t>{</w:t>
            </w:r>
          </w:p>
          <w:p w14:paraId="7EB56208" w14:textId="77777777" w:rsidR="001B7783" w:rsidRPr="001B7783" w:rsidRDefault="001B7783" w:rsidP="00D4029B">
            <w:pPr>
              <w:pStyle w:val="y-0"/>
              <w:rPr>
                <w:rFonts w:hint="eastAsia"/>
              </w:rPr>
            </w:pPr>
            <w:r w:rsidRPr="001B7783">
              <w:t>    "orderID": "1-201-1690657581837721600",</w:t>
            </w:r>
          </w:p>
          <w:p w14:paraId="0F7ED49B" w14:textId="77777777" w:rsidR="001B7783" w:rsidRPr="001B7783" w:rsidRDefault="001B7783" w:rsidP="00D4029B">
            <w:pPr>
              <w:pStyle w:val="y-0"/>
              <w:rPr>
                <w:rFonts w:hint="eastAsia"/>
              </w:rPr>
            </w:pPr>
            <w:r w:rsidRPr="001B7783">
              <w:t>    "orgCode": "110000",</w:t>
            </w:r>
          </w:p>
          <w:p w14:paraId="0FAEEFFD" w14:textId="77777777" w:rsidR="001B7783" w:rsidRPr="001B7783" w:rsidRDefault="001B7783" w:rsidP="00D4029B">
            <w:pPr>
              <w:pStyle w:val="y-0"/>
              <w:rPr>
                <w:rFonts w:hint="eastAsia"/>
              </w:rPr>
            </w:pPr>
            <w:r w:rsidRPr="001B7783">
              <w:t>    "ispCode": "CM",</w:t>
            </w:r>
          </w:p>
          <w:p w14:paraId="453980CC" w14:textId="77777777" w:rsidR="001B7783" w:rsidRPr="001B7783" w:rsidRDefault="001B7783" w:rsidP="00D4029B">
            <w:pPr>
              <w:pStyle w:val="y-0"/>
              <w:rPr>
                <w:rFonts w:hint="eastAsia"/>
              </w:rPr>
            </w:pPr>
            <w:r w:rsidRPr="001B7783">
              <w:t>    "ctxCode": 1,</w:t>
            </w:r>
          </w:p>
          <w:p w14:paraId="4A0EDB50" w14:textId="77777777" w:rsidR="001B7783" w:rsidRPr="001B7783" w:rsidRDefault="001B7783" w:rsidP="00D4029B">
            <w:pPr>
              <w:pStyle w:val="y-0"/>
              <w:rPr>
                <w:rFonts w:hint="eastAsia"/>
              </w:rPr>
            </w:pPr>
            <w:r w:rsidRPr="001B7783">
              <w:t>    "reqMsgCnt": "abb807bfb4afb96b149ceae3a7a55ee2"</w:t>
            </w:r>
          </w:p>
          <w:p w14:paraId="370077A9" w14:textId="77777777" w:rsidR="001B7783" w:rsidRPr="001B7783" w:rsidRDefault="001B7783" w:rsidP="00D4029B">
            <w:pPr>
              <w:pStyle w:val="y-0"/>
              <w:rPr>
                <w:rFonts w:hint="eastAsia"/>
              </w:rPr>
            </w:pPr>
            <w:r w:rsidRPr="001B7783">
              <w:t>}</w:t>
            </w:r>
          </w:p>
          <w:p w14:paraId="3F41972A" w14:textId="77777777" w:rsidR="00005070" w:rsidRDefault="00005070" w:rsidP="00D4029B">
            <w:pPr>
              <w:pStyle w:val="y-0"/>
              <w:rPr>
                <w:rFonts w:hint="eastAsia"/>
              </w:rPr>
            </w:pPr>
          </w:p>
        </w:tc>
      </w:tr>
      <w:tr w:rsidR="00005070" w14:paraId="52119115" w14:textId="77777777" w:rsidTr="00296B82">
        <w:tc>
          <w:tcPr>
            <w:tcW w:w="1271" w:type="dxa"/>
            <w:vMerge/>
          </w:tcPr>
          <w:p w14:paraId="0A189E44" w14:textId="77777777" w:rsidR="00005070" w:rsidRDefault="00005070" w:rsidP="00D4029B">
            <w:pPr>
              <w:pStyle w:val="y-0"/>
              <w:rPr>
                <w:rFonts w:hint="eastAsia"/>
              </w:rPr>
            </w:pPr>
          </w:p>
        </w:tc>
        <w:tc>
          <w:tcPr>
            <w:tcW w:w="6946" w:type="dxa"/>
          </w:tcPr>
          <w:p w14:paraId="121A545D" w14:textId="77777777" w:rsidR="001B7783" w:rsidRPr="001B7783" w:rsidRDefault="001B7783" w:rsidP="00D4029B">
            <w:pPr>
              <w:pStyle w:val="y-0"/>
              <w:rPr>
                <w:rFonts w:hint="eastAsia"/>
              </w:rPr>
            </w:pPr>
            <w:r w:rsidRPr="001B7783">
              <w:t>{</w:t>
            </w:r>
          </w:p>
          <w:p w14:paraId="17232D2F" w14:textId="77777777" w:rsidR="001B7783" w:rsidRPr="001B7783" w:rsidRDefault="001B7783" w:rsidP="00D4029B">
            <w:pPr>
              <w:pStyle w:val="y-0"/>
              <w:rPr>
                <w:rFonts w:hint="eastAsia"/>
              </w:rPr>
            </w:pPr>
            <w:r w:rsidRPr="001B7783">
              <w:t>    "staReqParams": {</w:t>
            </w:r>
          </w:p>
          <w:p w14:paraId="3B891CCC" w14:textId="77777777" w:rsidR="001B7783" w:rsidRPr="001B7783" w:rsidRDefault="001B7783" w:rsidP="00D4029B">
            <w:pPr>
              <w:pStyle w:val="y-0"/>
              <w:rPr>
                <w:rFonts w:hint="eastAsia"/>
              </w:rPr>
            </w:pPr>
            <w:r w:rsidRPr="001B7783">
              <w:t>        "workOrderDataObj": {</w:t>
            </w:r>
          </w:p>
          <w:p w14:paraId="162284D8" w14:textId="77777777" w:rsidR="001B7783" w:rsidRPr="001B7783" w:rsidRDefault="001B7783" w:rsidP="00D4029B">
            <w:pPr>
              <w:pStyle w:val="y-0"/>
              <w:rPr>
                <w:rFonts w:hint="eastAsia"/>
              </w:rPr>
            </w:pPr>
            <w:r w:rsidRPr="001B7783">
              <w:t>            "localTotal": "1-0:20, 3-1:15, 33-5:8"</w:t>
            </w:r>
          </w:p>
          <w:p w14:paraId="454F17ED" w14:textId="77777777" w:rsidR="001B7783" w:rsidRPr="001B7783" w:rsidDel="00C86D28" w:rsidRDefault="001B7783">
            <w:pPr>
              <w:pStyle w:val="y-0"/>
              <w:rPr>
                <w:del w:id="423" w:author="俊林 杨" w:date="2025-07-14T17:08:00Z" w16du:dateUtc="2025-07-14T09:08:00Z"/>
                <w:rFonts w:hint="eastAsia"/>
              </w:rPr>
            </w:pPr>
            <w:r w:rsidRPr="001B7783">
              <w:t>        },</w:t>
            </w:r>
          </w:p>
          <w:p w14:paraId="0655C78D" w14:textId="18DACDB2" w:rsidR="001B7783" w:rsidRPr="001B7783" w:rsidRDefault="001B7783" w:rsidP="00D4029B">
            <w:pPr>
              <w:pStyle w:val="y-0"/>
              <w:rPr>
                <w:rFonts w:hint="eastAsia"/>
              </w:rPr>
            </w:pPr>
            <w:del w:id="424" w:author="俊林 杨" w:date="2025-07-14T17:08:00Z" w16du:dateUtc="2025-07-14T09:08:00Z">
              <w:r w:rsidRPr="001B7783" w:rsidDel="00C86D28">
                <w:delText>        "tasStaObj": {},</w:delText>
              </w:r>
            </w:del>
          </w:p>
          <w:p w14:paraId="23D527A5" w14:textId="77777777" w:rsidR="001B7783" w:rsidRPr="001B7783" w:rsidRDefault="001B7783" w:rsidP="00D4029B">
            <w:pPr>
              <w:pStyle w:val="y-0"/>
              <w:rPr>
                <w:rFonts w:hint="eastAsia"/>
              </w:rPr>
            </w:pPr>
            <w:r w:rsidRPr="001B7783">
              <w:t>        "numVulInfo": -1,</w:t>
            </w:r>
          </w:p>
          <w:p w14:paraId="435E99FE" w14:textId="77777777" w:rsidR="001B7783" w:rsidRPr="001B7783" w:rsidRDefault="001B7783" w:rsidP="00D4029B">
            <w:pPr>
              <w:pStyle w:val="y-0"/>
              <w:rPr>
                <w:rFonts w:hint="eastAsia"/>
              </w:rPr>
            </w:pPr>
            <w:r w:rsidRPr="001B7783">
              <w:lastRenderedPageBreak/>
              <w:t>        "astNum": -1,</w:t>
            </w:r>
          </w:p>
          <w:p w14:paraId="1F466FD4" w14:textId="77777777" w:rsidR="001B7783" w:rsidRPr="001B7783" w:rsidRDefault="001B7783" w:rsidP="00D4029B">
            <w:pPr>
              <w:pStyle w:val="y-0"/>
              <w:rPr>
                <w:rFonts w:hint="eastAsia"/>
              </w:rPr>
            </w:pPr>
            <w:r w:rsidRPr="001B7783">
              <w:t>        "vulNum": -1,</w:t>
            </w:r>
          </w:p>
          <w:p w14:paraId="6C3CE796" w14:textId="77777777" w:rsidR="001B7783" w:rsidRPr="001B7783" w:rsidRDefault="001B7783" w:rsidP="00D4029B">
            <w:pPr>
              <w:pStyle w:val="y-0"/>
              <w:rPr>
                <w:rFonts w:hint="eastAsia"/>
              </w:rPr>
            </w:pPr>
            <w:r w:rsidRPr="001B7783">
              <w:t>        "pwdNum": -1,</w:t>
            </w:r>
          </w:p>
          <w:p w14:paraId="778D61F2" w14:textId="77777777" w:rsidR="001B7783" w:rsidRPr="001B7783" w:rsidRDefault="001B7783" w:rsidP="00D4029B">
            <w:pPr>
              <w:pStyle w:val="y-0"/>
              <w:rPr>
                <w:rFonts w:hint="eastAsia"/>
              </w:rPr>
            </w:pPr>
            <w:r w:rsidRPr="001B7783">
              <w:t>        "prcAstNum": -1,</w:t>
            </w:r>
          </w:p>
          <w:p w14:paraId="05F375E2" w14:textId="77777777" w:rsidR="001B7783" w:rsidRPr="001B7783" w:rsidRDefault="001B7783" w:rsidP="00D4029B">
            <w:pPr>
              <w:pStyle w:val="y-0"/>
              <w:rPr>
                <w:rFonts w:hint="eastAsia"/>
              </w:rPr>
            </w:pPr>
            <w:r w:rsidRPr="001B7783">
              <w:t>        "exRsnLst": [</w:t>
            </w:r>
          </w:p>
          <w:p w14:paraId="67FE010B" w14:textId="77777777" w:rsidR="001B7783" w:rsidRPr="001B7783" w:rsidRDefault="001B7783" w:rsidP="00D4029B">
            <w:pPr>
              <w:pStyle w:val="y-0"/>
              <w:rPr>
                <w:rFonts w:hint="eastAsia"/>
              </w:rPr>
            </w:pPr>
            <w:r w:rsidRPr="001B7783">
              <w:t>            -1,</w:t>
            </w:r>
          </w:p>
          <w:p w14:paraId="167AE7B4" w14:textId="77777777" w:rsidR="001B7783" w:rsidRPr="001B7783" w:rsidRDefault="001B7783" w:rsidP="00D4029B">
            <w:pPr>
              <w:pStyle w:val="y-0"/>
              <w:rPr>
                <w:rFonts w:hint="eastAsia"/>
              </w:rPr>
            </w:pPr>
            <w:r w:rsidRPr="001B7783">
              <w:t>            -1,</w:t>
            </w:r>
          </w:p>
          <w:p w14:paraId="04179CAA" w14:textId="77777777" w:rsidR="001B7783" w:rsidRPr="001B7783" w:rsidRDefault="001B7783" w:rsidP="00D4029B">
            <w:pPr>
              <w:pStyle w:val="y-0"/>
              <w:rPr>
                <w:rFonts w:hint="eastAsia"/>
              </w:rPr>
            </w:pPr>
            <w:r w:rsidRPr="001B7783">
              <w:t>            -1,</w:t>
            </w:r>
          </w:p>
          <w:p w14:paraId="18E1E90C" w14:textId="77777777" w:rsidR="001B7783" w:rsidRPr="001B7783" w:rsidRDefault="001B7783" w:rsidP="00D4029B">
            <w:pPr>
              <w:pStyle w:val="y-0"/>
              <w:rPr>
                <w:rFonts w:hint="eastAsia"/>
              </w:rPr>
            </w:pPr>
            <w:r w:rsidRPr="001B7783">
              <w:t>            -1,</w:t>
            </w:r>
          </w:p>
          <w:p w14:paraId="2DB6292F" w14:textId="77777777" w:rsidR="001B7783" w:rsidRPr="001B7783" w:rsidRDefault="001B7783" w:rsidP="00D4029B">
            <w:pPr>
              <w:pStyle w:val="y-0"/>
              <w:rPr>
                <w:rFonts w:hint="eastAsia"/>
              </w:rPr>
            </w:pPr>
            <w:r w:rsidRPr="001B7783">
              <w:t>            -1,</w:t>
            </w:r>
          </w:p>
          <w:p w14:paraId="4056AFEA" w14:textId="77777777" w:rsidR="001B7783" w:rsidRPr="001B7783" w:rsidRDefault="001B7783" w:rsidP="00D4029B">
            <w:pPr>
              <w:pStyle w:val="y-0"/>
              <w:rPr>
                <w:rFonts w:hint="eastAsia"/>
              </w:rPr>
            </w:pPr>
            <w:r w:rsidRPr="001B7783">
              <w:t>            -1,</w:t>
            </w:r>
          </w:p>
          <w:p w14:paraId="58A7748E" w14:textId="77777777" w:rsidR="001B7783" w:rsidRPr="001B7783" w:rsidRDefault="001B7783" w:rsidP="00D4029B">
            <w:pPr>
              <w:pStyle w:val="y-0"/>
              <w:rPr>
                <w:rFonts w:hint="eastAsia"/>
              </w:rPr>
            </w:pPr>
            <w:r w:rsidRPr="001B7783">
              <w:t>            -1,</w:t>
            </w:r>
          </w:p>
          <w:p w14:paraId="2B2F4F8B" w14:textId="77777777" w:rsidR="001B7783" w:rsidRPr="001B7783" w:rsidRDefault="001B7783" w:rsidP="00D4029B">
            <w:pPr>
              <w:pStyle w:val="y-0"/>
              <w:rPr>
                <w:rFonts w:hint="eastAsia"/>
              </w:rPr>
            </w:pPr>
            <w:r w:rsidRPr="001B7783">
              <w:t>            -1</w:t>
            </w:r>
          </w:p>
          <w:p w14:paraId="510B46CF" w14:textId="77777777" w:rsidR="001B7783" w:rsidRPr="001B7783" w:rsidRDefault="001B7783" w:rsidP="00D4029B">
            <w:pPr>
              <w:pStyle w:val="y-0"/>
              <w:rPr>
                <w:rFonts w:hint="eastAsia"/>
              </w:rPr>
            </w:pPr>
            <w:r w:rsidRPr="001B7783">
              <w:t>        ],</w:t>
            </w:r>
          </w:p>
          <w:p w14:paraId="38A85FB2" w14:textId="77777777" w:rsidR="001B7783" w:rsidRPr="001B7783" w:rsidRDefault="001B7783" w:rsidP="00D4029B">
            <w:pPr>
              <w:pStyle w:val="y-0"/>
              <w:rPr>
                <w:rFonts w:hint="eastAsia"/>
              </w:rPr>
            </w:pPr>
            <w:r w:rsidRPr="001B7783">
              <w:t>        "exRsnNumLst": [</w:t>
            </w:r>
          </w:p>
          <w:p w14:paraId="2E6C0A1B" w14:textId="77777777" w:rsidR="001B7783" w:rsidRPr="001B7783" w:rsidRDefault="001B7783" w:rsidP="00D4029B">
            <w:pPr>
              <w:pStyle w:val="y-0"/>
              <w:rPr>
                <w:rFonts w:hint="eastAsia"/>
              </w:rPr>
            </w:pPr>
            <w:r w:rsidRPr="001B7783">
              <w:t>            0,</w:t>
            </w:r>
          </w:p>
          <w:p w14:paraId="01CC6A81" w14:textId="77777777" w:rsidR="001B7783" w:rsidRPr="001B7783" w:rsidRDefault="001B7783" w:rsidP="00D4029B">
            <w:pPr>
              <w:pStyle w:val="y-0"/>
              <w:rPr>
                <w:rFonts w:hint="eastAsia"/>
              </w:rPr>
            </w:pPr>
            <w:r w:rsidRPr="001B7783">
              <w:t>            0,</w:t>
            </w:r>
          </w:p>
          <w:p w14:paraId="1A1E8F49" w14:textId="77777777" w:rsidR="001B7783" w:rsidRPr="001B7783" w:rsidRDefault="001B7783" w:rsidP="00D4029B">
            <w:pPr>
              <w:pStyle w:val="y-0"/>
              <w:rPr>
                <w:rFonts w:hint="eastAsia"/>
              </w:rPr>
            </w:pPr>
            <w:r w:rsidRPr="001B7783">
              <w:t>            0,</w:t>
            </w:r>
          </w:p>
          <w:p w14:paraId="216BB4BF" w14:textId="77777777" w:rsidR="001B7783" w:rsidRPr="001B7783" w:rsidRDefault="001B7783" w:rsidP="00D4029B">
            <w:pPr>
              <w:pStyle w:val="y-0"/>
              <w:rPr>
                <w:rFonts w:hint="eastAsia"/>
              </w:rPr>
            </w:pPr>
            <w:r w:rsidRPr="001B7783">
              <w:t>            0,</w:t>
            </w:r>
          </w:p>
          <w:p w14:paraId="3C01C9F8" w14:textId="77777777" w:rsidR="001B7783" w:rsidRPr="001B7783" w:rsidRDefault="001B7783" w:rsidP="00D4029B">
            <w:pPr>
              <w:pStyle w:val="y-0"/>
              <w:rPr>
                <w:rFonts w:hint="eastAsia"/>
              </w:rPr>
            </w:pPr>
            <w:r w:rsidRPr="001B7783">
              <w:t>            0,</w:t>
            </w:r>
          </w:p>
          <w:p w14:paraId="2BAE0CFB" w14:textId="77777777" w:rsidR="001B7783" w:rsidRPr="001B7783" w:rsidRDefault="001B7783" w:rsidP="00D4029B">
            <w:pPr>
              <w:pStyle w:val="y-0"/>
              <w:rPr>
                <w:rFonts w:hint="eastAsia"/>
              </w:rPr>
            </w:pPr>
            <w:r w:rsidRPr="001B7783">
              <w:t>            0,</w:t>
            </w:r>
          </w:p>
          <w:p w14:paraId="4F34C383" w14:textId="77777777" w:rsidR="001B7783" w:rsidRPr="001B7783" w:rsidRDefault="001B7783" w:rsidP="00D4029B">
            <w:pPr>
              <w:pStyle w:val="y-0"/>
              <w:rPr>
                <w:rFonts w:hint="eastAsia"/>
              </w:rPr>
            </w:pPr>
            <w:r w:rsidRPr="001B7783">
              <w:t>            0,</w:t>
            </w:r>
          </w:p>
          <w:p w14:paraId="363D599F" w14:textId="77777777" w:rsidR="001B7783" w:rsidRPr="001B7783" w:rsidRDefault="001B7783" w:rsidP="00D4029B">
            <w:pPr>
              <w:pStyle w:val="y-0"/>
              <w:rPr>
                <w:rFonts w:hint="eastAsia"/>
              </w:rPr>
            </w:pPr>
            <w:r w:rsidRPr="001B7783">
              <w:t>            0</w:t>
            </w:r>
          </w:p>
          <w:p w14:paraId="6AA40B37" w14:textId="77777777" w:rsidR="001B7783" w:rsidRPr="001B7783" w:rsidRDefault="001B7783" w:rsidP="00D4029B">
            <w:pPr>
              <w:pStyle w:val="y-0"/>
              <w:rPr>
                <w:rFonts w:hint="eastAsia"/>
              </w:rPr>
            </w:pPr>
            <w:r w:rsidRPr="001B7783">
              <w:t>        ]</w:t>
            </w:r>
          </w:p>
          <w:p w14:paraId="324F30BF" w14:textId="77777777" w:rsidR="001B7783" w:rsidRPr="001B7783" w:rsidRDefault="001B7783" w:rsidP="00D4029B">
            <w:pPr>
              <w:pStyle w:val="y-0"/>
              <w:rPr>
                <w:rFonts w:hint="eastAsia"/>
              </w:rPr>
            </w:pPr>
            <w:r w:rsidRPr="001B7783">
              <w:t>    },</w:t>
            </w:r>
          </w:p>
          <w:p w14:paraId="230DDB37" w14:textId="77777777" w:rsidR="001B7783" w:rsidRPr="001B7783" w:rsidRDefault="001B7783" w:rsidP="00D4029B">
            <w:pPr>
              <w:pStyle w:val="y-0"/>
              <w:rPr>
                <w:rFonts w:hint="eastAsia"/>
              </w:rPr>
            </w:pPr>
            <w:r w:rsidRPr="001B7783">
              <w:t>    "dataSubType": 201,</w:t>
            </w:r>
          </w:p>
          <w:p w14:paraId="659F9FED" w14:textId="77777777" w:rsidR="001B7783" w:rsidRPr="001B7783" w:rsidRDefault="001B7783" w:rsidP="00D4029B">
            <w:pPr>
              <w:pStyle w:val="y-0"/>
              <w:rPr>
                <w:rFonts w:hint="eastAsia"/>
              </w:rPr>
            </w:pPr>
            <w:r w:rsidRPr="001B7783">
              <w:t>    "dataType": 1,</w:t>
            </w:r>
          </w:p>
          <w:p w14:paraId="37C723DC" w14:textId="77777777" w:rsidR="001B7783" w:rsidRPr="001B7783" w:rsidRDefault="001B7783" w:rsidP="00D4029B">
            <w:pPr>
              <w:pStyle w:val="y-0"/>
              <w:rPr>
                <w:rFonts w:hint="eastAsia"/>
              </w:rPr>
            </w:pPr>
            <w:r w:rsidRPr="001B7783">
              <w:t>    "timeStamp": "1661257485",</w:t>
            </w:r>
          </w:p>
          <w:p w14:paraId="6DB783D0" w14:textId="77777777" w:rsidR="001B7783" w:rsidRPr="001B7783" w:rsidRDefault="001B7783" w:rsidP="00D4029B">
            <w:pPr>
              <w:pStyle w:val="y-0"/>
              <w:rPr>
                <w:rFonts w:hint="eastAsia"/>
              </w:rPr>
            </w:pPr>
            <w:r w:rsidRPr="001B7783">
              <w:t>    "sign": "888d63a48599d11e0d0a150daf6c0291481225e5c4ce834f1b127ea50a3bdc3d",</w:t>
            </w:r>
          </w:p>
          <w:p w14:paraId="3448BB0C" w14:textId="77777777" w:rsidR="001B7783" w:rsidRPr="001B7783" w:rsidRDefault="001B7783" w:rsidP="00D4029B">
            <w:pPr>
              <w:pStyle w:val="y-0"/>
              <w:rPr>
                <w:rFonts w:hint="eastAsia"/>
              </w:rPr>
            </w:pPr>
            <w:r w:rsidRPr="001B7783">
              <w:t>    "procTime": "20210515121022-20210519121022"</w:t>
            </w:r>
          </w:p>
          <w:p w14:paraId="653C9832" w14:textId="77777777" w:rsidR="001B7783" w:rsidRPr="001B7783" w:rsidRDefault="001B7783" w:rsidP="00D4029B">
            <w:pPr>
              <w:pStyle w:val="y-0"/>
              <w:rPr>
                <w:rFonts w:hint="eastAsia"/>
              </w:rPr>
            </w:pPr>
            <w:r w:rsidRPr="001B7783">
              <w:t>}</w:t>
            </w:r>
          </w:p>
          <w:p w14:paraId="6D7C3BDD" w14:textId="77777777" w:rsidR="00005070" w:rsidRDefault="00005070" w:rsidP="00D4029B">
            <w:pPr>
              <w:pStyle w:val="y-0"/>
              <w:rPr>
                <w:rFonts w:hint="eastAsia"/>
              </w:rPr>
            </w:pPr>
          </w:p>
        </w:tc>
      </w:tr>
      <w:tr w:rsidR="00005070" w14:paraId="2DAB1AAB" w14:textId="77777777" w:rsidTr="00296B82">
        <w:tc>
          <w:tcPr>
            <w:tcW w:w="1271" w:type="dxa"/>
            <w:vMerge w:val="restart"/>
          </w:tcPr>
          <w:p w14:paraId="06F7BFF4" w14:textId="77777777" w:rsidR="00005070" w:rsidRDefault="00005070" w:rsidP="00D4029B">
            <w:pPr>
              <w:pStyle w:val="y-0"/>
              <w:rPr>
                <w:rFonts w:hint="eastAsia"/>
              </w:rPr>
            </w:pPr>
            <w:r>
              <w:rPr>
                <w:rFonts w:hint="eastAsia"/>
              </w:rPr>
              <w:lastRenderedPageBreak/>
              <w:t>响应体</w:t>
            </w:r>
          </w:p>
        </w:tc>
        <w:tc>
          <w:tcPr>
            <w:tcW w:w="6946" w:type="dxa"/>
          </w:tcPr>
          <w:p w14:paraId="4E6219E2" w14:textId="77777777" w:rsidR="001B7783" w:rsidRPr="001B7783" w:rsidRDefault="001B7783" w:rsidP="00D4029B">
            <w:pPr>
              <w:pStyle w:val="y-0"/>
              <w:rPr>
                <w:rFonts w:hint="eastAsia"/>
              </w:rPr>
            </w:pPr>
            <w:r w:rsidRPr="001B7783">
              <w:t>{</w:t>
            </w:r>
          </w:p>
          <w:p w14:paraId="2487D09D" w14:textId="77777777" w:rsidR="001B7783" w:rsidRPr="001B7783" w:rsidRDefault="001B7783" w:rsidP="00D4029B">
            <w:pPr>
              <w:pStyle w:val="y-0"/>
              <w:rPr>
                <w:rFonts w:hint="eastAsia"/>
              </w:rPr>
            </w:pPr>
            <w:r w:rsidRPr="001B7783">
              <w:t>    "orderID": "1-201-1690657581837721600",</w:t>
            </w:r>
          </w:p>
          <w:p w14:paraId="095AE4E4" w14:textId="77777777" w:rsidR="001B7783" w:rsidRPr="001B7783" w:rsidRDefault="001B7783" w:rsidP="00D4029B">
            <w:pPr>
              <w:pStyle w:val="y-0"/>
              <w:rPr>
                <w:rFonts w:hint="eastAsia"/>
              </w:rPr>
            </w:pPr>
            <w:r w:rsidRPr="001B7783">
              <w:t>    "statusCode": 0,</w:t>
            </w:r>
          </w:p>
          <w:p w14:paraId="7F0BA7BC" w14:textId="77777777" w:rsidR="001B7783" w:rsidRPr="001B7783" w:rsidRDefault="001B7783" w:rsidP="00D4029B">
            <w:pPr>
              <w:pStyle w:val="y-0"/>
              <w:rPr>
                <w:rFonts w:hint="eastAsia"/>
              </w:rPr>
            </w:pPr>
            <w:r w:rsidRPr="001B7783">
              <w:t>    "statusText": "success.",</w:t>
            </w:r>
          </w:p>
          <w:p w14:paraId="7D2EDE3D" w14:textId="77777777" w:rsidR="001B7783" w:rsidRPr="001B7783" w:rsidRDefault="001B7783" w:rsidP="00D4029B">
            <w:pPr>
              <w:pStyle w:val="y-0"/>
              <w:rPr>
                <w:rFonts w:hint="eastAsia"/>
              </w:rPr>
            </w:pPr>
            <w:r w:rsidRPr="001B7783">
              <w:t>    "rspMsgCnt": "266410b98f5a017e0ef54c26d4cd3e7f"</w:t>
            </w:r>
          </w:p>
          <w:p w14:paraId="0A10CF9C" w14:textId="77777777" w:rsidR="001B7783" w:rsidRPr="001B7783" w:rsidRDefault="001B7783" w:rsidP="00D4029B">
            <w:pPr>
              <w:pStyle w:val="y-0"/>
              <w:rPr>
                <w:rFonts w:hint="eastAsia"/>
              </w:rPr>
            </w:pPr>
            <w:r w:rsidRPr="001B7783">
              <w:t>}</w:t>
            </w:r>
          </w:p>
          <w:p w14:paraId="698BA7A3" w14:textId="77777777" w:rsidR="00005070" w:rsidRDefault="00005070" w:rsidP="00D4029B">
            <w:pPr>
              <w:pStyle w:val="y-0"/>
              <w:rPr>
                <w:rFonts w:hint="eastAsia"/>
              </w:rPr>
            </w:pPr>
          </w:p>
        </w:tc>
      </w:tr>
      <w:tr w:rsidR="00005070" w14:paraId="6CBAB3C5" w14:textId="77777777" w:rsidTr="00296B82">
        <w:tc>
          <w:tcPr>
            <w:tcW w:w="1271" w:type="dxa"/>
            <w:vMerge/>
          </w:tcPr>
          <w:p w14:paraId="182ACEAA" w14:textId="77777777" w:rsidR="00005070" w:rsidRDefault="00005070" w:rsidP="00D4029B">
            <w:pPr>
              <w:pStyle w:val="y-0"/>
              <w:rPr>
                <w:rFonts w:hint="eastAsia"/>
              </w:rPr>
            </w:pPr>
          </w:p>
        </w:tc>
        <w:tc>
          <w:tcPr>
            <w:tcW w:w="6946" w:type="dxa"/>
          </w:tcPr>
          <w:p w14:paraId="1480EC46" w14:textId="77777777" w:rsidR="001B7783" w:rsidRPr="001B7783" w:rsidRDefault="001B7783" w:rsidP="00D4029B">
            <w:pPr>
              <w:pStyle w:val="y-0"/>
              <w:rPr>
                <w:rFonts w:hint="eastAsia"/>
              </w:rPr>
            </w:pPr>
            <w:r w:rsidRPr="001B7783">
              <w:t>{</w:t>
            </w:r>
          </w:p>
          <w:p w14:paraId="30F4EC02" w14:textId="77777777" w:rsidR="001B7783" w:rsidRPr="001B7783" w:rsidRDefault="001B7783" w:rsidP="00D4029B">
            <w:pPr>
              <w:pStyle w:val="y-0"/>
              <w:rPr>
                <w:rFonts w:hint="eastAsia"/>
              </w:rPr>
            </w:pPr>
            <w:r w:rsidRPr="001B7783">
              <w:t>    "dataType": 1,</w:t>
            </w:r>
          </w:p>
          <w:p w14:paraId="3F0ED381" w14:textId="77777777" w:rsidR="001B7783" w:rsidRPr="001B7783" w:rsidRDefault="001B7783" w:rsidP="00D4029B">
            <w:pPr>
              <w:pStyle w:val="y-0"/>
              <w:rPr>
                <w:rFonts w:hint="eastAsia"/>
              </w:rPr>
            </w:pPr>
            <w:r w:rsidRPr="001B7783">
              <w:t>    "dataSubType": 201,</w:t>
            </w:r>
          </w:p>
          <w:p w14:paraId="36D4E058" w14:textId="77777777" w:rsidR="001B7783" w:rsidRPr="001B7783" w:rsidRDefault="001B7783" w:rsidP="00D4029B">
            <w:pPr>
              <w:pStyle w:val="y-0"/>
              <w:rPr>
                <w:rFonts w:hint="eastAsia"/>
              </w:rPr>
            </w:pPr>
            <w:r w:rsidRPr="001B7783">
              <w:t>    "timeStamp": "1692003304",</w:t>
            </w:r>
          </w:p>
          <w:p w14:paraId="1FAF59B3" w14:textId="77777777" w:rsidR="001B7783" w:rsidRPr="001B7783" w:rsidRDefault="001B7783" w:rsidP="00D4029B">
            <w:pPr>
              <w:pStyle w:val="y-0"/>
              <w:rPr>
                <w:rFonts w:hint="eastAsia"/>
              </w:rPr>
            </w:pPr>
            <w:r w:rsidRPr="001B7783">
              <w:t>    "sign": "d74cec6d7e8c6f60623e102e26b07793953590e4a97b452b794293d2d4506031"</w:t>
            </w:r>
          </w:p>
          <w:p w14:paraId="2510F7AE" w14:textId="77777777" w:rsidR="001B7783" w:rsidRPr="001B7783" w:rsidRDefault="001B7783" w:rsidP="00D4029B">
            <w:pPr>
              <w:pStyle w:val="y-0"/>
              <w:rPr>
                <w:rFonts w:hint="eastAsia"/>
              </w:rPr>
            </w:pPr>
            <w:r w:rsidRPr="001B7783">
              <w:t>}</w:t>
            </w:r>
          </w:p>
          <w:p w14:paraId="3D47209B" w14:textId="77777777" w:rsidR="00005070" w:rsidRDefault="00005070" w:rsidP="00D4029B">
            <w:pPr>
              <w:pStyle w:val="y-0"/>
              <w:rPr>
                <w:rFonts w:hint="eastAsia"/>
              </w:rPr>
            </w:pPr>
          </w:p>
        </w:tc>
      </w:tr>
      <w:tr w:rsidR="00005070" w14:paraId="0567BF34" w14:textId="77777777" w:rsidTr="00296B82">
        <w:tc>
          <w:tcPr>
            <w:tcW w:w="1271" w:type="dxa"/>
          </w:tcPr>
          <w:p w14:paraId="518F881F" w14:textId="77777777" w:rsidR="00005070" w:rsidRDefault="00005070" w:rsidP="00D4029B">
            <w:pPr>
              <w:pStyle w:val="y-0"/>
              <w:rPr>
                <w:rFonts w:hint="eastAsia"/>
              </w:rPr>
            </w:pPr>
            <w:r w:rsidRPr="00077D08">
              <w:rPr>
                <w:rFonts w:hint="eastAsia"/>
              </w:rPr>
              <w:t>说明</w:t>
            </w:r>
          </w:p>
        </w:tc>
        <w:tc>
          <w:tcPr>
            <w:tcW w:w="6946" w:type="dxa"/>
          </w:tcPr>
          <w:p w14:paraId="5DC9FE9F" w14:textId="77777777" w:rsidR="00005070" w:rsidRDefault="00575179" w:rsidP="00D4029B">
            <w:pPr>
              <w:pStyle w:val="y-0"/>
              <w:numPr>
                <w:ilvl w:val="0"/>
                <w:numId w:val="20"/>
              </w:numPr>
              <w:rPr>
                <w:ins w:id="425" w:author="俊林 杨" w:date="2025-07-14T17:08:00Z" w16du:dateUtc="2025-07-14T09:08:00Z"/>
                <w:rFonts w:hint="eastAsia"/>
              </w:rPr>
            </w:pPr>
            <w:ins w:id="426" w:author="俊林 杨" w:date="2025-07-08T09:54:00Z" w16du:dateUtc="2025-07-08T01:54:00Z">
              <w:r w:rsidRPr="00575179">
                <w:rPr>
                  <w:rFonts w:hint="eastAsia"/>
                </w:rPr>
                <w:t>procTime</w:t>
              </w:r>
              <w:r>
                <w:rPr>
                  <w:rFonts w:hint="eastAsia"/>
                </w:rPr>
                <w:t xml:space="preserve"> </w:t>
              </w:r>
            </w:ins>
            <w:ins w:id="427" w:author="俊林 杨" w:date="2025-07-08T09:55:00Z" w16du:dateUtc="2025-07-08T01:55:00Z">
              <w:r>
                <w:t>根据策略协商的结果，上报该周期内的数据</w:t>
              </w:r>
            </w:ins>
          </w:p>
          <w:p w14:paraId="0A65FB56" w14:textId="54A661A7" w:rsidR="00C86D28" w:rsidRDefault="00C86D28">
            <w:pPr>
              <w:pStyle w:val="y-0"/>
              <w:numPr>
                <w:ilvl w:val="0"/>
                <w:numId w:val="20"/>
              </w:numPr>
              <w:rPr>
                <w:rFonts w:hint="eastAsia"/>
              </w:rPr>
              <w:pPrChange w:id="428" w:author="俊林 杨" w:date="2025-07-16T13:54:00Z" w16du:dateUtc="2025-07-16T05:54:00Z">
                <w:pPr>
                  <w:pStyle w:val="y-0"/>
                </w:pPr>
              </w:pPrChange>
            </w:pPr>
            <w:ins w:id="429" w:author="俊林 杨" w:date="2025-07-14T17:09:00Z" w16du:dateUtc="2025-07-14T09:09:00Z">
              <w:r w:rsidRPr="00C86D28">
                <w:rPr>
                  <w:rFonts w:hint="eastAsia"/>
                </w:rPr>
                <w:t>tasStaObj</w:t>
              </w:r>
              <w:r>
                <w:rPr>
                  <w:rFonts w:hint="eastAsia"/>
                </w:rPr>
                <w:t xml:space="preserve"> 不</w:t>
              </w:r>
            </w:ins>
            <w:ins w:id="430" w:author="俊林 杨" w:date="2025-07-14T17:10:00Z" w16du:dateUtc="2025-07-14T09:10:00Z">
              <w:r>
                <w:rPr>
                  <w:rFonts w:hint="eastAsia"/>
                </w:rPr>
                <w:t>传</w:t>
              </w:r>
            </w:ins>
          </w:p>
        </w:tc>
      </w:tr>
    </w:tbl>
    <w:p w14:paraId="50793143" w14:textId="77777777" w:rsidR="00005070" w:rsidRPr="00005070" w:rsidRDefault="00005070" w:rsidP="00D4029B">
      <w:pPr>
        <w:pStyle w:val="y-0"/>
        <w:rPr>
          <w:rFonts w:hint="eastAsia"/>
        </w:rPr>
      </w:pPr>
    </w:p>
    <w:p w14:paraId="1F8C24DA" w14:textId="77777777" w:rsidR="009C783E" w:rsidRDefault="009C783E" w:rsidP="009C783E">
      <w:pPr>
        <w:pStyle w:val="y-20"/>
        <w:rPr>
          <w:rFonts w:hint="eastAsia"/>
        </w:rPr>
      </w:pPr>
      <w:r>
        <w:rPr>
          <w:rFonts w:hint="eastAsia"/>
        </w:rPr>
        <w:t>接口</w:t>
      </w:r>
      <w:r>
        <w:rPr>
          <w:rFonts w:hint="eastAsia"/>
        </w:rPr>
        <w:t>26</w:t>
      </w:r>
      <w:r>
        <w:rPr>
          <w:rFonts w:hint="eastAsia"/>
        </w:rPr>
        <w:t>：台账统计表上报</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05070" w14:paraId="038A3FDD" w14:textId="77777777" w:rsidTr="00296B82">
        <w:tc>
          <w:tcPr>
            <w:tcW w:w="1271" w:type="dxa"/>
          </w:tcPr>
          <w:p w14:paraId="21083A55" w14:textId="77777777" w:rsidR="00005070" w:rsidRDefault="00005070" w:rsidP="00D4029B">
            <w:pPr>
              <w:pStyle w:val="y-0"/>
              <w:rPr>
                <w:rFonts w:hint="eastAsia"/>
              </w:rPr>
            </w:pPr>
            <w:r>
              <w:rPr>
                <w:rFonts w:hint="eastAsia"/>
              </w:rPr>
              <w:t>请求URL</w:t>
            </w:r>
          </w:p>
        </w:tc>
        <w:tc>
          <w:tcPr>
            <w:tcW w:w="6946" w:type="dxa"/>
          </w:tcPr>
          <w:p w14:paraId="53B28AF8" w14:textId="40BAFCA4" w:rsidR="00005070" w:rsidRPr="00077D08" w:rsidRDefault="008B1A2E" w:rsidP="00D4029B">
            <w:pPr>
              <w:pStyle w:val="y-0"/>
              <w:rPr>
                <w:rFonts w:hint="eastAsia"/>
              </w:rPr>
            </w:pPr>
            <w:r>
              <w:rPr>
                <w:rFonts w:hint="eastAsia"/>
              </w:rPr>
              <w:t>——</w:t>
            </w:r>
          </w:p>
        </w:tc>
      </w:tr>
      <w:tr w:rsidR="00005070" w14:paraId="42A4176D" w14:textId="77777777" w:rsidTr="00296B82">
        <w:tc>
          <w:tcPr>
            <w:tcW w:w="1271" w:type="dxa"/>
            <w:vMerge w:val="restart"/>
          </w:tcPr>
          <w:p w14:paraId="69C0A6BF" w14:textId="77777777" w:rsidR="00005070" w:rsidRDefault="00005070" w:rsidP="00D4029B">
            <w:pPr>
              <w:pStyle w:val="y-0"/>
              <w:rPr>
                <w:rFonts w:hint="eastAsia"/>
              </w:rPr>
            </w:pPr>
            <w:r>
              <w:rPr>
                <w:rFonts w:hint="eastAsia"/>
              </w:rPr>
              <w:t>请求体</w:t>
            </w:r>
          </w:p>
        </w:tc>
        <w:tc>
          <w:tcPr>
            <w:tcW w:w="6946" w:type="dxa"/>
          </w:tcPr>
          <w:p w14:paraId="699B9DA7" w14:textId="77777777" w:rsidR="001B7783" w:rsidRPr="001B7783" w:rsidRDefault="001B7783" w:rsidP="00D4029B">
            <w:pPr>
              <w:pStyle w:val="y-0"/>
              <w:rPr>
                <w:rFonts w:hint="eastAsia"/>
              </w:rPr>
            </w:pPr>
            <w:r w:rsidRPr="001B7783">
              <w:t>{</w:t>
            </w:r>
          </w:p>
          <w:p w14:paraId="11FBF905" w14:textId="77777777" w:rsidR="001B7783" w:rsidRPr="001B7783" w:rsidRDefault="001B7783" w:rsidP="00D4029B">
            <w:pPr>
              <w:pStyle w:val="y-0"/>
              <w:rPr>
                <w:rFonts w:hint="eastAsia"/>
              </w:rPr>
            </w:pPr>
            <w:r w:rsidRPr="001B7783">
              <w:t>    "orderID": "1-202-1690657581837721600",</w:t>
            </w:r>
          </w:p>
          <w:p w14:paraId="0A8CF722" w14:textId="77777777" w:rsidR="001B7783" w:rsidRPr="001B7783" w:rsidRDefault="001B7783" w:rsidP="00D4029B">
            <w:pPr>
              <w:pStyle w:val="y-0"/>
              <w:rPr>
                <w:rFonts w:hint="eastAsia"/>
              </w:rPr>
            </w:pPr>
            <w:r w:rsidRPr="001B7783">
              <w:t>    "orgCode": "110000",</w:t>
            </w:r>
          </w:p>
          <w:p w14:paraId="5CF17D4F" w14:textId="77777777" w:rsidR="001B7783" w:rsidRPr="001B7783" w:rsidRDefault="001B7783" w:rsidP="00D4029B">
            <w:pPr>
              <w:pStyle w:val="y-0"/>
              <w:rPr>
                <w:rFonts w:hint="eastAsia"/>
              </w:rPr>
            </w:pPr>
            <w:r w:rsidRPr="001B7783">
              <w:t>    "ispCode": "CM",</w:t>
            </w:r>
          </w:p>
          <w:p w14:paraId="3761351D" w14:textId="77777777" w:rsidR="001B7783" w:rsidRPr="001B7783" w:rsidRDefault="001B7783" w:rsidP="00D4029B">
            <w:pPr>
              <w:pStyle w:val="y-0"/>
              <w:rPr>
                <w:rFonts w:hint="eastAsia"/>
              </w:rPr>
            </w:pPr>
            <w:r w:rsidRPr="001B7783">
              <w:t>    "ctxCode": 1,</w:t>
            </w:r>
          </w:p>
          <w:p w14:paraId="273F6537" w14:textId="77777777" w:rsidR="001B7783" w:rsidRPr="001B7783" w:rsidRDefault="001B7783" w:rsidP="00D4029B">
            <w:pPr>
              <w:pStyle w:val="y-0"/>
              <w:rPr>
                <w:rFonts w:hint="eastAsia"/>
              </w:rPr>
            </w:pPr>
            <w:r w:rsidRPr="001B7783">
              <w:t>    "reqMsgCnt": "ef9ef500078760cfef4c5cdd69852e3b"</w:t>
            </w:r>
          </w:p>
          <w:p w14:paraId="461AB3FD" w14:textId="77777777" w:rsidR="001B7783" w:rsidRPr="001B7783" w:rsidRDefault="001B7783" w:rsidP="00D4029B">
            <w:pPr>
              <w:pStyle w:val="y-0"/>
              <w:rPr>
                <w:rFonts w:hint="eastAsia"/>
              </w:rPr>
            </w:pPr>
            <w:r w:rsidRPr="001B7783">
              <w:t>}</w:t>
            </w:r>
          </w:p>
          <w:p w14:paraId="1EC9E6B3" w14:textId="77777777" w:rsidR="00005070" w:rsidRDefault="00005070" w:rsidP="00D4029B">
            <w:pPr>
              <w:pStyle w:val="y-0"/>
              <w:rPr>
                <w:rFonts w:hint="eastAsia"/>
              </w:rPr>
            </w:pPr>
          </w:p>
        </w:tc>
      </w:tr>
      <w:tr w:rsidR="00005070" w14:paraId="4659A207" w14:textId="77777777" w:rsidTr="00296B82">
        <w:tc>
          <w:tcPr>
            <w:tcW w:w="1271" w:type="dxa"/>
            <w:vMerge/>
          </w:tcPr>
          <w:p w14:paraId="2C23857E" w14:textId="77777777" w:rsidR="00005070" w:rsidRDefault="00005070" w:rsidP="00D4029B">
            <w:pPr>
              <w:pStyle w:val="y-0"/>
              <w:rPr>
                <w:rFonts w:hint="eastAsia"/>
              </w:rPr>
            </w:pPr>
          </w:p>
        </w:tc>
        <w:tc>
          <w:tcPr>
            <w:tcW w:w="6946" w:type="dxa"/>
          </w:tcPr>
          <w:p w14:paraId="7FF7BE7B" w14:textId="77777777" w:rsidR="001B7783" w:rsidRPr="001B7783" w:rsidRDefault="001B7783" w:rsidP="00D4029B">
            <w:pPr>
              <w:pStyle w:val="y-0"/>
              <w:rPr>
                <w:rFonts w:hint="eastAsia"/>
              </w:rPr>
            </w:pPr>
            <w:r w:rsidRPr="001B7783">
              <w:t>{</w:t>
            </w:r>
          </w:p>
          <w:p w14:paraId="5E537389" w14:textId="77777777" w:rsidR="001B7783" w:rsidRPr="001B7783" w:rsidRDefault="001B7783" w:rsidP="00D4029B">
            <w:pPr>
              <w:pStyle w:val="y-0"/>
              <w:rPr>
                <w:rFonts w:hint="eastAsia"/>
              </w:rPr>
            </w:pPr>
            <w:r w:rsidRPr="001B7783">
              <w:t>    "staReqParams": {</w:t>
            </w:r>
          </w:p>
          <w:p w14:paraId="42843C8A" w14:textId="77777777" w:rsidR="001B7783" w:rsidRPr="001B7783" w:rsidRDefault="001B7783" w:rsidP="00D4029B">
            <w:pPr>
              <w:pStyle w:val="y-0"/>
              <w:rPr>
                <w:rFonts w:hint="eastAsia"/>
              </w:rPr>
            </w:pPr>
            <w:r w:rsidRPr="001B7783">
              <w:t>        "tasStaObj": {</w:t>
            </w:r>
          </w:p>
          <w:p w14:paraId="661357F1" w14:textId="77777777" w:rsidR="001B7783" w:rsidRPr="001B7783" w:rsidRDefault="001B7783" w:rsidP="00D4029B">
            <w:pPr>
              <w:pStyle w:val="y-0"/>
              <w:rPr>
                <w:rFonts w:hint="eastAsia"/>
              </w:rPr>
            </w:pPr>
            <w:r w:rsidRPr="001B7783">
              <w:t>            "taskType": "108:20, 103:45, 110:3",</w:t>
            </w:r>
          </w:p>
          <w:p w14:paraId="0F21A247" w14:textId="77777777" w:rsidR="001B7783" w:rsidRPr="001B7783" w:rsidRDefault="001B7783" w:rsidP="00D4029B">
            <w:pPr>
              <w:pStyle w:val="y-0"/>
              <w:rPr>
                <w:rFonts w:hint="eastAsia"/>
              </w:rPr>
            </w:pPr>
            <w:r w:rsidRPr="001B7783">
              <w:t>            "logType": "108:234, 103:135, 110:150"</w:t>
            </w:r>
          </w:p>
          <w:p w14:paraId="185B3C96" w14:textId="77777777" w:rsidR="001B7783" w:rsidRPr="001B7783" w:rsidRDefault="001B7783" w:rsidP="00D4029B">
            <w:pPr>
              <w:pStyle w:val="y-0"/>
              <w:rPr>
                <w:rFonts w:hint="eastAsia"/>
              </w:rPr>
            </w:pPr>
            <w:r w:rsidRPr="001B7783">
              <w:t>        },</w:t>
            </w:r>
          </w:p>
          <w:p w14:paraId="7F300235" w14:textId="77777777" w:rsidR="001B7783" w:rsidRPr="001B7783" w:rsidRDefault="001B7783" w:rsidP="00D4029B">
            <w:pPr>
              <w:pStyle w:val="y-0"/>
              <w:rPr>
                <w:rFonts w:hint="eastAsia"/>
              </w:rPr>
            </w:pPr>
            <w:r w:rsidRPr="001B7783">
              <w:t>        "numVulInfo": -1,</w:t>
            </w:r>
          </w:p>
          <w:p w14:paraId="6FD1A28A" w14:textId="77777777" w:rsidR="001B7783" w:rsidRPr="001B7783" w:rsidRDefault="001B7783" w:rsidP="00D4029B">
            <w:pPr>
              <w:pStyle w:val="y-0"/>
              <w:rPr>
                <w:rFonts w:hint="eastAsia"/>
              </w:rPr>
            </w:pPr>
            <w:r w:rsidRPr="001B7783">
              <w:t>        "astNum": -1,</w:t>
            </w:r>
          </w:p>
          <w:p w14:paraId="58556890" w14:textId="77777777" w:rsidR="001B7783" w:rsidRPr="001B7783" w:rsidRDefault="001B7783" w:rsidP="00D4029B">
            <w:pPr>
              <w:pStyle w:val="y-0"/>
              <w:rPr>
                <w:rFonts w:hint="eastAsia"/>
              </w:rPr>
            </w:pPr>
            <w:r w:rsidRPr="001B7783">
              <w:t>        "vulNum": -1,</w:t>
            </w:r>
          </w:p>
          <w:p w14:paraId="5F9953D2" w14:textId="77777777" w:rsidR="001B7783" w:rsidRPr="001B7783" w:rsidRDefault="001B7783" w:rsidP="00D4029B">
            <w:pPr>
              <w:pStyle w:val="y-0"/>
              <w:rPr>
                <w:rFonts w:hint="eastAsia"/>
              </w:rPr>
            </w:pPr>
            <w:r w:rsidRPr="001B7783">
              <w:t>        "pwdNum": -1,</w:t>
            </w:r>
          </w:p>
          <w:p w14:paraId="183194A1" w14:textId="77777777" w:rsidR="001B7783" w:rsidRPr="001B7783" w:rsidRDefault="001B7783" w:rsidP="00D4029B">
            <w:pPr>
              <w:pStyle w:val="y-0"/>
              <w:rPr>
                <w:rFonts w:hint="eastAsia"/>
              </w:rPr>
            </w:pPr>
            <w:r w:rsidRPr="001B7783">
              <w:t>        "prcAstNum": -1,</w:t>
            </w:r>
          </w:p>
          <w:p w14:paraId="411FA933" w14:textId="77777777" w:rsidR="001B7783" w:rsidRPr="001B7783" w:rsidRDefault="001B7783" w:rsidP="00D4029B">
            <w:pPr>
              <w:pStyle w:val="y-0"/>
              <w:rPr>
                <w:rFonts w:hint="eastAsia"/>
              </w:rPr>
            </w:pPr>
            <w:r w:rsidRPr="001B7783">
              <w:t>        "exRsnLst": [</w:t>
            </w:r>
          </w:p>
          <w:p w14:paraId="76AAD2A8" w14:textId="77777777" w:rsidR="001B7783" w:rsidRPr="001B7783" w:rsidRDefault="001B7783" w:rsidP="00D4029B">
            <w:pPr>
              <w:pStyle w:val="y-0"/>
              <w:rPr>
                <w:rFonts w:hint="eastAsia"/>
              </w:rPr>
            </w:pPr>
            <w:r w:rsidRPr="001B7783">
              <w:t>            -1,</w:t>
            </w:r>
          </w:p>
          <w:p w14:paraId="12605BAA" w14:textId="77777777" w:rsidR="001B7783" w:rsidRPr="001B7783" w:rsidRDefault="001B7783" w:rsidP="00D4029B">
            <w:pPr>
              <w:pStyle w:val="y-0"/>
              <w:rPr>
                <w:rFonts w:hint="eastAsia"/>
              </w:rPr>
            </w:pPr>
            <w:r w:rsidRPr="001B7783">
              <w:lastRenderedPageBreak/>
              <w:t>            -1,</w:t>
            </w:r>
          </w:p>
          <w:p w14:paraId="15A93A23" w14:textId="77777777" w:rsidR="001B7783" w:rsidRPr="001B7783" w:rsidRDefault="001B7783" w:rsidP="00D4029B">
            <w:pPr>
              <w:pStyle w:val="y-0"/>
              <w:rPr>
                <w:rFonts w:hint="eastAsia"/>
              </w:rPr>
            </w:pPr>
            <w:r w:rsidRPr="001B7783">
              <w:t>            -1,</w:t>
            </w:r>
          </w:p>
          <w:p w14:paraId="18281F18" w14:textId="77777777" w:rsidR="001B7783" w:rsidRPr="001B7783" w:rsidRDefault="001B7783" w:rsidP="00D4029B">
            <w:pPr>
              <w:pStyle w:val="y-0"/>
              <w:rPr>
                <w:rFonts w:hint="eastAsia"/>
              </w:rPr>
            </w:pPr>
            <w:r w:rsidRPr="001B7783">
              <w:t>            -1,</w:t>
            </w:r>
          </w:p>
          <w:p w14:paraId="563D8F0B" w14:textId="77777777" w:rsidR="001B7783" w:rsidRPr="001B7783" w:rsidRDefault="001B7783" w:rsidP="00D4029B">
            <w:pPr>
              <w:pStyle w:val="y-0"/>
              <w:rPr>
                <w:rFonts w:hint="eastAsia"/>
              </w:rPr>
            </w:pPr>
            <w:r w:rsidRPr="001B7783">
              <w:t>            -1,</w:t>
            </w:r>
          </w:p>
          <w:p w14:paraId="12A58319" w14:textId="77777777" w:rsidR="001B7783" w:rsidRPr="001B7783" w:rsidRDefault="001B7783" w:rsidP="00D4029B">
            <w:pPr>
              <w:pStyle w:val="y-0"/>
              <w:rPr>
                <w:rFonts w:hint="eastAsia"/>
              </w:rPr>
            </w:pPr>
            <w:r w:rsidRPr="001B7783">
              <w:t>            -1,</w:t>
            </w:r>
          </w:p>
          <w:p w14:paraId="72A31159" w14:textId="77777777" w:rsidR="001B7783" w:rsidRPr="001B7783" w:rsidRDefault="001B7783" w:rsidP="00D4029B">
            <w:pPr>
              <w:pStyle w:val="y-0"/>
              <w:rPr>
                <w:rFonts w:hint="eastAsia"/>
              </w:rPr>
            </w:pPr>
            <w:r w:rsidRPr="001B7783">
              <w:t>            -1,</w:t>
            </w:r>
          </w:p>
          <w:p w14:paraId="74DD772B" w14:textId="77777777" w:rsidR="001B7783" w:rsidRPr="001B7783" w:rsidRDefault="001B7783" w:rsidP="00D4029B">
            <w:pPr>
              <w:pStyle w:val="y-0"/>
              <w:rPr>
                <w:rFonts w:hint="eastAsia"/>
              </w:rPr>
            </w:pPr>
            <w:r w:rsidRPr="001B7783">
              <w:t>            -1</w:t>
            </w:r>
          </w:p>
          <w:p w14:paraId="6F31A5ED" w14:textId="77777777" w:rsidR="001B7783" w:rsidRPr="001B7783" w:rsidRDefault="001B7783" w:rsidP="00D4029B">
            <w:pPr>
              <w:pStyle w:val="y-0"/>
              <w:rPr>
                <w:rFonts w:hint="eastAsia"/>
              </w:rPr>
            </w:pPr>
            <w:r w:rsidRPr="001B7783">
              <w:t>        ],</w:t>
            </w:r>
          </w:p>
          <w:p w14:paraId="5EB7784C" w14:textId="77777777" w:rsidR="001B7783" w:rsidRPr="001B7783" w:rsidRDefault="001B7783" w:rsidP="00D4029B">
            <w:pPr>
              <w:pStyle w:val="y-0"/>
              <w:rPr>
                <w:rFonts w:hint="eastAsia"/>
              </w:rPr>
            </w:pPr>
            <w:r w:rsidRPr="001B7783">
              <w:t>        "exRsnNumLst": [</w:t>
            </w:r>
          </w:p>
          <w:p w14:paraId="3F8ED78C" w14:textId="77777777" w:rsidR="001B7783" w:rsidRPr="001B7783" w:rsidRDefault="001B7783" w:rsidP="00D4029B">
            <w:pPr>
              <w:pStyle w:val="y-0"/>
              <w:rPr>
                <w:rFonts w:hint="eastAsia"/>
              </w:rPr>
            </w:pPr>
            <w:r w:rsidRPr="001B7783">
              <w:t>            0,</w:t>
            </w:r>
          </w:p>
          <w:p w14:paraId="65EFEAD3" w14:textId="77777777" w:rsidR="001B7783" w:rsidRPr="001B7783" w:rsidRDefault="001B7783" w:rsidP="00D4029B">
            <w:pPr>
              <w:pStyle w:val="y-0"/>
              <w:rPr>
                <w:rFonts w:hint="eastAsia"/>
              </w:rPr>
            </w:pPr>
            <w:r w:rsidRPr="001B7783">
              <w:t>            0,</w:t>
            </w:r>
          </w:p>
          <w:p w14:paraId="4010A01B" w14:textId="77777777" w:rsidR="001B7783" w:rsidRPr="001B7783" w:rsidRDefault="001B7783" w:rsidP="00D4029B">
            <w:pPr>
              <w:pStyle w:val="y-0"/>
              <w:rPr>
                <w:rFonts w:hint="eastAsia"/>
              </w:rPr>
            </w:pPr>
            <w:r w:rsidRPr="001B7783">
              <w:t>            0,</w:t>
            </w:r>
          </w:p>
          <w:p w14:paraId="58DB0486" w14:textId="77777777" w:rsidR="001B7783" w:rsidRPr="001B7783" w:rsidRDefault="001B7783" w:rsidP="00D4029B">
            <w:pPr>
              <w:pStyle w:val="y-0"/>
              <w:rPr>
                <w:rFonts w:hint="eastAsia"/>
              </w:rPr>
            </w:pPr>
            <w:r w:rsidRPr="001B7783">
              <w:t>            0,</w:t>
            </w:r>
          </w:p>
          <w:p w14:paraId="654964EA" w14:textId="77777777" w:rsidR="001B7783" w:rsidRPr="001B7783" w:rsidRDefault="001B7783" w:rsidP="00D4029B">
            <w:pPr>
              <w:pStyle w:val="y-0"/>
              <w:rPr>
                <w:rFonts w:hint="eastAsia"/>
              </w:rPr>
            </w:pPr>
            <w:r w:rsidRPr="001B7783">
              <w:t>            0,</w:t>
            </w:r>
          </w:p>
          <w:p w14:paraId="4BB155D9" w14:textId="77777777" w:rsidR="001B7783" w:rsidRPr="001B7783" w:rsidRDefault="001B7783" w:rsidP="00D4029B">
            <w:pPr>
              <w:pStyle w:val="y-0"/>
              <w:rPr>
                <w:rFonts w:hint="eastAsia"/>
              </w:rPr>
            </w:pPr>
            <w:r w:rsidRPr="001B7783">
              <w:t>            0,</w:t>
            </w:r>
          </w:p>
          <w:p w14:paraId="6D3754CC" w14:textId="77777777" w:rsidR="001B7783" w:rsidRPr="001B7783" w:rsidRDefault="001B7783" w:rsidP="00D4029B">
            <w:pPr>
              <w:pStyle w:val="y-0"/>
              <w:rPr>
                <w:rFonts w:hint="eastAsia"/>
              </w:rPr>
            </w:pPr>
            <w:r w:rsidRPr="001B7783">
              <w:t>            0,</w:t>
            </w:r>
          </w:p>
          <w:p w14:paraId="7EBD16AF" w14:textId="77777777" w:rsidR="001B7783" w:rsidRPr="001B7783" w:rsidRDefault="001B7783" w:rsidP="00D4029B">
            <w:pPr>
              <w:pStyle w:val="y-0"/>
              <w:rPr>
                <w:rFonts w:hint="eastAsia"/>
              </w:rPr>
            </w:pPr>
            <w:r w:rsidRPr="001B7783">
              <w:t>            0</w:t>
            </w:r>
          </w:p>
          <w:p w14:paraId="371C2C17" w14:textId="77777777" w:rsidR="001B7783" w:rsidRPr="001B7783" w:rsidRDefault="001B7783" w:rsidP="00D4029B">
            <w:pPr>
              <w:pStyle w:val="y-0"/>
              <w:rPr>
                <w:rFonts w:hint="eastAsia"/>
              </w:rPr>
            </w:pPr>
            <w:r w:rsidRPr="001B7783">
              <w:t>        ]</w:t>
            </w:r>
          </w:p>
          <w:p w14:paraId="4ED43337" w14:textId="77777777" w:rsidR="001B7783" w:rsidRPr="001B7783" w:rsidRDefault="001B7783" w:rsidP="00D4029B">
            <w:pPr>
              <w:pStyle w:val="y-0"/>
              <w:rPr>
                <w:rFonts w:hint="eastAsia"/>
              </w:rPr>
            </w:pPr>
            <w:r w:rsidRPr="001B7783">
              <w:t>    },</w:t>
            </w:r>
          </w:p>
          <w:p w14:paraId="3DBD9C0C" w14:textId="77777777" w:rsidR="001B7783" w:rsidRPr="001B7783" w:rsidRDefault="001B7783" w:rsidP="00D4029B">
            <w:pPr>
              <w:pStyle w:val="y-0"/>
              <w:rPr>
                <w:rFonts w:hint="eastAsia"/>
              </w:rPr>
            </w:pPr>
            <w:r w:rsidRPr="001B7783">
              <w:t>    "dataSubType": 202,</w:t>
            </w:r>
          </w:p>
          <w:p w14:paraId="2E1854BF" w14:textId="77777777" w:rsidR="001B7783" w:rsidRPr="001B7783" w:rsidRDefault="001B7783" w:rsidP="00D4029B">
            <w:pPr>
              <w:pStyle w:val="y-0"/>
              <w:rPr>
                <w:rFonts w:hint="eastAsia"/>
              </w:rPr>
            </w:pPr>
            <w:r w:rsidRPr="001B7783">
              <w:t>    "dataType": 1,</w:t>
            </w:r>
          </w:p>
          <w:p w14:paraId="7677FBCD" w14:textId="77777777" w:rsidR="001B7783" w:rsidRPr="001B7783" w:rsidRDefault="001B7783" w:rsidP="00D4029B">
            <w:pPr>
              <w:pStyle w:val="y-0"/>
              <w:rPr>
                <w:rFonts w:hint="eastAsia"/>
              </w:rPr>
            </w:pPr>
            <w:r w:rsidRPr="001B7783">
              <w:t>    "timeStamp": "1661257493",</w:t>
            </w:r>
          </w:p>
          <w:p w14:paraId="7403CE32" w14:textId="77777777" w:rsidR="001B7783" w:rsidRPr="001B7783" w:rsidRDefault="001B7783" w:rsidP="00D4029B">
            <w:pPr>
              <w:pStyle w:val="y-0"/>
              <w:rPr>
                <w:rFonts w:hint="eastAsia"/>
              </w:rPr>
            </w:pPr>
            <w:r w:rsidRPr="001B7783">
              <w:t>    "sign": "8bd7c9b8ce840d7d073d3b36468bb154d1adca825aaa16a134f3048f5b209ee3",</w:t>
            </w:r>
          </w:p>
          <w:p w14:paraId="510A5591" w14:textId="77777777" w:rsidR="001B7783" w:rsidRPr="001B7783" w:rsidRDefault="001B7783" w:rsidP="00D4029B">
            <w:pPr>
              <w:pStyle w:val="y-0"/>
              <w:rPr>
                <w:rFonts w:hint="eastAsia"/>
              </w:rPr>
            </w:pPr>
            <w:r w:rsidRPr="001B7783">
              <w:t>    "procTime": "20210515000000-20210519000000"</w:t>
            </w:r>
          </w:p>
          <w:p w14:paraId="148169D4" w14:textId="77777777" w:rsidR="001B7783" w:rsidRPr="001B7783" w:rsidRDefault="001B7783" w:rsidP="00D4029B">
            <w:pPr>
              <w:pStyle w:val="y-0"/>
              <w:rPr>
                <w:rFonts w:hint="eastAsia"/>
              </w:rPr>
            </w:pPr>
            <w:r w:rsidRPr="001B7783">
              <w:t>}</w:t>
            </w:r>
          </w:p>
          <w:p w14:paraId="69C504E5" w14:textId="77777777" w:rsidR="00005070" w:rsidRDefault="00005070" w:rsidP="00D4029B">
            <w:pPr>
              <w:pStyle w:val="y-0"/>
              <w:rPr>
                <w:rFonts w:hint="eastAsia"/>
              </w:rPr>
            </w:pPr>
          </w:p>
        </w:tc>
      </w:tr>
      <w:tr w:rsidR="00005070" w14:paraId="31B01EF1" w14:textId="77777777" w:rsidTr="00296B82">
        <w:tc>
          <w:tcPr>
            <w:tcW w:w="1271" w:type="dxa"/>
            <w:vMerge w:val="restart"/>
          </w:tcPr>
          <w:p w14:paraId="77A9C267" w14:textId="77777777" w:rsidR="00005070" w:rsidRDefault="00005070" w:rsidP="00D4029B">
            <w:pPr>
              <w:pStyle w:val="y-0"/>
              <w:rPr>
                <w:rFonts w:hint="eastAsia"/>
              </w:rPr>
            </w:pPr>
            <w:r>
              <w:rPr>
                <w:rFonts w:hint="eastAsia"/>
              </w:rPr>
              <w:lastRenderedPageBreak/>
              <w:t>响应体</w:t>
            </w:r>
          </w:p>
        </w:tc>
        <w:tc>
          <w:tcPr>
            <w:tcW w:w="6946" w:type="dxa"/>
          </w:tcPr>
          <w:p w14:paraId="2BFE25E9" w14:textId="77777777" w:rsidR="001B7783" w:rsidRPr="001B7783" w:rsidRDefault="001B7783" w:rsidP="00D4029B">
            <w:pPr>
              <w:pStyle w:val="y-0"/>
              <w:rPr>
                <w:rFonts w:hint="eastAsia"/>
              </w:rPr>
            </w:pPr>
            <w:r w:rsidRPr="001B7783">
              <w:t>{</w:t>
            </w:r>
          </w:p>
          <w:p w14:paraId="50012DC4" w14:textId="77777777" w:rsidR="001B7783" w:rsidRPr="001B7783" w:rsidRDefault="001B7783" w:rsidP="00D4029B">
            <w:pPr>
              <w:pStyle w:val="y-0"/>
              <w:rPr>
                <w:rFonts w:hint="eastAsia"/>
              </w:rPr>
            </w:pPr>
            <w:r w:rsidRPr="001B7783">
              <w:t>    "orderID": "1-202-1690657581837721600",</w:t>
            </w:r>
          </w:p>
          <w:p w14:paraId="5845950A" w14:textId="77777777" w:rsidR="001B7783" w:rsidRPr="001B7783" w:rsidRDefault="001B7783" w:rsidP="00D4029B">
            <w:pPr>
              <w:pStyle w:val="y-0"/>
              <w:rPr>
                <w:rFonts w:hint="eastAsia"/>
              </w:rPr>
            </w:pPr>
            <w:r w:rsidRPr="001B7783">
              <w:t>    "statusCode": 0,</w:t>
            </w:r>
          </w:p>
          <w:p w14:paraId="00737C80" w14:textId="77777777" w:rsidR="001B7783" w:rsidRPr="001B7783" w:rsidRDefault="001B7783" w:rsidP="00D4029B">
            <w:pPr>
              <w:pStyle w:val="y-0"/>
              <w:rPr>
                <w:rFonts w:hint="eastAsia"/>
              </w:rPr>
            </w:pPr>
            <w:r w:rsidRPr="001B7783">
              <w:t>    "statusText": "success.",</w:t>
            </w:r>
          </w:p>
          <w:p w14:paraId="697BE223" w14:textId="77777777" w:rsidR="001B7783" w:rsidRPr="001B7783" w:rsidRDefault="001B7783" w:rsidP="00D4029B">
            <w:pPr>
              <w:pStyle w:val="y-0"/>
              <w:rPr>
                <w:rFonts w:hint="eastAsia"/>
              </w:rPr>
            </w:pPr>
            <w:r w:rsidRPr="001B7783">
              <w:t>    "rspMsgCnt": "f6f727b3f9914ce4e279e78536f6c49d"</w:t>
            </w:r>
          </w:p>
          <w:p w14:paraId="509F35ED" w14:textId="77777777" w:rsidR="001B7783" w:rsidRPr="001B7783" w:rsidRDefault="001B7783" w:rsidP="00D4029B">
            <w:pPr>
              <w:pStyle w:val="y-0"/>
              <w:rPr>
                <w:rFonts w:hint="eastAsia"/>
              </w:rPr>
            </w:pPr>
            <w:r w:rsidRPr="001B7783">
              <w:t>}</w:t>
            </w:r>
          </w:p>
          <w:p w14:paraId="4693DDC8" w14:textId="77777777" w:rsidR="00005070" w:rsidRDefault="00005070" w:rsidP="00D4029B">
            <w:pPr>
              <w:pStyle w:val="y-0"/>
              <w:rPr>
                <w:rFonts w:hint="eastAsia"/>
              </w:rPr>
            </w:pPr>
          </w:p>
        </w:tc>
      </w:tr>
      <w:tr w:rsidR="00005070" w14:paraId="197C6669" w14:textId="77777777" w:rsidTr="00296B82">
        <w:tc>
          <w:tcPr>
            <w:tcW w:w="1271" w:type="dxa"/>
            <w:vMerge/>
          </w:tcPr>
          <w:p w14:paraId="4C9FE2DC" w14:textId="77777777" w:rsidR="00005070" w:rsidRDefault="00005070" w:rsidP="00D4029B">
            <w:pPr>
              <w:pStyle w:val="y-0"/>
              <w:rPr>
                <w:rFonts w:hint="eastAsia"/>
              </w:rPr>
            </w:pPr>
          </w:p>
        </w:tc>
        <w:tc>
          <w:tcPr>
            <w:tcW w:w="6946" w:type="dxa"/>
          </w:tcPr>
          <w:p w14:paraId="7F2AC3BE" w14:textId="77777777" w:rsidR="001B7783" w:rsidRPr="001B7783" w:rsidRDefault="001B7783" w:rsidP="00D4029B">
            <w:pPr>
              <w:pStyle w:val="y-0"/>
              <w:rPr>
                <w:rFonts w:hint="eastAsia"/>
              </w:rPr>
            </w:pPr>
            <w:r w:rsidRPr="001B7783">
              <w:t>{</w:t>
            </w:r>
          </w:p>
          <w:p w14:paraId="26A44C08" w14:textId="77777777" w:rsidR="001B7783" w:rsidRPr="001B7783" w:rsidRDefault="001B7783" w:rsidP="00D4029B">
            <w:pPr>
              <w:pStyle w:val="y-0"/>
              <w:rPr>
                <w:rFonts w:hint="eastAsia"/>
              </w:rPr>
            </w:pPr>
            <w:r w:rsidRPr="001B7783">
              <w:t>    "dataType": 1,</w:t>
            </w:r>
          </w:p>
          <w:p w14:paraId="08059A10" w14:textId="77777777" w:rsidR="001B7783" w:rsidRPr="001B7783" w:rsidRDefault="001B7783" w:rsidP="00D4029B">
            <w:pPr>
              <w:pStyle w:val="y-0"/>
              <w:rPr>
                <w:rFonts w:hint="eastAsia"/>
              </w:rPr>
            </w:pPr>
            <w:r w:rsidRPr="001B7783">
              <w:t>    "dataSubType": 202,</w:t>
            </w:r>
          </w:p>
          <w:p w14:paraId="59F41268" w14:textId="77777777" w:rsidR="001B7783" w:rsidRPr="001B7783" w:rsidRDefault="001B7783" w:rsidP="00D4029B">
            <w:pPr>
              <w:pStyle w:val="y-0"/>
              <w:rPr>
                <w:rFonts w:hint="eastAsia"/>
              </w:rPr>
            </w:pPr>
            <w:r w:rsidRPr="001B7783">
              <w:t>    "timeStamp": "1692003304",</w:t>
            </w:r>
          </w:p>
          <w:p w14:paraId="0372FB46" w14:textId="77777777" w:rsidR="001B7783" w:rsidRPr="001B7783" w:rsidRDefault="001B7783" w:rsidP="00D4029B">
            <w:pPr>
              <w:pStyle w:val="y-0"/>
              <w:rPr>
                <w:rFonts w:hint="eastAsia"/>
              </w:rPr>
            </w:pPr>
            <w:r w:rsidRPr="001B7783">
              <w:t xml:space="preserve">    "sign": </w:t>
            </w:r>
            <w:r w:rsidRPr="001B7783">
              <w:lastRenderedPageBreak/>
              <w:t>"d74cec6d7e8c6f60623e102e26b07793953590e4a97b452b794293d2d4506031"</w:t>
            </w:r>
          </w:p>
          <w:p w14:paraId="6D1E5796" w14:textId="77777777" w:rsidR="001B7783" w:rsidRPr="001B7783" w:rsidRDefault="001B7783" w:rsidP="00D4029B">
            <w:pPr>
              <w:pStyle w:val="y-0"/>
              <w:rPr>
                <w:rFonts w:hint="eastAsia"/>
              </w:rPr>
            </w:pPr>
            <w:r w:rsidRPr="001B7783">
              <w:t>}</w:t>
            </w:r>
          </w:p>
          <w:p w14:paraId="2CCEED90" w14:textId="77777777" w:rsidR="00005070" w:rsidRDefault="00005070" w:rsidP="00D4029B">
            <w:pPr>
              <w:pStyle w:val="y-0"/>
              <w:rPr>
                <w:rFonts w:hint="eastAsia"/>
              </w:rPr>
            </w:pPr>
          </w:p>
        </w:tc>
      </w:tr>
      <w:tr w:rsidR="00005070" w14:paraId="37126EC1" w14:textId="77777777" w:rsidTr="00296B82">
        <w:tc>
          <w:tcPr>
            <w:tcW w:w="1271" w:type="dxa"/>
          </w:tcPr>
          <w:p w14:paraId="54718D5B" w14:textId="77777777" w:rsidR="00005070" w:rsidRDefault="00005070" w:rsidP="00D4029B">
            <w:pPr>
              <w:pStyle w:val="y-0"/>
              <w:rPr>
                <w:rFonts w:hint="eastAsia"/>
              </w:rPr>
            </w:pPr>
            <w:r w:rsidRPr="00077D08">
              <w:rPr>
                <w:rFonts w:hint="eastAsia"/>
              </w:rPr>
              <w:lastRenderedPageBreak/>
              <w:t>说明</w:t>
            </w:r>
          </w:p>
        </w:tc>
        <w:tc>
          <w:tcPr>
            <w:tcW w:w="6946" w:type="dxa"/>
          </w:tcPr>
          <w:p w14:paraId="7A58D2F5" w14:textId="77777777" w:rsidR="00005070" w:rsidRDefault="00575179" w:rsidP="00D4029B">
            <w:pPr>
              <w:pStyle w:val="y-0"/>
              <w:numPr>
                <w:ilvl w:val="0"/>
                <w:numId w:val="20"/>
              </w:numPr>
              <w:rPr>
                <w:ins w:id="431" w:author="俊林 杨" w:date="2025-07-14T17:09:00Z" w16du:dateUtc="2025-07-14T09:09:00Z"/>
                <w:rFonts w:hint="eastAsia"/>
              </w:rPr>
            </w:pPr>
            <w:ins w:id="432" w:author="俊林 杨" w:date="2025-07-08T09:55:00Z" w16du:dateUtc="2025-07-08T01:55:00Z">
              <w:r w:rsidRPr="00575179">
                <w:t>procTime 根据策略协商的结果，上报该周期内的数据</w:t>
              </w:r>
            </w:ins>
          </w:p>
          <w:p w14:paraId="2348B347" w14:textId="3179D352" w:rsidR="00C86D28" w:rsidRDefault="00C86D28">
            <w:pPr>
              <w:pStyle w:val="y-0"/>
              <w:numPr>
                <w:ilvl w:val="0"/>
                <w:numId w:val="20"/>
              </w:numPr>
              <w:rPr>
                <w:rFonts w:hint="eastAsia"/>
              </w:rPr>
              <w:pPrChange w:id="433" w:author="俊林 杨" w:date="2025-07-16T13:54:00Z" w16du:dateUtc="2025-07-16T05:54:00Z">
                <w:pPr>
                  <w:pStyle w:val="y-0"/>
                </w:pPr>
              </w:pPrChange>
            </w:pPr>
            <w:ins w:id="434" w:author="俊林 杨" w:date="2025-07-14T17:09:00Z" w16du:dateUtc="2025-07-14T09:09:00Z">
              <w:r w:rsidRPr="001B7783">
                <w:t>workOrderDataObj</w:t>
              </w:r>
              <w:r>
                <w:rPr>
                  <w:rFonts w:hint="eastAsia"/>
                </w:rPr>
                <w:t xml:space="preserve"> 不传</w:t>
              </w:r>
            </w:ins>
          </w:p>
        </w:tc>
      </w:tr>
    </w:tbl>
    <w:p w14:paraId="556F11BC" w14:textId="77777777" w:rsidR="00005070" w:rsidRPr="00005070" w:rsidRDefault="00005070" w:rsidP="00D4029B">
      <w:pPr>
        <w:pStyle w:val="y-0"/>
        <w:rPr>
          <w:rFonts w:hint="eastAsia"/>
        </w:rPr>
      </w:pPr>
    </w:p>
    <w:p w14:paraId="5E6E8E78" w14:textId="77777777" w:rsidR="009C783E" w:rsidRDefault="009C783E" w:rsidP="009C783E">
      <w:pPr>
        <w:pStyle w:val="y-20"/>
        <w:rPr>
          <w:rFonts w:hint="eastAsia"/>
        </w:rPr>
      </w:pPr>
      <w:r>
        <w:rPr>
          <w:rFonts w:hint="eastAsia"/>
        </w:rPr>
        <w:t>接口</w:t>
      </w:r>
      <w:r>
        <w:rPr>
          <w:rFonts w:hint="eastAsia"/>
        </w:rPr>
        <w:t>27</w:t>
      </w:r>
      <w:r>
        <w:rPr>
          <w:rFonts w:hint="eastAsia"/>
        </w:rPr>
        <w:t>：系统漏洞表上报</w:t>
      </w:r>
      <w:r>
        <w:rPr>
          <w:rFonts w:hint="eastAsia"/>
        </w:rPr>
        <w:t>(</w:t>
      </w:r>
      <w:r>
        <w:rPr>
          <w:rFonts w:hint="eastAsia"/>
        </w:rPr>
        <w:t>常态化上报</w:t>
      </w:r>
      <w:r>
        <w:rPr>
          <w:rFonts w:hint="eastAsia"/>
        </w:rPr>
        <w:t>)</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05070" w14:paraId="1D2B565A" w14:textId="77777777" w:rsidTr="00296B82">
        <w:tc>
          <w:tcPr>
            <w:tcW w:w="1271" w:type="dxa"/>
          </w:tcPr>
          <w:p w14:paraId="1BDF94F1" w14:textId="77777777" w:rsidR="00005070" w:rsidRDefault="00005070" w:rsidP="00D4029B">
            <w:pPr>
              <w:pStyle w:val="y-0"/>
              <w:rPr>
                <w:rFonts w:hint="eastAsia"/>
              </w:rPr>
            </w:pPr>
            <w:r>
              <w:rPr>
                <w:rFonts w:hint="eastAsia"/>
              </w:rPr>
              <w:t>请求URL</w:t>
            </w:r>
          </w:p>
        </w:tc>
        <w:tc>
          <w:tcPr>
            <w:tcW w:w="6946" w:type="dxa"/>
          </w:tcPr>
          <w:p w14:paraId="6B61ACB4" w14:textId="2876D549" w:rsidR="00005070" w:rsidRPr="00077D08" w:rsidRDefault="008B1A2E" w:rsidP="00D4029B">
            <w:pPr>
              <w:pStyle w:val="y-0"/>
              <w:rPr>
                <w:rFonts w:hint="eastAsia"/>
              </w:rPr>
            </w:pPr>
            <w:r>
              <w:rPr>
                <w:rFonts w:hint="eastAsia"/>
              </w:rPr>
              <w:t>——</w:t>
            </w:r>
          </w:p>
        </w:tc>
      </w:tr>
      <w:tr w:rsidR="00005070" w14:paraId="656B76CB" w14:textId="77777777" w:rsidTr="00296B82">
        <w:tc>
          <w:tcPr>
            <w:tcW w:w="1271" w:type="dxa"/>
            <w:vMerge w:val="restart"/>
          </w:tcPr>
          <w:p w14:paraId="229C6FF9" w14:textId="77777777" w:rsidR="00005070" w:rsidRDefault="00005070" w:rsidP="00D4029B">
            <w:pPr>
              <w:pStyle w:val="y-0"/>
              <w:rPr>
                <w:rFonts w:hint="eastAsia"/>
              </w:rPr>
            </w:pPr>
            <w:r>
              <w:rPr>
                <w:rFonts w:hint="eastAsia"/>
              </w:rPr>
              <w:t>请求体</w:t>
            </w:r>
          </w:p>
        </w:tc>
        <w:tc>
          <w:tcPr>
            <w:tcW w:w="6946" w:type="dxa"/>
          </w:tcPr>
          <w:p w14:paraId="3244AB99" w14:textId="77777777" w:rsidR="001B7783" w:rsidRPr="001B7783" w:rsidRDefault="001B7783" w:rsidP="00D4029B">
            <w:pPr>
              <w:pStyle w:val="y-0"/>
              <w:rPr>
                <w:rFonts w:hint="eastAsia"/>
              </w:rPr>
            </w:pPr>
            <w:r w:rsidRPr="001B7783">
              <w:t>{</w:t>
            </w:r>
          </w:p>
          <w:p w14:paraId="0F77D843" w14:textId="77777777" w:rsidR="001B7783" w:rsidRPr="001B7783" w:rsidRDefault="001B7783" w:rsidP="00D4029B">
            <w:pPr>
              <w:pStyle w:val="y-0"/>
              <w:rPr>
                <w:rFonts w:hint="eastAsia"/>
              </w:rPr>
            </w:pPr>
            <w:r w:rsidRPr="001B7783">
              <w:t>    "orderID": "1-203-b273-000c29b8fcc7",</w:t>
            </w:r>
          </w:p>
          <w:p w14:paraId="03B0475A" w14:textId="77777777" w:rsidR="001B7783" w:rsidRPr="001B7783" w:rsidRDefault="001B7783" w:rsidP="00D4029B">
            <w:pPr>
              <w:pStyle w:val="y-0"/>
              <w:rPr>
                <w:rFonts w:hint="eastAsia"/>
              </w:rPr>
            </w:pPr>
            <w:r w:rsidRPr="001B7783">
              <w:t>    "orgCode": "110000",</w:t>
            </w:r>
          </w:p>
          <w:p w14:paraId="1CAE0656" w14:textId="77777777" w:rsidR="001B7783" w:rsidRPr="001B7783" w:rsidRDefault="001B7783" w:rsidP="00D4029B">
            <w:pPr>
              <w:pStyle w:val="y-0"/>
              <w:rPr>
                <w:rFonts w:hint="eastAsia"/>
              </w:rPr>
            </w:pPr>
            <w:r w:rsidRPr="001B7783">
              <w:t>    "ispCode": "CM",</w:t>
            </w:r>
          </w:p>
          <w:p w14:paraId="5B35E563" w14:textId="77777777" w:rsidR="001B7783" w:rsidRPr="001B7783" w:rsidRDefault="001B7783" w:rsidP="00D4029B">
            <w:pPr>
              <w:pStyle w:val="y-0"/>
              <w:rPr>
                <w:rFonts w:hint="eastAsia"/>
              </w:rPr>
            </w:pPr>
            <w:r w:rsidRPr="001B7783">
              <w:t>    "ctxCode": 1,</w:t>
            </w:r>
          </w:p>
          <w:p w14:paraId="3DADE021" w14:textId="77777777" w:rsidR="001B7783" w:rsidRPr="001B7783" w:rsidRDefault="001B7783" w:rsidP="00D4029B">
            <w:pPr>
              <w:pStyle w:val="y-0"/>
              <w:rPr>
                <w:rFonts w:hint="eastAsia"/>
              </w:rPr>
            </w:pPr>
            <w:r w:rsidRPr="001B7783">
              <w:t>    "reqMsgCnt": "c4cac38067d689ed686da294afac395a"</w:t>
            </w:r>
          </w:p>
          <w:p w14:paraId="527C31AC" w14:textId="77777777" w:rsidR="001B7783" w:rsidRPr="001B7783" w:rsidRDefault="001B7783" w:rsidP="00D4029B">
            <w:pPr>
              <w:pStyle w:val="y-0"/>
              <w:rPr>
                <w:rFonts w:hint="eastAsia"/>
              </w:rPr>
            </w:pPr>
            <w:r w:rsidRPr="001B7783">
              <w:t>}</w:t>
            </w:r>
          </w:p>
          <w:p w14:paraId="66805C8D" w14:textId="77777777" w:rsidR="00005070" w:rsidRDefault="00005070" w:rsidP="00D4029B">
            <w:pPr>
              <w:pStyle w:val="y-0"/>
              <w:rPr>
                <w:rFonts w:hint="eastAsia"/>
              </w:rPr>
            </w:pPr>
          </w:p>
        </w:tc>
      </w:tr>
      <w:tr w:rsidR="00005070" w14:paraId="2094897F" w14:textId="77777777" w:rsidTr="00296B82">
        <w:tc>
          <w:tcPr>
            <w:tcW w:w="1271" w:type="dxa"/>
            <w:vMerge/>
          </w:tcPr>
          <w:p w14:paraId="66B94753" w14:textId="77777777" w:rsidR="00005070" w:rsidRDefault="00005070" w:rsidP="00D4029B">
            <w:pPr>
              <w:pStyle w:val="y-0"/>
              <w:rPr>
                <w:rFonts w:hint="eastAsia"/>
              </w:rPr>
            </w:pPr>
          </w:p>
        </w:tc>
        <w:tc>
          <w:tcPr>
            <w:tcW w:w="6946" w:type="dxa"/>
          </w:tcPr>
          <w:p w14:paraId="1E348EE7" w14:textId="77777777" w:rsidR="001B7783" w:rsidRPr="001B7783" w:rsidRDefault="001B7783" w:rsidP="00D4029B">
            <w:pPr>
              <w:pStyle w:val="y-0"/>
              <w:rPr>
                <w:rFonts w:hint="eastAsia"/>
              </w:rPr>
            </w:pPr>
            <w:r w:rsidRPr="001B7783">
              <w:t>{</w:t>
            </w:r>
          </w:p>
          <w:p w14:paraId="615AF87A" w14:textId="77777777" w:rsidR="001B7783" w:rsidRPr="001B7783" w:rsidRDefault="001B7783" w:rsidP="00D4029B">
            <w:pPr>
              <w:pStyle w:val="y-0"/>
              <w:rPr>
                <w:rFonts w:hint="eastAsia"/>
              </w:rPr>
            </w:pPr>
            <w:r w:rsidRPr="001B7783">
              <w:t>    "staReqParams": {</w:t>
            </w:r>
          </w:p>
          <w:p w14:paraId="79FB41E0" w14:textId="77777777" w:rsidR="001B7783" w:rsidRPr="001B7783" w:rsidRDefault="001B7783" w:rsidP="00D4029B">
            <w:pPr>
              <w:pStyle w:val="y-0"/>
              <w:rPr>
                <w:rFonts w:hint="eastAsia"/>
              </w:rPr>
            </w:pPr>
            <w:r w:rsidRPr="001B7783">
              <w:t>        "numVulInfo": 1,</w:t>
            </w:r>
          </w:p>
          <w:p w14:paraId="371B1B3F" w14:textId="77777777" w:rsidR="001B7783" w:rsidRPr="001B7783" w:rsidRDefault="001B7783" w:rsidP="00D4029B">
            <w:pPr>
              <w:pStyle w:val="y-0"/>
              <w:rPr>
                <w:rFonts w:hint="eastAsia"/>
              </w:rPr>
            </w:pPr>
            <w:r w:rsidRPr="001B7783">
              <w:t>        "astNum": 1,</w:t>
            </w:r>
          </w:p>
          <w:p w14:paraId="25F116E1" w14:textId="77777777" w:rsidR="001B7783" w:rsidRPr="001B7783" w:rsidRDefault="001B7783" w:rsidP="00D4029B">
            <w:pPr>
              <w:pStyle w:val="y-0"/>
              <w:rPr>
                <w:rFonts w:hint="eastAsia"/>
              </w:rPr>
            </w:pPr>
            <w:r w:rsidRPr="001B7783">
              <w:t>        "vulNum": 1,</w:t>
            </w:r>
          </w:p>
          <w:p w14:paraId="2D078B28" w14:textId="77777777" w:rsidR="001B7783" w:rsidRPr="001B7783" w:rsidRDefault="001B7783" w:rsidP="00D4029B">
            <w:pPr>
              <w:pStyle w:val="y-0"/>
              <w:rPr>
                <w:rFonts w:hint="eastAsia"/>
              </w:rPr>
            </w:pPr>
            <w:r w:rsidRPr="001B7783">
              <w:t>        "pwdNum": -1,</w:t>
            </w:r>
          </w:p>
          <w:p w14:paraId="15725A12" w14:textId="77777777" w:rsidR="001B7783" w:rsidRPr="001B7783" w:rsidRDefault="001B7783" w:rsidP="00D4029B">
            <w:pPr>
              <w:pStyle w:val="y-0"/>
              <w:rPr>
                <w:rFonts w:hint="eastAsia"/>
              </w:rPr>
            </w:pPr>
            <w:r w:rsidRPr="001B7783">
              <w:t>        "prcAstNum": 1,</w:t>
            </w:r>
          </w:p>
          <w:p w14:paraId="5EF62487" w14:textId="77777777" w:rsidR="001B7783" w:rsidRPr="001B7783" w:rsidRDefault="001B7783" w:rsidP="00D4029B">
            <w:pPr>
              <w:pStyle w:val="y-0"/>
              <w:rPr>
                <w:rFonts w:hint="eastAsia"/>
              </w:rPr>
            </w:pPr>
            <w:r w:rsidRPr="001B7783">
              <w:t>        "exRsnLst": [</w:t>
            </w:r>
          </w:p>
          <w:p w14:paraId="23E42D88" w14:textId="77777777" w:rsidR="001B7783" w:rsidRPr="001B7783" w:rsidRDefault="001B7783" w:rsidP="00D4029B">
            <w:pPr>
              <w:pStyle w:val="y-0"/>
              <w:rPr>
                <w:rFonts w:hint="eastAsia"/>
              </w:rPr>
            </w:pPr>
            <w:r w:rsidRPr="001B7783">
              <w:t>            -1,</w:t>
            </w:r>
          </w:p>
          <w:p w14:paraId="03B36FC2" w14:textId="77777777" w:rsidR="001B7783" w:rsidRPr="001B7783" w:rsidRDefault="001B7783" w:rsidP="00D4029B">
            <w:pPr>
              <w:pStyle w:val="y-0"/>
              <w:rPr>
                <w:rFonts w:hint="eastAsia"/>
              </w:rPr>
            </w:pPr>
            <w:r w:rsidRPr="001B7783">
              <w:t>            -1,</w:t>
            </w:r>
          </w:p>
          <w:p w14:paraId="15D3258B" w14:textId="77777777" w:rsidR="001B7783" w:rsidRPr="001B7783" w:rsidRDefault="001B7783" w:rsidP="00D4029B">
            <w:pPr>
              <w:pStyle w:val="y-0"/>
              <w:rPr>
                <w:rFonts w:hint="eastAsia"/>
              </w:rPr>
            </w:pPr>
            <w:r w:rsidRPr="001B7783">
              <w:t>            -1,</w:t>
            </w:r>
          </w:p>
          <w:p w14:paraId="60540496" w14:textId="77777777" w:rsidR="001B7783" w:rsidRPr="001B7783" w:rsidRDefault="001B7783" w:rsidP="00D4029B">
            <w:pPr>
              <w:pStyle w:val="y-0"/>
              <w:rPr>
                <w:rFonts w:hint="eastAsia"/>
              </w:rPr>
            </w:pPr>
            <w:r w:rsidRPr="001B7783">
              <w:t>            -1,</w:t>
            </w:r>
          </w:p>
          <w:p w14:paraId="1240C616" w14:textId="77777777" w:rsidR="001B7783" w:rsidRPr="001B7783" w:rsidRDefault="001B7783" w:rsidP="00D4029B">
            <w:pPr>
              <w:pStyle w:val="y-0"/>
              <w:rPr>
                <w:rFonts w:hint="eastAsia"/>
              </w:rPr>
            </w:pPr>
            <w:r w:rsidRPr="001B7783">
              <w:t>            -1,</w:t>
            </w:r>
          </w:p>
          <w:p w14:paraId="59FBFA6E" w14:textId="77777777" w:rsidR="001B7783" w:rsidRPr="001B7783" w:rsidRDefault="001B7783" w:rsidP="00D4029B">
            <w:pPr>
              <w:pStyle w:val="y-0"/>
              <w:rPr>
                <w:rFonts w:hint="eastAsia"/>
              </w:rPr>
            </w:pPr>
            <w:r w:rsidRPr="001B7783">
              <w:t>            -1,</w:t>
            </w:r>
          </w:p>
          <w:p w14:paraId="32C32FE5" w14:textId="77777777" w:rsidR="001B7783" w:rsidRPr="001B7783" w:rsidRDefault="001B7783" w:rsidP="00D4029B">
            <w:pPr>
              <w:pStyle w:val="y-0"/>
              <w:rPr>
                <w:rFonts w:hint="eastAsia"/>
              </w:rPr>
            </w:pPr>
            <w:r w:rsidRPr="001B7783">
              <w:t>            -1,</w:t>
            </w:r>
          </w:p>
          <w:p w14:paraId="0511272E" w14:textId="77777777" w:rsidR="001B7783" w:rsidRPr="001B7783" w:rsidRDefault="001B7783" w:rsidP="00D4029B">
            <w:pPr>
              <w:pStyle w:val="y-0"/>
              <w:rPr>
                <w:rFonts w:hint="eastAsia"/>
              </w:rPr>
            </w:pPr>
            <w:r w:rsidRPr="001B7783">
              <w:t>            99</w:t>
            </w:r>
          </w:p>
          <w:p w14:paraId="7E18D205" w14:textId="77777777" w:rsidR="001B7783" w:rsidRPr="001B7783" w:rsidRDefault="001B7783" w:rsidP="00D4029B">
            <w:pPr>
              <w:pStyle w:val="y-0"/>
              <w:rPr>
                <w:rFonts w:hint="eastAsia"/>
              </w:rPr>
            </w:pPr>
            <w:r w:rsidRPr="001B7783">
              <w:t>        ],</w:t>
            </w:r>
          </w:p>
          <w:p w14:paraId="193E0081" w14:textId="77777777" w:rsidR="001B7783" w:rsidRPr="001B7783" w:rsidRDefault="001B7783" w:rsidP="00D4029B">
            <w:pPr>
              <w:pStyle w:val="y-0"/>
              <w:rPr>
                <w:rFonts w:hint="eastAsia"/>
              </w:rPr>
            </w:pPr>
            <w:r w:rsidRPr="001B7783">
              <w:t>        "exRsnNumLst": [</w:t>
            </w:r>
          </w:p>
          <w:p w14:paraId="7AA623E9" w14:textId="77777777" w:rsidR="001B7783" w:rsidRPr="001B7783" w:rsidRDefault="001B7783" w:rsidP="00D4029B">
            <w:pPr>
              <w:pStyle w:val="y-0"/>
              <w:rPr>
                <w:rFonts w:hint="eastAsia"/>
              </w:rPr>
            </w:pPr>
            <w:r w:rsidRPr="001B7783">
              <w:lastRenderedPageBreak/>
              <w:t>            0,</w:t>
            </w:r>
          </w:p>
          <w:p w14:paraId="52BC93AF" w14:textId="77777777" w:rsidR="001B7783" w:rsidRPr="001B7783" w:rsidRDefault="001B7783" w:rsidP="00D4029B">
            <w:pPr>
              <w:pStyle w:val="y-0"/>
              <w:rPr>
                <w:rFonts w:hint="eastAsia"/>
              </w:rPr>
            </w:pPr>
            <w:r w:rsidRPr="001B7783">
              <w:t>            0,</w:t>
            </w:r>
          </w:p>
          <w:p w14:paraId="277A8C19" w14:textId="77777777" w:rsidR="001B7783" w:rsidRPr="001B7783" w:rsidRDefault="001B7783" w:rsidP="00D4029B">
            <w:pPr>
              <w:pStyle w:val="y-0"/>
              <w:rPr>
                <w:rFonts w:hint="eastAsia"/>
              </w:rPr>
            </w:pPr>
            <w:r w:rsidRPr="001B7783">
              <w:t>            0,</w:t>
            </w:r>
          </w:p>
          <w:p w14:paraId="235D67A9" w14:textId="77777777" w:rsidR="001B7783" w:rsidRPr="001B7783" w:rsidRDefault="001B7783" w:rsidP="00D4029B">
            <w:pPr>
              <w:pStyle w:val="y-0"/>
              <w:rPr>
                <w:rFonts w:hint="eastAsia"/>
              </w:rPr>
            </w:pPr>
            <w:r w:rsidRPr="001B7783">
              <w:t>            0,</w:t>
            </w:r>
          </w:p>
          <w:p w14:paraId="515E8A4C" w14:textId="77777777" w:rsidR="001B7783" w:rsidRPr="001B7783" w:rsidRDefault="001B7783" w:rsidP="00D4029B">
            <w:pPr>
              <w:pStyle w:val="y-0"/>
              <w:rPr>
                <w:rFonts w:hint="eastAsia"/>
              </w:rPr>
            </w:pPr>
            <w:r w:rsidRPr="001B7783">
              <w:t>            0,</w:t>
            </w:r>
          </w:p>
          <w:p w14:paraId="32EC5F86" w14:textId="77777777" w:rsidR="001B7783" w:rsidRPr="001B7783" w:rsidRDefault="001B7783" w:rsidP="00D4029B">
            <w:pPr>
              <w:pStyle w:val="y-0"/>
              <w:rPr>
                <w:rFonts w:hint="eastAsia"/>
              </w:rPr>
            </w:pPr>
            <w:r w:rsidRPr="001B7783">
              <w:t>            0,</w:t>
            </w:r>
          </w:p>
          <w:p w14:paraId="31197052" w14:textId="77777777" w:rsidR="001B7783" w:rsidRPr="001B7783" w:rsidRDefault="001B7783" w:rsidP="00D4029B">
            <w:pPr>
              <w:pStyle w:val="y-0"/>
              <w:rPr>
                <w:rFonts w:hint="eastAsia"/>
              </w:rPr>
            </w:pPr>
            <w:r w:rsidRPr="001B7783">
              <w:t>            0,</w:t>
            </w:r>
          </w:p>
          <w:p w14:paraId="37F6CF0F" w14:textId="77777777" w:rsidR="001B7783" w:rsidRPr="001B7783" w:rsidRDefault="001B7783" w:rsidP="00D4029B">
            <w:pPr>
              <w:pStyle w:val="y-0"/>
              <w:rPr>
                <w:rFonts w:hint="eastAsia"/>
              </w:rPr>
            </w:pPr>
            <w:r w:rsidRPr="001B7783">
              <w:t>            1000</w:t>
            </w:r>
          </w:p>
          <w:p w14:paraId="1272410D" w14:textId="77777777" w:rsidR="001B7783" w:rsidRPr="001B7783" w:rsidRDefault="001B7783" w:rsidP="00D4029B">
            <w:pPr>
              <w:pStyle w:val="y-0"/>
              <w:rPr>
                <w:rFonts w:hint="eastAsia"/>
              </w:rPr>
            </w:pPr>
            <w:r w:rsidRPr="001B7783">
              <w:t>        ]</w:t>
            </w:r>
          </w:p>
          <w:p w14:paraId="443657F4" w14:textId="77777777" w:rsidR="001B7783" w:rsidRPr="001B7783" w:rsidRDefault="001B7783" w:rsidP="00D4029B">
            <w:pPr>
              <w:pStyle w:val="y-0"/>
              <w:rPr>
                <w:rFonts w:hint="eastAsia"/>
              </w:rPr>
            </w:pPr>
            <w:r w:rsidRPr="001B7783">
              <w:t>    },</w:t>
            </w:r>
          </w:p>
          <w:p w14:paraId="73D90960" w14:textId="77777777" w:rsidR="001B7783" w:rsidRPr="001B7783" w:rsidRDefault="001B7783" w:rsidP="00D4029B">
            <w:pPr>
              <w:pStyle w:val="y-0"/>
              <w:rPr>
                <w:rFonts w:hint="eastAsia"/>
              </w:rPr>
            </w:pPr>
            <w:r w:rsidRPr="001B7783">
              <w:t>    "dataSubType": 203,</w:t>
            </w:r>
          </w:p>
          <w:p w14:paraId="68498AA1" w14:textId="77777777" w:rsidR="001B7783" w:rsidRPr="001B7783" w:rsidRDefault="001B7783" w:rsidP="00D4029B">
            <w:pPr>
              <w:pStyle w:val="y-0"/>
              <w:rPr>
                <w:rFonts w:hint="eastAsia"/>
              </w:rPr>
            </w:pPr>
            <w:r w:rsidRPr="001B7783">
              <w:t>    "dataType": 1,</w:t>
            </w:r>
          </w:p>
          <w:p w14:paraId="68582BE9" w14:textId="77777777" w:rsidR="001B7783" w:rsidRPr="001B7783" w:rsidRDefault="001B7783" w:rsidP="00D4029B">
            <w:pPr>
              <w:pStyle w:val="y-0"/>
              <w:rPr>
                <w:rFonts w:hint="eastAsia"/>
              </w:rPr>
            </w:pPr>
            <w:r w:rsidRPr="001B7783">
              <w:t>    "timeStamp": "1661307688",</w:t>
            </w:r>
          </w:p>
          <w:p w14:paraId="1999794A" w14:textId="77777777" w:rsidR="001B7783" w:rsidRPr="001B7783" w:rsidRDefault="001B7783" w:rsidP="00D4029B">
            <w:pPr>
              <w:pStyle w:val="y-0"/>
              <w:rPr>
                <w:rFonts w:hint="eastAsia"/>
              </w:rPr>
            </w:pPr>
            <w:r w:rsidRPr="001B7783">
              <w:t>    "sign": "65ce2e0ce2ddd752a465a2d7c144057f0038d874f4f07ccf3c344e22a9059824",</w:t>
            </w:r>
          </w:p>
          <w:p w14:paraId="2FCED816" w14:textId="77777777" w:rsidR="001B7783" w:rsidRPr="001B7783" w:rsidRDefault="001B7783" w:rsidP="00D4029B">
            <w:pPr>
              <w:pStyle w:val="y-0"/>
              <w:rPr>
                <w:rFonts w:hint="eastAsia"/>
              </w:rPr>
            </w:pPr>
            <w:r w:rsidRPr="001B7783">
              <w:t>    "procTime": "20210515121022-20210519121022",</w:t>
            </w:r>
          </w:p>
          <w:p w14:paraId="2D44936B" w14:textId="77777777" w:rsidR="001B7783" w:rsidRPr="001B7783" w:rsidRDefault="001B7783" w:rsidP="00D4029B">
            <w:pPr>
              <w:pStyle w:val="y-0"/>
              <w:rPr>
                <w:rFonts w:hint="eastAsia"/>
              </w:rPr>
            </w:pPr>
            <w:r w:rsidRPr="001B7783">
              <w:t>    "data": {</w:t>
            </w:r>
          </w:p>
          <w:p w14:paraId="3AD83807" w14:textId="77777777" w:rsidR="001B7783" w:rsidRPr="001B7783" w:rsidRDefault="001B7783" w:rsidP="00D4029B">
            <w:pPr>
              <w:pStyle w:val="y-0"/>
              <w:rPr>
                <w:rFonts w:hint="eastAsia"/>
              </w:rPr>
            </w:pPr>
            <w:r w:rsidRPr="001B7783">
              <w:t>        "numFiles": 1,</w:t>
            </w:r>
          </w:p>
          <w:p w14:paraId="13EA3B50" w14:textId="77777777" w:rsidR="001B7783" w:rsidRPr="001B7783" w:rsidRDefault="001B7783" w:rsidP="00D4029B">
            <w:pPr>
              <w:pStyle w:val="y-0"/>
              <w:rPr>
                <w:rFonts w:hint="eastAsia"/>
              </w:rPr>
            </w:pPr>
            <w:r w:rsidRPr="001B7783">
              <w:t>        "numTgzs": 1,</w:t>
            </w:r>
          </w:p>
          <w:p w14:paraId="1BF22C94" w14:textId="77777777" w:rsidR="001B7783" w:rsidRPr="001B7783" w:rsidRDefault="001B7783" w:rsidP="00D4029B">
            <w:pPr>
              <w:pStyle w:val="y-0"/>
              <w:rPr>
                <w:rFonts w:hint="eastAsia"/>
              </w:rPr>
            </w:pPr>
            <w:r w:rsidRPr="001B7783">
              <w:t>        "fileInfoLst": [</w:t>
            </w:r>
          </w:p>
          <w:p w14:paraId="34A4EC4E" w14:textId="77777777" w:rsidR="001B7783" w:rsidRPr="001B7783" w:rsidRDefault="001B7783" w:rsidP="00D4029B">
            <w:pPr>
              <w:pStyle w:val="y-0"/>
              <w:rPr>
                <w:rFonts w:hint="eastAsia"/>
              </w:rPr>
            </w:pPr>
            <w:r w:rsidRPr="001B7783">
              <w:t>            {</w:t>
            </w:r>
          </w:p>
          <w:p w14:paraId="360A2B34" w14:textId="77777777" w:rsidR="001B7783" w:rsidRPr="001B7783" w:rsidRDefault="001B7783" w:rsidP="00D4029B">
            <w:pPr>
              <w:pStyle w:val="y-0"/>
              <w:rPr>
                <w:rFonts w:hint="eastAsia"/>
              </w:rPr>
            </w:pPr>
            <w:r w:rsidRPr="001B7783">
              <w:t>                "name": "filename.json",</w:t>
            </w:r>
          </w:p>
          <w:p w14:paraId="3F282C94" w14:textId="77777777" w:rsidR="001B7783" w:rsidRPr="001B7783" w:rsidRDefault="001B7783" w:rsidP="00D4029B">
            <w:pPr>
              <w:pStyle w:val="y-0"/>
              <w:rPr>
                <w:rFonts w:hint="eastAsia"/>
              </w:rPr>
            </w:pPr>
            <w:r w:rsidRPr="001B7783">
              <w:t>                "dataType": "json",</w:t>
            </w:r>
          </w:p>
          <w:p w14:paraId="0342F692" w14:textId="77777777" w:rsidR="001B7783" w:rsidRPr="001B7783" w:rsidRDefault="001B7783" w:rsidP="00D4029B">
            <w:pPr>
              <w:pStyle w:val="y-0"/>
              <w:rPr>
                <w:rFonts w:hint="eastAsia"/>
              </w:rPr>
            </w:pPr>
            <w:r w:rsidRPr="001B7783">
              <w:t>                "objectID": "",</w:t>
            </w:r>
          </w:p>
          <w:p w14:paraId="3AF9F97C" w14:textId="77777777" w:rsidR="001B7783" w:rsidRPr="001B7783" w:rsidRDefault="001B7783" w:rsidP="00D4029B">
            <w:pPr>
              <w:pStyle w:val="y-0"/>
              <w:rPr>
                <w:rFonts w:hint="eastAsia"/>
              </w:rPr>
            </w:pPr>
            <w:r w:rsidRPr="001B7783">
              <w:t>                "svcType": 12,</w:t>
            </w:r>
          </w:p>
          <w:p w14:paraId="22E4D79A" w14:textId="77777777" w:rsidR="001B7783" w:rsidRPr="001B7783" w:rsidRDefault="001B7783" w:rsidP="00D4029B">
            <w:pPr>
              <w:pStyle w:val="y-0"/>
              <w:rPr>
                <w:rFonts w:hint="eastAsia"/>
              </w:rPr>
            </w:pPr>
            <w:r w:rsidRPr="001B7783">
              <w:t>                "reserved": ""</w:t>
            </w:r>
          </w:p>
          <w:p w14:paraId="402FF959" w14:textId="77777777" w:rsidR="001B7783" w:rsidRPr="001B7783" w:rsidRDefault="001B7783" w:rsidP="00D4029B">
            <w:pPr>
              <w:pStyle w:val="y-0"/>
              <w:rPr>
                <w:rFonts w:hint="eastAsia"/>
              </w:rPr>
            </w:pPr>
            <w:r w:rsidRPr="001B7783">
              <w:t>            }</w:t>
            </w:r>
          </w:p>
          <w:p w14:paraId="0B7DB356" w14:textId="77777777" w:rsidR="001B7783" w:rsidRPr="001B7783" w:rsidRDefault="001B7783" w:rsidP="00D4029B">
            <w:pPr>
              <w:pStyle w:val="y-0"/>
              <w:rPr>
                <w:rFonts w:hint="eastAsia"/>
              </w:rPr>
            </w:pPr>
            <w:r w:rsidRPr="001B7783">
              <w:t>        ]</w:t>
            </w:r>
          </w:p>
          <w:p w14:paraId="7055A236" w14:textId="77777777" w:rsidR="001B7783" w:rsidRPr="001B7783" w:rsidRDefault="001B7783" w:rsidP="00D4029B">
            <w:pPr>
              <w:pStyle w:val="y-0"/>
              <w:rPr>
                <w:rFonts w:hint="eastAsia"/>
              </w:rPr>
            </w:pPr>
            <w:r w:rsidRPr="001B7783">
              <w:t>    }</w:t>
            </w:r>
          </w:p>
          <w:p w14:paraId="203CE5C2" w14:textId="77777777" w:rsidR="001B7783" w:rsidRPr="001B7783" w:rsidRDefault="001B7783" w:rsidP="00D4029B">
            <w:pPr>
              <w:pStyle w:val="y-0"/>
              <w:rPr>
                <w:rFonts w:hint="eastAsia"/>
              </w:rPr>
            </w:pPr>
            <w:r w:rsidRPr="001B7783">
              <w:t>}</w:t>
            </w:r>
          </w:p>
          <w:p w14:paraId="6CF22579" w14:textId="77777777" w:rsidR="00005070" w:rsidRDefault="00005070" w:rsidP="00D4029B">
            <w:pPr>
              <w:pStyle w:val="y-0"/>
              <w:rPr>
                <w:rFonts w:hint="eastAsia"/>
              </w:rPr>
            </w:pPr>
          </w:p>
        </w:tc>
      </w:tr>
      <w:tr w:rsidR="00005070" w14:paraId="75EF8D2C" w14:textId="77777777" w:rsidTr="00296B82">
        <w:tc>
          <w:tcPr>
            <w:tcW w:w="1271" w:type="dxa"/>
            <w:vMerge w:val="restart"/>
          </w:tcPr>
          <w:p w14:paraId="7D6B8E65" w14:textId="77777777" w:rsidR="00005070" w:rsidRDefault="00005070" w:rsidP="00D4029B">
            <w:pPr>
              <w:pStyle w:val="y-0"/>
              <w:rPr>
                <w:rFonts w:hint="eastAsia"/>
              </w:rPr>
            </w:pPr>
            <w:r>
              <w:rPr>
                <w:rFonts w:hint="eastAsia"/>
              </w:rPr>
              <w:lastRenderedPageBreak/>
              <w:t>响应体</w:t>
            </w:r>
          </w:p>
        </w:tc>
        <w:tc>
          <w:tcPr>
            <w:tcW w:w="6946" w:type="dxa"/>
          </w:tcPr>
          <w:p w14:paraId="56556E8D" w14:textId="77777777" w:rsidR="001B7783" w:rsidRPr="001B7783" w:rsidRDefault="001B7783" w:rsidP="00D4029B">
            <w:pPr>
              <w:pStyle w:val="y-0"/>
              <w:rPr>
                <w:rFonts w:hint="eastAsia"/>
              </w:rPr>
            </w:pPr>
            <w:r w:rsidRPr="001B7783">
              <w:t>{</w:t>
            </w:r>
          </w:p>
          <w:p w14:paraId="267F0CDD" w14:textId="77777777" w:rsidR="001B7783" w:rsidRPr="001B7783" w:rsidRDefault="001B7783" w:rsidP="00D4029B">
            <w:pPr>
              <w:pStyle w:val="y-0"/>
              <w:rPr>
                <w:rFonts w:hint="eastAsia"/>
              </w:rPr>
            </w:pPr>
            <w:r w:rsidRPr="001B7783">
              <w:t>    "orderID": "1-203-b273-000c29b8fcc7",</w:t>
            </w:r>
          </w:p>
          <w:p w14:paraId="731D3480" w14:textId="77777777" w:rsidR="001B7783" w:rsidRPr="001B7783" w:rsidRDefault="001B7783" w:rsidP="00D4029B">
            <w:pPr>
              <w:pStyle w:val="y-0"/>
              <w:rPr>
                <w:rFonts w:hint="eastAsia"/>
              </w:rPr>
            </w:pPr>
            <w:r w:rsidRPr="001B7783">
              <w:t>    "statusCode": 0,</w:t>
            </w:r>
          </w:p>
          <w:p w14:paraId="427417DF" w14:textId="77777777" w:rsidR="001B7783" w:rsidRPr="001B7783" w:rsidRDefault="001B7783" w:rsidP="00D4029B">
            <w:pPr>
              <w:pStyle w:val="y-0"/>
              <w:rPr>
                <w:rFonts w:hint="eastAsia"/>
              </w:rPr>
            </w:pPr>
            <w:r w:rsidRPr="001B7783">
              <w:t>    "statusText": "success.",</w:t>
            </w:r>
          </w:p>
          <w:p w14:paraId="7AC4AC23" w14:textId="77777777" w:rsidR="001B7783" w:rsidRPr="001B7783" w:rsidRDefault="001B7783" w:rsidP="00D4029B">
            <w:pPr>
              <w:pStyle w:val="y-0"/>
              <w:rPr>
                <w:rFonts w:hint="eastAsia"/>
              </w:rPr>
            </w:pPr>
            <w:r w:rsidRPr="001B7783">
              <w:t>    "rspMsgCnt": "46789d1757412300e09c7e84591d63e8"</w:t>
            </w:r>
          </w:p>
          <w:p w14:paraId="660CAAA8" w14:textId="77777777" w:rsidR="001B7783" w:rsidRPr="001B7783" w:rsidRDefault="001B7783" w:rsidP="00D4029B">
            <w:pPr>
              <w:pStyle w:val="y-0"/>
              <w:rPr>
                <w:rFonts w:hint="eastAsia"/>
              </w:rPr>
            </w:pPr>
            <w:r w:rsidRPr="001B7783">
              <w:t>}</w:t>
            </w:r>
          </w:p>
          <w:p w14:paraId="2242C0EA" w14:textId="77777777" w:rsidR="00005070" w:rsidRDefault="00005070" w:rsidP="00D4029B">
            <w:pPr>
              <w:pStyle w:val="y-0"/>
              <w:rPr>
                <w:rFonts w:hint="eastAsia"/>
              </w:rPr>
            </w:pPr>
          </w:p>
        </w:tc>
      </w:tr>
      <w:tr w:rsidR="00005070" w14:paraId="4429C949" w14:textId="77777777" w:rsidTr="00296B82">
        <w:tc>
          <w:tcPr>
            <w:tcW w:w="1271" w:type="dxa"/>
            <w:vMerge/>
          </w:tcPr>
          <w:p w14:paraId="0207CBB9" w14:textId="77777777" w:rsidR="00005070" w:rsidRDefault="00005070" w:rsidP="00D4029B">
            <w:pPr>
              <w:pStyle w:val="y-0"/>
              <w:rPr>
                <w:rFonts w:hint="eastAsia"/>
              </w:rPr>
            </w:pPr>
          </w:p>
        </w:tc>
        <w:tc>
          <w:tcPr>
            <w:tcW w:w="6946" w:type="dxa"/>
          </w:tcPr>
          <w:p w14:paraId="0DB27AF6" w14:textId="77777777" w:rsidR="001B7783" w:rsidRPr="001B7783" w:rsidRDefault="001B7783" w:rsidP="00D4029B">
            <w:pPr>
              <w:pStyle w:val="y-0"/>
              <w:rPr>
                <w:rFonts w:hint="eastAsia"/>
              </w:rPr>
            </w:pPr>
            <w:r w:rsidRPr="001B7783">
              <w:t>{</w:t>
            </w:r>
          </w:p>
          <w:p w14:paraId="1323E52B" w14:textId="77777777" w:rsidR="001B7783" w:rsidRPr="001B7783" w:rsidRDefault="001B7783" w:rsidP="00D4029B">
            <w:pPr>
              <w:pStyle w:val="y-0"/>
              <w:rPr>
                <w:rFonts w:hint="eastAsia"/>
              </w:rPr>
            </w:pPr>
            <w:r w:rsidRPr="001B7783">
              <w:lastRenderedPageBreak/>
              <w:t>    "dataType": 1,</w:t>
            </w:r>
          </w:p>
          <w:p w14:paraId="631B6621" w14:textId="77777777" w:rsidR="001B7783" w:rsidRPr="001B7783" w:rsidRDefault="001B7783" w:rsidP="00D4029B">
            <w:pPr>
              <w:pStyle w:val="y-0"/>
              <w:rPr>
                <w:rFonts w:hint="eastAsia"/>
              </w:rPr>
            </w:pPr>
            <w:r w:rsidRPr="001B7783">
              <w:t>    "dataSubType": 203,</w:t>
            </w:r>
          </w:p>
          <w:p w14:paraId="2D29F314" w14:textId="77777777" w:rsidR="001B7783" w:rsidRPr="001B7783" w:rsidRDefault="001B7783" w:rsidP="00D4029B">
            <w:pPr>
              <w:pStyle w:val="y-0"/>
              <w:rPr>
                <w:rFonts w:hint="eastAsia"/>
              </w:rPr>
            </w:pPr>
            <w:r w:rsidRPr="001B7783">
              <w:t>    "timeStamp": "1692003304",</w:t>
            </w:r>
          </w:p>
          <w:p w14:paraId="3D5F201B" w14:textId="77777777" w:rsidR="001B7783" w:rsidRPr="001B7783" w:rsidRDefault="001B7783" w:rsidP="00D4029B">
            <w:pPr>
              <w:pStyle w:val="y-0"/>
              <w:rPr>
                <w:rFonts w:hint="eastAsia"/>
              </w:rPr>
            </w:pPr>
            <w:r w:rsidRPr="001B7783">
              <w:t>    "sign": "d74cec6d7e8c6f60623e102e26b07793953590e4a97b452b794293d2d4506031"</w:t>
            </w:r>
          </w:p>
          <w:p w14:paraId="055F7D7C" w14:textId="77777777" w:rsidR="001B7783" w:rsidRPr="001B7783" w:rsidRDefault="001B7783" w:rsidP="00D4029B">
            <w:pPr>
              <w:pStyle w:val="y-0"/>
              <w:rPr>
                <w:rFonts w:hint="eastAsia"/>
              </w:rPr>
            </w:pPr>
            <w:r w:rsidRPr="001B7783">
              <w:t>}</w:t>
            </w:r>
          </w:p>
          <w:p w14:paraId="001F19B4" w14:textId="77777777" w:rsidR="00005070" w:rsidRDefault="00005070" w:rsidP="00D4029B">
            <w:pPr>
              <w:pStyle w:val="y-0"/>
              <w:rPr>
                <w:rFonts w:hint="eastAsia"/>
              </w:rPr>
            </w:pPr>
          </w:p>
        </w:tc>
      </w:tr>
      <w:tr w:rsidR="00005070" w14:paraId="7931F3B8" w14:textId="77777777" w:rsidTr="00296B82">
        <w:tc>
          <w:tcPr>
            <w:tcW w:w="1271" w:type="dxa"/>
          </w:tcPr>
          <w:p w14:paraId="121BDD84" w14:textId="77777777" w:rsidR="00005070" w:rsidRDefault="00005070" w:rsidP="00D4029B">
            <w:pPr>
              <w:pStyle w:val="y-0"/>
              <w:rPr>
                <w:rFonts w:hint="eastAsia"/>
              </w:rPr>
            </w:pPr>
            <w:r w:rsidRPr="00077D08">
              <w:rPr>
                <w:rFonts w:hint="eastAsia"/>
              </w:rPr>
              <w:lastRenderedPageBreak/>
              <w:t>说明</w:t>
            </w:r>
          </w:p>
        </w:tc>
        <w:tc>
          <w:tcPr>
            <w:tcW w:w="6946" w:type="dxa"/>
          </w:tcPr>
          <w:p w14:paraId="0FFED393" w14:textId="77777777" w:rsidR="004B7234" w:rsidRDefault="004B7234" w:rsidP="004B7234">
            <w:pPr>
              <w:pStyle w:val="y-5"/>
              <w:numPr>
                <w:ilvl w:val="0"/>
                <w:numId w:val="20"/>
              </w:numPr>
              <w:rPr>
                <w:rFonts w:hint="eastAsia"/>
              </w:rPr>
            </w:pPr>
            <w:r>
              <w:rPr>
                <w:rFonts w:hint="eastAsia"/>
              </w:rPr>
              <w:t>如果常态化上报的系统漏洞关联的产品漏洞的漏洞</w:t>
            </w:r>
            <w:r>
              <w:rPr>
                <w:rFonts w:hint="eastAsia"/>
              </w:rPr>
              <w:t>id</w:t>
            </w:r>
            <w:r>
              <w:rPr>
                <w:rFonts w:hint="eastAsia"/>
              </w:rPr>
              <w:t>不是部侧统一编码，在常态化上报之前先进行该产品漏洞的主动上报，注意两个接口的</w:t>
            </w:r>
            <w:r>
              <w:rPr>
                <w:rFonts w:hint="eastAsia"/>
              </w:rPr>
              <w:t xml:space="preserve"> orderId 19 </w:t>
            </w:r>
            <w:r>
              <w:rPr>
                <w:rFonts w:hint="eastAsia"/>
              </w:rPr>
              <w:t>位随机数需要保持一致</w:t>
            </w:r>
          </w:p>
          <w:p w14:paraId="5FDDEB78" w14:textId="5BABF829" w:rsidR="00575179" w:rsidRDefault="004B7234" w:rsidP="00575179">
            <w:pPr>
              <w:pStyle w:val="y-5"/>
              <w:numPr>
                <w:ilvl w:val="0"/>
                <w:numId w:val="20"/>
              </w:numPr>
              <w:rPr>
                <w:ins w:id="435" w:author="俊林 杨" w:date="2025-07-08T09:56:00Z" w16du:dateUtc="2025-07-08T01:56:00Z"/>
                <w:rFonts w:hint="eastAsia"/>
              </w:rPr>
            </w:pPr>
            <w:r>
              <w:rPr>
                <w:rFonts w:hint="eastAsia"/>
              </w:rPr>
              <w:t>不必传参数无数据不携带。</w:t>
            </w:r>
            <w:r>
              <w:rPr>
                <w:rFonts w:hint="eastAsia"/>
              </w:rPr>
              <w:t>tasStaObj</w:t>
            </w:r>
            <w:r>
              <w:rPr>
                <w:rFonts w:hint="eastAsia"/>
              </w:rPr>
              <w:t>、</w:t>
            </w:r>
            <w:r>
              <w:rPr>
                <w:rFonts w:hint="eastAsia"/>
              </w:rPr>
              <w:t>workOrderDataObj</w:t>
            </w:r>
            <w:r>
              <w:rPr>
                <w:rFonts w:hint="eastAsia"/>
              </w:rPr>
              <w:t>不传</w:t>
            </w:r>
          </w:p>
          <w:p w14:paraId="717EF89B" w14:textId="6D9107D3" w:rsidR="00575179" w:rsidRDefault="00575179" w:rsidP="00575179">
            <w:pPr>
              <w:pStyle w:val="11"/>
              <w:numPr>
                <w:ilvl w:val="0"/>
                <w:numId w:val="44"/>
              </w:numPr>
              <w:rPr>
                <w:ins w:id="436" w:author="俊林 杨" w:date="2025-07-08T09:59:00Z" w16du:dateUtc="2025-07-08T01:59:00Z"/>
              </w:rPr>
            </w:pPr>
            <w:ins w:id="437" w:author="俊林 杨" w:date="2025-07-08T09:56:00Z" w16du:dateUtc="2025-07-08T01:56:00Z">
              <w:r w:rsidRPr="00575179">
                <w:rPr>
                  <w:rFonts w:hint="eastAsia"/>
                </w:rPr>
                <w:t xml:space="preserve">procTime </w:t>
              </w:r>
              <w:r w:rsidRPr="00575179">
                <w:rPr>
                  <w:rFonts w:hint="eastAsia"/>
                </w:rPr>
                <w:t>根据策略协商的结果，上报该周期内的数据</w:t>
              </w:r>
            </w:ins>
            <w:ins w:id="438" w:author="俊林 杨" w:date="2025-07-08T10:03:00Z" w16du:dateUtc="2025-07-08T02:03:00Z">
              <w:r>
                <w:rPr>
                  <w:rFonts w:hint="eastAsia"/>
                </w:rPr>
                <w:t>，举例协商周期为</w:t>
              </w:r>
              <w:r>
                <w:rPr>
                  <w:rFonts w:hint="eastAsia"/>
                </w:rPr>
                <w:t>48</w:t>
              </w:r>
              <w:r>
                <w:t>H</w:t>
              </w:r>
              <w:r>
                <w:t>，则要求每隔</w:t>
              </w:r>
              <w:r>
                <w:rPr>
                  <w:rFonts w:hint="eastAsia"/>
                </w:rPr>
                <w:t>48</w:t>
              </w:r>
              <w:r>
                <w:t>H</w:t>
              </w:r>
              <w:r>
                <w:t>上报当前周期内的数据，</w:t>
              </w:r>
            </w:ins>
            <w:ins w:id="439" w:author="俊林 杨" w:date="2025-07-08T10:04:00Z" w16du:dateUtc="2025-07-08T02:04:00Z">
              <w:r w:rsidR="00644F09" w:rsidRPr="00575179">
                <w:rPr>
                  <w:rFonts w:hint="eastAsia"/>
                </w:rPr>
                <w:t>procTime</w:t>
              </w:r>
            </w:ins>
            <w:ins w:id="440" w:author="俊林 杨" w:date="2025-07-08T10:05:00Z" w16du:dateUtc="2025-07-08T02:05:00Z">
              <w:r w:rsidR="00644F09">
                <w:rPr>
                  <w:rFonts w:hint="eastAsia"/>
                </w:rPr>
                <w:t>处置</w:t>
              </w:r>
            </w:ins>
            <w:ins w:id="441" w:author="俊林 杨" w:date="2025-07-08T10:04:00Z" w16du:dateUtc="2025-07-08T02:04:00Z">
              <w:r w:rsidR="00644F09">
                <w:rPr>
                  <w:rFonts w:hint="eastAsia"/>
                </w:rPr>
                <w:t>时间范围</w:t>
              </w:r>
            </w:ins>
            <w:ins w:id="442" w:author="俊林 杨" w:date="2025-07-08T10:05:00Z" w16du:dateUtc="2025-07-08T02:05:00Z">
              <w:r w:rsidR="00644F09">
                <w:rPr>
                  <w:rFonts w:hint="eastAsia"/>
                </w:rPr>
                <w:t>同样为</w:t>
              </w:r>
              <w:r w:rsidR="00644F09">
                <w:rPr>
                  <w:rFonts w:hint="eastAsia"/>
                </w:rPr>
                <w:t>48</w:t>
              </w:r>
              <w:r w:rsidR="00644F09">
                <w:t>H</w:t>
              </w:r>
            </w:ins>
          </w:p>
          <w:p w14:paraId="3F5822C3" w14:textId="1A5BD34E" w:rsidR="00575179" w:rsidRPr="00575179" w:rsidRDefault="00575179">
            <w:pPr>
              <w:pStyle w:val="11"/>
              <w:numPr>
                <w:ilvl w:val="0"/>
                <w:numId w:val="44"/>
              </w:numPr>
              <w:rPr>
                <w:rFonts w:hint="eastAsia"/>
              </w:rPr>
              <w:pPrChange w:id="443" w:author="俊林 杨" w:date="2025-07-08T09:56:00Z" w16du:dateUtc="2025-07-08T01:56:00Z">
                <w:pPr>
                  <w:pStyle w:val="y-5"/>
                  <w:numPr>
                    <w:numId w:val="20"/>
                  </w:numPr>
                  <w:ind w:left="440" w:hanging="440"/>
                </w:pPr>
              </w:pPrChange>
            </w:pPr>
            <w:ins w:id="444" w:author="俊林 杨" w:date="2025-07-08T09:59:00Z" w16du:dateUtc="2025-07-08T01:59:00Z">
              <w:r w:rsidRPr="00575179">
                <w:t>如果协商场景为【</w:t>
              </w:r>
              <w:r w:rsidRPr="00575179">
                <w:rPr>
                  <w:rFonts w:hint="eastAsia"/>
                </w:rPr>
                <w:t>2-</w:t>
              </w:r>
              <w:r w:rsidRPr="00575179">
                <w:rPr>
                  <w:rFonts w:hint="eastAsia"/>
                </w:rPr>
                <w:t>自主防控常态化数据上报</w:t>
              </w:r>
            </w:ins>
            <w:ins w:id="445" w:author="俊林 杨" w:date="2025-07-08T10:00:00Z" w16du:dateUtc="2025-07-08T02:00:00Z">
              <w:r w:rsidRPr="00575179">
                <w:rPr>
                  <w:rFonts w:hint="eastAsia"/>
                </w:rPr>
                <w:t>、</w:t>
              </w:r>
            </w:ins>
            <w:ins w:id="446" w:author="俊林 杨" w:date="2025-07-08T10:01:00Z" w16du:dateUtc="2025-07-08T02:01:00Z">
              <w:r w:rsidRPr="00575179">
                <w:rPr>
                  <w:rFonts w:hint="eastAsia"/>
                </w:rPr>
                <w:t>5-</w:t>
              </w:r>
              <w:r w:rsidRPr="00575179">
                <w:rPr>
                  <w:rFonts w:ascii="宋体" w:hint="eastAsia"/>
                  <w:kern w:val="0"/>
                  <w:rPrChange w:id="447" w:author="俊林 杨" w:date="2025-07-08T10:01:00Z" w16du:dateUtc="2025-07-08T02:01:00Z">
                    <w:rPr>
                      <w:rFonts w:ascii="宋体" w:hint="eastAsia"/>
                      <w:kern w:val="0"/>
                      <w:sz w:val="24"/>
                      <w:szCs w:val="24"/>
                    </w:rPr>
                  </w:rPrChange>
                </w:rPr>
                <w:t>漏洞管理能力达标考核、</w:t>
              </w:r>
              <w:r w:rsidRPr="00575179">
                <w:rPr>
                  <w:rFonts w:ascii="宋体" w:hint="eastAsia"/>
                  <w:kern w:val="0"/>
                  <w:rPrChange w:id="448" w:author="俊林 杨" w:date="2025-07-08T10:01:00Z" w16du:dateUtc="2025-07-08T02:01:00Z">
                    <w:rPr>
                      <w:rFonts w:ascii="宋体" w:hint="eastAsia"/>
                      <w:kern w:val="0"/>
                      <w:sz w:val="24"/>
                      <w:szCs w:val="24"/>
                    </w:rPr>
                  </w:rPrChange>
                </w:rPr>
                <w:t>6-</w:t>
              </w:r>
              <w:r w:rsidRPr="00575179">
                <w:rPr>
                  <w:rFonts w:ascii="宋体" w:hint="eastAsia"/>
                  <w:kern w:val="0"/>
                  <w:rPrChange w:id="449" w:author="俊林 杨" w:date="2025-07-08T10:01:00Z" w16du:dateUtc="2025-07-08T02:01:00Z">
                    <w:rPr>
                      <w:rFonts w:ascii="宋体" w:hint="eastAsia"/>
                      <w:kern w:val="0"/>
                      <w:sz w:val="24"/>
                      <w:szCs w:val="24"/>
                    </w:rPr>
                  </w:rPrChange>
                </w:rPr>
                <w:t>漏洞管理数据质量考核</w:t>
              </w:r>
            </w:ins>
            <w:ins w:id="450" w:author="俊林 杨" w:date="2025-07-08T09:59:00Z" w16du:dateUtc="2025-07-08T01:59:00Z">
              <w:r w:rsidRPr="00575179">
                <w:t>】，则需要</w:t>
              </w:r>
            </w:ins>
            <w:ins w:id="451" w:author="俊林 杨" w:date="2025-07-08T10:00:00Z" w16du:dateUtc="2025-07-08T02:00:00Z">
              <w:r w:rsidRPr="00575179">
                <w:t>携带文件</w:t>
              </w:r>
            </w:ins>
            <w:ins w:id="452" w:author="俊林 杨" w:date="2025-07-08T09:59:00Z" w16du:dateUtc="2025-07-08T01:59:00Z">
              <w:r w:rsidRPr="00575179">
                <w:t>进行</w:t>
              </w:r>
            </w:ins>
            <w:ins w:id="453" w:author="俊林 杨" w:date="2025-07-08T10:00:00Z" w16du:dateUtc="2025-07-08T02:00:00Z">
              <w:r w:rsidRPr="00575179">
                <w:t>系统漏洞</w:t>
              </w:r>
            </w:ins>
            <w:ins w:id="454" w:author="俊林 杨" w:date="2025-07-08T09:59:00Z" w16du:dateUtc="2025-07-08T01:59:00Z">
              <w:r w:rsidRPr="00575179">
                <w:t>常态化</w:t>
              </w:r>
            </w:ins>
            <w:ins w:id="455" w:author="俊林 杨" w:date="2025-07-08T10:00:00Z" w16du:dateUtc="2025-07-08T02:00:00Z">
              <w:r w:rsidRPr="00575179">
                <w:t>上报</w:t>
              </w:r>
            </w:ins>
            <w:ins w:id="456" w:author="俊林 杨" w:date="2025-07-08T10:02:00Z" w16du:dateUtc="2025-07-08T02:02:00Z">
              <w:r>
                <w:t>，其他协商场景无特殊说明只需要上报统计数据</w:t>
              </w:r>
            </w:ins>
          </w:p>
          <w:p w14:paraId="520DDF07" w14:textId="77777777" w:rsidR="00005070" w:rsidRDefault="00005070" w:rsidP="004B7234">
            <w:pPr>
              <w:pStyle w:val="y-5"/>
              <w:rPr>
                <w:rFonts w:hint="eastAsia"/>
              </w:rPr>
            </w:pPr>
          </w:p>
        </w:tc>
      </w:tr>
    </w:tbl>
    <w:p w14:paraId="21CBA0AB" w14:textId="77777777" w:rsidR="00005070" w:rsidRPr="00005070" w:rsidRDefault="00005070" w:rsidP="00D4029B">
      <w:pPr>
        <w:pStyle w:val="y-0"/>
        <w:rPr>
          <w:rFonts w:hint="eastAsia"/>
        </w:rPr>
      </w:pPr>
    </w:p>
    <w:p w14:paraId="525C722D" w14:textId="77777777" w:rsidR="009C783E" w:rsidRDefault="009C783E" w:rsidP="009C783E">
      <w:pPr>
        <w:pStyle w:val="y-20"/>
        <w:rPr>
          <w:rFonts w:hint="eastAsia"/>
        </w:rPr>
      </w:pPr>
      <w:r>
        <w:rPr>
          <w:rFonts w:hint="eastAsia"/>
        </w:rPr>
        <w:t>接口</w:t>
      </w:r>
      <w:r>
        <w:rPr>
          <w:rFonts w:hint="eastAsia"/>
        </w:rPr>
        <w:t>28</w:t>
      </w:r>
      <w:r>
        <w:rPr>
          <w:rFonts w:hint="eastAsia"/>
        </w:rPr>
        <w:t>：下级平台注册</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05070" w14:paraId="5A2185E4" w14:textId="77777777" w:rsidTr="00296B82">
        <w:tc>
          <w:tcPr>
            <w:tcW w:w="1271" w:type="dxa"/>
          </w:tcPr>
          <w:p w14:paraId="614A06C8" w14:textId="77777777" w:rsidR="00005070" w:rsidRDefault="00005070" w:rsidP="00D4029B">
            <w:pPr>
              <w:pStyle w:val="y-0"/>
              <w:rPr>
                <w:rFonts w:hint="eastAsia"/>
              </w:rPr>
            </w:pPr>
            <w:r>
              <w:rPr>
                <w:rFonts w:hint="eastAsia"/>
              </w:rPr>
              <w:t>请求URL</w:t>
            </w:r>
          </w:p>
        </w:tc>
        <w:tc>
          <w:tcPr>
            <w:tcW w:w="6946" w:type="dxa"/>
          </w:tcPr>
          <w:p w14:paraId="6FF30C08" w14:textId="246F6D53" w:rsidR="00005070" w:rsidRPr="00077D08" w:rsidRDefault="008B1A2E" w:rsidP="00D4029B">
            <w:pPr>
              <w:pStyle w:val="y-0"/>
              <w:rPr>
                <w:rFonts w:hint="eastAsia"/>
              </w:rPr>
            </w:pPr>
            <w:r>
              <w:rPr>
                <w:rFonts w:hint="eastAsia"/>
              </w:rPr>
              <w:t>——</w:t>
            </w:r>
          </w:p>
        </w:tc>
      </w:tr>
      <w:tr w:rsidR="00005070" w14:paraId="7F0C5E34" w14:textId="77777777" w:rsidTr="00296B82">
        <w:tc>
          <w:tcPr>
            <w:tcW w:w="1271" w:type="dxa"/>
            <w:vMerge w:val="restart"/>
          </w:tcPr>
          <w:p w14:paraId="531A66C0" w14:textId="77777777" w:rsidR="00005070" w:rsidRDefault="00005070" w:rsidP="00D4029B">
            <w:pPr>
              <w:pStyle w:val="y-0"/>
              <w:rPr>
                <w:rFonts w:hint="eastAsia"/>
              </w:rPr>
            </w:pPr>
            <w:r>
              <w:rPr>
                <w:rFonts w:hint="eastAsia"/>
              </w:rPr>
              <w:t>请求体</w:t>
            </w:r>
          </w:p>
        </w:tc>
        <w:tc>
          <w:tcPr>
            <w:tcW w:w="6946" w:type="dxa"/>
          </w:tcPr>
          <w:p w14:paraId="72F0311D" w14:textId="77777777" w:rsidR="001B7783" w:rsidRPr="001B7783" w:rsidRDefault="001B7783" w:rsidP="00D4029B">
            <w:pPr>
              <w:pStyle w:val="y-0"/>
              <w:rPr>
                <w:rFonts w:hint="eastAsia"/>
              </w:rPr>
            </w:pPr>
            <w:r w:rsidRPr="001B7783">
              <w:t>{</w:t>
            </w:r>
          </w:p>
          <w:p w14:paraId="03991050" w14:textId="77777777" w:rsidR="001B7783" w:rsidRPr="001B7783" w:rsidRDefault="001B7783" w:rsidP="00D4029B">
            <w:pPr>
              <w:pStyle w:val="y-0"/>
              <w:rPr>
                <w:rFonts w:hint="eastAsia"/>
              </w:rPr>
            </w:pPr>
            <w:r w:rsidRPr="001B7783">
              <w:t>    "orderID": "2-301-1690657581837721600",</w:t>
            </w:r>
          </w:p>
          <w:p w14:paraId="22137A65" w14:textId="77777777" w:rsidR="001B7783" w:rsidRPr="001B7783" w:rsidRDefault="001B7783" w:rsidP="00D4029B">
            <w:pPr>
              <w:pStyle w:val="y-0"/>
              <w:rPr>
                <w:rFonts w:hint="eastAsia"/>
              </w:rPr>
            </w:pPr>
            <w:r w:rsidRPr="001B7783">
              <w:t>    "orgCode": "320000",</w:t>
            </w:r>
          </w:p>
          <w:p w14:paraId="604B4A68" w14:textId="77777777" w:rsidR="001B7783" w:rsidRPr="001B7783" w:rsidRDefault="001B7783" w:rsidP="00D4029B">
            <w:pPr>
              <w:pStyle w:val="y-0"/>
              <w:rPr>
                <w:rFonts w:hint="eastAsia"/>
              </w:rPr>
            </w:pPr>
            <w:r w:rsidRPr="001B7783">
              <w:t>    "ispCode": "CT",</w:t>
            </w:r>
          </w:p>
          <w:p w14:paraId="43727031" w14:textId="77777777" w:rsidR="001B7783" w:rsidRPr="001B7783" w:rsidRDefault="001B7783" w:rsidP="00D4029B">
            <w:pPr>
              <w:pStyle w:val="y-0"/>
              <w:rPr>
                <w:rFonts w:hint="eastAsia"/>
              </w:rPr>
            </w:pPr>
            <w:r w:rsidRPr="001B7783">
              <w:t>    "ctxCode": 0,</w:t>
            </w:r>
          </w:p>
          <w:p w14:paraId="1846DDAC" w14:textId="77777777" w:rsidR="001B7783" w:rsidRPr="001B7783" w:rsidRDefault="001B7783" w:rsidP="00D4029B">
            <w:pPr>
              <w:pStyle w:val="y-0"/>
              <w:rPr>
                <w:rFonts w:hint="eastAsia"/>
              </w:rPr>
            </w:pPr>
            <w:r w:rsidRPr="001B7783">
              <w:t>    "reqMsgCnt": "0ee0ac77861494867228a101907050ff"</w:t>
            </w:r>
          </w:p>
          <w:p w14:paraId="71B2C91A" w14:textId="77777777" w:rsidR="001B7783" w:rsidRPr="001B7783" w:rsidRDefault="001B7783" w:rsidP="00D4029B">
            <w:pPr>
              <w:pStyle w:val="y-0"/>
              <w:rPr>
                <w:rFonts w:hint="eastAsia"/>
              </w:rPr>
            </w:pPr>
            <w:r w:rsidRPr="001B7783">
              <w:t>}</w:t>
            </w:r>
          </w:p>
          <w:p w14:paraId="36E4B54F" w14:textId="77777777" w:rsidR="00005070" w:rsidRDefault="00005070" w:rsidP="00D4029B">
            <w:pPr>
              <w:pStyle w:val="y-0"/>
              <w:rPr>
                <w:rFonts w:hint="eastAsia"/>
              </w:rPr>
            </w:pPr>
          </w:p>
        </w:tc>
      </w:tr>
      <w:tr w:rsidR="00005070" w14:paraId="43F46EFB" w14:textId="77777777" w:rsidTr="00296B82">
        <w:tc>
          <w:tcPr>
            <w:tcW w:w="1271" w:type="dxa"/>
            <w:vMerge/>
          </w:tcPr>
          <w:p w14:paraId="1886EE2C" w14:textId="77777777" w:rsidR="00005070" w:rsidRDefault="00005070" w:rsidP="00D4029B">
            <w:pPr>
              <w:pStyle w:val="y-0"/>
              <w:rPr>
                <w:rFonts w:hint="eastAsia"/>
              </w:rPr>
            </w:pPr>
          </w:p>
        </w:tc>
        <w:tc>
          <w:tcPr>
            <w:tcW w:w="6946" w:type="dxa"/>
          </w:tcPr>
          <w:p w14:paraId="4C57CE33" w14:textId="77777777" w:rsidR="001B7783" w:rsidRPr="001B7783" w:rsidRDefault="001B7783" w:rsidP="00D4029B">
            <w:pPr>
              <w:pStyle w:val="y-0"/>
              <w:rPr>
                <w:rFonts w:hint="eastAsia"/>
              </w:rPr>
            </w:pPr>
            <w:r w:rsidRPr="001B7783">
              <w:t>{</w:t>
            </w:r>
          </w:p>
          <w:p w14:paraId="5F8E4946" w14:textId="77777777" w:rsidR="001B7783" w:rsidRPr="001B7783" w:rsidRDefault="001B7783" w:rsidP="00D4029B">
            <w:pPr>
              <w:pStyle w:val="y-0"/>
              <w:rPr>
                <w:rFonts w:hint="eastAsia"/>
              </w:rPr>
            </w:pPr>
            <w:r w:rsidRPr="001B7783">
              <w:t>    "dataSubType": 301,</w:t>
            </w:r>
          </w:p>
          <w:p w14:paraId="709DFEF5" w14:textId="77777777" w:rsidR="001B7783" w:rsidRPr="001B7783" w:rsidRDefault="001B7783" w:rsidP="00D4029B">
            <w:pPr>
              <w:pStyle w:val="y-0"/>
              <w:rPr>
                <w:rFonts w:hint="eastAsia"/>
              </w:rPr>
            </w:pPr>
            <w:r w:rsidRPr="001B7783">
              <w:t>    "dataType": 2,</w:t>
            </w:r>
          </w:p>
          <w:p w14:paraId="784AF8DB" w14:textId="77777777" w:rsidR="001B7783" w:rsidRPr="001B7783" w:rsidRDefault="001B7783" w:rsidP="00D4029B">
            <w:pPr>
              <w:pStyle w:val="y-0"/>
              <w:rPr>
                <w:rFonts w:hint="eastAsia"/>
              </w:rPr>
            </w:pPr>
            <w:r w:rsidRPr="001B7783">
              <w:t>    "timeStamp": "1661767676",</w:t>
            </w:r>
          </w:p>
          <w:p w14:paraId="6F39F380" w14:textId="77777777" w:rsidR="001B7783" w:rsidRPr="001B7783" w:rsidRDefault="001B7783" w:rsidP="00D4029B">
            <w:pPr>
              <w:pStyle w:val="y-0"/>
              <w:rPr>
                <w:rFonts w:hint="eastAsia"/>
              </w:rPr>
            </w:pPr>
            <w:r w:rsidRPr="001B7783">
              <w:t xml:space="preserve">    "sign": </w:t>
            </w:r>
            <w:r w:rsidRPr="001B7783">
              <w:lastRenderedPageBreak/>
              <w:t>"25f705ddcb4972253f4834b1462a274524f1c7847244ac79836ac47dd1e78422",</w:t>
            </w:r>
          </w:p>
          <w:p w14:paraId="1D3F5EC7" w14:textId="77777777" w:rsidR="001B7783" w:rsidRPr="001B7783" w:rsidRDefault="001B7783" w:rsidP="00D4029B">
            <w:pPr>
              <w:pStyle w:val="y-0"/>
              <w:rPr>
                <w:rFonts w:hint="eastAsia"/>
              </w:rPr>
            </w:pPr>
            <w:r w:rsidRPr="001B7783">
              <w:t>    "registerReqParams": {</w:t>
            </w:r>
          </w:p>
          <w:p w14:paraId="2323B3B7" w14:textId="77777777" w:rsidR="001B7783" w:rsidRPr="001B7783" w:rsidRDefault="001B7783" w:rsidP="00D4029B">
            <w:pPr>
              <w:pStyle w:val="y-0"/>
              <w:rPr>
                <w:rFonts w:hint="eastAsia"/>
              </w:rPr>
            </w:pPr>
            <w:r w:rsidRPr="001B7783">
              <w:t>        "devHash": "10.8.100.7",</w:t>
            </w:r>
          </w:p>
          <w:p w14:paraId="2BB22888" w14:textId="77777777" w:rsidR="001B7783" w:rsidRPr="001B7783" w:rsidRDefault="001B7783" w:rsidP="00D4029B">
            <w:pPr>
              <w:pStyle w:val="y-0"/>
              <w:rPr>
                <w:rFonts w:hint="eastAsia"/>
              </w:rPr>
            </w:pPr>
            <w:r w:rsidRPr="001B7783">
              <w:t>        "devIp": "10.8.100.7"</w:t>
            </w:r>
          </w:p>
          <w:p w14:paraId="6CC9B3F5" w14:textId="77777777" w:rsidR="001B7783" w:rsidRPr="001B7783" w:rsidRDefault="001B7783" w:rsidP="00D4029B">
            <w:pPr>
              <w:pStyle w:val="y-0"/>
              <w:rPr>
                <w:rFonts w:hint="eastAsia"/>
              </w:rPr>
            </w:pPr>
            <w:r w:rsidRPr="001B7783">
              <w:t>    }</w:t>
            </w:r>
          </w:p>
          <w:p w14:paraId="1109B3F2" w14:textId="77777777" w:rsidR="001B7783" w:rsidRPr="001B7783" w:rsidRDefault="001B7783" w:rsidP="00D4029B">
            <w:pPr>
              <w:pStyle w:val="y-0"/>
              <w:rPr>
                <w:rFonts w:hint="eastAsia"/>
              </w:rPr>
            </w:pPr>
            <w:r w:rsidRPr="001B7783">
              <w:t>}</w:t>
            </w:r>
          </w:p>
          <w:p w14:paraId="0B6BDC70" w14:textId="77777777" w:rsidR="00005070" w:rsidRDefault="00005070" w:rsidP="00D4029B">
            <w:pPr>
              <w:pStyle w:val="y-0"/>
              <w:rPr>
                <w:rFonts w:hint="eastAsia"/>
              </w:rPr>
            </w:pPr>
          </w:p>
        </w:tc>
      </w:tr>
      <w:tr w:rsidR="00005070" w14:paraId="1A1296E0" w14:textId="77777777" w:rsidTr="00296B82">
        <w:tc>
          <w:tcPr>
            <w:tcW w:w="1271" w:type="dxa"/>
            <w:vMerge w:val="restart"/>
          </w:tcPr>
          <w:p w14:paraId="1352792A" w14:textId="77777777" w:rsidR="00005070" w:rsidRDefault="00005070" w:rsidP="00D4029B">
            <w:pPr>
              <w:pStyle w:val="y-0"/>
              <w:rPr>
                <w:rFonts w:hint="eastAsia"/>
              </w:rPr>
            </w:pPr>
            <w:r>
              <w:rPr>
                <w:rFonts w:hint="eastAsia"/>
              </w:rPr>
              <w:lastRenderedPageBreak/>
              <w:t>响应体</w:t>
            </w:r>
          </w:p>
        </w:tc>
        <w:tc>
          <w:tcPr>
            <w:tcW w:w="6946" w:type="dxa"/>
          </w:tcPr>
          <w:p w14:paraId="254C61D0" w14:textId="77777777" w:rsidR="001B7783" w:rsidRPr="001B7783" w:rsidRDefault="001B7783" w:rsidP="00D4029B">
            <w:pPr>
              <w:pStyle w:val="y-0"/>
              <w:rPr>
                <w:rFonts w:hint="eastAsia"/>
              </w:rPr>
            </w:pPr>
            <w:r w:rsidRPr="001B7783">
              <w:t>{</w:t>
            </w:r>
          </w:p>
          <w:p w14:paraId="7E513596" w14:textId="77777777" w:rsidR="001B7783" w:rsidRPr="001B7783" w:rsidRDefault="001B7783" w:rsidP="00D4029B">
            <w:pPr>
              <w:pStyle w:val="y-0"/>
              <w:rPr>
                <w:rFonts w:hint="eastAsia"/>
              </w:rPr>
            </w:pPr>
            <w:r w:rsidRPr="001B7783">
              <w:t>    "orderID": "2-301-1690657581837721600",</w:t>
            </w:r>
          </w:p>
          <w:p w14:paraId="0C81B135" w14:textId="77777777" w:rsidR="001B7783" w:rsidRPr="001B7783" w:rsidRDefault="001B7783" w:rsidP="00D4029B">
            <w:pPr>
              <w:pStyle w:val="y-0"/>
              <w:rPr>
                <w:rFonts w:hint="eastAsia"/>
              </w:rPr>
            </w:pPr>
            <w:r w:rsidRPr="001B7783">
              <w:t>    "statusCode": 0,</w:t>
            </w:r>
          </w:p>
          <w:p w14:paraId="6677FF84" w14:textId="77777777" w:rsidR="001B7783" w:rsidRPr="001B7783" w:rsidRDefault="001B7783" w:rsidP="00D4029B">
            <w:pPr>
              <w:pStyle w:val="y-0"/>
              <w:rPr>
                <w:rFonts w:hint="eastAsia"/>
              </w:rPr>
            </w:pPr>
            <w:r w:rsidRPr="001B7783">
              <w:t>    "statusText": "success.",</w:t>
            </w:r>
          </w:p>
          <w:p w14:paraId="24924CD0" w14:textId="77777777" w:rsidR="001B7783" w:rsidRPr="001B7783" w:rsidRDefault="001B7783" w:rsidP="00D4029B">
            <w:pPr>
              <w:pStyle w:val="y-0"/>
              <w:rPr>
                <w:rFonts w:hint="eastAsia"/>
              </w:rPr>
            </w:pPr>
            <w:r w:rsidRPr="001B7783">
              <w:t>    "rspMsgCnt": "7c28a763a1c9dcb87657f0d8fef975ba"</w:t>
            </w:r>
          </w:p>
          <w:p w14:paraId="1B998395" w14:textId="77777777" w:rsidR="001B7783" w:rsidRPr="001B7783" w:rsidRDefault="001B7783" w:rsidP="00D4029B">
            <w:pPr>
              <w:pStyle w:val="y-0"/>
              <w:rPr>
                <w:rFonts w:hint="eastAsia"/>
              </w:rPr>
            </w:pPr>
            <w:r w:rsidRPr="001B7783">
              <w:t>}</w:t>
            </w:r>
          </w:p>
          <w:p w14:paraId="5DFEFBE6" w14:textId="77777777" w:rsidR="00005070" w:rsidRDefault="00005070" w:rsidP="00D4029B">
            <w:pPr>
              <w:pStyle w:val="y-0"/>
              <w:rPr>
                <w:rFonts w:hint="eastAsia"/>
              </w:rPr>
            </w:pPr>
          </w:p>
        </w:tc>
      </w:tr>
      <w:tr w:rsidR="00005070" w14:paraId="3985A267" w14:textId="77777777" w:rsidTr="00296B82">
        <w:tc>
          <w:tcPr>
            <w:tcW w:w="1271" w:type="dxa"/>
            <w:vMerge/>
          </w:tcPr>
          <w:p w14:paraId="5632CD91" w14:textId="77777777" w:rsidR="00005070" w:rsidRDefault="00005070" w:rsidP="00D4029B">
            <w:pPr>
              <w:pStyle w:val="y-0"/>
              <w:rPr>
                <w:rFonts w:hint="eastAsia"/>
              </w:rPr>
            </w:pPr>
          </w:p>
        </w:tc>
        <w:tc>
          <w:tcPr>
            <w:tcW w:w="6946" w:type="dxa"/>
          </w:tcPr>
          <w:p w14:paraId="53AB5040" w14:textId="77777777" w:rsidR="001B7783" w:rsidRPr="001B7783" w:rsidRDefault="001B7783" w:rsidP="00D4029B">
            <w:pPr>
              <w:pStyle w:val="y-0"/>
              <w:rPr>
                <w:rFonts w:hint="eastAsia"/>
              </w:rPr>
            </w:pPr>
            <w:r w:rsidRPr="001B7783">
              <w:t>{</w:t>
            </w:r>
          </w:p>
          <w:p w14:paraId="6E329145" w14:textId="77777777" w:rsidR="001B7783" w:rsidRPr="001B7783" w:rsidRDefault="001B7783" w:rsidP="00D4029B">
            <w:pPr>
              <w:pStyle w:val="y-0"/>
              <w:rPr>
                <w:rFonts w:hint="eastAsia"/>
              </w:rPr>
            </w:pPr>
            <w:r w:rsidRPr="001B7783">
              <w:t>    "dataType": 2,</w:t>
            </w:r>
          </w:p>
          <w:p w14:paraId="24FC0518" w14:textId="77777777" w:rsidR="001B7783" w:rsidRPr="001B7783" w:rsidRDefault="001B7783" w:rsidP="00D4029B">
            <w:pPr>
              <w:pStyle w:val="y-0"/>
              <w:rPr>
                <w:rFonts w:hint="eastAsia"/>
              </w:rPr>
            </w:pPr>
            <w:r w:rsidRPr="001B7783">
              <w:t>    "dataSubType": 301,</w:t>
            </w:r>
          </w:p>
          <w:p w14:paraId="735C3B76" w14:textId="77777777" w:rsidR="001B7783" w:rsidRPr="001B7783" w:rsidRDefault="001B7783" w:rsidP="00D4029B">
            <w:pPr>
              <w:pStyle w:val="y-0"/>
              <w:rPr>
                <w:rFonts w:hint="eastAsia"/>
              </w:rPr>
            </w:pPr>
            <w:r w:rsidRPr="001B7783">
              <w:t>    "timeStamp": "1692003304",</w:t>
            </w:r>
          </w:p>
          <w:p w14:paraId="34622497" w14:textId="77777777" w:rsidR="001B7783" w:rsidRPr="001B7783" w:rsidRDefault="001B7783" w:rsidP="00D4029B">
            <w:pPr>
              <w:pStyle w:val="y-0"/>
              <w:rPr>
                <w:rFonts w:hint="eastAsia"/>
              </w:rPr>
            </w:pPr>
            <w:r w:rsidRPr="001B7783">
              <w:t>    "sign": "d74cec6d7e8c6f60623e102e26b07793953590e4a97b452b794293d2d4506031",</w:t>
            </w:r>
          </w:p>
          <w:p w14:paraId="34227F1C" w14:textId="77777777" w:rsidR="001B7783" w:rsidRPr="001B7783" w:rsidRDefault="001B7783" w:rsidP="00D4029B">
            <w:pPr>
              <w:pStyle w:val="y-0"/>
              <w:rPr>
                <w:rFonts w:hint="eastAsia"/>
              </w:rPr>
            </w:pPr>
            <w:r w:rsidRPr="001B7783">
              <w:t>    "registerResParams": {</w:t>
            </w:r>
          </w:p>
          <w:p w14:paraId="2A732F3D" w14:textId="3BCC110B" w:rsidR="001B7783" w:rsidRPr="001B7783" w:rsidRDefault="001B7783" w:rsidP="00D4029B">
            <w:pPr>
              <w:pStyle w:val="y-0"/>
              <w:rPr>
                <w:rFonts w:hint="eastAsia"/>
              </w:rPr>
            </w:pPr>
            <w:r w:rsidRPr="001B7783">
              <w:t>        "devHash": "</w:t>
            </w:r>
            <w:ins w:id="457" w:author="俊林 杨" w:date="2025-07-03T17:10:00Z" w16du:dateUtc="2025-07-03T09:10:00Z">
              <w:r w:rsidR="00E70C28" w:rsidRPr="001B7783">
                <w:t xml:space="preserve">59288981fe687b03773ff023699d </w:t>
              </w:r>
            </w:ins>
            <w:r w:rsidRPr="001B7783">
              <w:t>",</w:t>
            </w:r>
          </w:p>
          <w:p w14:paraId="1FE7F760" w14:textId="7AB5F199" w:rsidR="001B7783" w:rsidRPr="001B7783" w:rsidRDefault="001B7783" w:rsidP="00D4029B">
            <w:pPr>
              <w:pStyle w:val="y-0"/>
              <w:rPr>
                <w:rFonts w:hint="eastAsia"/>
              </w:rPr>
            </w:pPr>
            <w:r w:rsidRPr="001B7783">
              <w:t>        "devIp": "</w:t>
            </w:r>
            <w:ins w:id="458" w:author="俊林 杨" w:date="2025-07-03T17:09:00Z" w16du:dateUtc="2025-07-03T09:09:00Z">
              <w:r w:rsidR="00E70C28">
                <w:rPr>
                  <w:rFonts w:hint="eastAsia"/>
                </w:rPr>
                <w:t>192.168.0.10</w:t>
              </w:r>
            </w:ins>
            <w:r w:rsidRPr="001B7783">
              <w:t>",</w:t>
            </w:r>
          </w:p>
          <w:p w14:paraId="2109EAE7" w14:textId="59C8C4A3" w:rsidR="001B7783" w:rsidRPr="001B7783" w:rsidRDefault="001B7783" w:rsidP="00D4029B">
            <w:pPr>
              <w:pStyle w:val="y-0"/>
              <w:rPr>
                <w:rFonts w:hint="eastAsia"/>
              </w:rPr>
            </w:pPr>
            <w:r w:rsidRPr="001B7783">
              <w:t>        "devType": "</w:t>
            </w:r>
            <w:ins w:id="459" w:author="俊林 杨" w:date="2025-07-03T17:11:00Z" w16du:dateUtc="2025-07-03T09:11:00Z">
              <w:r w:rsidR="00E70C28">
                <w:rPr>
                  <w:rFonts w:hint="eastAsia"/>
                </w:rPr>
                <w:t>data_platform</w:t>
              </w:r>
            </w:ins>
            <w:r w:rsidRPr="001B7783">
              <w:t>",</w:t>
            </w:r>
          </w:p>
          <w:p w14:paraId="14856F45" w14:textId="57194450" w:rsidR="001B7783" w:rsidRPr="001B7783" w:rsidRDefault="001B7783" w:rsidP="00D4029B">
            <w:pPr>
              <w:pStyle w:val="y-0"/>
              <w:rPr>
                <w:rFonts w:hint="eastAsia"/>
              </w:rPr>
            </w:pPr>
            <w:r w:rsidRPr="001B7783">
              <w:t>        "status": "</w:t>
            </w:r>
            <w:ins w:id="460" w:author="俊林 杨" w:date="2025-07-03T17:10:00Z" w16du:dateUtc="2025-07-03T09:10:00Z">
              <w:r w:rsidR="00E70C28">
                <w:rPr>
                  <w:rFonts w:hint="eastAsia"/>
                </w:rPr>
                <w:t>0</w:t>
              </w:r>
            </w:ins>
            <w:r w:rsidRPr="001B7783">
              <w:t>",</w:t>
            </w:r>
          </w:p>
          <w:p w14:paraId="5E0A6B41" w14:textId="24D486CD" w:rsidR="001B7783" w:rsidRPr="001B7783" w:rsidRDefault="001B7783" w:rsidP="00D4029B">
            <w:pPr>
              <w:pStyle w:val="y-0"/>
              <w:rPr>
                <w:rFonts w:hint="eastAsia"/>
              </w:rPr>
            </w:pPr>
            <w:r w:rsidRPr="001B7783">
              <w:t>        "curVer": "2</w:t>
            </w:r>
            <w:ins w:id="461" w:author="俊林 杨" w:date="2025-07-03T17:10:00Z" w16du:dateUtc="2025-07-03T09:10:00Z">
              <w:r w:rsidR="00E70C28">
                <w:rPr>
                  <w:rFonts w:hint="eastAsia"/>
                </w:rPr>
                <w:t>.0</w:t>
              </w:r>
            </w:ins>
            <w:r w:rsidRPr="001B7783">
              <w:t>",</w:t>
            </w:r>
          </w:p>
          <w:p w14:paraId="50C17780" w14:textId="215CBE32" w:rsidR="001B7783" w:rsidRPr="001B7783" w:rsidRDefault="001B7783" w:rsidP="00D4029B">
            <w:pPr>
              <w:pStyle w:val="y-0"/>
              <w:rPr>
                <w:rFonts w:hint="eastAsia"/>
              </w:rPr>
            </w:pPr>
            <w:r w:rsidRPr="001B7783">
              <w:t>        "vulVer": "2</w:t>
            </w:r>
            <w:ins w:id="462" w:author="俊林 杨" w:date="2025-07-03T17:10:00Z" w16du:dateUtc="2025-07-03T09:10:00Z">
              <w:r w:rsidR="00E70C28">
                <w:rPr>
                  <w:rFonts w:hint="eastAsia"/>
                </w:rPr>
                <w:t>.0</w:t>
              </w:r>
            </w:ins>
            <w:r w:rsidRPr="001B7783">
              <w:t>",</w:t>
            </w:r>
          </w:p>
          <w:p w14:paraId="29125001" w14:textId="77777777" w:rsidR="001B7783" w:rsidRPr="001B7783" w:rsidRDefault="001B7783" w:rsidP="00D4029B">
            <w:pPr>
              <w:pStyle w:val="y-0"/>
              <w:rPr>
                <w:rFonts w:hint="eastAsia"/>
              </w:rPr>
            </w:pPr>
            <w:r w:rsidRPr="001B7783">
              <w:t>        "updateTime": "1692003304"</w:t>
            </w:r>
          </w:p>
          <w:p w14:paraId="3E93FC6C" w14:textId="77777777" w:rsidR="001B7783" w:rsidRPr="001B7783" w:rsidRDefault="001B7783" w:rsidP="00D4029B">
            <w:pPr>
              <w:pStyle w:val="y-0"/>
              <w:rPr>
                <w:rFonts w:hint="eastAsia"/>
              </w:rPr>
            </w:pPr>
            <w:r w:rsidRPr="001B7783">
              <w:t>    }</w:t>
            </w:r>
          </w:p>
          <w:p w14:paraId="4E478EB4" w14:textId="77777777" w:rsidR="001B7783" w:rsidRPr="001B7783" w:rsidRDefault="001B7783" w:rsidP="00D4029B">
            <w:pPr>
              <w:pStyle w:val="y-0"/>
              <w:rPr>
                <w:rFonts w:hint="eastAsia"/>
              </w:rPr>
            </w:pPr>
            <w:r w:rsidRPr="001B7783">
              <w:t>}</w:t>
            </w:r>
          </w:p>
          <w:p w14:paraId="7605045F" w14:textId="77777777" w:rsidR="00005070" w:rsidRDefault="00005070" w:rsidP="00D4029B">
            <w:pPr>
              <w:pStyle w:val="y-0"/>
              <w:rPr>
                <w:rFonts w:hint="eastAsia"/>
              </w:rPr>
            </w:pPr>
          </w:p>
        </w:tc>
      </w:tr>
      <w:tr w:rsidR="00005070" w14:paraId="2CBDD073" w14:textId="77777777" w:rsidTr="00296B82">
        <w:tc>
          <w:tcPr>
            <w:tcW w:w="1271" w:type="dxa"/>
          </w:tcPr>
          <w:p w14:paraId="56B426DA" w14:textId="77777777" w:rsidR="00005070" w:rsidRDefault="00005070" w:rsidP="00D4029B">
            <w:pPr>
              <w:pStyle w:val="y-0"/>
              <w:rPr>
                <w:rFonts w:hint="eastAsia"/>
              </w:rPr>
            </w:pPr>
            <w:r w:rsidRPr="00077D08">
              <w:rPr>
                <w:rFonts w:hint="eastAsia"/>
              </w:rPr>
              <w:t>说明</w:t>
            </w:r>
          </w:p>
        </w:tc>
        <w:tc>
          <w:tcPr>
            <w:tcW w:w="6946" w:type="dxa"/>
          </w:tcPr>
          <w:p w14:paraId="58436671" w14:textId="0DD609EE" w:rsidR="00005070" w:rsidRDefault="00B73469" w:rsidP="00D4029B">
            <w:pPr>
              <w:pStyle w:val="y-0"/>
              <w:rPr>
                <w:rFonts w:hint="eastAsia"/>
              </w:rPr>
            </w:pPr>
            <w:ins w:id="463" w:author="俊林 杨" w:date="2025-07-09T14:26:00Z" w16du:dateUtc="2025-07-09T06:26:00Z">
              <w:r>
                <w:rPr>
                  <w:rFonts w:hint="eastAsia"/>
                </w:rPr>
                <w:t>该接口支持省侧发起请求，也支持部侧发起请求。</w:t>
              </w:r>
            </w:ins>
          </w:p>
        </w:tc>
      </w:tr>
    </w:tbl>
    <w:p w14:paraId="4B3F9528" w14:textId="77777777" w:rsidR="00005070" w:rsidRPr="00005070" w:rsidRDefault="00005070" w:rsidP="00D4029B">
      <w:pPr>
        <w:pStyle w:val="y-0"/>
        <w:rPr>
          <w:rFonts w:hint="eastAsia"/>
        </w:rPr>
      </w:pPr>
    </w:p>
    <w:p w14:paraId="3F95075B" w14:textId="77777777" w:rsidR="009C783E" w:rsidRDefault="009C783E" w:rsidP="009C783E">
      <w:pPr>
        <w:pStyle w:val="y-20"/>
        <w:rPr>
          <w:rFonts w:hint="eastAsia"/>
        </w:rPr>
      </w:pPr>
      <w:r>
        <w:rPr>
          <w:rFonts w:hint="eastAsia"/>
        </w:rPr>
        <w:lastRenderedPageBreak/>
        <w:t>接口</w:t>
      </w:r>
      <w:r>
        <w:rPr>
          <w:rFonts w:hint="eastAsia"/>
        </w:rPr>
        <w:t>29</w:t>
      </w:r>
      <w:r>
        <w:rPr>
          <w:rFonts w:hint="eastAsia"/>
        </w:rPr>
        <w:t>：下级平台事件上报</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05070" w14:paraId="76AC797B" w14:textId="77777777" w:rsidTr="00296B82">
        <w:tc>
          <w:tcPr>
            <w:tcW w:w="1271" w:type="dxa"/>
          </w:tcPr>
          <w:p w14:paraId="5394F6F4" w14:textId="77777777" w:rsidR="00005070" w:rsidRDefault="00005070" w:rsidP="00D4029B">
            <w:pPr>
              <w:pStyle w:val="y-0"/>
              <w:rPr>
                <w:rFonts w:hint="eastAsia"/>
              </w:rPr>
            </w:pPr>
            <w:r>
              <w:rPr>
                <w:rFonts w:hint="eastAsia"/>
              </w:rPr>
              <w:t>请求URL</w:t>
            </w:r>
          </w:p>
        </w:tc>
        <w:tc>
          <w:tcPr>
            <w:tcW w:w="6946" w:type="dxa"/>
          </w:tcPr>
          <w:p w14:paraId="14D2D119" w14:textId="47D39B75" w:rsidR="00005070" w:rsidRPr="00077D08" w:rsidRDefault="008B1A2E" w:rsidP="00D4029B">
            <w:pPr>
              <w:pStyle w:val="y-0"/>
              <w:rPr>
                <w:rFonts w:hint="eastAsia"/>
              </w:rPr>
            </w:pPr>
            <w:r>
              <w:rPr>
                <w:rFonts w:hint="eastAsia"/>
              </w:rPr>
              <w:t>——</w:t>
            </w:r>
          </w:p>
        </w:tc>
      </w:tr>
      <w:tr w:rsidR="00005070" w14:paraId="3E34378D" w14:textId="77777777" w:rsidTr="00296B82">
        <w:tc>
          <w:tcPr>
            <w:tcW w:w="1271" w:type="dxa"/>
            <w:vMerge w:val="restart"/>
          </w:tcPr>
          <w:p w14:paraId="51BD55E0" w14:textId="77777777" w:rsidR="00005070" w:rsidRDefault="00005070" w:rsidP="00D4029B">
            <w:pPr>
              <w:pStyle w:val="y-0"/>
              <w:rPr>
                <w:rFonts w:hint="eastAsia"/>
              </w:rPr>
            </w:pPr>
            <w:r>
              <w:rPr>
                <w:rFonts w:hint="eastAsia"/>
              </w:rPr>
              <w:t>请求体</w:t>
            </w:r>
          </w:p>
        </w:tc>
        <w:tc>
          <w:tcPr>
            <w:tcW w:w="6946" w:type="dxa"/>
          </w:tcPr>
          <w:p w14:paraId="518B5368" w14:textId="77777777" w:rsidR="001B7783" w:rsidRPr="001B7783" w:rsidRDefault="001B7783" w:rsidP="00D4029B">
            <w:pPr>
              <w:pStyle w:val="y-0"/>
              <w:rPr>
                <w:rFonts w:hint="eastAsia"/>
              </w:rPr>
            </w:pPr>
            <w:r w:rsidRPr="001B7783">
              <w:t>{</w:t>
            </w:r>
          </w:p>
          <w:p w14:paraId="690B9951" w14:textId="77777777" w:rsidR="001B7783" w:rsidRPr="001B7783" w:rsidRDefault="001B7783" w:rsidP="00D4029B">
            <w:pPr>
              <w:pStyle w:val="y-0"/>
              <w:rPr>
                <w:rFonts w:hint="eastAsia"/>
              </w:rPr>
            </w:pPr>
            <w:r w:rsidRPr="001B7783">
              <w:t>    "orderID": "2-303-1690657581837721600",</w:t>
            </w:r>
          </w:p>
          <w:p w14:paraId="7D059EC6" w14:textId="77777777" w:rsidR="001B7783" w:rsidRPr="001B7783" w:rsidRDefault="001B7783" w:rsidP="00D4029B">
            <w:pPr>
              <w:pStyle w:val="y-0"/>
              <w:rPr>
                <w:rFonts w:hint="eastAsia"/>
              </w:rPr>
            </w:pPr>
            <w:r w:rsidRPr="001B7783">
              <w:t>    "orgCode": "110000",</w:t>
            </w:r>
          </w:p>
          <w:p w14:paraId="5BA916C7" w14:textId="77777777" w:rsidR="001B7783" w:rsidRPr="001B7783" w:rsidRDefault="001B7783" w:rsidP="00D4029B">
            <w:pPr>
              <w:pStyle w:val="y-0"/>
              <w:rPr>
                <w:rFonts w:hint="eastAsia"/>
              </w:rPr>
            </w:pPr>
            <w:r w:rsidRPr="001B7783">
              <w:t>    "ispCode": "CM",</w:t>
            </w:r>
          </w:p>
          <w:p w14:paraId="00DBAC16" w14:textId="77777777" w:rsidR="001B7783" w:rsidRPr="001B7783" w:rsidRDefault="001B7783" w:rsidP="00D4029B">
            <w:pPr>
              <w:pStyle w:val="y-0"/>
              <w:rPr>
                <w:rFonts w:hint="eastAsia"/>
              </w:rPr>
            </w:pPr>
            <w:r w:rsidRPr="001B7783">
              <w:t>    "ctxCode": 1,</w:t>
            </w:r>
          </w:p>
          <w:p w14:paraId="066568AA" w14:textId="77777777" w:rsidR="001B7783" w:rsidRPr="001B7783" w:rsidRDefault="001B7783" w:rsidP="00D4029B">
            <w:pPr>
              <w:pStyle w:val="y-0"/>
              <w:rPr>
                <w:rFonts w:hint="eastAsia"/>
              </w:rPr>
            </w:pPr>
            <w:r w:rsidRPr="001B7783">
              <w:t>    "reqMsgCnt": "9f41c0e7d03a6bfb7aad839691e45ed7"</w:t>
            </w:r>
          </w:p>
          <w:p w14:paraId="7B6CFCB9" w14:textId="77777777" w:rsidR="001B7783" w:rsidRPr="001B7783" w:rsidRDefault="001B7783" w:rsidP="00D4029B">
            <w:pPr>
              <w:pStyle w:val="y-0"/>
              <w:rPr>
                <w:rFonts w:hint="eastAsia"/>
              </w:rPr>
            </w:pPr>
            <w:r w:rsidRPr="001B7783">
              <w:t>}</w:t>
            </w:r>
          </w:p>
          <w:p w14:paraId="67944552" w14:textId="77777777" w:rsidR="00005070" w:rsidRDefault="00005070" w:rsidP="00D4029B">
            <w:pPr>
              <w:pStyle w:val="y-0"/>
              <w:rPr>
                <w:rFonts w:hint="eastAsia"/>
              </w:rPr>
            </w:pPr>
          </w:p>
        </w:tc>
      </w:tr>
      <w:tr w:rsidR="00005070" w14:paraId="43A342A7" w14:textId="77777777" w:rsidTr="00296B82">
        <w:tc>
          <w:tcPr>
            <w:tcW w:w="1271" w:type="dxa"/>
            <w:vMerge/>
          </w:tcPr>
          <w:p w14:paraId="7443F11D" w14:textId="77777777" w:rsidR="00005070" w:rsidRDefault="00005070" w:rsidP="00D4029B">
            <w:pPr>
              <w:pStyle w:val="y-0"/>
              <w:rPr>
                <w:rFonts w:hint="eastAsia"/>
              </w:rPr>
            </w:pPr>
          </w:p>
        </w:tc>
        <w:tc>
          <w:tcPr>
            <w:tcW w:w="6946" w:type="dxa"/>
          </w:tcPr>
          <w:p w14:paraId="5CD79F85" w14:textId="77777777" w:rsidR="001B7783" w:rsidRPr="001B7783" w:rsidRDefault="001B7783" w:rsidP="00D4029B">
            <w:pPr>
              <w:pStyle w:val="y-0"/>
              <w:rPr>
                <w:rFonts w:hint="eastAsia"/>
              </w:rPr>
            </w:pPr>
            <w:r w:rsidRPr="001B7783">
              <w:t>{</w:t>
            </w:r>
          </w:p>
          <w:p w14:paraId="570F9E09" w14:textId="77777777" w:rsidR="001B7783" w:rsidRPr="001B7783" w:rsidRDefault="001B7783" w:rsidP="00D4029B">
            <w:pPr>
              <w:pStyle w:val="y-0"/>
              <w:rPr>
                <w:rFonts w:hint="eastAsia"/>
              </w:rPr>
            </w:pPr>
            <w:r w:rsidRPr="001B7783">
              <w:t>    "dataSubType": 303,</w:t>
            </w:r>
          </w:p>
          <w:p w14:paraId="0D2EAE9E" w14:textId="77777777" w:rsidR="001B7783" w:rsidRPr="001B7783" w:rsidRDefault="001B7783" w:rsidP="00D4029B">
            <w:pPr>
              <w:pStyle w:val="y-0"/>
              <w:rPr>
                <w:rFonts w:hint="eastAsia"/>
              </w:rPr>
            </w:pPr>
            <w:r w:rsidRPr="001B7783">
              <w:t>    "dataType": 2,</w:t>
            </w:r>
          </w:p>
          <w:p w14:paraId="52ED93BA" w14:textId="77777777" w:rsidR="001B7783" w:rsidRPr="001B7783" w:rsidRDefault="001B7783" w:rsidP="00D4029B">
            <w:pPr>
              <w:pStyle w:val="y-0"/>
              <w:rPr>
                <w:rFonts w:hint="eastAsia"/>
              </w:rPr>
            </w:pPr>
            <w:r w:rsidRPr="001B7783">
              <w:t>    "timeStamp": "1661256722",</w:t>
            </w:r>
          </w:p>
          <w:p w14:paraId="7F49267A" w14:textId="77777777" w:rsidR="001B7783" w:rsidRPr="001B7783" w:rsidRDefault="001B7783" w:rsidP="00D4029B">
            <w:pPr>
              <w:pStyle w:val="y-0"/>
              <w:rPr>
                <w:rFonts w:hint="eastAsia"/>
              </w:rPr>
            </w:pPr>
            <w:r w:rsidRPr="001B7783">
              <w:t>    "sign": "b8cee6b040997c022f339589e37c4d29112a979ea73d575c432ca765764f0fbf",</w:t>
            </w:r>
          </w:p>
          <w:p w14:paraId="34560358" w14:textId="77777777" w:rsidR="001B7783" w:rsidRPr="001B7783" w:rsidRDefault="001B7783" w:rsidP="00D4029B">
            <w:pPr>
              <w:pStyle w:val="y-0"/>
              <w:rPr>
                <w:rFonts w:hint="eastAsia"/>
              </w:rPr>
            </w:pPr>
            <w:r w:rsidRPr="001B7783">
              <w:t>    "eventInfoReqParams": {</w:t>
            </w:r>
          </w:p>
          <w:p w14:paraId="62CB0588" w14:textId="77777777" w:rsidR="001B7783" w:rsidRPr="001B7783" w:rsidRDefault="001B7783" w:rsidP="00D4029B">
            <w:pPr>
              <w:pStyle w:val="y-0"/>
              <w:rPr>
                <w:rFonts w:hint="eastAsia"/>
              </w:rPr>
            </w:pPr>
            <w:r w:rsidRPr="001B7783">
              <w:t>        "eventId": 2001,</w:t>
            </w:r>
          </w:p>
          <w:p w14:paraId="21A025F3" w14:textId="77777777" w:rsidR="001B7783" w:rsidRPr="001B7783" w:rsidRDefault="001B7783" w:rsidP="00D4029B">
            <w:pPr>
              <w:pStyle w:val="y-0"/>
              <w:rPr>
                <w:rFonts w:hint="eastAsia"/>
              </w:rPr>
            </w:pPr>
            <w:r w:rsidRPr="001B7783">
              <w:t>        "devHash": "59288981fe687b03773ff023699d",</w:t>
            </w:r>
          </w:p>
          <w:p w14:paraId="17DC9234" w14:textId="77777777" w:rsidR="001B7783" w:rsidRPr="001B7783" w:rsidRDefault="001B7783" w:rsidP="00D4029B">
            <w:pPr>
              <w:pStyle w:val="y-0"/>
              <w:rPr>
                <w:rFonts w:hint="eastAsia"/>
              </w:rPr>
            </w:pPr>
            <w:r w:rsidRPr="001B7783">
              <w:t>        "eventSource": "e9381fe687b03773ff023699d",</w:t>
            </w:r>
          </w:p>
          <w:p w14:paraId="03E18DD7" w14:textId="77777777" w:rsidR="001B7783" w:rsidRPr="001B7783" w:rsidRDefault="001B7783" w:rsidP="00D4029B">
            <w:pPr>
              <w:pStyle w:val="y-0"/>
              <w:rPr>
                <w:rFonts w:hint="eastAsia"/>
              </w:rPr>
            </w:pPr>
            <w:r w:rsidRPr="001B7783">
              <w:t>        "eventDescription": "time: 2022-06-27 19:39:53, msg: 证书过期！",</w:t>
            </w:r>
          </w:p>
          <w:p w14:paraId="7F0B2660" w14:textId="77777777" w:rsidR="001B7783" w:rsidRPr="001B7783" w:rsidRDefault="001B7783" w:rsidP="00D4029B">
            <w:pPr>
              <w:pStyle w:val="y-0"/>
              <w:rPr>
                <w:rFonts w:hint="eastAsia"/>
              </w:rPr>
            </w:pPr>
            <w:r w:rsidRPr="001B7783">
              <w:t>        "eventArgs": "下级平台事件上报。"</w:t>
            </w:r>
          </w:p>
          <w:p w14:paraId="69CC36B2" w14:textId="77777777" w:rsidR="001B7783" w:rsidRPr="001B7783" w:rsidRDefault="001B7783" w:rsidP="00D4029B">
            <w:pPr>
              <w:pStyle w:val="y-0"/>
              <w:rPr>
                <w:rFonts w:hint="eastAsia"/>
              </w:rPr>
            </w:pPr>
            <w:r w:rsidRPr="001B7783">
              <w:t>    }</w:t>
            </w:r>
          </w:p>
          <w:p w14:paraId="5A5B3463" w14:textId="77777777" w:rsidR="001B7783" w:rsidRPr="001B7783" w:rsidRDefault="001B7783" w:rsidP="00D4029B">
            <w:pPr>
              <w:pStyle w:val="y-0"/>
              <w:rPr>
                <w:rFonts w:hint="eastAsia"/>
              </w:rPr>
            </w:pPr>
            <w:r w:rsidRPr="001B7783">
              <w:t>}</w:t>
            </w:r>
          </w:p>
          <w:p w14:paraId="6D85DE04" w14:textId="77777777" w:rsidR="00005070" w:rsidRDefault="00005070" w:rsidP="00D4029B">
            <w:pPr>
              <w:pStyle w:val="y-0"/>
              <w:rPr>
                <w:rFonts w:hint="eastAsia"/>
              </w:rPr>
            </w:pPr>
          </w:p>
        </w:tc>
      </w:tr>
      <w:tr w:rsidR="00005070" w14:paraId="7BC3ABE1" w14:textId="77777777" w:rsidTr="00296B82">
        <w:tc>
          <w:tcPr>
            <w:tcW w:w="1271" w:type="dxa"/>
            <w:vMerge w:val="restart"/>
          </w:tcPr>
          <w:p w14:paraId="6940DC9A" w14:textId="77777777" w:rsidR="00005070" w:rsidRDefault="00005070" w:rsidP="00D4029B">
            <w:pPr>
              <w:pStyle w:val="y-0"/>
              <w:rPr>
                <w:rFonts w:hint="eastAsia"/>
              </w:rPr>
            </w:pPr>
            <w:r>
              <w:rPr>
                <w:rFonts w:hint="eastAsia"/>
              </w:rPr>
              <w:t>响应体</w:t>
            </w:r>
          </w:p>
        </w:tc>
        <w:tc>
          <w:tcPr>
            <w:tcW w:w="6946" w:type="dxa"/>
          </w:tcPr>
          <w:p w14:paraId="1C015E55" w14:textId="77777777" w:rsidR="00D30FCA" w:rsidRPr="00D30FCA" w:rsidRDefault="00D30FCA" w:rsidP="00D4029B">
            <w:pPr>
              <w:pStyle w:val="y-0"/>
              <w:rPr>
                <w:rFonts w:hint="eastAsia"/>
              </w:rPr>
            </w:pPr>
            <w:r w:rsidRPr="00D30FCA">
              <w:t>{</w:t>
            </w:r>
          </w:p>
          <w:p w14:paraId="7B8CA809" w14:textId="77777777" w:rsidR="00D30FCA" w:rsidRPr="00D30FCA" w:rsidRDefault="00D30FCA" w:rsidP="00D4029B">
            <w:pPr>
              <w:pStyle w:val="y-0"/>
              <w:rPr>
                <w:rFonts w:hint="eastAsia"/>
              </w:rPr>
            </w:pPr>
            <w:r w:rsidRPr="00D30FCA">
              <w:t>    "orderID": "2-303-1690657581837721600",</w:t>
            </w:r>
          </w:p>
          <w:p w14:paraId="5E175435" w14:textId="77777777" w:rsidR="00D30FCA" w:rsidRPr="00D30FCA" w:rsidRDefault="00D30FCA" w:rsidP="00D4029B">
            <w:pPr>
              <w:pStyle w:val="y-0"/>
              <w:rPr>
                <w:rFonts w:hint="eastAsia"/>
              </w:rPr>
            </w:pPr>
            <w:r w:rsidRPr="00D30FCA">
              <w:t>    "statusCode": 0,</w:t>
            </w:r>
          </w:p>
          <w:p w14:paraId="400667AB" w14:textId="77777777" w:rsidR="00D30FCA" w:rsidRPr="00D30FCA" w:rsidRDefault="00D30FCA" w:rsidP="00D4029B">
            <w:pPr>
              <w:pStyle w:val="y-0"/>
              <w:rPr>
                <w:rFonts w:hint="eastAsia"/>
              </w:rPr>
            </w:pPr>
            <w:r w:rsidRPr="00D30FCA">
              <w:t>    "statusText": "success.",</w:t>
            </w:r>
          </w:p>
          <w:p w14:paraId="50C3F2F9" w14:textId="77777777" w:rsidR="00D30FCA" w:rsidRPr="00D30FCA" w:rsidRDefault="00D30FCA" w:rsidP="00D4029B">
            <w:pPr>
              <w:pStyle w:val="y-0"/>
              <w:rPr>
                <w:rFonts w:hint="eastAsia"/>
              </w:rPr>
            </w:pPr>
            <w:r w:rsidRPr="00D30FCA">
              <w:t>    "rspMsgCnt": "417d3eee83af2ec7b1fe09e0c48dbfc2"</w:t>
            </w:r>
          </w:p>
          <w:p w14:paraId="084D0ADC" w14:textId="77777777" w:rsidR="00D30FCA" w:rsidRPr="00D30FCA" w:rsidRDefault="00D30FCA" w:rsidP="00D4029B">
            <w:pPr>
              <w:pStyle w:val="y-0"/>
              <w:rPr>
                <w:rFonts w:hint="eastAsia"/>
              </w:rPr>
            </w:pPr>
            <w:r w:rsidRPr="00D30FCA">
              <w:t>}</w:t>
            </w:r>
          </w:p>
          <w:p w14:paraId="785BFB46" w14:textId="77777777" w:rsidR="00005070" w:rsidRDefault="00005070" w:rsidP="00D4029B">
            <w:pPr>
              <w:pStyle w:val="y-0"/>
              <w:rPr>
                <w:rFonts w:hint="eastAsia"/>
              </w:rPr>
            </w:pPr>
          </w:p>
        </w:tc>
      </w:tr>
      <w:tr w:rsidR="00005070" w14:paraId="4EB2527F" w14:textId="77777777" w:rsidTr="00296B82">
        <w:tc>
          <w:tcPr>
            <w:tcW w:w="1271" w:type="dxa"/>
            <w:vMerge/>
          </w:tcPr>
          <w:p w14:paraId="1CA5D5E5" w14:textId="77777777" w:rsidR="00005070" w:rsidRDefault="00005070" w:rsidP="00D4029B">
            <w:pPr>
              <w:pStyle w:val="y-0"/>
              <w:rPr>
                <w:rFonts w:hint="eastAsia"/>
              </w:rPr>
            </w:pPr>
          </w:p>
        </w:tc>
        <w:tc>
          <w:tcPr>
            <w:tcW w:w="6946" w:type="dxa"/>
          </w:tcPr>
          <w:p w14:paraId="24D2589D" w14:textId="77777777" w:rsidR="00D30FCA" w:rsidRPr="00D30FCA" w:rsidRDefault="00D30FCA" w:rsidP="00D4029B">
            <w:pPr>
              <w:pStyle w:val="y-0"/>
              <w:rPr>
                <w:rFonts w:hint="eastAsia"/>
              </w:rPr>
            </w:pPr>
            <w:r w:rsidRPr="00D30FCA">
              <w:t>{</w:t>
            </w:r>
          </w:p>
          <w:p w14:paraId="349E398E" w14:textId="77777777" w:rsidR="00D30FCA" w:rsidRPr="00D30FCA" w:rsidRDefault="00D30FCA" w:rsidP="00D4029B">
            <w:pPr>
              <w:pStyle w:val="y-0"/>
              <w:rPr>
                <w:rFonts w:hint="eastAsia"/>
              </w:rPr>
            </w:pPr>
            <w:r w:rsidRPr="00D30FCA">
              <w:t>    "dataType": 2,</w:t>
            </w:r>
          </w:p>
          <w:p w14:paraId="3512D11B" w14:textId="77777777" w:rsidR="00D30FCA" w:rsidRPr="00D30FCA" w:rsidRDefault="00D30FCA" w:rsidP="00D4029B">
            <w:pPr>
              <w:pStyle w:val="y-0"/>
              <w:rPr>
                <w:rFonts w:hint="eastAsia"/>
              </w:rPr>
            </w:pPr>
            <w:r w:rsidRPr="00D30FCA">
              <w:lastRenderedPageBreak/>
              <w:t>    "dataSubType": 303,</w:t>
            </w:r>
          </w:p>
          <w:p w14:paraId="2DECCE74" w14:textId="77777777" w:rsidR="00D30FCA" w:rsidRPr="00D30FCA" w:rsidRDefault="00D30FCA" w:rsidP="00D4029B">
            <w:pPr>
              <w:pStyle w:val="y-0"/>
              <w:rPr>
                <w:rFonts w:hint="eastAsia"/>
              </w:rPr>
            </w:pPr>
            <w:r w:rsidRPr="00D30FCA">
              <w:t>    "timeStamp": "1692003304",</w:t>
            </w:r>
          </w:p>
          <w:p w14:paraId="70B90337" w14:textId="77777777" w:rsidR="00D30FCA" w:rsidRPr="00D30FCA" w:rsidRDefault="00D30FCA" w:rsidP="00D4029B">
            <w:pPr>
              <w:pStyle w:val="y-0"/>
              <w:rPr>
                <w:rFonts w:hint="eastAsia"/>
              </w:rPr>
            </w:pPr>
            <w:r w:rsidRPr="00D30FCA">
              <w:t>    "sign": "d74cec6d7e8c6f60623e102e26b07793953590e4a97b452b794293d2d4506031"</w:t>
            </w:r>
          </w:p>
          <w:p w14:paraId="04BD5556" w14:textId="77777777" w:rsidR="00D30FCA" w:rsidRPr="00D30FCA" w:rsidRDefault="00D30FCA" w:rsidP="00D4029B">
            <w:pPr>
              <w:pStyle w:val="y-0"/>
              <w:rPr>
                <w:rFonts w:hint="eastAsia"/>
              </w:rPr>
            </w:pPr>
            <w:r w:rsidRPr="00D30FCA">
              <w:t>}</w:t>
            </w:r>
          </w:p>
          <w:p w14:paraId="210B6F1C" w14:textId="77777777" w:rsidR="00005070" w:rsidRDefault="00005070" w:rsidP="00D4029B">
            <w:pPr>
              <w:pStyle w:val="y-0"/>
              <w:rPr>
                <w:rFonts w:hint="eastAsia"/>
              </w:rPr>
            </w:pPr>
          </w:p>
        </w:tc>
      </w:tr>
      <w:tr w:rsidR="00005070" w14:paraId="06941CCD" w14:textId="77777777" w:rsidTr="00296B82">
        <w:tc>
          <w:tcPr>
            <w:tcW w:w="1271" w:type="dxa"/>
          </w:tcPr>
          <w:p w14:paraId="2A13BD5C" w14:textId="77777777" w:rsidR="00005070" w:rsidRDefault="00005070" w:rsidP="00D4029B">
            <w:pPr>
              <w:pStyle w:val="y-0"/>
              <w:rPr>
                <w:rFonts w:hint="eastAsia"/>
              </w:rPr>
            </w:pPr>
            <w:r w:rsidRPr="00077D08">
              <w:rPr>
                <w:rFonts w:hint="eastAsia"/>
              </w:rPr>
              <w:lastRenderedPageBreak/>
              <w:t>说明</w:t>
            </w:r>
          </w:p>
        </w:tc>
        <w:tc>
          <w:tcPr>
            <w:tcW w:w="6946" w:type="dxa"/>
          </w:tcPr>
          <w:p w14:paraId="5254497D" w14:textId="77777777" w:rsidR="00005070" w:rsidRDefault="00005070" w:rsidP="00D4029B">
            <w:pPr>
              <w:pStyle w:val="y-0"/>
              <w:rPr>
                <w:rFonts w:hint="eastAsia"/>
              </w:rPr>
            </w:pPr>
          </w:p>
        </w:tc>
      </w:tr>
    </w:tbl>
    <w:p w14:paraId="5D95B6DC" w14:textId="77777777" w:rsidR="00005070" w:rsidRPr="00005070" w:rsidRDefault="00005070" w:rsidP="00D4029B">
      <w:pPr>
        <w:pStyle w:val="y-0"/>
        <w:rPr>
          <w:rFonts w:hint="eastAsia"/>
        </w:rPr>
      </w:pPr>
    </w:p>
    <w:p w14:paraId="5348142F" w14:textId="77777777" w:rsidR="009C783E" w:rsidRDefault="009C783E" w:rsidP="009C783E">
      <w:pPr>
        <w:pStyle w:val="y-20"/>
        <w:rPr>
          <w:rFonts w:hint="eastAsia"/>
        </w:rPr>
      </w:pPr>
      <w:r>
        <w:rPr>
          <w:rFonts w:hint="eastAsia"/>
        </w:rPr>
        <w:t>接口</w:t>
      </w:r>
      <w:r>
        <w:rPr>
          <w:rFonts w:hint="eastAsia"/>
        </w:rPr>
        <w:t>30</w:t>
      </w:r>
      <w:r>
        <w:rPr>
          <w:rFonts w:hint="eastAsia"/>
        </w:rPr>
        <w:t>：下级平台状态消息上报</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05070" w14:paraId="2F8AB896" w14:textId="77777777" w:rsidTr="00296B82">
        <w:tc>
          <w:tcPr>
            <w:tcW w:w="1271" w:type="dxa"/>
          </w:tcPr>
          <w:p w14:paraId="4CAA14D0" w14:textId="77777777" w:rsidR="00005070" w:rsidRDefault="00005070" w:rsidP="00D4029B">
            <w:pPr>
              <w:pStyle w:val="y-0"/>
              <w:rPr>
                <w:rFonts w:hint="eastAsia"/>
              </w:rPr>
            </w:pPr>
            <w:r>
              <w:rPr>
                <w:rFonts w:hint="eastAsia"/>
              </w:rPr>
              <w:t>请求URL</w:t>
            </w:r>
          </w:p>
        </w:tc>
        <w:tc>
          <w:tcPr>
            <w:tcW w:w="6946" w:type="dxa"/>
          </w:tcPr>
          <w:p w14:paraId="33ED3EB0" w14:textId="417311DA" w:rsidR="00005070" w:rsidRPr="00077D08" w:rsidRDefault="008B1A2E" w:rsidP="00D4029B">
            <w:pPr>
              <w:pStyle w:val="y-0"/>
              <w:rPr>
                <w:rFonts w:hint="eastAsia"/>
              </w:rPr>
            </w:pPr>
            <w:r>
              <w:rPr>
                <w:rFonts w:hint="eastAsia"/>
              </w:rPr>
              <w:t>——</w:t>
            </w:r>
          </w:p>
        </w:tc>
      </w:tr>
      <w:tr w:rsidR="00005070" w14:paraId="521D5F18" w14:textId="77777777" w:rsidTr="00296B82">
        <w:tc>
          <w:tcPr>
            <w:tcW w:w="1271" w:type="dxa"/>
            <w:vMerge w:val="restart"/>
          </w:tcPr>
          <w:p w14:paraId="77D81361" w14:textId="77777777" w:rsidR="00005070" w:rsidRDefault="00005070" w:rsidP="00D4029B">
            <w:pPr>
              <w:pStyle w:val="y-0"/>
              <w:rPr>
                <w:rFonts w:hint="eastAsia"/>
              </w:rPr>
            </w:pPr>
            <w:r>
              <w:rPr>
                <w:rFonts w:hint="eastAsia"/>
              </w:rPr>
              <w:t>请求体</w:t>
            </w:r>
          </w:p>
        </w:tc>
        <w:tc>
          <w:tcPr>
            <w:tcW w:w="6946" w:type="dxa"/>
          </w:tcPr>
          <w:p w14:paraId="59BFD4DC" w14:textId="77777777" w:rsidR="00D30FCA" w:rsidRPr="00D30FCA" w:rsidRDefault="00D30FCA" w:rsidP="00D4029B">
            <w:pPr>
              <w:pStyle w:val="y-0"/>
              <w:rPr>
                <w:rFonts w:hint="eastAsia"/>
              </w:rPr>
            </w:pPr>
            <w:r w:rsidRPr="00D30FCA">
              <w:t>{</w:t>
            </w:r>
          </w:p>
          <w:p w14:paraId="2F55D8D6" w14:textId="77777777" w:rsidR="00D30FCA" w:rsidRPr="00D30FCA" w:rsidRDefault="00D30FCA" w:rsidP="00D4029B">
            <w:pPr>
              <w:pStyle w:val="y-0"/>
              <w:rPr>
                <w:rFonts w:hint="eastAsia"/>
              </w:rPr>
            </w:pPr>
            <w:r w:rsidRPr="00D30FCA">
              <w:t>    "orderID": "2-304-1690657581837721600",</w:t>
            </w:r>
          </w:p>
          <w:p w14:paraId="0B6C4636" w14:textId="77777777" w:rsidR="00D30FCA" w:rsidRPr="00D30FCA" w:rsidRDefault="00D30FCA" w:rsidP="00D4029B">
            <w:pPr>
              <w:pStyle w:val="y-0"/>
              <w:rPr>
                <w:rFonts w:hint="eastAsia"/>
              </w:rPr>
            </w:pPr>
            <w:r w:rsidRPr="00D30FCA">
              <w:t>    "orgCode": "110000",</w:t>
            </w:r>
          </w:p>
          <w:p w14:paraId="53CE4F7F" w14:textId="77777777" w:rsidR="00D30FCA" w:rsidRPr="00D30FCA" w:rsidRDefault="00D30FCA" w:rsidP="00D4029B">
            <w:pPr>
              <w:pStyle w:val="y-0"/>
              <w:rPr>
                <w:rFonts w:hint="eastAsia"/>
              </w:rPr>
            </w:pPr>
            <w:r w:rsidRPr="00D30FCA">
              <w:t>    "ispCode": "CM",</w:t>
            </w:r>
          </w:p>
          <w:p w14:paraId="2CCC98B9" w14:textId="77777777" w:rsidR="00D30FCA" w:rsidRPr="00D30FCA" w:rsidRDefault="00D30FCA" w:rsidP="00D4029B">
            <w:pPr>
              <w:pStyle w:val="y-0"/>
              <w:rPr>
                <w:rFonts w:hint="eastAsia"/>
              </w:rPr>
            </w:pPr>
            <w:r w:rsidRPr="00D30FCA">
              <w:t>    "ctxCode": 1,</w:t>
            </w:r>
          </w:p>
          <w:p w14:paraId="400BC607" w14:textId="77777777" w:rsidR="00D30FCA" w:rsidRPr="00D30FCA" w:rsidRDefault="00D30FCA" w:rsidP="00D4029B">
            <w:pPr>
              <w:pStyle w:val="y-0"/>
              <w:rPr>
                <w:rFonts w:hint="eastAsia"/>
              </w:rPr>
            </w:pPr>
            <w:r w:rsidRPr="00D30FCA">
              <w:t>    "reqMsgCnt": "39acb524cbfc27b0e60994bfbc9b1879"</w:t>
            </w:r>
          </w:p>
          <w:p w14:paraId="1EB8C5B3" w14:textId="77777777" w:rsidR="00D30FCA" w:rsidRPr="00D30FCA" w:rsidRDefault="00D30FCA" w:rsidP="00D4029B">
            <w:pPr>
              <w:pStyle w:val="y-0"/>
              <w:rPr>
                <w:rFonts w:hint="eastAsia"/>
              </w:rPr>
            </w:pPr>
            <w:r w:rsidRPr="00D30FCA">
              <w:t>}</w:t>
            </w:r>
          </w:p>
          <w:p w14:paraId="376C559E" w14:textId="77777777" w:rsidR="00005070" w:rsidRDefault="00005070" w:rsidP="00D4029B">
            <w:pPr>
              <w:pStyle w:val="y-0"/>
              <w:rPr>
                <w:rFonts w:hint="eastAsia"/>
              </w:rPr>
            </w:pPr>
          </w:p>
        </w:tc>
      </w:tr>
      <w:tr w:rsidR="00005070" w14:paraId="1E18B40E" w14:textId="77777777" w:rsidTr="00296B82">
        <w:tc>
          <w:tcPr>
            <w:tcW w:w="1271" w:type="dxa"/>
            <w:vMerge/>
          </w:tcPr>
          <w:p w14:paraId="4BD60D9C" w14:textId="77777777" w:rsidR="00005070" w:rsidRDefault="00005070" w:rsidP="00D4029B">
            <w:pPr>
              <w:pStyle w:val="y-0"/>
              <w:rPr>
                <w:rFonts w:hint="eastAsia"/>
              </w:rPr>
            </w:pPr>
          </w:p>
        </w:tc>
        <w:tc>
          <w:tcPr>
            <w:tcW w:w="6946" w:type="dxa"/>
          </w:tcPr>
          <w:p w14:paraId="259F1E4B" w14:textId="77777777" w:rsidR="00D30FCA" w:rsidRPr="00D30FCA" w:rsidRDefault="00D30FCA" w:rsidP="00D4029B">
            <w:pPr>
              <w:pStyle w:val="y-0"/>
              <w:rPr>
                <w:rFonts w:hint="eastAsia"/>
              </w:rPr>
            </w:pPr>
            <w:r w:rsidRPr="00D30FCA">
              <w:t>{</w:t>
            </w:r>
          </w:p>
          <w:p w14:paraId="6459E029" w14:textId="77777777" w:rsidR="00D30FCA" w:rsidRPr="00D30FCA" w:rsidRDefault="00D30FCA" w:rsidP="00D4029B">
            <w:pPr>
              <w:pStyle w:val="y-0"/>
              <w:rPr>
                <w:rFonts w:hint="eastAsia"/>
              </w:rPr>
            </w:pPr>
            <w:r w:rsidRPr="00D30FCA">
              <w:t>    "dataSubType": 304,</w:t>
            </w:r>
          </w:p>
          <w:p w14:paraId="66F97895" w14:textId="77777777" w:rsidR="00D30FCA" w:rsidRPr="00D30FCA" w:rsidRDefault="00D30FCA" w:rsidP="00D4029B">
            <w:pPr>
              <w:pStyle w:val="y-0"/>
              <w:rPr>
                <w:rFonts w:hint="eastAsia"/>
              </w:rPr>
            </w:pPr>
            <w:r w:rsidRPr="00D30FCA">
              <w:t>    "dataType": 2,</w:t>
            </w:r>
          </w:p>
          <w:p w14:paraId="0B93D75B" w14:textId="77777777" w:rsidR="00D30FCA" w:rsidRPr="00D30FCA" w:rsidRDefault="00D30FCA" w:rsidP="00D4029B">
            <w:pPr>
              <w:pStyle w:val="y-0"/>
              <w:rPr>
                <w:rFonts w:hint="eastAsia"/>
              </w:rPr>
            </w:pPr>
            <w:r w:rsidRPr="00D30FCA">
              <w:t>    "timeStamp": "1661256723",</w:t>
            </w:r>
          </w:p>
          <w:p w14:paraId="41B96EC3" w14:textId="77777777" w:rsidR="00D30FCA" w:rsidRPr="00D30FCA" w:rsidRDefault="00D30FCA" w:rsidP="00D4029B">
            <w:pPr>
              <w:pStyle w:val="y-0"/>
              <w:rPr>
                <w:rFonts w:hint="eastAsia"/>
              </w:rPr>
            </w:pPr>
            <w:r w:rsidRPr="00D30FCA">
              <w:t>    "sign": "06f9c327334cd0b920a3be9a4808ced8f980fac0a223f2b068df62d5a186ac3d",</w:t>
            </w:r>
          </w:p>
          <w:p w14:paraId="01DB0B3B" w14:textId="77777777" w:rsidR="00D30FCA" w:rsidRPr="00D30FCA" w:rsidRDefault="00D30FCA" w:rsidP="00D4029B">
            <w:pPr>
              <w:pStyle w:val="y-0"/>
              <w:rPr>
                <w:rFonts w:hint="eastAsia"/>
              </w:rPr>
            </w:pPr>
            <w:r w:rsidRPr="00D30FCA">
              <w:t>    "devInfoReqParams": {</w:t>
            </w:r>
          </w:p>
          <w:p w14:paraId="4B4A887C" w14:textId="77777777" w:rsidR="00D30FCA" w:rsidRPr="00D30FCA" w:rsidRDefault="00D30FCA" w:rsidP="00D4029B">
            <w:pPr>
              <w:pStyle w:val="y-0"/>
              <w:rPr>
                <w:rFonts w:hint="eastAsia"/>
              </w:rPr>
            </w:pPr>
            <w:r w:rsidRPr="00D30FCA">
              <w:t>        "devInfoObj": {</w:t>
            </w:r>
          </w:p>
          <w:p w14:paraId="0562E3C8" w14:textId="77777777" w:rsidR="00D30FCA" w:rsidRPr="00D30FCA" w:rsidRDefault="00D30FCA" w:rsidP="00D4029B">
            <w:pPr>
              <w:pStyle w:val="y-0"/>
              <w:rPr>
                <w:rFonts w:hint="eastAsia"/>
              </w:rPr>
            </w:pPr>
            <w:r w:rsidRPr="00D30FCA">
              <w:t>            "product": "TVM",</w:t>
            </w:r>
          </w:p>
          <w:p w14:paraId="3DC914E5" w14:textId="77777777" w:rsidR="00D30FCA" w:rsidRPr="00D30FCA" w:rsidRDefault="00D30FCA" w:rsidP="00D4029B">
            <w:pPr>
              <w:pStyle w:val="y-0"/>
              <w:rPr>
                <w:rFonts w:hint="eastAsia"/>
              </w:rPr>
            </w:pPr>
            <w:r w:rsidRPr="00D30FCA">
              <w:t>            "devModel": "111",</w:t>
            </w:r>
          </w:p>
          <w:p w14:paraId="66337998" w14:textId="77777777" w:rsidR="00D30FCA" w:rsidRPr="00D30FCA" w:rsidRDefault="00D30FCA" w:rsidP="00D4029B">
            <w:pPr>
              <w:pStyle w:val="y-0"/>
              <w:rPr>
                <w:rFonts w:hint="eastAsia"/>
              </w:rPr>
            </w:pPr>
            <w:r w:rsidRPr="00D30FCA">
              <w:t>            "installTime": "111",</w:t>
            </w:r>
          </w:p>
          <w:p w14:paraId="5FCCA557" w14:textId="77777777" w:rsidR="00D30FCA" w:rsidRPr="00D30FCA" w:rsidRDefault="00D30FCA" w:rsidP="00D4029B">
            <w:pPr>
              <w:pStyle w:val="y-0"/>
              <w:rPr>
                <w:rFonts w:hint="eastAsia"/>
              </w:rPr>
            </w:pPr>
            <w:r w:rsidRPr="00D30FCA">
              <w:t>            "factoryVersion": "111",</w:t>
            </w:r>
          </w:p>
          <w:p w14:paraId="48EFF4BD" w14:textId="77777777" w:rsidR="00D30FCA" w:rsidRPr="00D30FCA" w:rsidRDefault="00D30FCA" w:rsidP="00D4029B">
            <w:pPr>
              <w:pStyle w:val="y-0"/>
              <w:rPr>
                <w:rFonts w:hint="eastAsia"/>
              </w:rPr>
            </w:pPr>
            <w:r w:rsidRPr="00D30FCA">
              <w:t>            "devHash": "592889896c06796bdeb3d",</w:t>
            </w:r>
          </w:p>
          <w:p w14:paraId="388CD359" w14:textId="77777777" w:rsidR="00D30FCA" w:rsidRPr="00D30FCA" w:rsidRDefault="00D30FCA" w:rsidP="00D4029B">
            <w:pPr>
              <w:pStyle w:val="y-0"/>
              <w:rPr>
                <w:rFonts w:hint="eastAsia"/>
              </w:rPr>
            </w:pPr>
            <w:r w:rsidRPr="00D30FCA">
              <w:t>            "devName": "bsa150",</w:t>
            </w:r>
          </w:p>
          <w:p w14:paraId="0D94CB43" w14:textId="77777777" w:rsidR="00D30FCA" w:rsidRPr="00D30FCA" w:rsidRDefault="00D30FCA" w:rsidP="00D4029B">
            <w:pPr>
              <w:pStyle w:val="y-0"/>
              <w:rPr>
                <w:rFonts w:hint="eastAsia"/>
              </w:rPr>
            </w:pPr>
            <w:r w:rsidRPr="00D30FCA">
              <w:t>            "updateTime": "111",</w:t>
            </w:r>
          </w:p>
          <w:p w14:paraId="20467939" w14:textId="77777777" w:rsidR="00D30FCA" w:rsidRPr="00D30FCA" w:rsidRDefault="00D30FCA" w:rsidP="00D4029B">
            <w:pPr>
              <w:pStyle w:val="y-0"/>
              <w:rPr>
                <w:rFonts w:hint="eastAsia"/>
              </w:rPr>
            </w:pPr>
            <w:r w:rsidRPr="00D30FCA">
              <w:lastRenderedPageBreak/>
              <w:t>            "curVersion": "111",</w:t>
            </w:r>
          </w:p>
          <w:p w14:paraId="4AA535CE" w14:textId="77777777" w:rsidR="00D30FCA" w:rsidRPr="00D30FCA" w:rsidRDefault="00D30FCA" w:rsidP="00D4029B">
            <w:pPr>
              <w:pStyle w:val="y-0"/>
              <w:rPr>
                <w:rFonts w:hint="eastAsia"/>
              </w:rPr>
            </w:pPr>
            <w:r w:rsidRPr="00D30FCA">
              <w:t>            "isVirtual": 1,</w:t>
            </w:r>
          </w:p>
          <w:p w14:paraId="3F0DFF38" w14:textId="77777777" w:rsidR="00D30FCA" w:rsidRPr="00D30FCA" w:rsidRDefault="00D30FCA" w:rsidP="00D4029B">
            <w:pPr>
              <w:pStyle w:val="y-0"/>
              <w:rPr>
                <w:rFonts w:hint="eastAsia"/>
              </w:rPr>
            </w:pPr>
            <w:r w:rsidRPr="00D30FCA">
              <w:t>            "versionType": "111",</w:t>
            </w:r>
          </w:p>
          <w:p w14:paraId="1704E9F4" w14:textId="77777777" w:rsidR="00D30FCA" w:rsidRPr="00D30FCA" w:rsidRDefault="00D30FCA" w:rsidP="00D4029B">
            <w:pPr>
              <w:pStyle w:val="y-0"/>
              <w:rPr>
                <w:rFonts w:hint="eastAsia"/>
              </w:rPr>
            </w:pPr>
            <w:r w:rsidRPr="00D30FCA">
              <w:t>            "loginUrl": "111"</w:t>
            </w:r>
          </w:p>
          <w:p w14:paraId="328FEA9E" w14:textId="77777777" w:rsidR="00D30FCA" w:rsidRPr="00D30FCA" w:rsidRDefault="00D30FCA" w:rsidP="00D4029B">
            <w:pPr>
              <w:pStyle w:val="y-0"/>
              <w:rPr>
                <w:rFonts w:hint="eastAsia"/>
              </w:rPr>
            </w:pPr>
            <w:r w:rsidRPr="00D30FCA">
              <w:t>        },</w:t>
            </w:r>
          </w:p>
          <w:p w14:paraId="562872FC" w14:textId="77777777" w:rsidR="00D30FCA" w:rsidRPr="00D30FCA" w:rsidRDefault="00D30FCA" w:rsidP="00D4029B">
            <w:pPr>
              <w:pStyle w:val="y-0"/>
              <w:rPr>
                <w:rFonts w:hint="eastAsia"/>
              </w:rPr>
            </w:pPr>
            <w:r w:rsidRPr="00D30FCA">
              <w:t>        "monitDataObj": {</w:t>
            </w:r>
          </w:p>
          <w:p w14:paraId="68D0013D" w14:textId="77777777" w:rsidR="00D30FCA" w:rsidRPr="00D30FCA" w:rsidRDefault="00D30FCA" w:rsidP="00D4029B">
            <w:pPr>
              <w:pStyle w:val="y-0"/>
              <w:rPr>
                <w:rFonts w:hint="eastAsia"/>
              </w:rPr>
            </w:pPr>
            <w:r w:rsidRPr="00D30FCA">
              <w:t>            "resourceLoadObj": {</w:t>
            </w:r>
          </w:p>
          <w:p w14:paraId="0ECC7D3F" w14:textId="77777777" w:rsidR="00D30FCA" w:rsidRPr="00D30FCA" w:rsidRDefault="00D30FCA" w:rsidP="00D4029B">
            <w:pPr>
              <w:pStyle w:val="y-0"/>
              <w:rPr>
                <w:rFonts w:hint="eastAsia"/>
              </w:rPr>
            </w:pPr>
            <w:r w:rsidRPr="00D30FCA">
              <w:t>                "cpuInfo": "111",</w:t>
            </w:r>
          </w:p>
          <w:p w14:paraId="55ED8592" w14:textId="77777777" w:rsidR="00D30FCA" w:rsidRPr="00D30FCA" w:rsidRDefault="00D30FCA" w:rsidP="00D4029B">
            <w:pPr>
              <w:pStyle w:val="y-0"/>
              <w:rPr>
                <w:rFonts w:hint="eastAsia"/>
              </w:rPr>
            </w:pPr>
            <w:r w:rsidRPr="00D30FCA">
              <w:t>                "memInfo": "111",</w:t>
            </w:r>
          </w:p>
          <w:p w14:paraId="142A07E9" w14:textId="77777777" w:rsidR="00D30FCA" w:rsidRPr="00D30FCA" w:rsidRDefault="00D30FCA" w:rsidP="00D4029B">
            <w:pPr>
              <w:pStyle w:val="y-0"/>
              <w:rPr>
                <w:rFonts w:hint="eastAsia"/>
              </w:rPr>
            </w:pPr>
            <w:r w:rsidRPr="00D30FCA">
              <w:t>                "otherInfo": "111",</w:t>
            </w:r>
          </w:p>
          <w:p w14:paraId="2B7E2F44" w14:textId="77777777" w:rsidR="00D30FCA" w:rsidRPr="00D30FCA" w:rsidRDefault="00D30FCA" w:rsidP="00D4029B">
            <w:pPr>
              <w:pStyle w:val="y-0"/>
              <w:rPr>
                <w:rFonts w:hint="eastAsia"/>
              </w:rPr>
            </w:pPr>
            <w:r w:rsidRPr="00D30FCA">
              <w:t>                "cfInfo": "111",</w:t>
            </w:r>
          </w:p>
          <w:p w14:paraId="22E81155" w14:textId="77777777" w:rsidR="00D30FCA" w:rsidRPr="00D30FCA" w:rsidRDefault="00D30FCA" w:rsidP="00D4029B">
            <w:pPr>
              <w:pStyle w:val="y-0"/>
              <w:rPr>
                <w:rFonts w:hint="eastAsia"/>
              </w:rPr>
            </w:pPr>
            <w:r w:rsidRPr="00D30FCA">
              <w:t>                "flowInfo": "1111",</w:t>
            </w:r>
          </w:p>
          <w:p w14:paraId="3BEDA440" w14:textId="77777777" w:rsidR="00D30FCA" w:rsidRPr="00D30FCA" w:rsidRDefault="00D30FCA" w:rsidP="00D4029B">
            <w:pPr>
              <w:pStyle w:val="y-0"/>
              <w:rPr>
                <w:rFonts w:hint="eastAsia"/>
              </w:rPr>
            </w:pPr>
            <w:r w:rsidRPr="00D30FCA">
              <w:t>                "diskInfo": "111"</w:t>
            </w:r>
          </w:p>
          <w:p w14:paraId="26C2F1D6" w14:textId="77777777" w:rsidR="00D30FCA" w:rsidRPr="00D30FCA" w:rsidRDefault="00D30FCA" w:rsidP="00D4029B">
            <w:pPr>
              <w:pStyle w:val="y-0"/>
              <w:rPr>
                <w:rFonts w:hint="eastAsia"/>
              </w:rPr>
            </w:pPr>
            <w:r w:rsidRPr="00D30FCA">
              <w:t>            },</w:t>
            </w:r>
          </w:p>
          <w:p w14:paraId="1FC45644" w14:textId="77777777" w:rsidR="00D30FCA" w:rsidRPr="00D30FCA" w:rsidRDefault="00D30FCA" w:rsidP="00D4029B">
            <w:pPr>
              <w:pStyle w:val="y-0"/>
              <w:rPr>
                <w:rFonts w:hint="eastAsia"/>
              </w:rPr>
            </w:pPr>
            <w:r w:rsidRPr="00D30FCA">
              <w:t>            "devStatus": 1,</w:t>
            </w:r>
          </w:p>
          <w:p w14:paraId="4A2E3908" w14:textId="77777777" w:rsidR="00D30FCA" w:rsidRPr="00D30FCA" w:rsidRDefault="00D30FCA" w:rsidP="00D4029B">
            <w:pPr>
              <w:pStyle w:val="y-0"/>
              <w:rPr>
                <w:rFonts w:hint="eastAsia"/>
              </w:rPr>
            </w:pPr>
            <w:r w:rsidRPr="00D30FCA">
              <w:t>            "devHash": "592889896c06796bdeb32ad",</w:t>
            </w:r>
          </w:p>
          <w:p w14:paraId="6A4EC8F0" w14:textId="77777777" w:rsidR="00D30FCA" w:rsidRPr="00D30FCA" w:rsidRDefault="00D30FCA" w:rsidP="00D4029B">
            <w:pPr>
              <w:pStyle w:val="y-0"/>
              <w:rPr>
                <w:rFonts w:hint="eastAsia"/>
              </w:rPr>
            </w:pPr>
            <w:r w:rsidRPr="00D30FCA">
              <w:t>            "devType": "111"</w:t>
            </w:r>
          </w:p>
          <w:p w14:paraId="6B7F81A4" w14:textId="77777777" w:rsidR="00D30FCA" w:rsidRPr="00D30FCA" w:rsidRDefault="00D30FCA" w:rsidP="00D4029B">
            <w:pPr>
              <w:pStyle w:val="y-0"/>
              <w:rPr>
                <w:rFonts w:hint="eastAsia"/>
              </w:rPr>
            </w:pPr>
            <w:r w:rsidRPr="00D30FCA">
              <w:t>        },</w:t>
            </w:r>
          </w:p>
          <w:p w14:paraId="159D6458" w14:textId="77777777" w:rsidR="00D30FCA" w:rsidRPr="00D30FCA" w:rsidRDefault="00D30FCA" w:rsidP="00D4029B">
            <w:pPr>
              <w:pStyle w:val="y-0"/>
              <w:rPr>
                <w:rFonts w:hint="eastAsia"/>
              </w:rPr>
            </w:pPr>
            <w:r w:rsidRPr="00D30FCA">
              <w:t>        "devHash": "592889896c0023699d",</w:t>
            </w:r>
          </w:p>
          <w:p w14:paraId="521F4FDF" w14:textId="77777777" w:rsidR="00D30FCA" w:rsidRPr="00D30FCA" w:rsidRDefault="00D30FCA" w:rsidP="00D4029B">
            <w:pPr>
              <w:pStyle w:val="y-0"/>
              <w:rPr>
                <w:rFonts w:hint="eastAsia"/>
              </w:rPr>
            </w:pPr>
            <w:r w:rsidRPr="00D30FCA">
              <w:t>        "devType": 1,</w:t>
            </w:r>
          </w:p>
          <w:p w14:paraId="1647F7EE" w14:textId="77777777" w:rsidR="00D30FCA" w:rsidRPr="00D30FCA" w:rsidRDefault="00D30FCA" w:rsidP="00D4029B">
            <w:pPr>
              <w:pStyle w:val="y-0"/>
              <w:rPr>
                <w:rFonts w:hint="eastAsia"/>
              </w:rPr>
            </w:pPr>
            <w:r w:rsidRPr="00D30FCA">
              <w:t>        "token": "xKOPDOwOTkujbV4E7uQKbg",</w:t>
            </w:r>
          </w:p>
          <w:p w14:paraId="61FF17BC" w14:textId="77777777" w:rsidR="00D30FCA" w:rsidRPr="00D30FCA" w:rsidRDefault="00D30FCA" w:rsidP="00D4029B">
            <w:pPr>
              <w:pStyle w:val="y-0"/>
              <w:rPr>
                <w:rFonts w:hint="eastAsia"/>
              </w:rPr>
            </w:pPr>
            <w:r w:rsidRPr="00D30FCA">
              <w:t>        "netTrafficObj": {</w:t>
            </w:r>
          </w:p>
          <w:p w14:paraId="123E82EF" w14:textId="77777777" w:rsidR="00D30FCA" w:rsidRPr="00D30FCA" w:rsidRDefault="00D30FCA" w:rsidP="00D4029B">
            <w:pPr>
              <w:pStyle w:val="y-0"/>
              <w:rPr>
                <w:rFonts w:hint="eastAsia"/>
              </w:rPr>
            </w:pPr>
            <w:r w:rsidRPr="00D30FCA">
              <w:t>            "obps": "77511bits",</w:t>
            </w:r>
          </w:p>
          <w:p w14:paraId="0331B311" w14:textId="77777777" w:rsidR="00D30FCA" w:rsidRPr="00D30FCA" w:rsidRDefault="00D30FCA" w:rsidP="00D4029B">
            <w:pPr>
              <w:pStyle w:val="y-0"/>
              <w:rPr>
                <w:rFonts w:hint="eastAsia"/>
              </w:rPr>
            </w:pPr>
            <w:r w:rsidRPr="00D30FCA">
              <w:t>            "obytes": "1354972661",</w:t>
            </w:r>
          </w:p>
          <w:p w14:paraId="24AF350C" w14:textId="3A7C0475" w:rsidR="00D30FCA" w:rsidRPr="00D30FCA" w:rsidRDefault="00D30FCA" w:rsidP="00D4029B">
            <w:pPr>
              <w:pStyle w:val="y-0"/>
              <w:rPr>
                <w:rFonts w:hint="eastAsia"/>
              </w:rPr>
            </w:pPr>
            <w:r w:rsidRPr="00D30FCA">
              <w:t>            "procTime": "</w:t>
            </w:r>
            <w:ins w:id="464" w:author="俊林 杨" w:date="2025-07-14T17:46:00Z" w16du:dateUtc="2025-07-14T09:46:00Z">
              <w:r w:rsidR="00462940" w:rsidRPr="001B7783">
                <w:t>20210515121022-20210519121022</w:t>
              </w:r>
            </w:ins>
            <w:del w:id="465" w:author="俊林 杨" w:date="2025-07-14T17:46:00Z" w16du:dateUtc="2025-07-14T09:46:00Z">
              <w:r w:rsidRPr="00D30FCA" w:rsidDel="00462940">
                <w:delText>1661239242-1661256723</w:delText>
              </w:r>
            </w:del>
            <w:r w:rsidRPr="00D30FCA">
              <w:t>",</w:t>
            </w:r>
          </w:p>
          <w:p w14:paraId="7092C4BB" w14:textId="77777777" w:rsidR="00D30FCA" w:rsidRPr="00D30FCA" w:rsidRDefault="00D30FCA" w:rsidP="00D4029B">
            <w:pPr>
              <w:pStyle w:val="y-0"/>
              <w:rPr>
                <w:rFonts w:hint="eastAsia"/>
              </w:rPr>
            </w:pPr>
            <w:r w:rsidRPr="00D30FCA">
              <w:t>            "ipps": "39bits",</w:t>
            </w:r>
          </w:p>
          <w:p w14:paraId="499233B1" w14:textId="77777777" w:rsidR="00D30FCA" w:rsidRPr="00D30FCA" w:rsidRDefault="00D30FCA" w:rsidP="00D4029B">
            <w:pPr>
              <w:pStyle w:val="y-0"/>
              <w:rPr>
                <w:rFonts w:hint="eastAsia"/>
              </w:rPr>
            </w:pPr>
            <w:r w:rsidRPr="00D30FCA">
              <w:t>            "name": "ens192",</w:t>
            </w:r>
          </w:p>
          <w:p w14:paraId="08D5ED96" w14:textId="77777777" w:rsidR="00D30FCA" w:rsidRPr="00D30FCA" w:rsidRDefault="00D30FCA" w:rsidP="00D4029B">
            <w:pPr>
              <w:pStyle w:val="y-0"/>
              <w:rPr>
                <w:rFonts w:hint="eastAsia"/>
              </w:rPr>
            </w:pPr>
            <w:r w:rsidRPr="00D30FCA">
              <w:t>            "ibps": "3492bits",</w:t>
            </w:r>
          </w:p>
          <w:p w14:paraId="120856A2" w14:textId="77777777" w:rsidR="00D30FCA" w:rsidRPr="00D30FCA" w:rsidRDefault="00D30FCA" w:rsidP="00D4029B">
            <w:pPr>
              <w:pStyle w:val="y-0"/>
              <w:rPr>
                <w:rFonts w:hint="eastAsia"/>
              </w:rPr>
            </w:pPr>
            <w:r w:rsidRPr="00D30FCA">
              <w:t>            "ipackets": "684324",</w:t>
            </w:r>
          </w:p>
          <w:p w14:paraId="64F02EBC" w14:textId="77777777" w:rsidR="00D30FCA" w:rsidRPr="00D30FCA" w:rsidRDefault="00D30FCA" w:rsidP="00D4029B">
            <w:pPr>
              <w:pStyle w:val="y-0"/>
              <w:rPr>
                <w:rFonts w:hint="eastAsia"/>
              </w:rPr>
            </w:pPr>
            <w:r w:rsidRPr="00D30FCA">
              <w:t>            "opps": "15bits",</w:t>
            </w:r>
          </w:p>
          <w:p w14:paraId="6D3DD0BD" w14:textId="77777777" w:rsidR="00D30FCA" w:rsidRPr="00D30FCA" w:rsidRDefault="00D30FCA" w:rsidP="00D4029B">
            <w:pPr>
              <w:pStyle w:val="y-0"/>
              <w:rPr>
                <w:rFonts w:hint="eastAsia"/>
              </w:rPr>
            </w:pPr>
            <w:r w:rsidRPr="00D30FCA">
              <w:t>            "opackets": "266104",</w:t>
            </w:r>
          </w:p>
          <w:p w14:paraId="777DD8D2" w14:textId="77777777" w:rsidR="00D30FCA" w:rsidRPr="00D30FCA" w:rsidRDefault="00D30FCA" w:rsidP="00D4029B">
            <w:pPr>
              <w:pStyle w:val="y-0"/>
              <w:rPr>
                <w:rFonts w:hint="eastAsia"/>
              </w:rPr>
            </w:pPr>
            <w:r w:rsidRPr="00D30FCA">
              <w:t>            "ibytes": "61057678"</w:t>
            </w:r>
          </w:p>
          <w:p w14:paraId="31F3DB5D" w14:textId="77777777" w:rsidR="00D30FCA" w:rsidRPr="00D30FCA" w:rsidRDefault="00D30FCA" w:rsidP="00D4029B">
            <w:pPr>
              <w:pStyle w:val="y-0"/>
              <w:rPr>
                <w:rFonts w:hint="eastAsia"/>
              </w:rPr>
            </w:pPr>
            <w:r w:rsidRPr="00D30FCA">
              <w:t>        },</w:t>
            </w:r>
          </w:p>
          <w:p w14:paraId="733347FD" w14:textId="77777777" w:rsidR="00D30FCA" w:rsidRPr="00D30FCA" w:rsidRDefault="00D30FCA" w:rsidP="00D4029B">
            <w:pPr>
              <w:pStyle w:val="y-0"/>
              <w:rPr>
                <w:rFonts w:hint="eastAsia"/>
              </w:rPr>
            </w:pPr>
            <w:r w:rsidRPr="00D30FCA">
              <w:t>        "devIp": "10.65.128.150"</w:t>
            </w:r>
          </w:p>
          <w:p w14:paraId="115DA083" w14:textId="77777777" w:rsidR="00D30FCA" w:rsidRPr="00D30FCA" w:rsidRDefault="00D30FCA" w:rsidP="00D4029B">
            <w:pPr>
              <w:pStyle w:val="y-0"/>
              <w:rPr>
                <w:rFonts w:hint="eastAsia"/>
              </w:rPr>
            </w:pPr>
            <w:r w:rsidRPr="00D30FCA">
              <w:t>    }</w:t>
            </w:r>
          </w:p>
          <w:p w14:paraId="4FE36EC5" w14:textId="77777777" w:rsidR="00D30FCA" w:rsidRPr="00D30FCA" w:rsidRDefault="00D30FCA" w:rsidP="00D4029B">
            <w:pPr>
              <w:pStyle w:val="y-0"/>
              <w:rPr>
                <w:rFonts w:hint="eastAsia"/>
              </w:rPr>
            </w:pPr>
            <w:r w:rsidRPr="00D30FCA">
              <w:t>}</w:t>
            </w:r>
          </w:p>
          <w:p w14:paraId="6DD4F71B" w14:textId="77777777" w:rsidR="00005070" w:rsidRDefault="00005070" w:rsidP="00D4029B">
            <w:pPr>
              <w:pStyle w:val="y-0"/>
              <w:rPr>
                <w:rFonts w:hint="eastAsia"/>
              </w:rPr>
            </w:pPr>
          </w:p>
        </w:tc>
      </w:tr>
      <w:tr w:rsidR="00005070" w14:paraId="0DBE0725" w14:textId="77777777" w:rsidTr="00296B82">
        <w:tc>
          <w:tcPr>
            <w:tcW w:w="1271" w:type="dxa"/>
            <w:vMerge w:val="restart"/>
          </w:tcPr>
          <w:p w14:paraId="34C050A2" w14:textId="77777777" w:rsidR="00005070" w:rsidRDefault="00005070" w:rsidP="00D4029B">
            <w:pPr>
              <w:pStyle w:val="y-0"/>
              <w:rPr>
                <w:rFonts w:hint="eastAsia"/>
              </w:rPr>
            </w:pPr>
            <w:r>
              <w:rPr>
                <w:rFonts w:hint="eastAsia"/>
              </w:rPr>
              <w:lastRenderedPageBreak/>
              <w:t>响应体</w:t>
            </w:r>
          </w:p>
        </w:tc>
        <w:tc>
          <w:tcPr>
            <w:tcW w:w="6946" w:type="dxa"/>
          </w:tcPr>
          <w:p w14:paraId="52F1B741" w14:textId="77777777" w:rsidR="00D30FCA" w:rsidRPr="00D30FCA" w:rsidRDefault="00D30FCA" w:rsidP="00D4029B">
            <w:pPr>
              <w:pStyle w:val="y-0"/>
              <w:rPr>
                <w:rFonts w:hint="eastAsia"/>
              </w:rPr>
            </w:pPr>
            <w:r w:rsidRPr="00D30FCA">
              <w:t>{</w:t>
            </w:r>
          </w:p>
          <w:p w14:paraId="1E102B1B" w14:textId="77777777" w:rsidR="00D30FCA" w:rsidRPr="00D30FCA" w:rsidRDefault="00D30FCA" w:rsidP="00D4029B">
            <w:pPr>
              <w:pStyle w:val="y-0"/>
              <w:rPr>
                <w:rFonts w:hint="eastAsia"/>
              </w:rPr>
            </w:pPr>
            <w:r w:rsidRPr="00D30FCA">
              <w:t>    "orderID": "2-304-1690657581837721600",</w:t>
            </w:r>
          </w:p>
          <w:p w14:paraId="6D527343" w14:textId="77777777" w:rsidR="00D30FCA" w:rsidRPr="00D30FCA" w:rsidRDefault="00D30FCA" w:rsidP="00D4029B">
            <w:pPr>
              <w:pStyle w:val="y-0"/>
              <w:rPr>
                <w:rFonts w:hint="eastAsia"/>
              </w:rPr>
            </w:pPr>
            <w:r w:rsidRPr="00D30FCA">
              <w:t>    "statusCode": 0,</w:t>
            </w:r>
          </w:p>
          <w:p w14:paraId="0F1CC3FC" w14:textId="77777777" w:rsidR="00D30FCA" w:rsidRPr="00D30FCA" w:rsidRDefault="00D30FCA" w:rsidP="00D4029B">
            <w:pPr>
              <w:pStyle w:val="y-0"/>
              <w:rPr>
                <w:rFonts w:hint="eastAsia"/>
              </w:rPr>
            </w:pPr>
            <w:r w:rsidRPr="00D30FCA">
              <w:t>    "statusText": "success.",</w:t>
            </w:r>
          </w:p>
          <w:p w14:paraId="5D974AB9" w14:textId="77777777" w:rsidR="00D30FCA" w:rsidRPr="00D30FCA" w:rsidRDefault="00D30FCA" w:rsidP="00D4029B">
            <w:pPr>
              <w:pStyle w:val="y-0"/>
              <w:rPr>
                <w:rFonts w:hint="eastAsia"/>
              </w:rPr>
            </w:pPr>
            <w:r w:rsidRPr="00D30FCA">
              <w:lastRenderedPageBreak/>
              <w:t>    "rspMsgCnt": "2d0f55fd30e8e47446236cb252048a98"</w:t>
            </w:r>
          </w:p>
          <w:p w14:paraId="101A938C" w14:textId="77777777" w:rsidR="00D30FCA" w:rsidRPr="00D30FCA" w:rsidRDefault="00D30FCA" w:rsidP="00D4029B">
            <w:pPr>
              <w:pStyle w:val="y-0"/>
              <w:rPr>
                <w:rFonts w:hint="eastAsia"/>
              </w:rPr>
            </w:pPr>
            <w:r w:rsidRPr="00D30FCA">
              <w:t>}</w:t>
            </w:r>
          </w:p>
          <w:p w14:paraId="50E21EA2" w14:textId="77777777" w:rsidR="00005070" w:rsidRDefault="00005070" w:rsidP="00D4029B">
            <w:pPr>
              <w:pStyle w:val="y-0"/>
              <w:rPr>
                <w:rFonts w:hint="eastAsia"/>
              </w:rPr>
            </w:pPr>
          </w:p>
        </w:tc>
      </w:tr>
      <w:tr w:rsidR="00005070" w14:paraId="73CA8645" w14:textId="77777777" w:rsidTr="00296B82">
        <w:tc>
          <w:tcPr>
            <w:tcW w:w="1271" w:type="dxa"/>
            <w:vMerge/>
          </w:tcPr>
          <w:p w14:paraId="4E24C532" w14:textId="77777777" w:rsidR="00005070" w:rsidRDefault="00005070" w:rsidP="00D4029B">
            <w:pPr>
              <w:pStyle w:val="y-0"/>
              <w:rPr>
                <w:rFonts w:hint="eastAsia"/>
              </w:rPr>
            </w:pPr>
          </w:p>
        </w:tc>
        <w:tc>
          <w:tcPr>
            <w:tcW w:w="6946" w:type="dxa"/>
          </w:tcPr>
          <w:p w14:paraId="75EAE8AB" w14:textId="77777777" w:rsidR="00D30FCA" w:rsidRPr="00D30FCA" w:rsidRDefault="00D30FCA" w:rsidP="00D4029B">
            <w:pPr>
              <w:pStyle w:val="y-0"/>
              <w:rPr>
                <w:rFonts w:hint="eastAsia"/>
              </w:rPr>
            </w:pPr>
            <w:r w:rsidRPr="00D30FCA">
              <w:t>{</w:t>
            </w:r>
          </w:p>
          <w:p w14:paraId="4FECCE79" w14:textId="77777777" w:rsidR="00D30FCA" w:rsidRPr="00D30FCA" w:rsidRDefault="00D30FCA" w:rsidP="00D4029B">
            <w:pPr>
              <w:pStyle w:val="y-0"/>
              <w:rPr>
                <w:rFonts w:hint="eastAsia"/>
              </w:rPr>
            </w:pPr>
            <w:r w:rsidRPr="00D30FCA">
              <w:t>    "dataType": 2,</w:t>
            </w:r>
          </w:p>
          <w:p w14:paraId="4AB9D697" w14:textId="77777777" w:rsidR="00D30FCA" w:rsidRPr="00D30FCA" w:rsidRDefault="00D30FCA" w:rsidP="00D4029B">
            <w:pPr>
              <w:pStyle w:val="y-0"/>
              <w:rPr>
                <w:rFonts w:hint="eastAsia"/>
              </w:rPr>
            </w:pPr>
            <w:r w:rsidRPr="00D30FCA">
              <w:t>    "dataSubType": 304,</w:t>
            </w:r>
          </w:p>
          <w:p w14:paraId="566A4881" w14:textId="77777777" w:rsidR="00D30FCA" w:rsidRPr="00D30FCA" w:rsidRDefault="00D30FCA" w:rsidP="00D4029B">
            <w:pPr>
              <w:pStyle w:val="y-0"/>
              <w:rPr>
                <w:rFonts w:hint="eastAsia"/>
              </w:rPr>
            </w:pPr>
            <w:r w:rsidRPr="00D30FCA">
              <w:t>    "timeStamp": "1692003304",</w:t>
            </w:r>
          </w:p>
          <w:p w14:paraId="466C5B0C" w14:textId="77777777" w:rsidR="00D30FCA" w:rsidRPr="00D30FCA" w:rsidRDefault="00D30FCA" w:rsidP="00D4029B">
            <w:pPr>
              <w:pStyle w:val="y-0"/>
              <w:rPr>
                <w:rFonts w:hint="eastAsia"/>
              </w:rPr>
            </w:pPr>
            <w:r w:rsidRPr="00D30FCA">
              <w:t>    "sign": "d74cec6d7e8c6f60623e102e26b07793953590e4a97b452b794293d2d4506031"</w:t>
            </w:r>
          </w:p>
          <w:p w14:paraId="45EDC190" w14:textId="77777777" w:rsidR="00D30FCA" w:rsidRPr="00D30FCA" w:rsidRDefault="00D30FCA" w:rsidP="00D4029B">
            <w:pPr>
              <w:pStyle w:val="y-0"/>
              <w:rPr>
                <w:rFonts w:hint="eastAsia"/>
              </w:rPr>
            </w:pPr>
            <w:r w:rsidRPr="00D30FCA">
              <w:t>}</w:t>
            </w:r>
          </w:p>
          <w:p w14:paraId="73ADF630" w14:textId="77777777" w:rsidR="00005070" w:rsidRDefault="00005070" w:rsidP="00D4029B">
            <w:pPr>
              <w:pStyle w:val="y-0"/>
              <w:rPr>
                <w:rFonts w:hint="eastAsia"/>
              </w:rPr>
            </w:pPr>
          </w:p>
        </w:tc>
      </w:tr>
      <w:tr w:rsidR="00005070" w14:paraId="2DD2B41C" w14:textId="77777777" w:rsidTr="00296B82">
        <w:tc>
          <w:tcPr>
            <w:tcW w:w="1271" w:type="dxa"/>
          </w:tcPr>
          <w:p w14:paraId="3B8E0891" w14:textId="77777777" w:rsidR="00005070" w:rsidRDefault="00005070" w:rsidP="00D4029B">
            <w:pPr>
              <w:pStyle w:val="y-0"/>
              <w:rPr>
                <w:rFonts w:hint="eastAsia"/>
              </w:rPr>
            </w:pPr>
            <w:r w:rsidRPr="00077D08">
              <w:rPr>
                <w:rFonts w:hint="eastAsia"/>
              </w:rPr>
              <w:t>说明</w:t>
            </w:r>
          </w:p>
        </w:tc>
        <w:tc>
          <w:tcPr>
            <w:tcW w:w="6946" w:type="dxa"/>
          </w:tcPr>
          <w:p w14:paraId="52EB741F" w14:textId="77777777" w:rsidR="00005070" w:rsidRDefault="00005070" w:rsidP="00D4029B">
            <w:pPr>
              <w:pStyle w:val="y-0"/>
              <w:rPr>
                <w:rFonts w:hint="eastAsia"/>
              </w:rPr>
            </w:pPr>
          </w:p>
        </w:tc>
      </w:tr>
    </w:tbl>
    <w:p w14:paraId="1BA96590" w14:textId="77777777" w:rsidR="00005070" w:rsidRPr="00005070" w:rsidRDefault="00005070" w:rsidP="00D4029B">
      <w:pPr>
        <w:pStyle w:val="y-0"/>
        <w:rPr>
          <w:rFonts w:hint="eastAsia"/>
        </w:rPr>
      </w:pPr>
    </w:p>
    <w:p w14:paraId="0F3B3F05" w14:textId="77777777" w:rsidR="009C783E" w:rsidRDefault="009C783E" w:rsidP="009C783E">
      <w:pPr>
        <w:pStyle w:val="y-20"/>
        <w:rPr>
          <w:rFonts w:hint="eastAsia"/>
        </w:rPr>
      </w:pPr>
      <w:r>
        <w:rPr>
          <w:rFonts w:hint="eastAsia"/>
        </w:rPr>
        <w:t>接口</w:t>
      </w:r>
      <w:r>
        <w:rPr>
          <w:rFonts w:hint="eastAsia"/>
        </w:rPr>
        <w:t>31</w:t>
      </w:r>
      <w:r>
        <w:rPr>
          <w:rFonts w:hint="eastAsia"/>
        </w:rPr>
        <w:t>：下级平台日志上报</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05070" w14:paraId="5E333D67" w14:textId="77777777" w:rsidTr="00296B82">
        <w:tc>
          <w:tcPr>
            <w:tcW w:w="1271" w:type="dxa"/>
          </w:tcPr>
          <w:p w14:paraId="2D79D879" w14:textId="77777777" w:rsidR="00005070" w:rsidRDefault="00005070" w:rsidP="00D4029B">
            <w:pPr>
              <w:pStyle w:val="y-0"/>
              <w:rPr>
                <w:rFonts w:hint="eastAsia"/>
              </w:rPr>
            </w:pPr>
            <w:r>
              <w:rPr>
                <w:rFonts w:hint="eastAsia"/>
              </w:rPr>
              <w:t>请求URL</w:t>
            </w:r>
          </w:p>
        </w:tc>
        <w:tc>
          <w:tcPr>
            <w:tcW w:w="6946" w:type="dxa"/>
          </w:tcPr>
          <w:p w14:paraId="36726902" w14:textId="15B50FAF" w:rsidR="00005070" w:rsidRPr="00077D08" w:rsidRDefault="008B1A2E" w:rsidP="00D4029B">
            <w:pPr>
              <w:pStyle w:val="y-0"/>
              <w:rPr>
                <w:rFonts w:hint="eastAsia"/>
              </w:rPr>
            </w:pPr>
            <w:r>
              <w:rPr>
                <w:rFonts w:hint="eastAsia"/>
              </w:rPr>
              <w:t>——</w:t>
            </w:r>
          </w:p>
        </w:tc>
      </w:tr>
      <w:tr w:rsidR="00005070" w14:paraId="6562C71B" w14:textId="77777777" w:rsidTr="00296B82">
        <w:tc>
          <w:tcPr>
            <w:tcW w:w="1271" w:type="dxa"/>
            <w:vMerge w:val="restart"/>
          </w:tcPr>
          <w:p w14:paraId="6EC783CA" w14:textId="77777777" w:rsidR="00005070" w:rsidRDefault="00005070" w:rsidP="00D4029B">
            <w:pPr>
              <w:pStyle w:val="y-0"/>
              <w:rPr>
                <w:rFonts w:hint="eastAsia"/>
              </w:rPr>
            </w:pPr>
            <w:r>
              <w:rPr>
                <w:rFonts w:hint="eastAsia"/>
              </w:rPr>
              <w:t>请求体</w:t>
            </w:r>
          </w:p>
        </w:tc>
        <w:tc>
          <w:tcPr>
            <w:tcW w:w="6946" w:type="dxa"/>
          </w:tcPr>
          <w:p w14:paraId="71B4B444" w14:textId="77777777" w:rsidR="00D30FCA" w:rsidRPr="00D30FCA" w:rsidRDefault="00D30FCA" w:rsidP="00D4029B">
            <w:pPr>
              <w:pStyle w:val="y-0"/>
              <w:rPr>
                <w:rFonts w:hint="eastAsia"/>
              </w:rPr>
            </w:pPr>
            <w:r w:rsidRPr="00D30FCA">
              <w:t>{</w:t>
            </w:r>
          </w:p>
          <w:p w14:paraId="3C74786F" w14:textId="77777777" w:rsidR="00D30FCA" w:rsidRPr="00D30FCA" w:rsidRDefault="00D30FCA" w:rsidP="00D4029B">
            <w:pPr>
              <w:pStyle w:val="y-0"/>
              <w:rPr>
                <w:rFonts w:hint="eastAsia"/>
              </w:rPr>
            </w:pPr>
            <w:r w:rsidRPr="00D30FCA">
              <w:t>    "orderID": "2-305-1690657581837721600",</w:t>
            </w:r>
          </w:p>
          <w:p w14:paraId="5B3D0B2C" w14:textId="77777777" w:rsidR="00D30FCA" w:rsidRPr="00D30FCA" w:rsidRDefault="00D30FCA" w:rsidP="00D4029B">
            <w:pPr>
              <w:pStyle w:val="y-0"/>
              <w:rPr>
                <w:rFonts w:hint="eastAsia"/>
              </w:rPr>
            </w:pPr>
            <w:r w:rsidRPr="00D30FCA">
              <w:t>    "orgCode": "320000",</w:t>
            </w:r>
          </w:p>
          <w:p w14:paraId="4FE27073" w14:textId="77777777" w:rsidR="00D30FCA" w:rsidRPr="00D30FCA" w:rsidRDefault="00D30FCA" w:rsidP="00D4029B">
            <w:pPr>
              <w:pStyle w:val="y-0"/>
              <w:rPr>
                <w:rFonts w:hint="eastAsia"/>
              </w:rPr>
            </w:pPr>
            <w:r w:rsidRPr="00D30FCA">
              <w:t>    "ispCode": "CM",</w:t>
            </w:r>
          </w:p>
          <w:p w14:paraId="3D00C0F9" w14:textId="77777777" w:rsidR="00D30FCA" w:rsidRPr="00D30FCA" w:rsidRDefault="00D30FCA" w:rsidP="00D4029B">
            <w:pPr>
              <w:pStyle w:val="y-0"/>
              <w:rPr>
                <w:rFonts w:hint="eastAsia"/>
              </w:rPr>
            </w:pPr>
            <w:r w:rsidRPr="00D30FCA">
              <w:t>    "ctxCode": 1,</w:t>
            </w:r>
          </w:p>
          <w:p w14:paraId="60F7D816" w14:textId="77777777" w:rsidR="00D30FCA" w:rsidRPr="00D30FCA" w:rsidRDefault="00D30FCA" w:rsidP="00D4029B">
            <w:pPr>
              <w:pStyle w:val="y-0"/>
              <w:rPr>
                <w:rFonts w:hint="eastAsia"/>
              </w:rPr>
            </w:pPr>
            <w:r w:rsidRPr="00D30FCA">
              <w:t>    "reqMsgCnt": "17ec690cc6bc21edab1bf99f93ee8800"</w:t>
            </w:r>
          </w:p>
          <w:p w14:paraId="1F29B6B6" w14:textId="77777777" w:rsidR="00D30FCA" w:rsidRPr="00D30FCA" w:rsidRDefault="00D30FCA" w:rsidP="00D4029B">
            <w:pPr>
              <w:pStyle w:val="y-0"/>
              <w:rPr>
                <w:rFonts w:hint="eastAsia"/>
              </w:rPr>
            </w:pPr>
            <w:r w:rsidRPr="00D30FCA">
              <w:t>}</w:t>
            </w:r>
          </w:p>
          <w:p w14:paraId="7717C162" w14:textId="77777777" w:rsidR="00005070" w:rsidRDefault="00005070" w:rsidP="00D4029B">
            <w:pPr>
              <w:pStyle w:val="y-0"/>
              <w:rPr>
                <w:rFonts w:hint="eastAsia"/>
              </w:rPr>
            </w:pPr>
          </w:p>
        </w:tc>
      </w:tr>
      <w:tr w:rsidR="00005070" w14:paraId="6A84C61A" w14:textId="77777777" w:rsidTr="00296B82">
        <w:tc>
          <w:tcPr>
            <w:tcW w:w="1271" w:type="dxa"/>
            <w:vMerge/>
          </w:tcPr>
          <w:p w14:paraId="197D566A" w14:textId="77777777" w:rsidR="00005070" w:rsidRDefault="00005070" w:rsidP="00D4029B">
            <w:pPr>
              <w:pStyle w:val="y-0"/>
              <w:rPr>
                <w:rFonts w:hint="eastAsia"/>
              </w:rPr>
            </w:pPr>
          </w:p>
        </w:tc>
        <w:tc>
          <w:tcPr>
            <w:tcW w:w="6946" w:type="dxa"/>
          </w:tcPr>
          <w:p w14:paraId="38081D10" w14:textId="77777777" w:rsidR="00D30FCA" w:rsidRPr="00D30FCA" w:rsidRDefault="00D30FCA" w:rsidP="00D4029B">
            <w:pPr>
              <w:pStyle w:val="y-0"/>
              <w:rPr>
                <w:rFonts w:hint="eastAsia"/>
              </w:rPr>
            </w:pPr>
            <w:r w:rsidRPr="00D30FCA">
              <w:t>{</w:t>
            </w:r>
          </w:p>
          <w:p w14:paraId="2A4FAFA1" w14:textId="77777777" w:rsidR="00D30FCA" w:rsidRPr="00D30FCA" w:rsidRDefault="00D30FCA" w:rsidP="00D4029B">
            <w:pPr>
              <w:pStyle w:val="y-0"/>
              <w:rPr>
                <w:rFonts w:hint="eastAsia"/>
              </w:rPr>
            </w:pPr>
            <w:r w:rsidRPr="00D30FCA">
              <w:t>    "dataSubType": 305,</w:t>
            </w:r>
          </w:p>
          <w:p w14:paraId="4E116B89" w14:textId="77777777" w:rsidR="00D30FCA" w:rsidRPr="00D30FCA" w:rsidRDefault="00D30FCA" w:rsidP="00D4029B">
            <w:pPr>
              <w:pStyle w:val="y-0"/>
              <w:rPr>
                <w:rFonts w:hint="eastAsia"/>
              </w:rPr>
            </w:pPr>
            <w:r w:rsidRPr="00D30FCA">
              <w:t>    "dataType": 2,</w:t>
            </w:r>
          </w:p>
          <w:p w14:paraId="0D573B84" w14:textId="77777777" w:rsidR="00D30FCA" w:rsidRPr="00D30FCA" w:rsidRDefault="00D30FCA" w:rsidP="00D4029B">
            <w:pPr>
              <w:pStyle w:val="y-0"/>
              <w:rPr>
                <w:rFonts w:hint="eastAsia"/>
              </w:rPr>
            </w:pPr>
            <w:r w:rsidRPr="00D30FCA">
              <w:t>    "timeStamp": "1661256723",</w:t>
            </w:r>
          </w:p>
          <w:p w14:paraId="6692FB23" w14:textId="77777777" w:rsidR="00D30FCA" w:rsidRPr="00D30FCA" w:rsidRDefault="00D30FCA" w:rsidP="00D4029B">
            <w:pPr>
              <w:pStyle w:val="y-0"/>
              <w:rPr>
                <w:rFonts w:hint="eastAsia"/>
              </w:rPr>
            </w:pPr>
            <w:r w:rsidRPr="00D30FCA">
              <w:t>    "sign": "780b7fef31eb43b69825d5ecb84daa0acd70c8024edd461856f68f838be20323",</w:t>
            </w:r>
          </w:p>
          <w:p w14:paraId="2FB952CB" w14:textId="1F23E0EC" w:rsidR="00D30FCA" w:rsidRPr="00D30FCA" w:rsidRDefault="00D30FCA" w:rsidP="00D4029B">
            <w:pPr>
              <w:pStyle w:val="y-0"/>
              <w:rPr>
                <w:rFonts w:hint="eastAsia"/>
              </w:rPr>
            </w:pPr>
            <w:r w:rsidRPr="00D30FCA">
              <w:t>    "procTime": "</w:t>
            </w:r>
            <w:ins w:id="466" w:author="俊林 杨" w:date="2025-07-14T17:46:00Z" w16du:dateUtc="2025-07-14T09:46:00Z">
              <w:r w:rsidR="00462940" w:rsidRPr="001B7783">
                <w:t>20210515121022-20210519121022</w:t>
              </w:r>
            </w:ins>
            <w:del w:id="467" w:author="俊林 杨" w:date="2025-07-14T17:46:00Z" w16du:dateUtc="2025-07-14T09:46:00Z">
              <w:r w:rsidRPr="00D30FCA" w:rsidDel="00462940">
                <w:delText>1661239242-1661256723</w:delText>
              </w:r>
            </w:del>
            <w:r w:rsidRPr="00D30FCA">
              <w:t>",</w:t>
            </w:r>
          </w:p>
          <w:p w14:paraId="73AA10DB" w14:textId="77777777" w:rsidR="00D30FCA" w:rsidRPr="00D30FCA" w:rsidRDefault="00D30FCA" w:rsidP="00D4029B">
            <w:pPr>
              <w:pStyle w:val="y-0"/>
              <w:rPr>
                <w:rFonts w:hint="eastAsia"/>
              </w:rPr>
            </w:pPr>
            <w:r w:rsidRPr="00D30FCA">
              <w:t>    "logInfoReqParams": {</w:t>
            </w:r>
          </w:p>
          <w:p w14:paraId="5E559CF7" w14:textId="77777777" w:rsidR="00D30FCA" w:rsidRPr="00D30FCA" w:rsidRDefault="00D30FCA" w:rsidP="00D4029B">
            <w:pPr>
              <w:pStyle w:val="y-0"/>
              <w:rPr>
                <w:rFonts w:hint="eastAsia"/>
              </w:rPr>
            </w:pPr>
            <w:r w:rsidRPr="00D30FCA">
              <w:t>        "logReqSeq": 1,</w:t>
            </w:r>
          </w:p>
          <w:p w14:paraId="15738FDE" w14:textId="77777777" w:rsidR="00D30FCA" w:rsidRPr="00D30FCA" w:rsidRDefault="00D30FCA" w:rsidP="00D4029B">
            <w:pPr>
              <w:pStyle w:val="y-0"/>
              <w:rPr>
                <w:rFonts w:hint="eastAsia"/>
              </w:rPr>
            </w:pPr>
            <w:r w:rsidRPr="00D30FCA">
              <w:lastRenderedPageBreak/>
              <w:t>        "logReqNote": "测试上传",</w:t>
            </w:r>
          </w:p>
          <w:p w14:paraId="0D62ECDA" w14:textId="77777777" w:rsidR="00D30FCA" w:rsidRPr="00D30FCA" w:rsidRDefault="00D30FCA" w:rsidP="00D4029B">
            <w:pPr>
              <w:pStyle w:val="y-0"/>
              <w:rPr>
                <w:rFonts w:hint="eastAsia"/>
              </w:rPr>
            </w:pPr>
            <w:r w:rsidRPr="00D30FCA">
              <w:t>        "dataFileID": "2-305-1690657581837721601",</w:t>
            </w:r>
          </w:p>
          <w:p w14:paraId="27251953" w14:textId="77777777" w:rsidR="00D30FCA" w:rsidRPr="00D30FCA" w:rsidRDefault="00D30FCA" w:rsidP="00D4029B">
            <w:pPr>
              <w:pStyle w:val="y-0"/>
              <w:rPr>
                <w:rFonts w:hint="eastAsia"/>
              </w:rPr>
            </w:pPr>
            <w:r w:rsidRPr="00D30FCA">
              <w:t>        "numLogs": 1,</w:t>
            </w:r>
          </w:p>
          <w:p w14:paraId="55494C7C" w14:textId="77777777" w:rsidR="00D30FCA" w:rsidRPr="00D30FCA" w:rsidRDefault="00D30FCA" w:rsidP="00D4029B">
            <w:pPr>
              <w:pStyle w:val="y-0"/>
              <w:rPr>
                <w:rFonts w:hint="eastAsia"/>
              </w:rPr>
            </w:pPr>
            <w:r w:rsidRPr="00D30FCA">
              <w:t>        "logInfo": [</w:t>
            </w:r>
          </w:p>
          <w:p w14:paraId="780807E3" w14:textId="77777777" w:rsidR="00D30FCA" w:rsidRPr="00D30FCA" w:rsidRDefault="00D30FCA" w:rsidP="00D4029B">
            <w:pPr>
              <w:pStyle w:val="y-0"/>
              <w:rPr>
                <w:rFonts w:hint="eastAsia"/>
              </w:rPr>
            </w:pPr>
            <w:r w:rsidRPr="00D30FCA">
              <w:t>            {</w:t>
            </w:r>
          </w:p>
          <w:p w14:paraId="67237D4F" w14:textId="77777777" w:rsidR="00D30FCA" w:rsidRPr="00D30FCA" w:rsidRDefault="00D30FCA" w:rsidP="00D4029B">
            <w:pPr>
              <w:pStyle w:val="y-0"/>
              <w:rPr>
                <w:rFonts w:hint="eastAsia"/>
              </w:rPr>
            </w:pPr>
            <w:r w:rsidRPr="00D30FCA">
              <w:t>                "timeStamp": "1661256723",</w:t>
            </w:r>
          </w:p>
          <w:p w14:paraId="578B24A0" w14:textId="77777777" w:rsidR="00D30FCA" w:rsidRPr="00D30FCA" w:rsidRDefault="00D30FCA" w:rsidP="00D4029B">
            <w:pPr>
              <w:pStyle w:val="y-0"/>
              <w:rPr>
                <w:rFonts w:hint="eastAsia"/>
              </w:rPr>
            </w:pPr>
            <w:r w:rsidRPr="00D30FCA">
              <w:t>                "devHash": "592889896c09d",</w:t>
            </w:r>
          </w:p>
          <w:p w14:paraId="100901AB" w14:textId="77777777" w:rsidR="00D30FCA" w:rsidRPr="00D30FCA" w:rsidRDefault="00D30FCA" w:rsidP="00D4029B">
            <w:pPr>
              <w:pStyle w:val="y-0"/>
              <w:rPr>
                <w:rFonts w:hint="eastAsia"/>
              </w:rPr>
            </w:pPr>
            <w:r w:rsidRPr="00D30FCA">
              <w:t>                "loginAccount": "111",</w:t>
            </w:r>
          </w:p>
          <w:p w14:paraId="4491B40B" w14:textId="77777777" w:rsidR="00D30FCA" w:rsidRPr="00D30FCA" w:rsidRDefault="00D30FCA" w:rsidP="00D4029B">
            <w:pPr>
              <w:pStyle w:val="y-0"/>
              <w:rPr>
                <w:rFonts w:hint="eastAsia"/>
              </w:rPr>
            </w:pPr>
            <w:r w:rsidRPr="00D30FCA">
              <w:t>                "loginIp": "10.65.10.214",</w:t>
            </w:r>
          </w:p>
          <w:p w14:paraId="24B4E94F" w14:textId="77777777" w:rsidR="00D30FCA" w:rsidRPr="00D30FCA" w:rsidRDefault="00D30FCA" w:rsidP="00D4029B">
            <w:pPr>
              <w:pStyle w:val="y-0"/>
              <w:rPr>
                <w:rFonts w:hint="eastAsia"/>
              </w:rPr>
            </w:pPr>
            <w:r w:rsidRPr="00D30FCA">
              <w:t>                "devIp": "10.65.128.150",</w:t>
            </w:r>
          </w:p>
          <w:p w14:paraId="4B6730F9" w14:textId="77777777" w:rsidR="00D30FCA" w:rsidRPr="00D30FCA" w:rsidRDefault="00D30FCA" w:rsidP="00D4029B">
            <w:pPr>
              <w:pStyle w:val="y-0"/>
              <w:rPr>
                <w:rFonts w:hint="eastAsia"/>
              </w:rPr>
            </w:pPr>
            <w:r w:rsidRPr="00D30FCA">
              <w:t>                "orderID": "123456",</w:t>
            </w:r>
          </w:p>
          <w:p w14:paraId="50CE9FEA" w14:textId="77777777" w:rsidR="00D30FCA" w:rsidRPr="00D30FCA" w:rsidRDefault="00D30FCA" w:rsidP="00D4029B">
            <w:pPr>
              <w:pStyle w:val="y-0"/>
              <w:rPr>
                <w:rFonts w:hint="eastAsia"/>
              </w:rPr>
            </w:pPr>
            <w:r w:rsidRPr="00D30FCA">
              <w:t>                "l2Code": 1,</w:t>
            </w:r>
          </w:p>
          <w:p w14:paraId="21D9BD95" w14:textId="77777777" w:rsidR="00D30FCA" w:rsidRPr="00D30FCA" w:rsidRDefault="00D30FCA" w:rsidP="00D4029B">
            <w:pPr>
              <w:pStyle w:val="y-0"/>
              <w:rPr>
                <w:rFonts w:hint="eastAsia"/>
              </w:rPr>
            </w:pPr>
            <w:r w:rsidRPr="00D30FCA">
              <w:t>                "bkItemID": "123456",</w:t>
            </w:r>
          </w:p>
          <w:p w14:paraId="394AD459" w14:textId="77777777" w:rsidR="00D30FCA" w:rsidRPr="00D30FCA" w:rsidRDefault="00D30FCA" w:rsidP="00D4029B">
            <w:pPr>
              <w:pStyle w:val="y-0"/>
              <w:rPr>
                <w:rFonts w:hint="eastAsia"/>
              </w:rPr>
            </w:pPr>
            <w:r w:rsidRPr="00D30FCA">
              <w:t>                "logID": "123456",</w:t>
            </w:r>
          </w:p>
          <w:p w14:paraId="06C11E4C" w14:textId="77777777" w:rsidR="00D30FCA" w:rsidRPr="00D30FCA" w:rsidRDefault="00D30FCA" w:rsidP="00D4029B">
            <w:pPr>
              <w:pStyle w:val="y-0"/>
              <w:rPr>
                <w:rFonts w:hint="eastAsia"/>
              </w:rPr>
            </w:pPr>
            <w:r w:rsidRPr="00D30FCA">
              <w:t>                "logType": 1010,</w:t>
            </w:r>
          </w:p>
          <w:p w14:paraId="39B3F36C" w14:textId="77777777" w:rsidR="00D30FCA" w:rsidRPr="00D30FCA" w:rsidRDefault="00D30FCA" w:rsidP="00D4029B">
            <w:pPr>
              <w:pStyle w:val="y-0"/>
              <w:rPr>
                <w:rFonts w:hint="eastAsia"/>
              </w:rPr>
            </w:pPr>
            <w:r w:rsidRPr="00D30FCA">
              <w:t>                "logLvl": 1,</w:t>
            </w:r>
          </w:p>
          <w:p w14:paraId="478E3759" w14:textId="77777777" w:rsidR="00D30FCA" w:rsidRPr="00D30FCA" w:rsidRDefault="00D30FCA" w:rsidP="00D4029B">
            <w:pPr>
              <w:pStyle w:val="y-0"/>
              <w:rPr>
                <w:rFonts w:hint="eastAsia"/>
              </w:rPr>
            </w:pPr>
            <w:r w:rsidRPr="00D30FCA">
              <w:t>                "opCode": 1,</w:t>
            </w:r>
          </w:p>
          <w:p w14:paraId="35EE2541" w14:textId="77777777" w:rsidR="00D30FCA" w:rsidRPr="00D30FCA" w:rsidRDefault="00D30FCA" w:rsidP="00D4029B">
            <w:pPr>
              <w:pStyle w:val="y-0"/>
              <w:rPr>
                <w:rFonts w:hint="eastAsia"/>
              </w:rPr>
            </w:pPr>
            <w:r w:rsidRPr="00D30FCA">
              <w:t>                "opRslt": 1,</w:t>
            </w:r>
          </w:p>
          <w:p w14:paraId="0C17F2E0" w14:textId="77777777" w:rsidR="00D30FCA" w:rsidRPr="00D30FCA" w:rsidRDefault="00D30FCA" w:rsidP="00D4029B">
            <w:pPr>
              <w:pStyle w:val="y-0"/>
              <w:rPr>
                <w:rFonts w:hint="eastAsia"/>
              </w:rPr>
            </w:pPr>
            <w:r w:rsidRPr="00D30FCA">
              <w:t>                "content": {},</w:t>
            </w:r>
          </w:p>
          <w:p w14:paraId="0DCD4110" w14:textId="77777777" w:rsidR="00D30FCA" w:rsidRPr="00D30FCA" w:rsidRDefault="00D30FCA" w:rsidP="00D4029B">
            <w:pPr>
              <w:pStyle w:val="y-0"/>
              <w:rPr>
                <w:rFonts w:hint="eastAsia"/>
              </w:rPr>
            </w:pPr>
            <w:r w:rsidRPr="00D30FCA">
              <w:t>                "hash": "144a9dfa675b71be72628cefaeccdd8e94e7d49afdeed6f219283563d273cf1b",</w:t>
            </w:r>
          </w:p>
          <w:p w14:paraId="1645B372" w14:textId="77777777" w:rsidR="00D30FCA" w:rsidRPr="00D30FCA" w:rsidRDefault="00D30FCA" w:rsidP="00D4029B">
            <w:pPr>
              <w:pStyle w:val="y-0"/>
              <w:rPr>
                <w:rFonts w:hint="eastAsia"/>
              </w:rPr>
            </w:pPr>
            <w:r w:rsidRPr="00D30FCA">
              <w:t>                "chainHash": "144a9dfa675b71be72628cefaeccdd8e94e7d49afdeed6f219283563d273cf1b"</w:t>
            </w:r>
          </w:p>
          <w:p w14:paraId="0B01CB79" w14:textId="77777777" w:rsidR="00D30FCA" w:rsidRPr="00D30FCA" w:rsidRDefault="00D30FCA" w:rsidP="00D4029B">
            <w:pPr>
              <w:pStyle w:val="y-0"/>
              <w:rPr>
                <w:rFonts w:hint="eastAsia"/>
              </w:rPr>
            </w:pPr>
            <w:r w:rsidRPr="00D30FCA">
              <w:t>            }</w:t>
            </w:r>
          </w:p>
          <w:p w14:paraId="5EE79721" w14:textId="77777777" w:rsidR="00D30FCA" w:rsidRPr="00D30FCA" w:rsidRDefault="00D30FCA" w:rsidP="00D4029B">
            <w:pPr>
              <w:pStyle w:val="y-0"/>
              <w:rPr>
                <w:rFonts w:hint="eastAsia"/>
              </w:rPr>
            </w:pPr>
            <w:r w:rsidRPr="00D30FCA">
              <w:t>        ]</w:t>
            </w:r>
          </w:p>
          <w:p w14:paraId="759DB356" w14:textId="77777777" w:rsidR="00D30FCA" w:rsidRPr="00D30FCA" w:rsidRDefault="00D30FCA" w:rsidP="00D4029B">
            <w:pPr>
              <w:pStyle w:val="y-0"/>
              <w:rPr>
                <w:rFonts w:hint="eastAsia"/>
              </w:rPr>
            </w:pPr>
            <w:r w:rsidRPr="00D30FCA">
              <w:t>    },</w:t>
            </w:r>
          </w:p>
          <w:p w14:paraId="3DF5EF17" w14:textId="77777777" w:rsidR="00D30FCA" w:rsidRPr="00D30FCA" w:rsidRDefault="00D30FCA" w:rsidP="00D4029B">
            <w:pPr>
              <w:pStyle w:val="y-0"/>
              <w:rPr>
                <w:rFonts w:hint="eastAsia"/>
              </w:rPr>
            </w:pPr>
            <w:r w:rsidRPr="00D30FCA">
              <w:t>    "data": {</w:t>
            </w:r>
          </w:p>
          <w:p w14:paraId="1EE22125" w14:textId="315CE9B2" w:rsidR="00D30FCA" w:rsidRPr="00D30FCA" w:rsidRDefault="00D30FCA" w:rsidP="00D4029B">
            <w:pPr>
              <w:pStyle w:val="y-0"/>
              <w:rPr>
                <w:rFonts w:hint="eastAsia"/>
              </w:rPr>
            </w:pPr>
            <w:r w:rsidRPr="00D30FCA">
              <w:t xml:space="preserve">        "numFiles": </w:t>
            </w:r>
            <w:ins w:id="468" w:author="俊林 杨" w:date="2025-07-01T11:32:00Z" w16du:dateUtc="2025-07-01T03:32:00Z">
              <w:r w:rsidR="00F91136">
                <w:rPr>
                  <w:rFonts w:hint="eastAsia"/>
                </w:rPr>
                <w:t>2</w:t>
              </w:r>
            </w:ins>
            <w:del w:id="469" w:author="俊林 杨" w:date="2025-07-01T11:32:00Z" w16du:dateUtc="2025-07-01T03:32:00Z">
              <w:r w:rsidRPr="00D30FCA" w:rsidDel="00F91136">
                <w:delText>1</w:delText>
              </w:r>
            </w:del>
            <w:r w:rsidRPr="00D30FCA">
              <w:t>,</w:t>
            </w:r>
          </w:p>
          <w:p w14:paraId="641E4F79" w14:textId="77777777" w:rsidR="00D30FCA" w:rsidRPr="00D30FCA" w:rsidRDefault="00D30FCA" w:rsidP="00D4029B">
            <w:pPr>
              <w:pStyle w:val="y-0"/>
              <w:rPr>
                <w:rFonts w:hint="eastAsia"/>
              </w:rPr>
            </w:pPr>
            <w:r w:rsidRPr="00D30FCA">
              <w:t>        "numTgzs": 1,</w:t>
            </w:r>
          </w:p>
          <w:p w14:paraId="79DBB649" w14:textId="77777777" w:rsidR="00D30FCA" w:rsidRPr="00D30FCA" w:rsidRDefault="00D30FCA" w:rsidP="00D4029B">
            <w:pPr>
              <w:pStyle w:val="y-0"/>
              <w:rPr>
                <w:rFonts w:hint="eastAsia"/>
              </w:rPr>
            </w:pPr>
            <w:r w:rsidRPr="00D30FCA">
              <w:t>        "fileInfoLst": [</w:t>
            </w:r>
          </w:p>
          <w:p w14:paraId="7CED0CD8" w14:textId="77777777" w:rsidR="00D30FCA" w:rsidRPr="00D30FCA" w:rsidRDefault="00D30FCA" w:rsidP="00D4029B">
            <w:pPr>
              <w:pStyle w:val="y-0"/>
              <w:rPr>
                <w:rFonts w:hint="eastAsia"/>
              </w:rPr>
            </w:pPr>
            <w:r w:rsidRPr="00D30FCA">
              <w:t>            {</w:t>
            </w:r>
          </w:p>
          <w:p w14:paraId="2D12C443" w14:textId="77777777" w:rsidR="00D30FCA" w:rsidRPr="00D30FCA" w:rsidRDefault="00D30FCA" w:rsidP="00D4029B">
            <w:pPr>
              <w:pStyle w:val="y-0"/>
              <w:rPr>
                <w:rFonts w:hint="eastAsia"/>
              </w:rPr>
            </w:pPr>
            <w:r w:rsidRPr="00D30FCA">
              <w:t>                "name": "filename.json",</w:t>
            </w:r>
          </w:p>
          <w:p w14:paraId="440019AD" w14:textId="77777777" w:rsidR="00D30FCA" w:rsidRPr="00D30FCA" w:rsidRDefault="00D30FCA" w:rsidP="00D4029B">
            <w:pPr>
              <w:pStyle w:val="y-0"/>
              <w:rPr>
                <w:rFonts w:hint="eastAsia"/>
              </w:rPr>
            </w:pPr>
            <w:r w:rsidRPr="00D30FCA">
              <w:t>                "dataType": "json",</w:t>
            </w:r>
          </w:p>
          <w:p w14:paraId="52E5EBCC" w14:textId="77777777" w:rsidR="00D30FCA" w:rsidRPr="00D30FCA" w:rsidRDefault="00D30FCA" w:rsidP="00D4029B">
            <w:pPr>
              <w:pStyle w:val="y-0"/>
              <w:rPr>
                <w:rFonts w:hint="eastAsia"/>
              </w:rPr>
            </w:pPr>
            <w:r w:rsidRPr="00D30FCA">
              <w:t>                "objectID": "",</w:t>
            </w:r>
          </w:p>
          <w:p w14:paraId="5993C4CE" w14:textId="77777777" w:rsidR="00D30FCA" w:rsidRPr="00D30FCA" w:rsidRDefault="00D30FCA" w:rsidP="00D4029B">
            <w:pPr>
              <w:pStyle w:val="y-0"/>
              <w:rPr>
                <w:rFonts w:hint="eastAsia"/>
              </w:rPr>
            </w:pPr>
            <w:r w:rsidRPr="00D30FCA">
              <w:t>                "svcType": 13,</w:t>
            </w:r>
          </w:p>
          <w:p w14:paraId="14F1E88F" w14:textId="77777777" w:rsidR="00D30FCA" w:rsidRPr="00D30FCA" w:rsidRDefault="00D30FCA" w:rsidP="00D4029B">
            <w:pPr>
              <w:pStyle w:val="y-0"/>
              <w:rPr>
                <w:rFonts w:hint="eastAsia"/>
              </w:rPr>
            </w:pPr>
            <w:r w:rsidRPr="00D30FCA">
              <w:t>                "reserved": ""</w:t>
            </w:r>
          </w:p>
          <w:p w14:paraId="1F7361A2" w14:textId="7594CA12" w:rsidR="00D30FCA" w:rsidRDefault="00D30FCA" w:rsidP="00D4029B">
            <w:pPr>
              <w:pStyle w:val="y-0"/>
              <w:rPr>
                <w:ins w:id="470" w:author="俊林 杨" w:date="2025-07-01T11:30:00Z" w16du:dateUtc="2025-07-01T03:30:00Z"/>
                <w:rFonts w:hint="eastAsia"/>
              </w:rPr>
            </w:pPr>
            <w:r w:rsidRPr="00D30FCA">
              <w:t>            }</w:t>
            </w:r>
            <w:ins w:id="471" w:author="俊林 杨" w:date="2025-07-01T11:30:00Z" w16du:dateUtc="2025-07-01T03:30:00Z">
              <w:r w:rsidR="00813AEA">
                <w:rPr>
                  <w:rFonts w:hint="eastAsia"/>
                </w:rPr>
                <w:t>,</w:t>
              </w:r>
            </w:ins>
          </w:p>
          <w:p w14:paraId="6BA655B0" w14:textId="77777777" w:rsidR="00813AEA" w:rsidRPr="00D30FCA" w:rsidRDefault="00813AEA" w:rsidP="00D4029B">
            <w:pPr>
              <w:pStyle w:val="y-0"/>
              <w:rPr>
                <w:ins w:id="472" w:author="俊林 杨" w:date="2025-07-01T11:30:00Z" w16du:dateUtc="2025-07-01T03:30:00Z"/>
                <w:rFonts w:hint="eastAsia"/>
              </w:rPr>
            </w:pPr>
            <w:ins w:id="473" w:author="俊林 杨" w:date="2025-07-01T11:30:00Z" w16du:dateUtc="2025-07-01T03:30:00Z">
              <w:r w:rsidRPr="00D30FCA">
                <w:t>            {</w:t>
              </w:r>
            </w:ins>
          </w:p>
          <w:p w14:paraId="67322065" w14:textId="239D09B1" w:rsidR="00813AEA" w:rsidRPr="00D30FCA" w:rsidRDefault="00813AEA" w:rsidP="00D4029B">
            <w:pPr>
              <w:pStyle w:val="y-0"/>
              <w:rPr>
                <w:ins w:id="474" w:author="俊林 杨" w:date="2025-07-01T11:30:00Z" w16du:dateUtc="2025-07-01T03:30:00Z"/>
                <w:rFonts w:hint="eastAsia"/>
              </w:rPr>
            </w:pPr>
            <w:ins w:id="475" w:author="俊林 杨" w:date="2025-07-01T11:30:00Z" w16du:dateUtc="2025-07-01T03:30:00Z">
              <w:r w:rsidRPr="00D30FCA">
                <w:t>                "name": "</w:t>
              </w:r>
            </w:ins>
            <w:ins w:id="476" w:author="俊林 杨" w:date="2025-07-01T11:32:00Z" w16du:dateUtc="2025-07-01T03:32:00Z">
              <w:r w:rsidR="00F91136">
                <w:rPr>
                  <w:rFonts w:hint="eastAsia"/>
                </w:rPr>
                <w:t>xxx</w:t>
              </w:r>
            </w:ins>
            <w:ins w:id="477" w:author="俊林 杨" w:date="2025-07-01T11:30:00Z" w16du:dateUtc="2025-07-01T03:30:00Z">
              <w:r w:rsidRPr="00D30FCA">
                <w:t>.json",</w:t>
              </w:r>
            </w:ins>
          </w:p>
          <w:p w14:paraId="0911AC6B" w14:textId="77777777" w:rsidR="00813AEA" w:rsidRPr="00D30FCA" w:rsidRDefault="00813AEA" w:rsidP="00D4029B">
            <w:pPr>
              <w:pStyle w:val="y-0"/>
              <w:rPr>
                <w:ins w:id="478" w:author="俊林 杨" w:date="2025-07-01T11:30:00Z" w16du:dateUtc="2025-07-01T03:30:00Z"/>
                <w:rFonts w:hint="eastAsia"/>
              </w:rPr>
            </w:pPr>
            <w:ins w:id="479" w:author="俊林 杨" w:date="2025-07-01T11:30:00Z" w16du:dateUtc="2025-07-01T03:30:00Z">
              <w:r w:rsidRPr="00D30FCA">
                <w:t>                "dataType": "json",</w:t>
              </w:r>
            </w:ins>
          </w:p>
          <w:p w14:paraId="061043AA" w14:textId="77777777" w:rsidR="00813AEA" w:rsidRPr="00D30FCA" w:rsidRDefault="00813AEA" w:rsidP="00D4029B">
            <w:pPr>
              <w:pStyle w:val="y-0"/>
              <w:rPr>
                <w:ins w:id="480" w:author="俊林 杨" w:date="2025-07-01T11:30:00Z" w16du:dateUtc="2025-07-01T03:30:00Z"/>
                <w:rFonts w:hint="eastAsia"/>
              </w:rPr>
            </w:pPr>
            <w:ins w:id="481" w:author="俊林 杨" w:date="2025-07-01T11:30:00Z" w16du:dateUtc="2025-07-01T03:30:00Z">
              <w:r w:rsidRPr="00D30FCA">
                <w:t>                "objectID": "",</w:t>
              </w:r>
            </w:ins>
          </w:p>
          <w:p w14:paraId="39008C7A" w14:textId="1D6E9143" w:rsidR="00813AEA" w:rsidRPr="00D30FCA" w:rsidRDefault="00813AEA" w:rsidP="00D4029B">
            <w:pPr>
              <w:pStyle w:val="y-0"/>
              <w:rPr>
                <w:ins w:id="482" w:author="俊林 杨" w:date="2025-07-01T11:30:00Z" w16du:dateUtc="2025-07-01T03:30:00Z"/>
                <w:rFonts w:hint="eastAsia"/>
              </w:rPr>
            </w:pPr>
            <w:ins w:id="483" w:author="俊林 杨" w:date="2025-07-01T11:30:00Z" w16du:dateUtc="2025-07-01T03:30:00Z">
              <w:r w:rsidRPr="00D30FCA">
                <w:lastRenderedPageBreak/>
                <w:t xml:space="preserve">                "svcType": </w:t>
              </w:r>
            </w:ins>
            <w:ins w:id="484" w:author="俊林 杨" w:date="2025-07-01T11:31:00Z" w16du:dateUtc="2025-07-01T03:31:00Z">
              <w:r w:rsidR="0047270E">
                <w:rPr>
                  <w:rFonts w:hint="eastAsia"/>
                </w:rPr>
                <w:t>11</w:t>
              </w:r>
            </w:ins>
            <w:ins w:id="485" w:author="俊林 杨" w:date="2025-07-01T11:30:00Z" w16du:dateUtc="2025-07-01T03:30:00Z">
              <w:r w:rsidRPr="00D30FCA">
                <w:t>,</w:t>
              </w:r>
            </w:ins>
          </w:p>
          <w:p w14:paraId="6519F53E" w14:textId="77777777" w:rsidR="00813AEA" w:rsidRPr="00D30FCA" w:rsidRDefault="00813AEA" w:rsidP="00D4029B">
            <w:pPr>
              <w:pStyle w:val="y-0"/>
              <w:rPr>
                <w:ins w:id="486" w:author="俊林 杨" w:date="2025-07-01T11:30:00Z" w16du:dateUtc="2025-07-01T03:30:00Z"/>
                <w:rFonts w:hint="eastAsia"/>
              </w:rPr>
            </w:pPr>
            <w:ins w:id="487" w:author="俊林 杨" w:date="2025-07-01T11:30:00Z" w16du:dateUtc="2025-07-01T03:30:00Z">
              <w:r w:rsidRPr="00D30FCA">
                <w:t>                "reserved": ""</w:t>
              </w:r>
            </w:ins>
          </w:p>
          <w:p w14:paraId="2FE22BF5" w14:textId="77777777" w:rsidR="00813AEA" w:rsidRPr="00D30FCA" w:rsidRDefault="00813AEA" w:rsidP="00D4029B">
            <w:pPr>
              <w:pStyle w:val="y-0"/>
              <w:rPr>
                <w:ins w:id="488" w:author="俊林 杨" w:date="2025-07-01T11:30:00Z" w16du:dateUtc="2025-07-01T03:30:00Z"/>
                <w:rFonts w:hint="eastAsia"/>
              </w:rPr>
            </w:pPr>
            <w:ins w:id="489" w:author="俊林 杨" w:date="2025-07-01T11:30:00Z" w16du:dateUtc="2025-07-01T03:30:00Z">
              <w:r w:rsidRPr="00D30FCA">
                <w:t>            }</w:t>
              </w:r>
            </w:ins>
          </w:p>
          <w:p w14:paraId="23D1AFC3" w14:textId="77777777" w:rsidR="00813AEA" w:rsidRPr="00D30FCA" w:rsidRDefault="00813AEA" w:rsidP="00D4029B">
            <w:pPr>
              <w:pStyle w:val="y-0"/>
              <w:rPr>
                <w:rFonts w:hint="eastAsia"/>
              </w:rPr>
            </w:pPr>
          </w:p>
          <w:p w14:paraId="287559B9" w14:textId="77777777" w:rsidR="00D30FCA" w:rsidRPr="00D30FCA" w:rsidRDefault="00D30FCA" w:rsidP="00D4029B">
            <w:pPr>
              <w:pStyle w:val="y-0"/>
              <w:rPr>
                <w:rFonts w:hint="eastAsia"/>
              </w:rPr>
            </w:pPr>
            <w:r w:rsidRPr="00D30FCA">
              <w:t>        ]</w:t>
            </w:r>
          </w:p>
          <w:p w14:paraId="38FFC7D4" w14:textId="77777777" w:rsidR="00D30FCA" w:rsidRPr="00D30FCA" w:rsidRDefault="00D30FCA" w:rsidP="00D4029B">
            <w:pPr>
              <w:pStyle w:val="y-0"/>
              <w:rPr>
                <w:rFonts w:hint="eastAsia"/>
              </w:rPr>
            </w:pPr>
            <w:r w:rsidRPr="00D30FCA">
              <w:t>    }</w:t>
            </w:r>
          </w:p>
          <w:p w14:paraId="47A1DDA4" w14:textId="77777777" w:rsidR="00D30FCA" w:rsidRPr="00D30FCA" w:rsidRDefault="00D30FCA" w:rsidP="00D4029B">
            <w:pPr>
              <w:pStyle w:val="y-0"/>
              <w:rPr>
                <w:rFonts w:hint="eastAsia"/>
              </w:rPr>
            </w:pPr>
            <w:r w:rsidRPr="00D30FCA">
              <w:t>}</w:t>
            </w:r>
          </w:p>
          <w:p w14:paraId="7868E0CB" w14:textId="77777777" w:rsidR="00005070" w:rsidRDefault="00005070" w:rsidP="00D4029B">
            <w:pPr>
              <w:pStyle w:val="y-0"/>
              <w:rPr>
                <w:rFonts w:hint="eastAsia"/>
              </w:rPr>
            </w:pPr>
          </w:p>
        </w:tc>
      </w:tr>
      <w:tr w:rsidR="00005070" w14:paraId="146A096D" w14:textId="77777777" w:rsidTr="00296B82">
        <w:tc>
          <w:tcPr>
            <w:tcW w:w="1271" w:type="dxa"/>
            <w:vMerge w:val="restart"/>
          </w:tcPr>
          <w:p w14:paraId="02B0C51E" w14:textId="77777777" w:rsidR="00005070" w:rsidRDefault="00005070" w:rsidP="00D4029B">
            <w:pPr>
              <w:pStyle w:val="y-0"/>
              <w:rPr>
                <w:rFonts w:hint="eastAsia"/>
              </w:rPr>
            </w:pPr>
            <w:r>
              <w:rPr>
                <w:rFonts w:hint="eastAsia"/>
              </w:rPr>
              <w:lastRenderedPageBreak/>
              <w:t>响应体</w:t>
            </w:r>
          </w:p>
        </w:tc>
        <w:tc>
          <w:tcPr>
            <w:tcW w:w="6946" w:type="dxa"/>
          </w:tcPr>
          <w:p w14:paraId="0C943D9D" w14:textId="77777777" w:rsidR="00D30FCA" w:rsidRPr="00D30FCA" w:rsidRDefault="00D30FCA" w:rsidP="00D4029B">
            <w:pPr>
              <w:pStyle w:val="y-0"/>
              <w:rPr>
                <w:rFonts w:hint="eastAsia"/>
              </w:rPr>
            </w:pPr>
            <w:r w:rsidRPr="00D30FCA">
              <w:t>{</w:t>
            </w:r>
          </w:p>
          <w:p w14:paraId="2E0C5F51" w14:textId="77777777" w:rsidR="00D30FCA" w:rsidRPr="00D30FCA" w:rsidRDefault="00D30FCA" w:rsidP="00D4029B">
            <w:pPr>
              <w:pStyle w:val="y-0"/>
              <w:rPr>
                <w:rFonts w:hint="eastAsia"/>
              </w:rPr>
            </w:pPr>
            <w:r w:rsidRPr="00D30FCA">
              <w:t>    "orderID": "2-305-1690657581837721600",</w:t>
            </w:r>
          </w:p>
          <w:p w14:paraId="2BB17181" w14:textId="77777777" w:rsidR="00D30FCA" w:rsidRPr="00D30FCA" w:rsidRDefault="00D30FCA" w:rsidP="00D4029B">
            <w:pPr>
              <w:pStyle w:val="y-0"/>
              <w:rPr>
                <w:rFonts w:hint="eastAsia"/>
              </w:rPr>
            </w:pPr>
            <w:r w:rsidRPr="00D30FCA">
              <w:t>    "statusCode": 0,</w:t>
            </w:r>
          </w:p>
          <w:p w14:paraId="515C3BDA" w14:textId="77777777" w:rsidR="00D30FCA" w:rsidRPr="00D30FCA" w:rsidRDefault="00D30FCA" w:rsidP="00D4029B">
            <w:pPr>
              <w:pStyle w:val="y-0"/>
              <w:rPr>
                <w:rFonts w:hint="eastAsia"/>
              </w:rPr>
            </w:pPr>
            <w:r w:rsidRPr="00D30FCA">
              <w:t>    "statusText": "success.",</w:t>
            </w:r>
          </w:p>
          <w:p w14:paraId="5A70F9CD" w14:textId="77777777" w:rsidR="00D30FCA" w:rsidRPr="00D30FCA" w:rsidRDefault="00D30FCA" w:rsidP="00D4029B">
            <w:pPr>
              <w:pStyle w:val="y-0"/>
              <w:rPr>
                <w:rFonts w:hint="eastAsia"/>
              </w:rPr>
            </w:pPr>
            <w:r w:rsidRPr="00D30FCA">
              <w:t>    "rspMsgCnt": "0650350a86993822bd1ae3d7efd29bca"</w:t>
            </w:r>
          </w:p>
          <w:p w14:paraId="3B2C24FC" w14:textId="77777777" w:rsidR="00D30FCA" w:rsidRPr="00D30FCA" w:rsidRDefault="00D30FCA" w:rsidP="00D4029B">
            <w:pPr>
              <w:pStyle w:val="y-0"/>
              <w:rPr>
                <w:rFonts w:hint="eastAsia"/>
              </w:rPr>
            </w:pPr>
            <w:r w:rsidRPr="00D30FCA">
              <w:t>}</w:t>
            </w:r>
          </w:p>
          <w:p w14:paraId="5286B211" w14:textId="77777777" w:rsidR="00005070" w:rsidRDefault="00005070" w:rsidP="00D4029B">
            <w:pPr>
              <w:pStyle w:val="y-0"/>
              <w:rPr>
                <w:rFonts w:hint="eastAsia"/>
              </w:rPr>
            </w:pPr>
          </w:p>
        </w:tc>
      </w:tr>
      <w:tr w:rsidR="00005070" w14:paraId="18441645" w14:textId="77777777" w:rsidTr="00296B82">
        <w:tc>
          <w:tcPr>
            <w:tcW w:w="1271" w:type="dxa"/>
            <w:vMerge/>
          </w:tcPr>
          <w:p w14:paraId="42F85D82" w14:textId="77777777" w:rsidR="00005070" w:rsidRDefault="00005070" w:rsidP="00D4029B">
            <w:pPr>
              <w:pStyle w:val="y-0"/>
              <w:rPr>
                <w:rFonts w:hint="eastAsia"/>
              </w:rPr>
            </w:pPr>
          </w:p>
        </w:tc>
        <w:tc>
          <w:tcPr>
            <w:tcW w:w="6946" w:type="dxa"/>
          </w:tcPr>
          <w:p w14:paraId="7869A053" w14:textId="77777777" w:rsidR="00D30FCA" w:rsidRPr="00D30FCA" w:rsidRDefault="00D30FCA" w:rsidP="00D4029B">
            <w:pPr>
              <w:pStyle w:val="y-0"/>
              <w:rPr>
                <w:rFonts w:hint="eastAsia"/>
              </w:rPr>
            </w:pPr>
            <w:r w:rsidRPr="00D30FCA">
              <w:t>{</w:t>
            </w:r>
          </w:p>
          <w:p w14:paraId="07388E69" w14:textId="77777777" w:rsidR="00D30FCA" w:rsidRPr="00D30FCA" w:rsidRDefault="00D30FCA" w:rsidP="00D4029B">
            <w:pPr>
              <w:pStyle w:val="y-0"/>
              <w:rPr>
                <w:rFonts w:hint="eastAsia"/>
              </w:rPr>
            </w:pPr>
            <w:r w:rsidRPr="00D30FCA">
              <w:t>    "dataType": 2,</w:t>
            </w:r>
          </w:p>
          <w:p w14:paraId="1FBC082C" w14:textId="77777777" w:rsidR="00D30FCA" w:rsidRPr="00D30FCA" w:rsidRDefault="00D30FCA" w:rsidP="00D4029B">
            <w:pPr>
              <w:pStyle w:val="y-0"/>
              <w:rPr>
                <w:rFonts w:hint="eastAsia"/>
              </w:rPr>
            </w:pPr>
            <w:r w:rsidRPr="00D30FCA">
              <w:t>    "dataSubType": 305,</w:t>
            </w:r>
          </w:p>
          <w:p w14:paraId="0B92320A" w14:textId="77777777" w:rsidR="00D30FCA" w:rsidRPr="00D30FCA" w:rsidRDefault="00D30FCA" w:rsidP="00D4029B">
            <w:pPr>
              <w:pStyle w:val="y-0"/>
              <w:rPr>
                <w:rFonts w:hint="eastAsia"/>
              </w:rPr>
            </w:pPr>
            <w:r w:rsidRPr="00D30FCA">
              <w:t>    "timeStamp": "1692003304",</w:t>
            </w:r>
          </w:p>
          <w:p w14:paraId="02966A00" w14:textId="77777777" w:rsidR="00D30FCA" w:rsidRPr="00D30FCA" w:rsidRDefault="00D30FCA" w:rsidP="00D4029B">
            <w:pPr>
              <w:pStyle w:val="y-0"/>
              <w:rPr>
                <w:rFonts w:hint="eastAsia"/>
              </w:rPr>
            </w:pPr>
            <w:r w:rsidRPr="00D30FCA">
              <w:t>    "sign": "d74cec6d7e8c6f60623e102e26b07793953590e4a97b452b794293d2d4506031"</w:t>
            </w:r>
          </w:p>
          <w:p w14:paraId="5F6D3699" w14:textId="77777777" w:rsidR="00D30FCA" w:rsidRPr="00D30FCA" w:rsidRDefault="00D30FCA" w:rsidP="00D4029B">
            <w:pPr>
              <w:pStyle w:val="y-0"/>
              <w:rPr>
                <w:rFonts w:hint="eastAsia"/>
              </w:rPr>
            </w:pPr>
            <w:r w:rsidRPr="00D30FCA">
              <w:t>}</w:t>
            </w:r>
          </w:p>
          <w:p w14:paraId="4D2825EF" w14:textId="77777777" w:rsidR="00005070" w:rsidRDefault="00005070" w:rsidP="00D4029B">
            <w:pPr>
              <w:pStyle w:val="y-0"/>
              <w:rPr>
                <w:rFonts w:hint="eastAsia"/>
              </w:rPr>
            </w:pPr>
          </w:p>
        </w:tc>
      </w:tr>
      <w:tr w:rsidR="00005070" w14:paraId="5CC60752" w14:textId="77777777" w:rsidTr="00296B82">
        <w:tc>
          <w:tcPr>
            <w:tcW w:w="1271" w:type="dxa"/>
          </w:tcPr>
          <w:p w14:paraId="071723BF" w14:textId="77777777" w:rsidR="00005070" w:rsidRDefault="00005070" w:rsidP="00D4029B">
            <w:pPr>
              <w:pStyle w:val="y-0"/>
              <w:rPr>
                <w:rFonts w:hint="eastAsia"/>
              </w:rPr>
            </w:pPr>
            <w:r w:rsidRPr="00077D08">
              <w:rPr>
                <w:rFonts w:hint="eastAsia"/>
              </w:rPr>
              <w:t>说明</w:t>
            </w:r>
          </w:p>
        </w:tc>
        <w:tc>
          <w:tcPr>
            <w:tcW w:w="6946" w:type="dxa"/>
          </w:tcPr>
          <w:p w14:paraId="671BD09C" w14:textId="34D32AF7" w:rsidR="004B7234" w:rsidRDefault="004B7234" w:rsidP="004B7234">
            <w:pPr>
              <w:pStyle w:val="y-5"/>
              <w:numPr>
                <w:ilvl w:val="0"/>
                <w:numId w:val="27"/>
              </w:numPr>
              <w:rPr>
                <w:rFonts w:hint="eastAsia"/>
              </w:rPr>
            </w:pPr>
            <w:r>
              <w:rPr>
                <w:rFonts w:hint="eastAsia"/>
              </w:rPr>
              <w:t>如果采用</w:t>
            </w:r>
            <w:r>
              <w:rPr>
                <w:rFonts w:hint="eastAsia"/>
              </w:rPr>
              <w:t>data</w:t>
            </w:r>
            <w:r>
              <w:rPr>
                <w:rFonts w:hint="eastAsia"/>
              </w:rPr>
              <w:t>传递日志信息（即</w:t>
            </w:r>
            <w:r>
              <w:rPr>
                <w:rFonts w:hint="eastAsia"/>
              </w:rPr>
              <w:t>logInfo</w:t>
            </w:r>
            <w:r>
              <w:rPr>
                <w:rFonts w:hint="eastAsia"/>
              </w:rPr>
              <w:t>），则业务接口中</w:t>
            </w:r>
            <w:r>
              <w:rPr>
                <w:rFonts w:hint="eastAsia"/>
              </w:rPr>
              <w:t>logInfo</w:t>
            </w:r>
            <w:r>
              <w:rPr>
                <w:rFonts w:hint="eastAsia"/>
              </w:rPr>
              <w:t>为</w:t>
            </w:r>
            <w:r>
              <w:rPr>
                <w:rFonts w:hint="eastAsia"/>
              </w:rPr>
              <w:t>[];</w:t>
            </w:r>
            <w:r>
              <w:rPr>
                <w:rFonts w:hint="eastAsia"/>
              </w:rPr>
              <w:t>如果上报日志内容数量较少，可直接在业务接口中进行日志信息上传。</w:t>
            </w:r>
          </w:p>
          <w:p w14:paraId="311EE9AF" w14:textId="44786707" w:rsidR="004B7234" w:rsidRDefault="004B7234" w:rsidP="004B7234">
            <w:pPr>
              <w:pStyle w:val="y-5"/>
              <w:numPr>
                <w:ilvl w:val="0"/>
                <w:numId w:val="27"/>
              </w:numPr>
              <w:rPr>
                <w:rFonts w:hint="eastAsia"/>
              </w:rPr>
            </w:pPr>
            <w:r>
              <w:rPr>
                <w:rFonts w:hint="eastAsia"/>
              </w:rPr>
              <w:t>如果本次上传携带数据文件，则</w:t>
            </w:r>
            <w:r>
              <w:rPr>
                <w:rFonts w:hint="eastAsia"/>
              </w:rPr>
              <w:t>dataFileID</w:t>
            </w:r>
            <w:r>
              <w:rPr>
                <w:rFonts w:hint="eastAsia"/>
              </w:rPr>
              <w:t>必传且值为</w:t>
            </w:r>
            <w:ins w:id="490" w:author="俊林 杨" w:date="2025-07-01T11:25:00Z" w16du:dateUtc="2025-07-01T03:25:00Z">
              <w:r w:rsidR="003D77BF">
                <w:rPr>
                  <w:rFonts w:hint="eastAsia"/>
                </w:rPr>
                <w:t>本次</w:t>
              </w:r>
              <w:r w:rsidR="00B5253A">
                <w:rPr>
                  <w:rFonts w:hint="eastAsia"/>
                </w:rPr>
                <w:t>接口携带</w:t>
              </w:r>
            </w:ins>
            <w:del w:id="491" w:author="俊林 杨" w:date="2025-07-01T11:25:00Z" w16du:dateUtc="2025-07-01T03:25:00Z">
              <w:r w:rsidDel="003D77BF">
                <w:rPr>
                  <w:rFonts w:hint="eastAsia"/>
                </w:rPr>
                <w:delText>文件</w:delText>
              </w:r>
              <w:r w:rsidDel="00B5253A">
                <w:rPr>
                  <w:rFonts w:hint="eastAsia"/>
                </w:rPr>
                <w:delText>上传</w:delText>
              </w:r>
            </w:del>
            <w:r>
              <w:rPr>
                <w:rFonts w:hint="eastAsia"/>
              </w:rPr>
              <w:t>的</w:t>
            </w:r>
            <w:r>
              <w:rPr>
                <w:rFonts w:hint="eastAsia"/>
              </w:rPr>
              <w:t>orderID</w:t>
            </w:r>
            <w:r>
              <w:rPr>
                <w:rFonts w:hint="eastAsia"/>
              </w:rPr>
              <w:t>，</w:t>
            </w:r>
            <w:ins w:id="492" w:author="俊林 杨" w:date="2025-07-01T11:25:00Z" w16du:dateUtc="2025-07-01T03:25:00Z">
              <w:r w:rsidR="00B5253A">
                <w:rPr>
                  <w:rFonts w:hint="eastAsia"/>
                </w:rPr>
                <w:t>数据文件内容通过</w:t>
              </w:r>
              <w:r w:rsidR="0005134E">
                <w:rPr>
                  <w:rFonts w:hint="eastAsia"/>
                </w:rPr>
                <w:t>文件传输通道进行</w:t>
              </w:r>
            </w:ins>
            <w:del w:id="493" w:author="俊林 杨" w:date="2025-07-01T11:25:00Z" w16du:dateUtc="2025-07-01T03:25:00Z">
              <w:r w:rsidDel="00B5253A">
                <w:rPr>
                  <w:rFonts w:hint="eastAsia"/>
                </w:rPr>
                <w:delText>发起下级平台文件上传接口进行文件</w:delText>
              </w:r>
              <w:r w:rsidDel="0005134E">
                <w:rPr>
                  <w:rFonts w:hint="eastAsia"/>
                </w:rPr>
                <w:delText>传输</w:delText>
              </w:r>
            </w:del>
            <w:ins w:id="494" w:author="俊林 杨" w:date="2025-07-01T11:25:00Z" w16du:dateUtc="2025-07-01T03:25:00Z">
              <w:r w:rsidR="0005134E">
                <w:rPr>
                  <w:rFonts w:hint="eastAsia"/>
                </w:rPr>
                <w:t>上传</w:t>
              </w:r>
            </w:ins>
            <w:r>
              <w:rPr>
                <w:rFonts w:hint="eastAsia"/>
              </w:rPr>
              <w:t>。</w:t>
            </w:r>
          </w:p>
          <w:p w14:paraId="5A151390" w14:textId="6EAF5677" w:rsidR="00005070" w:rsidRDefault="006F5780" w:rsidP="004B7234">
            <w:pPr>
              <w:pStyle w:val="11"/>
              <w:numPr>
                <w:ilvl w:val="0"/>
                <w:numId w:val="27"/>
              </w:numPr>
            </w:pPr>
            <w:r>
              <w:rPr>
                <w:rFonts w:hint="eastAsia"/>
              </w:rPr>
              <w:t xml:space="preserve">content </w:t>
            </w:r>
            <w:r>
              <w:rPr>
                <w:rFonts w:hint="eastAsia"/>
              </w:rPr>
              <w:t>无内容要求</w:t>
            </w:r>
            <w:ins w:id="495" w:author="俊林 杨" w:date="2025-07-16T11:35:00Z" w16du:dateUtc="2025-07-16T03:35:00Z">
              <w:r w:rsidR="00996E89">
                <w:rPr>
                  <w:rFonts w:hint="eastAsia"/>
                </w:rPr>
                <w:t>，比如</w:t>
              </w:r>
            </w:ins>
            <w:ins w:id="496" w:author="俊林 杨" w:date="2025-07-16T11:36:00Z" w16du:dateUtc="2025-07-16T03:36:00Z">
              <w:r w:rsidR="00996E89" w:rsidRPr="00996E89">
                <w:rPr>
                  <w:rFonts w:hint="eastAsia"/>
                </w:rPr>
                <w:t>漏管平台维护</w:t>
              </w:r>
              <w:r w:rsidR="00996E89">
                <w:rPr>
                  <w:rFonts w:hint="eastAsia"/>
                </w:rPr>
                <w:t>该值</w:t>
              </w:r>
            </w:ins>
            <w:r>
              <w:rPr>
                <w:rFonts w:hint="eastAsia"/>
              </w:rPr>
              <w:t>为</w:t>
            </w:r>
            <w:r>
              <w:rPr>
                <w:rFonts w:hint="eastAsia"/>
              </w:rPr>
              <w:t xml:space="preserve"> {}</w:t>
            </w:r>
          </w:p>
          <w:p w14:paraId="590DDE34" w14:textId="239749A9" w:rsidR="00D9286A" w:rsidRDefault="00D9286A" w:rsidP="009D5F4A">
            <w:pPr>
              <w:pStyle w:val="11"/>
              <w:numPr>
                <w:ilvl w:val="0"/>
                <w:numId w:val="27"/>
              </w:numPr>
            </w:pPr>
            <w:r w:rsidRPr="00D9286A">
              <w:rPr>
                <w:rFonts w:hint="eastAsia"/>
              </w:rPr>
              <w:t>targetVulInfo</w:t>
            </w:r>
            <w:r w:rsidR="009D5F4A">
              <w:rPr>
                <w:rFonts w:hint="eastAsia"/>
              </w:rPr>
              <w:t>、</w:t>
            </w:r>
            <w:r w:rsidR="009D5F4A" w:rsidRPr="009D5F4A">
              <w:rPr>
                <w:rFonts w:hint="eastAsia"/>
              </w:rPr>
              <w:t>outVulLst</w:t>
            </w:r>
            <w:r w:rsidR="009D5F4A">
              <w:rPr>
                <w:rFonts w:hint="eastAsia"/>
              </w:rPr>
              <w:t>、</w:t>
            </w:r>
            <w:r w:rsidR="009D5F4A" w:rsidRPr="009D5F4A">
              <w:rPr>
                <w:rFonts w:hint="eastAsia"/>
              </w:rPr>
              <w:t>outVulInfoLst</w:t>
            </w:r>
            <w:r w:rsidR="009D5F4A">
              <w:rPr>
                <w:rFonts w:hint="eastAsia"/>
              </w:rPr>
              <w:t>如果值必填的情况下，且结果为空，则响应结构示例如下：</w:t>
            </w:r>
          </w:p>
          <w:p w14:paraId="00D8F423" w14:textId="77777777" w:rsidR="009D5F4A" w:rsidRPr="009D5F4A" w:rsidRDefault="009D5F4A" w:rsidP="009D5F4A">
            <w:pPr>
              <w:pStyle w:val="11"/>
            </w:pPr>
            <w:r w:rsidRPr="009D5F4A">
              <w:t>{</w:t>
            </w:r>
          </w:p>
          <w:p w14:paraId="1E1AA554" w14:textId="77777777" w:rsidR="009D5F4A" w:rsidRPr="009D5F4A" w:rsidRDefault="009D5F4A" w:rsidP="009D5F4A">
            <w:pPr>
              <w:pStyle w:val="11"/>
            </w:pPr>
            <w:r w:rsidRPr="009D5F4A">
              <w:t>    "vulNum": 0,</w:t>
            </w:r>
          </w:p>
          <w:p w14:paraId="7F454D59" w14:textId="77777777" w:rsidR="009D5F4A" w:rsidRPr="009D5F4A" w:rsidRDefault="009D5F4A" w:rsidP="009D5F4A">
            <w:pPr>
              <w:pStyle w:val="11"/>
            </w:pPr>
            <w:r w:rsidRPr="009D5F4A">
              <w:t>    "comVulLst": []</w:t>
            </w:r>
          </w:p>
          <w:p w14:paraId="20B53FC4" w14:textId="77777777" w:rsidR="009D5F4A" w:rsidRPr="009D5F4A" w:rsidRDefault="009D5F4A" w:rsidP="009D5F4A">
            <w:pPr>
              <w:pStyle w:val="11"/>
            </w:pPr>
            <w:r w:rsidRPr="009D5F4A">
              <w:t>}</w:t>
            </w:r>
          </w:p>
          <w:p w14:paraId="039B6C0C" w14:textId="77777777" w:rsidR="009D5F4A" w:rsidRDefault="00644F09">
            <w:pPr>
              <w:pStyle w:val="11"/>
              <w:numPr>
                <w:ilvl w:val="0"/>
                <w:numId w:val="45"/>
              </w:numPr>
              <w:rPr>
                <w:ins w:id="497" w:author="俊林 杨" w:date="2025-07-16T11:34:00Z" w16du:dateUtc="2025-07-16T03:34:00Z"/>
              </w:rPr>
            </w:pPr>
            <w:ins w:id="498" w:author="俊林 杨" w:date="2025-07-08T10:06:00Z" w16du:dateUtc="2025-07-08T02:06:00Z">
              <w:r w:rsidRPr="00575179">
                <w:rPr>
                  <w:rFonts w:hint="eastAsia"/>
                </w:rPr>
                <w:t xml:space="preserve">procTime </w:t>
              </w:r>
              <w:r w:rsidRPr="00575179">
                <w:rPr>
                  <w:rFonts w:hint="eastAsia"/>
                </w:rPr>
                <w:t>根据策略协商的结果，上报该周期内的数据</w:t>
              </w:r>
            </w:ins>
          </w:p>
          <w:p w14:paraId="1DC2FF3A" w14:textId="429F0D87" w:rsidR="00996E89" w:rsidRPr="004B7234" w:rsidRDefault="00996E89">
            <w:pPr>
              <w:pStyle w:val="11"/>
              <w:numPr>
                <w:ilvl w:val="0"/>
                <w:numId w:val="45"/>
              </w:numPr>
              <w:pPrChange w:id="499" w:author="俊林 杨" w:date="2025-07-08T10:06:00Z" w16du:dateUtc="2025-07-08T02:06:00Z">
                <w:pPr>
                  <w:pStyle w:val="11"/>
                </w:pPr>
              </w:pPrChange>
            </w:pPr>
            <w:ins w:id="500" w:author="俊林 杨" w:date="2025-07-16T11:37:00Z" w16du:dateUtc="2025-07-16T03:37:00Z">
              <w:r>
                <w:rPr>
                  <w:rFonts w:hint="eastAsia"/>
                </w:rPr>
                <w:t>hash</w:t>
              </w:r>
              <w:r>
                <w:rPr>
                  <w:rFonts w:hint="eastAsia"/>
                </w:rPr>
                <w:t>：如果首条日志，则</w:t>
              </w:r>
            </w:ins>
            <w:ins w:id="501" w:author="俊林 杨" w:date="2025-07-16T11:38:00Z" w16du:dateUtc="2025-07-16T03:38:00Z">
              <w:r w:rsidRPr="00996E89">
                <w:rPr>
                  <w:rFonts w:hint="eastAsia"/>
                </w:rPr>
                <w:t>chainHash</w:t>
              </w:r>
              <w:r>
                <w:rPr>
                  <w:rFonts w:hint="eastAsia"/>
                </w:rPr>
                <w:t>值为</w:t>
              </w:r>
              <w:r w:rsidRPr="00996E89">
                <w:rPr>
                  <w:rFonts w:hint="eastAsia"/>
                </w:rPr>
                <w:t>SHA256(hash)</w:t>
              </w:r>
            </w:ins>
            <w:ins w:id="502" w:author="俊林 杨" w:date="2025-07-16T11:39:00Z" w16du:dateUtc="2025-07-16T03:39:00Z">
              <w:r>
                <w:rPr>
                  <w:rFonts w:hint="eastAsia"/>
                </w:rPr>
                <w:t>；</w:t>
              </w:r>
            </w:ins>
            <w:ins w:id="503" w:author="俊林 杨" w:date="2025-07-16T11:42:00Z" w16du:dateUtc="2025-07-16T03:42:00Z">
              <w:r w:rsidRPr="00996E89">
                <w:rPr>
                  <w:rFonts w:hint="eastAsia"/>
                </w:rPr>
                <w:t>chainHash</w:t>
              </w:r>
              <w:r>
                <w:rPr>
                  <w:rFonts w:hint="eastAsia"/>
                </w:rPr>
                <w:t>按时间轴（该日志</w:t>
              </w:r>
              <w:r w:rsidRPr="00996E89">
                <w:rPr>
                  <w:rFonts w:hint="eastAsia"/>
                </w:rPr>
                <w:t>timeStamp</w:t>
              </w:r>
              <w:r>
                <w:rPr>
                  <w:rFonts w:hint="eastAsia"/>
                </w:rPr>
                <w:t>）进行计算，</w:t>
              </w:r>
            </w:ins>
            <w:ins w:id="504" w:author="俊林 杨" w:date="2025-07-16T11:41:00Z" w16du:dateUtc="2025-07-16T03:41:00Z">
              <w:r>
                <w:rPr>
                  <w:rFonts w:hint="eastAsia"/>
                </w:rPr>
                <w:t>如果两条日志</w:t>
              </w:r>
            </w:ins>
            <w:ins w:id="505" w:author="俊林 杨" w:date="2025-07-16T11:42:00Z" w16du:dateUtc="2025-07-16T03:42:00Z">
              <w:r w:rsidRPr="00996E89">
                <w:rPr>
                  <w:rFonts w:hint="eastAsia"/>
                </w:rPr>
                <w:t>timeStamp</w:t>
              </w:r>
              <w:r>
                <w:rPr>
                  <w:rFonts w:hint="eastAsia"/>
                </w:rPr>
                <w:lastRenderedPageBreak/>
                <w:t>一样则</w:t>
              </w:r>
            </w:ins>
            <w:ins w:id="506" w:author="俊林 杨" w:date="2025-07-16T11:43:00Z" w16du:dateUtc="2025-07-16T03:43:00Z">
              <w:r>
                <w:rPr>
                  <w:rFonts w:hint="eastAsia"/>
                </w:rPr>
                <w:t>比较两条日志</w:t>
              </w:r>
              <w:r>
                <w:rPr>
                  <w:rFonts w:hint="eastAsia"/>
                </w:rPr>
                <w:t>hash</w:t>
              </w:r>
              <w:r>
                <w:rPr>
                  <w:rFonts w:hint="eastAsia"/>
                </w:rPr>
                <w:t>首位字符（规则：数字先于字母</w:t>
              </w:r>
            </w:ins>
            <w:ins w:id="507" w:author="俊林 杨" w:date="2025-07-16T11:44:00Z" w16du:dateUtc="2025-07-16T03:44:00Z">
              <w:r>
                <w:rPr>
                  <w:rFonts w:hint="eastAsia"/>
                </w:rPr>
                <w:t>；</w:t>
              </w:r>
              <w:r w:rsidRPr="00996E89">
                <w:rPr>
                  <w:rFonts w:hint="eastAsia"/>
                </w:rPr>
                <w:t>字母表顺序</w:t>
              </w:r>
              <w:r>
                <w:rPr>
                  <w:rFonts w:hint="eastAsia"/>
                </w:rPr>
                <w:t>排列</w:t>
              </w:r>
            </w:ins>
            <w:ins w:id="508" w:author="俊林 杨" w:date="2025-07-16T11:43:00Z" w16du:dateUtc="2025-07-16T03:43:00Z">
              <w:r>
                <w:rPr>
                  <w:rFonts w:hint="eastAsia"/>
                </w:rPr>
                <w:t>）</w:t>
              </w:r>
            </w:ins>
            <w:ins w:id="509" w:author="俊林 杨" w:date="2025-07-16T11:44:00Z" w16du:dateUtc="2025-07-16T03:44:00Z">
              <w:r>
                <w:rPr>
                  <w:rFonts w:hint="eastAsia"/>
                </w:rPr>
                <w:t>，比如</w:t>
              </w:r>
              <w:r>
                <w:rPr>
                  <w:rFonts w:hint="eastAsia"/>
                </w:rPr>
                <w:t xml:space="preserve"> 9as8g</w:t>
              </w:r>
              <w:r>
                <w:t>…</w:t>
              </w:r>
            </w:ins>
            <w:ins w:id="510" w:author="俊林 杨" w:date="2025-07-16T11:45:00Z" w16du:dateUtc="2025-07-16T03:45:00Z">
              <w:r>
                <w:rPr>
                  <w:rFonts w:hint="eastAsia"/>
                </w:rPr>
                <w:t xml:space="preserve"> </w:t>
              </w:r>
              <w:r>
                <w:rPr>
                  <w:rFonts w:hint="eastAsia"/>
                </w:rPr>
                <w:t>先于</w:t>
              </w:r>
              <w:r>
                <w:rPr>
                  <w:rFonts w:hint="eastAsia"/>
                </w:rPr>
                <w:t xml:space="preserve"> acg5s</w:t>
              </w:r>
              <w:r>
                <w:t>…</w:t>
              </w:r>
              <w:r>
                <w:rPr>
                  <w:rFonts w:hint="eastAsia"/>
                </w:rPr>
                <w:t>，</w:t>
              </w:r>
              <w:r w:rsidR="003C05CA">
                <w:rPr>
                  <w:rFonts w:hint="eastAsia"/>
                </w:rPr>
                <w:t>acg5s</w:t>
              </w:r>
              <w:r w:rsidR="003C05CA">
                <w:t>…</w:t>
              </w:r>
              <w:r w:rsidR="003C05CA">
                <w:rPr>
                  <w:rFonts w:hint="eastAsia"/>
                </w:rPr>
                <w:t xml:space="preserve"> </w:t>
              </w:r>
              <w:r w:rsidR="003C05CA">
                <w:rPr>
                  <w:rFonts w:hint="eastAsia"/>
                </w:rPr>
                <w:t>先于</w:t>
              </w:r>
              <w:r w:rsidR="003C05CA">
                <w:rPr>
                  <w:rFonts w:hint="eastAsia"/>
                </w:rPr>
                <w:t xml:space="preserve"> a</w:t>
              </w:r>
            </w:ins>
            <w:ins w:id="511" w:author="俊林 杨" w:date="2025-07-16T11:46:00Z" w16du:dateUtc="2025-07-16T03:46:00Z">
              <w:r w:rsidR="003C05CA">
                <w:rPr>
                  <w:rFonts w:hint="eastAsia"/>
                </w:rPr>
                <w:t>d83s</w:t>
              </w:r>
            </w:ins>
            <w:ins w:id="512" w:author="俊林 杨" w:date="2025-07-16T11:45:00Z" w16du:dateUtc="2025-07-16T03:45:00Z">
              <w:r w:rsidR="003C05CA">
                <w:t>…</w:t>
              </w:r>
            </w:ins>
          </w:p>
        </w:tc>
      </w:tr>
    </w:tbl>
    <w:p w14:paraId="6EA7C756" w14:textId="2D401B39" w:rsidR="004B7234" w:rsidRDefault="004B7234" w:rsidP="004B7234">
      <w:pPr>
        <w:pStyle w:val="y-30"/>
        <w:rPr>
          <w:rFonts w:hint="eastAsia"/>
        </w:rPr>
      </w:pPr>
      <w:r w:rsidRPr="004B7234">
        <w:rPr>
          <w:rFonts w:hint="eastAsia"/>
        </w:rPr>
        <w:lastRenderedPageBreak/>
        <w:t>下级平台日志上报</w:t>
      </w:r>
      <w:r w:rsidRPr="004B7234">
        <w:rPr>
          <w:rFonts w:hint="eastAsia"/>
        </w:rPr>
        <w:t>-</w:t>
      </w:r>
      <w:r w:rsidRPr="004B7234">
        <w:rPr>
          <w:rFonts w:hint="eastAsia"/>
        </w:rPr>
        <w:t>数据文件上传</w:t>
      </w:r>
      <w:r w:rsidRPr="004B7234">
        <w:rPr>
          <w:rFonts w:hint="eastAsia"/>
        </w:rPr>
        <w:t>(</w:t>
      </w:r>
      <w:r w:rsidRPr="004B7234">
        <w:rPr>
          <w:rFonts w:hint="eastAsia"/>
        </w:rPr>
        <w:t>采用</w:t>
      </w:r>
      <w:ins w:id="513" w:author="俊林 杨" w:date="2025-07-01T11:33:00Z" w16du:dateUtc="2025-07-01T03:33:00Z">
        <w:r w:rsidR="00082759">
          <w:rPr>
            <w:rFonts w:hint="eastAsia"/>
          </w:rPr>
          <w:t>文件传输通道</w:t>
        </w:r>
      </w:ins>
      <w:del w:id="514" w:author="俊林 杨" w:date="2025-07-01T11:33:00Z" w16du:dateUtc="2025-07-01T03:33:00Z">
        <w:r w:rsidRPr="004B7234" w:rsidDel="00082759">
          <w:rPr>
            <w:rFonts w:hint="eastAsia"/>
          </w:rPr>
          <w:delText>下级平台文件上传接口</w:delText>
        </w:r>
      </w:del>
      <w:r w:rsidRPr="004B7234">
        <w:rPr>
          <w:rFonts w:hint="eastAsia"/>
        </w:rPr>
        <w:t>)</w:t>
      </w:r>
    </w:p>
    <w:tbl>
      <w:tblPr>
        <w:tblStyle w:val="af"/>
        <w:tblW w:w="0" w:type="auto"/>
        <w:tblLook w:val="04A0" w:firstRow="1" w:lastRow="0" w:firstColumn="1" w:lastColumn="0" w:noHBand="0" w:noVBand="1"/>
      </w:tblPr>
      <w:tblGrid>
        <w:gridCol w:w="8296"/>
      </w:tblGrid>
      <w:tr w:rsidR="004B7234" w14:paraId="288C2ADC" w14:textId="77777777">
        <w:tc>
          <w:tcPr>
            <w:tcW w:w="8296" w:type="dxa"/>
          </w:tcPr>
          <w:p w14:paraId="30B0492F" w14:textId="77777777" w:rsidR="004B7234" w:rsidRDefault="004B7234" w:rsidP="004B7234">
            <w:pPr>
              <w:pStyle w:val="y-5"/>
              <w:rPr>
                <w:rFonts w:hint="eastAsia"/>
              </w:rPr>
            </w:pPr>
            <w:r>
              <w:rPr>
                <w:rFonts w:hint="eastAsia"/>
              </w:rPr>
              <w:t xml:space="preserve">data </w:t>
            </w:r>
            <w:r>
              <w:rPr>
                <w:rFonts w:hint="eastAsia"/>
              </w:rPr>
              <w:t>支持</w:t>
            </w:r>
            <w:r>
              <w:rPr>
                <w:rFonts w:hint="eastAsia"/>
              </w:rPr>
              <w:t xml:space="preserve"> </w:t>
            </w:r>
            <w:r>
              <w:rPr>
                <w:rFonts w:hint="eastAsia"/>
              </w:rPr>
              <w:t>【文件业务类型</w:t>
            </w:r>
            <w:r>
              <w:rPr>
                <w:rFonts w:hint="eastAsia"/>
              </w:rPr>
              <w:t>13</w:t>
            </w:r>
            <w:r>
              <w:rPr>
                <w:rFonts w:hint="eastAsia"/>
              </w:rPr>
              <w:t>】</w:t>
            </w:r>
          </w:p>
          <w:p w14:paraId="75F46BDC" w14:textId="77777777" w:rsidR="004B7234" w:rsidRDefault="004B7234" w:rsidP="004B7234">
            <w:pPr>
              <w:pStyle w:val="y-5"/>
              <w:rPr>
                <w:rFonts w:hint="eastAsia"/>
              </w:rPr>
            </w:pPr>
            <w:r>
              <w:rPr>
                <w:rFonts w:hint="eastAsia"/>
              </w:rPr>
              <w:t>数据文件内容：</w:t>
            </w:r>
          </w:p>
          <w:p w14:paraId="3CDAC451" w14:textId="77777777" w:rsidR="004B7234" w:rsidRDefault="004B7234" w:rsidP="004B7234">
            <w:pPr>
              <w:pStyle w:val="y-5"/>
              <w:rPr>
                <w:rFonts w:hint="eastAsia"/>
              </w:rPr>
            </w:pPr>
            <w:r>
              <w:rPr>
                <w:rFonts w:hint="eastAsia"/>
              </w:rPr>
              <w:t>{</w:t>
            </w:r>
          </w:p>
          <w:p w14:paraId="2FAA38C2" w14:textId="77777777" w:rsidR="004B7234" w:rsidRDefault="004B7234" w:rsidP="004B7234">
            <w:pPr>
              <w:pStyle w:val="y-5"/>
              <w:rPr>
                <w:rFonts w:hint="eastAsia"/>
              </w:rPr>
            </w:pPr>
            <w:r>
              <w:rPr>
                <w:rFonts w:hint="eastAsia"/>
              </w:rPr>
              <w:t xml:space="preserve">    "numLogIDs": 10,</w:t>
            </w:r>
          </w:p>
          <w:p w14:paraId="30504272" w14:textId="77777777" w:rsidR="004B7234" w:rsidRDefault="004B7234" w:rsidP="004B7234">
            <w:pPr>
              <w:pStyle w:val="y-5"/>
              <w:rPr>
                <w:rFonts w:hint="eastAsia"/>
              </w:rPr>
            </w:pPr>
            <w:r>
              <w:rPr>
                <w:rFonts w:hint="eastAsia"/>
              </w:rPr>
              <w:t xml:space="preserve">    "numKeys": 30,</w:t>
            </w:r>
          </w:p>
          <w:p w14:paraId="1211CC55" w14:textId="77777777" w:rsidR="004B7234" w:rsidRDefault="004B7234" w:rsidP="004B7234">
            <w:pPr>
              <w:pStyle w:val="y-5"/>
              <w:rPr>
                <w:rFonts w:hint="eastAsia"/>
              </w:rPr>
            </w:pPr>
            <w:r>
              <w:rPr>
                <w:rFonts w:hint="eastAsia"/>
              </w:rPr>
              <w:t xml:space="preserve">    "logInfo": [</w:t>
            </w:r>
          </w:p>
          <w:p w14:paraId="4FD8A634" w14:textId="77777777" w:rsidR="004B7234" w:rsidRDefault="004B7234" w:rsidP="004B7234">
            <w:pPr>
              <w:pStyle w:val="y-5"/>
              <w:rPr>
                <w:rFonts w:hint="eastAsia"/>
              </w:rPr>
            </w:pPr>
            <w:r>
              <w:rPr>
                <w:rFonts w:hint="eastAsia"/>
              </w:rPr>
              <w:t xml:space="preserve">        {</w:t>
            </w:r>
          </w:p>
          <w:p w14:paraId="456D041D" w14:textId="77777777" w:rsidR="004B7234" w:rsidRDefault="004B7234" w:rsidP="004B7234">
            <w:pPr>
              <w:pStyle w:val="y-5"/>
              <w:rPr>
                <w:rFonts w:hint="eastAsia"/>
              </w:rPr>
            </w:pPr>
            <w:r>
              <w:rPr>
                <w:rFonts w:hint="eastAsia"/>
              </w:rPr>
              <w:t xml:space="preserve">            "10000000001-target": "192.168.0.1"</w:t>
            </w:r>
          </w:p>
          <w:p w14:paraId="0243A39B" w14:textId="77777777" w:rsidR="004B7234" w:rsidRDefault="004B7234" w:rsidP="004B7234">
            <w:pPr>
              <w:pStyle w:val="y-5"/>
              <w:rPr>
                <w:rFonts w:hint="eastAsia"/>
              </w:rPr>
            </w:pPr>
            <w:r>
              <w:rPr>
                <w:rFonts w:hint="eastAsia"/>
              </w:rPr>
              <w:t xml:space="preserve">        },</w:t>
            </w:r>
          </w:p>
          <w:p w14:paraId="77E82754" w14:textId="77777777" w:rsidR="004B7234" w:rsidRDefault="004B7234" w:rsidP="004B7234">
            <w:pPr>
              <w:pStyle w:val="y-5"/>
              <w:rPr>
                <w:rFonts w:hint="eastAsia"/>
              </w:rPr>
            </w:pPr>
            <w:r>
              <w:rPr>
                <w:rFonts w:hint="eastAsia"/>
              </w:rPr>
              <w:t xml:space="preserve">        {</w:t>
            </w:r>
          </w:p>
          <w:p w14:paraId="2039C04D" w14:textId="77777777" w:rsidR="004B7234" w:rsidRDefault="004B7234" w:rsidP="004B7234">
            <w:pPr>
              <w:pStyle w:val="y-5"/>
              <w:rPr>
                <w:rFonts w:hint="eastAsia"/>
              </w:rPr>
            </w:pPr>
            <w:r>
              <w:rPr>
                <w:rFonts w:hint="eastAsia"/>
              </w:rPr>
              <w:t xml:space="preserve">            "10000000001-targetPort": "TCP:*; UDP: 51,52"</w:t>
            </w:r>
          </w:p>
          <w:p w14:paraId="6292FB0D" w14:textId="77777777" w:rsidR="004B7234" w:rsidRDefault="004B7234" w:rsidP="004B7234">
            <w:pPr>
              <w:pStyle w:val="y-5"/>
              <w:rPr>
                <w:rFonts w:hint="eastAsia"/>
              </w:rPr>
            </w:pPr>
            <w:r>
              <w:rPr>
                <w:rFonts w:hint="eastAsia"/>
              </w:rPr>
              <w:t xml:space="preserve">        },</w:t>
            </w:r>
          </w:p>
          <w:p w14:paraId="3BB5FA97" w14:textId="77777777" w:rsidR="004B7234" w:rsidRDefault="004B7234" w:rsidP="004B7234">
            <w:pPr>
              <w:pStyle w:val="y-5"/>
              <w:rPr>
                <w:rFonts w:hint="eastAsia"/>
              </w:rPr>
            </w:pPr>
            <w:r>
              <w:rPr>
                <w:rFonts w:hint="eastAsia"/>
              </w:rPr>
              <w:t xml:space="preserve">        {</w:t>
            </w:r>
          </w:p>
          <w:p w14:paraId="4F5B36AA" w14:textId="77777777" w:rsidR="004B7234" w:rsidRDefault="004B7234" w:rsidP="004B7234">
            <w:pPr>
              <w:pStyle w:val="y-5"/>
              <w:rPr>
                <w:rFonts w:hint="eastAsia"/>
              </w:rPr>
            </w:pPr>
            <w:r>
              <w:rPr>
                <w:rFonts w:hint="eastAsia"/>
              </w:rPr>
              <w:t xml:space="preserve">            "10000000001-onlineAddr": "[TCP:*; UDP: 51,52]@{192.168.0.1}"</w:t>
            </w:r>
          </w:p>
          <w:p w14:paraId="794D005B" w14:textId="77777777" w:rsidR="004B7234" w:rsidRDefault="004B7234" w:rsidP="004B7234">
            <w:pPr>
              <w:pStyle w:val="y-5"/>
              <w:rPr>
                <w:rFonts w:hint="eastAsia"/>
              </w:rPr>
            </w:pPr>
            <w:r>
              <w:rPr>
                <w:rFonts w:hint="eastAsia"/>
              </w:rPr>
              <w:t xml:space="preserve">        },</w:t>
            </w:r>
          </w:p>
          <w:p w14:paraId="1A1392C8" w14:textId="77777777" w:rsidR="004B7234" w:rsidRDefault="004B7234" w:rsidP="004B7234">
            <w:pPr>
              <w:pStyle w:val="y-5"/>
              <w:rPr>
                <w:rFonts w:hint="eastAsia"/>
              </w:rPr>
            </w:pPr>
            <w:r>
              <w:rPr>
                <w:rFonts w:hint="eastAsia"/>
              </w:rPr>
              <w:t xml:space="preserve">        {</w:t>
            </w:r>
          </w:p>
          <w:p w14:paraId="7BF2AF89" w14:textId="77777777" w:rsidR="004B7234" w:rsidRDefault="004B7234" w:rsidP="004B7234">
            <w:pPr>
              <w:pStyle w:val="y-5"/>
              <w:rPr>
                <w:rFonts w:hint="eastAsia"/>
              </w:rPr>
            </w:pPr>
            <w:r>
              <w:rPr>
                <w:rFonts w:hint="eastAsia"/>
              </w:rPr>
              <w:t xml:space="preserve">            "10000000002-target": "192.168.0.1"</w:t>
            </w:r>
          </w:p>
          <w:p w14:paraId="28451368" w14:textId="77777777" w:rsidR="004B7234" w:rsidRDefault="004B7234" w:rsidP="004B7234">
            <w:pPr>
              <w:pStyle w:val="y-5"/>
              <w:rPr>
                <w:rFonts w:hint="eastAsia"/>
              </w:rPr>
            </w:pPr>
            <w:r>
              <w:rPr>
                <w:rFonts w:hint="eastAsia"/>
              </w:rPr>
              <w:t xml:space="preserve">        },</w:t>
            </w:r>
          </w:p>
          <w:p w14:paraId="7D064156" w14:textId="77777777" w:rsidR="004B7234" w:rsidRDefault="004B7234" w:rsidP="004B7234">
            <w:pPr>
              <w:pStyle w:val="y-5"/>
              <w:rPr>
                <w:rFonts w:hint="eastAsia"/>
              </w:rPr>
            </w:pPr>
            <w:r>
              <w:rPr>
                <w:rFonts w:hint="eastAsia"/>
              </w:rPr>
              <w:t xml:space="preserve">        {</w:t>
            </w:r>
          </w:p>
          <w:p w14:paraId="74058829" w14:textId="77777777" w:rsidR="004B7234" w:rsidRDefault="004B7234" w:rsidP="004B7234">
            <w:pPr>
              <w:pStyle w:val="y-5"/>
              <w:rPr>
                <w:rFonts w:hint="eastAsia"/>
              </w:rPr>
            </w:pPr>
            <w:r>
              <w:rPr>
                <w:rFonts w:hint="eastAsia"/>
              </w:rPr>
              <w:t xml:space="preserve">            "10000000002-targetPort": "TCP:*; UDP: 51,52"</w:t>
            </w:r>
          </w:p>
          <w:p w14:paraId="134579EB" w14:textId="77777777" w:rsidR="004B7234" w:rsidRDefault="004B7234" w:rsidP="004B7234">
            <w:pPr>
              <w:pStyle w:val="y-5"/>
              <w:rPr>
                <w:rFonts w:hint="eastAsia"/>
              </w:rPr>
            </w:pPr>
            <w:r>
              <w:rPr>
                <w:rFonts w:hint="eastAsia"/>
              </w:rPr>
              <w:t xml:space="preserve">        },</w:t>
            </w:r>
          </w:p>
          <w:p w14:paraId="6B62EAEF" w14:textId="77777777" w:rsidR="004B7234" w:rsidRDefault="004B7234" w:rsidP="004B7234">
            <w:pPr>
              <w:pStyle w:val="y-5"/>
              <w:rPr>
                <w:rFonts w:hint="eastAsia"/>
              </w:rPr>
            </w:pPr>
            <w:r>
              <w:rPr>
                <w:rFonts w:hint="eastAsia"/>
              </w:rPr>
              <w:t xml:space="preserve">        {</w:t>
            </w:r>
          </w:p>
          <w:p w14:paraId="4CDBC65D" w14:textId="77777777" w:rsidR="004B7234" w:rsidRDefault="004B7234" w:rsidP="004B7234">
            <w:pPr>
              <w:pStyle w:val="y-5"/>
              <w:rPr>
                <w:rFonts w:hint="eastAsia"/>
              </w:rPr>
            </w:pPr>
            <w:r>
              <w:rPr>
                <w:rFonts w:hint="eastAsia"/>
              </w:rPr>
              <w:t xml:space="preserve">            "10000000002-onlineAddr": "[TCP:*; UDP: 51,52]@{192.168.0.1}"</w:t>
            </w:r>
          </w:p>
          <w:p w14:paraId="2655BB39" w14:textId="77777777" w:rsidR="004B7234" w:rsidRDefault="004B7234" w:rsidP="004B7234">
            <w:pPr>
              <w:pStyle w:val="y-5"/>
              <w:rPr>
                <w:rFonts w:hint="eastAsia"/>
              </w:rPr>
            </w:pPr>
            <w:r>
              <w:rPr>
                <w:rFonts w:hint="eastAsia"/>
              </w:rPr>
              <w:t xml:space="preserve">        }</w:t>
            </w:r>
          </w:p>
          <w:p w14:paraId="41FC4097" w14:textId="77777777" w:rsidR="004B7234" w:rsidRDefault="004B7234" w:rsidP="004B7234">
            <w:pPr>
              <w:pStyle w:val="y-5"/>
              <w:rPr>
                <w:rFonts w:hint="eastAsia"/>
              </w:rPr>
            </w:pPr>
            <w:r>
              <w:rPr>
                <w:rFonts w:hint="eastAsia"/>
              </w:rPr>
              <w:t xml:space="preserve">        ...</w:t>
            </w:r>
          </w:p>
          <w:p w14:paraId="0546B441" w14:textId="77777777" w:rsidR="004B7234" w:rsidRDefault="004B7234" w:rsidP="004B7234">
            <w:pPr>
              <w:pStyle w:val="y-5"/>
              <w:rPr>
                <w:rFonts w:hint="eastAsia"/>
              </w:rPr>
            </w:pPr>
            <w:r>
              <w:rPr>
                <w:rFonts w:hint="eastAsia"/>
              </w:rPr>
              <w:t xml:space="preserve">    ]</w:t>
            </w:r>
          </w:p>
          <w:p w14:paraId="06BD55AB" w14:textId="6B58FA08" w:rsidR="004B7234" w:rsidRDefault="004B7234" w:rsidP="004B7234">
            <w:pPr>
              <w:pStyle w:val="y-5"/>
              <w:rPr>
                <w:rFonts w:hint="eastAsia"/>
              </w:rPr>
            </w:pPr>
            <w:r>
              <w:rPr>
                <w:rFonts w:hint="eastAsia"/>
              </w:rPr>
              <w:t>}</w:t>
            </w:r>
          </w:p>
        </w:tc>
      </w:tr>
    </w:tbl>
    <w:p w14:paraId="5CF6793C" w14:textId="77777777" w:rsidR="004B7234" w:rsidRPr="004B7234" w:rsidRDefault="004B7234" w:rsidP="00D4029B">
      <w:pPr>
        <w:pStyle w:val="y-0"/>
        <w:rPr>
          <w:rFonts w:hint="eastAsia"/>
        </w:rPr>
      </w:pPr>
    </w:p>
    <w:p w14:paraId="1232290E" w14:textId="77777777" w:rsidR="004B7234" w:rsidRDefault="004B7234" w:rsidP="004B7234">
      <w:pPr>
        <w:pStyle w:val="y-30"/>
        <w:rPr>
          <w:rFonts w:hint="eastAsia"/>
        </w:rPr>
      </w:pPr>
      <w:r w:rsidRPr="004B7234">
        <w:rPr>
          <w:rFonts w:hint="eastAsia"/>
        </w:rPr>
        <w:t>下级平台日志上报</w:t>
      </w:r>
      <w:r w:rsidRPr="004B7234">
        <w:rPr>
          <w:rFonts w:hint="eastAsia"/>
        </w:rPr>
        <w:t>-content</w:t>
      </w:r>
      <w:r w:rsidRPr="004B7234">
        <w:rPr>
          <w:rFonts w:hint="eastAsia"/>
        </w:rPr>
        <w:t>系统漏洞排查、弱口令扫描类型</w:t>
      </w:r>
    </w:p>
    <w:tbl>
      <w:tblPr>
        <w:tblStyle w:val="af"/>
        <w:tblW w:w="0" w:type="auto"/>
        <w:tblLook w:val="04A0" w:firstRow="1" w:lastRow="0" w:firstColumn="1" w:lastColumn="0" w:noHBand="0" w:noVBand="1"/>
      </w:tblPr>
      <w:tblGrid>
        <w:gridCol w:w="8296"/>
      </w:tblGrid>
      <w:tr w:rsidR="005345B3" w14:paraId="502CF4B8" w14:textId="77777777">
        <w:tc>
          <w:tcPr>
            <w:tcW w:w="8296" w:type="dxa"/>
          </w:tcPr>
          <w:p w14:paraId="6D94AA5C" w14:textId="77777777" w:rsidR="005345B3" w:rsidRPr="005345B3" w:rsidRDefault="005345B3" w:rsidP="00D4029B">
            <w:pPr>
              <w:pStyle w:val="y-0"/>
              <w:rPr>
                <w:rFonts w:hint="eastAsia"/>
              </w:rPr>
            </w:pPr>
            <w:r w:rsidRPr="005345B3">
              <w:t>{</w:t>
            </w:r>
          </w:p>
          <w:p w14:paraId="7B589031" w14:textId="77777777" w:rsidR="005345B3" w:rsidRPr="005345B3" w:rsidRDefault="005345B3" w:rsidP="00D4029B">
            <w:pPr>
              <w:pStyle w:val="y-0"/>
              <w:rPr>
                <w:rFonts w:hint="eastAsia"/>
              </w:rPr>
            </w:pPr>
            <w:r w:rsidRPr="005345B3">
              <w:t>    "engHash": "981079dd51f925ffb668b493a73ed51e",</w:t>
            </w:r>
          </w:p>
          <w:p w14:paraId="0FA0A2E9" w14:textId="77777777" w:rsidR="005345B3" w:rsidRPr="005345B3" w:rsidRDefault="005345B3" w:rsidP="00D4029B">
            <w:pPr>
              <w:pStyle w:val="y-0"/>
              <w:rPr>
                <w:rFonts w:hint="eastAsia"/>
              </w:rPr>
            </w:pPr>
            <w:r w:rsidRPr="005345B3">
              <w:t>    "tskName": "tskName",</w:t>
            </w:r>
          </w:p>
          <w:p w14:paraId="209688E8" w14:textId="77777777" w:rsidR="005345B3" w:rsidRPr="005345B3" w:rsidRDefault="005345B3" w:rsidP="00D4029B">
            <w:pPr>
              <w:pStyle w:val="y-0"/>
              <w:rPr>
                <w:rFonts w:hint="eastAsia"/>
              </w:rPr>
            </w:pPr>
            <w:r w:rsidRPr="005345B3">
              <w:t>    "tskId": "tskId",</w:t>
            </w:r>
          </w:p>
          <w:p w14:paraId="4A0EF1F7" w14:textId="77777777" w:rsidR="005345B3" w:rsidRPr="005345B3" w:rsidRDefault="005345B3" w:rsidP="00D4029B">
            <w:pPr>
              <w:pStyle w:val="y-0"/>
              <w:rPr>
                <w:rFonts w:hint="eastAsia"/>
              </w:rPr>
            </w:pPr>
            <w:r w:rsidRPr="005345B3">
              <w:t>    "tskProgress": 100,</w:t>
            </w:r>
          </w:p>
          <w:p w14:paraId="3A6567B9" w14:textId="4EE917F3" w:rsidR="005345B3" w:rsidRPr="005345B3" w:rsidRDefault="005345B3" w:rsidP="00D4029B">
            <w:pPr>
              <w:pStyle w:val="y-0"/>
              <w:rPr>
                <w:rFonts w:hint="eastAsia"/>
              </w:rPr>
            </w:pPr>
            <w:r w:rsidRPr="005345B3">
              <w:t>    "targetFileLoc": "</w:t>
            </w:r>
            <w:ins w:id="515" w:author="俊林 杨" w:date="2025-07-02T09:34:00Z" w16du:dateUtc="2025-07-02T01:34:00Z">
              <w:r w:rsidR="009E3E41">
                <w:rPr>
                  <w:rFonts w:hint="eastAsia"/>
                </w:rPr>
                <w:t>10000000001-target</w:t>
              </w:r>
              <w:r w:rsidR="009E3E41" w:rsidRPr="005345B3" w:rsidDel="009E3E41">
                <w:t xml:space="preserve"> </w:t>
              </w:r>
            </w:ins>
            <w:del w:id="516" w:author="俊林 杨" w:date="2025-07-02T09:34:00Z" w16du:dateUtc="2025-07-02T01:34:00Z">
              <w:r w:rsidRPr="005345B3" w:rsidDel="009E3E41">
                <w:delText>2001:0DB8:0:0:0:0:1428:07ab</w:delText>
              </w:r>
            </w:del>
            <w:r w:rsidRPr="005345B3">
              <w:t>",</w:t>
            </w:r>
          </w:p>
          <w:p w14:paraId="5F48F9A0" w14:textId="4E91F4B1" w:rsidR="005345B3" w:rsidRPr="005345B3" w:rsidRDefault="005345B3" w:rsidP="00D4029B">
            <w:pPr>
              <w:pStyle w:val="y-0"/>
              <w:rPr>
                <w:rFonts w:hint="eastAsia"/>
              </w:rPr>
            </w:pPr>
            <w:r w:rsidRPr="005345B3">
              <w:t>    "targetPortFileLoc": "</w:t>
            </w:r>
            <w:ins w:id="517" w:author="俊林 杨" w:date="2025-07-02T09:35:00Z" w16du:dateUtc="2025-07-02T01:35:00Z">
              <w:r w:rsidR="009E3E41">
                <w:rPr>
                  <w:rFonts w:hint="eastAsia"/>
                </w:rPr>
                <w:t>10000000001-targetPort</w:t>
              </w:r>
              <w:r w:rsidR="009E3E41" w:rsidRPr="005345B3" w:rsidDel="009E3E41">
                <w:t xml:space="preserve"> </w:t>
              </w:r>
            </w:ins>
            <w:del w:id="518" w:author="俊林 杨" w:date="2025-07-02T09:35:00Z" w16du:dateUtc="2025-07-02T01:35:00Z">
              <w:r w:rsidRPr="005345B3" w:rsidDel="009E3E41">
                <w:delText>TCP:200,5000</w:delText>
              </w:r>
            </w:del>
            <w:r w:rsidRPr="005345B3">
              <w:t>",</w:t>
            </w:r>
          </w:p>
          <w:p w14:paraId="0D9D4BAA" w14:textId="77777777" w:rsidR="005345B3" w:rsidRPr="005345B3" w:rsidRDefault="005345B3" w:rsidP="00D4029B">
            <w:pPr>
              <w:pStyle w:val="y-0"/>
              <w:rPr>
                <w:rFonts w:hint="eastAsia"/>
              </w:rPr>
            </w:pPr>
            <w:r w:rsidRPr="005345B3">
              <w:lastRenderedPageBreak/>
              <w:t>    "vulNum": 1,</w:t>
            </w:r>
          </w:p>
          <w:p w14:paraId="666C78BF" w14:textId="77777777" w:rsidR="005345B3" w:rsidRPr="005345B3" w:rsidRDefault="005345B3" w:rsidP="00D4029B">
            <w:pPr>
              <w:pStyle w:val="y-0"/>
              <w:rPr>
                <w:rFonts w:hint="eastAsia"/>
              </w:rPr>
            </w:pPr>
            <w:r w:rsidRPr="005345B3">
              <w:t>    "pwNum": 0,</w:t>
            </w:r>
          </w:p>
          <w:p w14:paraId="6A6115DE" w14:textId="77777777" w:rsidR="005345B3" w:rsidRPr="005345B3" w:rsidRDefault="005345B3" w:rsidP="00D4029B">
            <w:pPr>
              <w:pStyle w:val="y-0"/>
              <w:rPr>
                <w:rFonts w:hint="eastAsia"/>
              </w:rPr>
            </w:pPr>
            <w:r w:rsidRPr="005345B3">
              <w:t>    "prcAstNum": 1,</w:t>
            </w:r>
          </w:p>
          <w:p w14:paraId="2990E7BA" w14:textId="77777777" w:rsidR="005345B3" w:rsidRPr="005345B3" w:rsidRDefault="005345B3" w:rsidP="00D4029B">
            <w:pPr>
              <w:pStyle w:val="y-0"/>
              <w:rPr>
                <w:rFonts w:hint="eastAsia"/>
              </w:rPr>
            </w:pPr>
            <w:r w:rsidRPr="005345B3">
              <w:t>    "prcVulNum": 1,</w:t>
            </w:r>
          </w:p>
          <w:p w14:paraId="37168AA3" w14:textId="77777777" w:rsidR="005345B3" w:rsidRPr="005345B3" w:rsidRDefault="005345B3" w:rsidP="00D4029B">
            <w:pPr>
              <w:pStyle w:val="y-0"/>
              <w:rPr>
                <w:rFonts w:hint="eastAsia"/>
              </w:rPr>
            </w:pPr>
            <w:r w:rsidRPr="005345B3">
              <w:t>    "vulInfo": 1,</w:t>
            </w:r>
          </w:p>
          <w:p w14:paraId="76D14E4D" w14:textId="77777777" w:rsidR="005345B3" w:rsidRPr="005345B3" w:rsidRDefault="005345B3" w:rsidP="00D4029B">
            <w:pPr>
              <w:pStyle w:val="y-0"/>
              <w:rPr>
                <w:rFonts w:hint="eastAsia"/>
              </w:rPr>
            </w:pPr>
            <w:r w:rsidRPr="005345B3">
              <w:t>    "vulPocInfo": 1,</w:t>
            </w:r>
          </w:p>
          <w:p w14:paraId="56B5DDED" w14:textId="477D5FB4" w:rsidR="005345B3" w:rsidRPr="005345B3" w:rsidRDefault="005345B3" w:rsidP="00D4029B">
            <w:pPr>
              <w:pStyle w:val="y-0"/>
              <w:rPr>
                <w:rFonts w:hint="eastAsia"/>
              </w:rPr>
            </w:pPr>
            <w:r w:rsidRPr="005345B3">
              <w:t>    "onlineAddrFileLoc": "</w:t>
            </w:r>
            <w:ins w:id="519" w:author="俊林 杨" w:date="2025-07-02T09:36:00Z" w16du:dateUtc="2025-07-02T01:36:00Z">
              <w:r w:rsidR="009E3E41">
                <w:rPr>
                  <w:rFonts w:hint="eastAsia"/>
                </w:rPr>
                <w:t>10000000001-onlineAddr</w:t>
              </w:r>
              <w:r w:rsidR="009E3E41" w:rsidRPr="005345B3" w:rsidDel="009E3E41">
                <w:t xml:space="preserve"> </w:t>
              </w:r>
            </w:ins>
            <w:del w:id="520" w:author="俊林 杨" w:date="2025-07-02T09:36:00Z" w16du:dateUtc="2025-07-02T01:36:00Z">
              <w:r w:rsidRPr="005345B3" w:rsidDel="009E3E41">
                <w:delText>2001:0DB8:0:0:0:0:1428:07ab</w:delText>
              </w:r>
            </w:del>
            <w:r w:rsidRPr="005345B3">
              <w:t>"</w:t>
            </w:r>
          </w:p>
          <w:p w14:paraId="1A0FB3FA" w14:textId="77777777" w:rsidR="005345B3" w:rsidRPr="005345B3" w:rsidRDefault="005345B3" w:rsidP="00D4029B">
            <w:pPr>
              <w:pStyle w:val="y-0"/>
              <w:rPr>
                <w:rFonts w:hint="eastAsia"/>
              </w:rPr>
            </w:pPr>
            <w:r w:rsidRPr="005345B3">
              <w:t>}</w:t>
            </w:r>
          </w:p>
          <w:p w14:paraId="2E2803F7" w14:textId="77777777" w:rsidR="005345B3" w:rsidRDefault="005345B3" w:rsidP="00D4029B">
            <w:pPr>
              <w:pStyle w:val="y-0"/>
              <w:rPr>
                <w:rFonts w:hint="eastAsia"/>
              </w:rPr>
            </w:pPr>
          </w:p>
        </w:tc>
      </w:tr>
    </w:tbl>
    <w:p w14:paraId="15CAC6D6" w14:textId="77777777" w:rsidR="005345B3" w:rsidRPr="004B7234" w:rsidRDefault="005345B3" w:rsidP="00D4029B">
      <w:pPr>
        <w:pStyle w:val="y-0"/>
        <w:rPr>
          <w:rFonts w:hint="eastAsia"/>
        </w:rPr>
      </w:pPr>
    </w:p>
    <w:p w14:paraId="7773B87F" w14:textId="48D3BAC5" w:rsidR="00005070" w:rsidRDefault="004B7234" w:rsidP="004B7234">
      <w:pPr>
        <w:pStyle w:val="y-30"/>
        <w:rPr>
          <w:rFonts w:hint="eastAsia"/>
        </w:rPr>
      </w:pPr>
      <w:r w:rsidRPr="004B7234">
        <w:rPr>
          <w:rFonts w:hint="eastAsia"/>
        </w:rPr>
        <w:t>下级平台日志上报</w:t>
      </w:r>
      <w:r w:rsidRPr="004B7234">
        <w:rPr>
          <w:rFonts w:hint="eastAsia"/>
        </w:rPr>
        <w:t>-content</w:t>
      </w:r>
      <w:r w:rsidRPr="004B7234">
        <w:rPr>
          <w:rFonts w:hint="eastAsia"/>
        </w:rPr>
        <w:t>系统漏洞利用类型</w:t>
      </w:r>
    </w:p>
    <w:tbl>
      <w:tblPr>
        <w:tblStyle w:val="af"/>
        <w:tblW w:w="0" w:type="auto"/>
        <w:tblLook w:val="04A0" w:firstRow="1" w:lastRow="0" w:firstColumn="1" w:lastColumn="0" w:noHBand="0" w:noVBand="1"/>
      </w:tblPr>
      <w:tblGrid>
        <w:gridCol w:w="8296"/>
      </w:tblGrid>
      <w:tr w:rsidR="005345B3" w14:paraId="5BE6AC56" w14:textId="77777777">
        <w:tc>
          <w:tcPr>
            <w:tcW w:w="8296" w:type="dxa"/>
          </w:tcPr>
          <w:p w14:paraId="6653C8DD" w14:textId="77777777" w:rsidR="005345B3" w:rsidRPr="005345B3" w:rsidRDefault="005345B3" w:rsidP="00D4029B">
            <w:pPr>
              <w:pStyle w:val="y-0"/>
              <w:rPr>
                <w:rFonts w:hint="eastAsia"/>
              </w:rPr>
            </w:pPr>
            <w:r w:rsidRPr="005345B3">
              <w:t>{</w:t>
            </w:r>
          </w:p>
          <w:p w14:paraId="374DAA77" w14:textId="77777777" w:rsidR="005345B3" w:rsidRPr="005345B3" w:rsidRDefault="005345B3" w:rsidP="00D4029B">
            <w:pPr>
              <w:pStyle w:val="y-0"/>
              <w:rPr>
                <w:rFonts w:hint="eastAsia"/>
              </w:rPr>
            </w:pPr>
            <w:r w:rsidRPr="005345B3">
              <w:t>    "vulInfoID": "vulInfoID1234",</w:t>
            </w:r>
          </w:p>
          <w:p w14:paraId="39916B73" w14:textId="77777777" w:rsidR="005345B3" w:rsidRPr="005345B3" w:rsidRDefault="005345B3" w:rsidP="00D4029B">
            <w:pPr>
              <w:pStyle w:val="y-0"/>
              <w:rPr>
                <w:rFonts w:hint="eastAsia"/>
              </w:rPr>
            </w:pPr>
            <w:r w:rsidRPr="005345B3">
              <w:t>    "vulInfoStat": 0,</w:t>
            </w:r>
          </w:p>
          <w:p w14:paraId="1AD3FAEA" w14:textId="77777777" w:rsidR="005345B3" w:rsidRPr="005345B3" w:rsidRDefault="005345B3" w:rsidP="00D4029B">
            <w:pPr>
              <w:pStyle w:val="y-0"/>
              <w:rPr>
                <w:rFonts w:hint="eastAsia"/>
              </w:rPr>
            </w:pPr>
            <w:r w:rsidRPr="005345B3">
              <w:t>    "engHash": "981079dd51f925ffb668b493a73ed51e",</w:t>
            </w:r>
          </w:p>
          <w:p w14:paraId="514D9835" w14:textId="77777777" w:rsidR="005345B3" w:rsidRPr="005345B3" w:rsidRDefault="005345B3" w:rsidP="00D4029B">
            <w:pPr>
              <w:pStyle w:val="y-0"/>
              <w:rPr>
                <w:rFonts w:hint="eastAsia"/>
              </w:rPr>
            </w:pPr>
            <w:r w:rsidRPr="005345B3">
              <w:t>    "tskName": "tskName",</w:t>
            </w:r>
          </w:p>
          <w:p w14:paraId="28D501BF" w14:textId="77777777" w:rsidR="005345B3" w:rsidRPr="005345B3" w:rsidRDefault="005345B3" w:rsidP="00D4029B">
            <w:pPr>
              <w:pStyle w:val="y-0"/>
              <w:rPr>
                <w:rFonts w:hint="eastAsia"/>
              </w:rPr>
            </w:pPr>
            <w:r w:rsidRPr="005345B3">
              <w:t>    "tskId": "tskId",</w:t>
            </w:r>
          </w:p>
          <w:p w14:paraId="0EB0C3B9" w14:textId="77777777" w:rsidR="005345B3" w:rsidRPr="005345B3" w:rsidRDefault="005345B3" w:rsidP="00D4029B">
            <w:pPr>
              <w:pStyle w:val="y-0"/>
              <w:rPr>
                <w:rFonts w:hint="eastAsia"/>
              </w:rPr>
            </w:pPr>
            <w:r w:rsidRPr="005345B3">
              <w:t>    "seqNum": 2,</w:t>
            </w:r>
          </w:p>
          <w:p w14:paraId="2E5140B0" w14:textId="77777777" w:rsidR="005345B3" w:rsidRPr="005345B3" w:rsidRDefault="005345B3" w:rsidP="00D4029B">
            <w:pPr>
              <w:pStyle w:val="y-0"/>
              <w:rPr>
                <w:rFonts w:hint="eastAsia"/>
              </w:rPr>
            </w:pPr>
            <w:r w:rsidRPr="005345B3">
              <w:t>    "vulReqMsg": [</w:t>
            </w:r>
          </w:p>
          <w:p w14:paraId="7E2B676A" w14:textId="77777777" w:rsidR="005345B3" w:rsidRPr="005345B3" w:rsidRDefault="005345B3" w:rsidP="00D4029B">
            <w:pPr>
              <w:pStyle w:val="y-0"/>
              <w:rPr>
                <w:rFonts w:hint="eastAsia"/>
              </w:rPr>
            </w:pPr>
            <w:r w:rsidRPr="005345B3">
              <w:t>        "vulReqMsg",</w:t>
            </w:r>
          </w:p>
          <w:p w14:paraId="622B58A6" w14:textId="77777777" w:rsidR="005345B3" w:rsidRPr="005345B3" w:rsidRDefault="005345B3" w:rsidP="00D4029B">
            <w:pPr>
              <w:pStyle w:val="y-0"/>
              <w:rPr>
                <w:rFonts w:hint="eastAsia"/>
              </w:rPr>
            </w:pPr>
            <w:r w:rsidRPr="005345B3">
              <w:t>        "vulReqMsg12321"</w:t>
            </w:r>
          </w:p>
          <w:p w14:paraId="33F4BDFC" w14:textId="77777777" w:rsidR="005345B3" w:rsidRPr="005345B3" w:rsidRDefault="005345B3" w:rsidP="00D4029B">
            <w:pPr>
              <w:pStyle w:val="y-0"/>
              <w:rPr>
                <w:rFonts w:hint="eastAsia"/>
              </w:rPr>
            </w:pPr>
            <w:r w:rsidRPr="005345B3">
              <w:t>    ],</w:t>
            </w:r>
          </w:p>
          <w:p w14:paraId="4F2932AE" w14:textId="77777777" w:rsidR="005345B3" w:rsidRPr="005345B3" w:rsidRDefault="005345B3" w:rsidP="00D4029B">
            <w:pPr>
              <w:pStyle w:val="y-0"/>
              <w:rPr>
                <w:rFonts w:hint="eastAsia"/>
              </w:rPr>
            </w:pPr>
            <w:r w:rsidRPr="005345B3">
              <w:t>    "vulResMsg": [</w:t>
            </w:r>
          </w:p>
          <w:p w14:paraId="7A8A17A5" w14:textId="77777777" w:rsidR="005345B3" w:rsidRPr="005345B3" w:rsidRDefault="005345B3" w:rsidP="00D4029B">
            <w:pPr>
              <w:pStyle w:val="y-0"/>
              <w:rPr>
                <w:rFonts w:hint="eastAsia"/>
              </w:rPr>
            </w:pPr>
            <w:r w:rsidRPr="005345B3">
              <w:t>        "vulResMsg",</w:t>
            </w:r>
          </w:p>
          <w:p w14:paraId="1EBA1E5D" w14:textId="77777777" w:rsidR="005345B3" w:rsidRPr="005345B3" w:rsidRDefault="005345B3" w:rsidP="00D4029B">
            <w:pPr>
              <w:pStyle w:val="y-0"/>
              <w:rPr>
                <w:rFonts w:hint="eastAsia"/>
              </w:rPr>
            </w:pPr>
            <w:r w:rsidRPr="005345B3">
              <w:t>        "vulResMsg23423"</w:t>
            </w:r>
          </w:p>
          <w:p w14:paraId="652B8E5B" w14:textId="77777777" w:rsidR="005345B3" w:rsidRPr="005345B3" w:rsidRDefault="005345B3" w:rsidP="00D4029B">
            <w:pPr>
              <w:pStyle w:val="y-0"/>
              <w:rPr>
                <w:rFonts w:hint="eastAsia"/>
              </w:rPr>
            </w:pPr>
            <w:r w:rsidRPr="005345B3">
              <w:t>    ],</w:t>
            </w:r>
          </w:p>
          <w:p w14:paraId="53011837" w14:textId="77777777" w:rsidR="005345B3" w:rsidRPr="005345B3" w:rsidRDefault="005345B3" w:rsidP="00D4029B">
            <w:pPr>
              <w:pStyle w:val="y-0"/>
              <w:rPr>
                <w:rFonts w:hint="eastAsia"/>
              </w:rPr>
            </w:pPr>
            <w:r w:rsidRPr="005345B3">
              <w:t>    "customKey": [</w:t>
            </w:r>
          </w:p>
          <w:p w14:paraId="6C0AEA0B" w14:textId="4AA8AFFB" w:rsidR="005345B3" w:rsidRPr="005345B3" w:rsidRDefault="005345B3" w:rsidP="00D4029B">
            <w:pPr>
              <w:pStyle w:val="y-0"/>
              <w:rPr>
                <w:rFonts w:hint="eastAsia"/>
              </w:rPr>
            </w:pPr>
            <w:r w:rsidRPr="005345B3">
              <w:t>        "</w:t>
            </w:r>
            <w:del w:id="521" w:author="俊林 杨" w:date="2025-07-09T17:11:00Z" w16du:dateUtc="2025-07-09T09:11:00Z">
              <w:r w:rsidRPr="005345B3" w:rsidDel="00A83B2D">
                <w:delText>customKey</w:delText>
              </w:r>
            </w:del>
            <w:ins w:id="522" w:author="俊林 杨" w:date="2025-07-09T17:11:00Z" w16du:dateUtc="2025-07-09T09:11:00Z">
              <w:r w:rsidR="00A83B2D">
                <w:rPr>
                  <w:rFonts w:hint="eastAsia"/>
                </w:rPr>
                <w:t>whoami</w:t>
              </w:r>
            </w:ins>
            <w:r w:rsidRPr="005345B3">
              <w:t>",</w:t>
            </w:r>
          </w:p>
          <w:p w14:paraId="79C18FB2" w14:textId="47805881" w:rsidR="005345B3" w:rsidRPr="005345B3" w:rsidRDefault="005345B3" w:rsidP="00D4029B">
            <w:pPr>
              <w:pStyle w:val="y-0"/>
              <w:rPr>
                <w:rFonts w:hint="eastAsia"/>
              </w:rPr>
            </w:pPr>
            <w:r w:rsidRPr="005345B3">
              <w:t>        "</w:t>
            </w:r>
            <w:del w:id="523" w:author="俊林 杨" w:date="2025-07-09T17:12:00Z" w16du:dateUtc="2025-07-09T09:12:00Z">
              <w:r w:rsidRPr="005345B3" w:rsidDel="00A83B2D">
                <w:delText>customKey211324</w:delText>
              </w:r>
            </w:del>
            <w:ins w:id="524" w:author="俊林 杨" w:date="2025-07-09T17:13:00Z">
              <w:r w:rsidR="00A83B2D" w:rsidRPr="00A83B2D">
                <w:t>ssh 192.168.10.10</w:t>
              </w:r>
            </w:ins>
            <w:r w:rsidRPr="005345B3">
              <w:t>"</w:t>
            </w:r>
          </w:p>
          <w:p w14:paraId="11B2887E" w14:textId="77777777" w:rsidR="005345B3" w:rsidRPr="005345B3" w:rsidRDefault="005345B3" w:rsidP="00D4029B">
            <w:pPr>
              <w:pStyle w:val="y-0"/>
              <w:rPr>
                <w:rFonts w:hint="eastAsia"/>
              </w:rPr>
            </w:pPr>
            <w:r w:rsidRPr="005345B3">
              <w:t>    ]</w:t>
            </w:r>
          </w:p>
          <w:p w14:paraId="092B01C0" w14:textId="77777777" w:rsidR="005345B3" w:rsidRPr="005345B3" w:rsidRDefault="005345B3" w:rsidP="00D4029B">
            <w:pPr>
              <w:pStyle w:val="y-0"/>
              <w:rPr>
                <w:rFonts w:hint="eastAsia"/>
              </w:rPr>
            </w:pPr>
            <w:r w:rsidRPr="005345B3">
              <w:t>}</w:t>
            </w:r>
          </w:p>
          <w:p w14:paraId="16FF5182" w14:textId="77777777" w:rsidR="005345B3" w:rsidRDefault="005345B3" w:rsidP="00D4029B">
            <w:pPr>
              <w:pStyle w:val="y-0"/>
              <w:rPr>
                <w:rFonts w:hint="eastAsia"/>
              </w:rPr>
            </w:pPr>
          </w:p>
        </w:tc>
      </w:tr>
    </w:tbl>
    <w:p w14:paraId="2AF36951" w14:textId="77777777" w:rsidR="005345B3" w:rsidRPr="005345B3" w:rsidRDefault="005345B3" w:rsidP="00D4029B">
      <w:pPr>
        <w:pStyle w:val="y-0"/>
        <w:rPr>
          <w:rFonts w:hint="eastAsia"/>
        </w:rPr>
      </w:pPr>
    </w:p>
    <w:p w14:paraId="55C7A686" w14:textId="77777777" w:rsidR="004B7234" w:rsidRDefault="004B7234" w:rsidP="004B7234">
      <w:pPr>
        <w:pStyle w:val="y-30"/>
        <w:rPr>
          <w:rFonts w:hint="eastAsia"/>
        </w:rPr>
      </w:pPr>
      <w:r w:rsidRPr="004B7234">
        <w:rPr>
          <w:rFonts w:hint="eastAsia"/>
        </w:rPr>
        <w:t>下级平台日志上报</w:t>
      </w:r>
      <w:r w:rsidRPr="004B7234">
        <w:rPr>
          <w:rFonts w:hint="eastAsia"/>
        </w:rPr>
        <w:t>-content</w:t>
      </w:r>
      <w:r w:rsidRPr="004B7234">
        <w:rPr>
          <w:rFonts w:hint="eastAsia"/>
        </w:rPr>
        <w:t>系统漏洞修复类型</w:t>
      </w:r>
    </w:p>
    <w:tbl>
      <w:tblPr>
        <w:tblStyle w:val="af"/>
        <w:tblW w:w="0" w:type="auto"/>
        <w:tblLook w:val="04A0" w:firstRow="1" w:lastRow="0" w:firstColumn="1" w:lastColumn="0" w:noHBand="0" w:noVBand="1"/>
      </w:tblPr>
      <w:tblGrid>
        <w:gridCol w:w="8296"/>
      </w:tblGrid>
      <w:tr w:rsidR="005345B3" w14:paraId="04C0F6BC" w14:textId="77777777">
        <w:tc>
          <w:tcPr>
            <w:tcW w:w="8296" w:type="dxa"/>
          </w:tcPr>
          <w:p w14:paraId="59731AD2" w14:textId="77777777" w:rsidR="005345B3" w:rsidRPr="005345B3" w:rsidRDefault="005345B3" w:rsidP="00D4029B">
            <w:pPr>
              <w:pStyle w:val="y-0"/>
              <w:rPr>
                <w:rFonts w:hint="eastAsia"/>
              </w:rPr>
            </w:pPr>
            <w:r w:rsidRPr="005345B3">
              <w:t>{</w:t>
            </w:r>
          </w:p>
          <w:p w14:paraId="2FD8D9C9" w14:textId="77777777" w:rsidR="005345B3" w:rsidRPr="005345B3" w:rsidRDefault="005345B3" w:rsidP="00D4029B">
            <w:pPr>
              <w:pStyle w:val="y-0"/>
              <w:rPr>
                <w:rFonts w:hint="eastAsia"/>
              </w:rPr>
            </w:pPr>
            <w:r w:rsidRPr="005345B3">
              <w:t>    "srcTktRole": 1,</w:t>
            </w:r>
          </w:p>
          <w:p w14:paraId="2D27B249" w14:textId="77777777" w:rsidR="005345B3" w:rsidRPr="005345B3" w:rsidRDefault="005345B3" w:rsidP="00D4029B">
            <w:pPr>
              <w:pStyle w:val="y-0"/>
              <w:rPr>
                <w:rFonts w:hint="eastAsia"/>
              </w:rPr>
            </w:pPr>
            <w:r w:rsidRPr="005345B3">
              <w:t>    "srcTktPrsn": "srcTktPrsn",</w:t>
            </w:r>
          </w:p>
          <w:p w14:paraId="66EF722F" w14:textId="77777777" w:rsidR="005345B3" w:rsidRPr="005345B3" w:rsidRDefault="005345B3" w:rsidP="00D4029B">
            <w:pPr>
              <w:pStyle w:val="y-0"/>
              <w:rPr>
                <w:rFonts w:hint="eastAsia"/>
              </w:rPr>
            </w:pPr>
            <w:r w:rsidRPr="005345B3">
              <w:t>    "dstTktRole": 1,</w:t>
            </w:r>
          </w:p>
          <w:p w14:paraId="0AFC62D9" w14:textId="77777777" w:rsidR="005345B3" w:rsidRPr="005345B3" w:rsidRDefault="005345B3" w:rsidP="00D4029B">
            <w:pPr>
              <w:pStyle w:val="y-0"/>
              <w:rPr>
                <w:rFonts w:hint="eastAsia"/>
              </w:rPr>
            </w:pPr>
            <w:r w:rsidRPr="005345B3">
              <w:t>    "dstTktPrsn": "dstTktPrsn",</w:t>
            </w:r>
          </w:p>
          <w:p w14:paraId="0F68D648" w14:textId="77777777" w:rsidR="005345B3" w:rsidRPr="005345B3" w:rsidRDefault="005345B3" w:rsidP="00D4029B">
            <w:pPr>
              <w:pStyle w:val="y-0"/>
              <w:rPr>
                <w:rFonts w:hint="eastAsia"/>
              </w:rPr>
            </w:pPr>
            <w:r w:rsidRPr="005345B3">
              <w:t>    "tktName": "tktName",</w:t>
            </w:r>
          </w:p>
          <w:p w14:paraId="43F14B84" w14:textId="77777777" w:rsidR="005345B3" w:rsidRPr="005345B3" w:rsidRDefault="005345B3" w:rsidP="00D4029B">
            <w:pPr>
              <w:pStyle w:val="y-0"/>
              <w:rPr>
                <w:rFonts w:hint="eastAsia"/>
              </w:rPr>
            </w:pPr>
            <w:r w:rsidRPr="005345B3">
              <w:t>    "tktId": "tktId",</w:t>
            </w:r>
          </w:p>
          <w:p w14:paraId="1AEAEC1C" w14:textId="77777777" w:rsidR="005345B3" w:rsidRPr="005345B3" w:rsidRDefault="005345B3" w:rsidP="00D4029B">
            <w:pPr>
              <w:pStyle w:val="y-0"/>
              <w:rPr>
                <w:rFonts w:hint="eastAsia"/>
              </w:rPr>
            </w:pPr>
            <w:r w:rsidRPr="005345B3">
              <w:lastRenderedPageBreak/>
              <w:t>    "nums": 1,</w:t>
            </w:r>
          </w:p>
          <w:p w14:paraId="4170A9E4" w14:textId="77777777" w:rsidR="005345B3" w:rsidRPr="005345B3" w:rsidRDefault="005345B3" w:rsidP="00D4029B">
            <w:pPr>
              <w:pStyle w:val="y-0"/>
              <w:rPr>
                <w:rFonts w:hint="eastAsia"/>
              </w:rPr>
            </w:pPr>
            <w:r w:rsidRPr="005345B3">
              <w:t>    "remedInfo": [</w:t>
            </w:r>
          </w:p>
          <w:p w14:paraId="1A3260C1" w14:textId="77777777" w:rsidR="005345B3" w:rsidRPr="005345B3" w:rsidRDefault="005345B3" w:rsidP="00D4029B">
            <w:pPr>
              <w:pStyle w:val="y-0"/>
              <w:rPr>
                <w:rFonts w:hint="eastAsia"/>
              </w:rPr>
            </w:pPr>
            <w:r w:rsidRPr="005345B3">
              <w:t>        {</w:t>
            </w:r>
          </w:p>
          <w:p w14:paraId="19B6862F" w14:textId="77777777" w:rsidR="005345B3" w:rsidRPr="005345B3" w:rsidRDefault="005345B3" w:rsidP="00D4029B">
            <w:pPr>
              <w:pStyle w:val="y-0"/>
              <w:rPr>
                <w:rFonts w:hint="eastAsia"/>
              </w:rPr>
            </w:pPr>
            <w:r w:rsidRPr="005345B3">
              <w:t>            "vulInfoID": "vulInfoID",</w:t>
            </w:r>
          </w:p>
          <w:p w14:paraId="0A468A26" w14:textId="77777777" w:rsidR="005345B3" w:rsidRPr="005345B3" w:rsidRDefault="005345B3" w:rsidP="00D4029B">
            <w:pPr>
              <w:pStyle w:val="y-0"/>
              <w:rPr>
                <w:rFonts w:hint="eastAsia"/>
              </w:rPr>
            </w:pPr>
            <w:r w:rsidRPr="005345B3">
              <w:t>            "vulInfoStat": 1,</w:t>
            </w:r>
          </w:p>
          <w:p w14:paraId="4F2E9BCF" w14:textId="77777777" w:rsidR="005345B3" w:rsidRPr="005345B3" w:rsidRDefault="005345B3" w:rsidP="00D4029B">
            <w:pPr>
              <w:pStyle w:val="y-0"/>
              <w:rPr>
                <w:rFonts w:hint="eastAsia"/>
              </w:rPr>
            </w:pPr>
            <w:r w:rsidRPr="005345B3">
              <w:t>            "method": 1,</w:t>
            </w:r>
          </w:p>
          <w:p w14:paraId="4A1C4364" w14:textId="77777777" w:rsidR="005345B3" w:rsidRPr="005345B3" w:rsidRDefault="005345B3" w:rsidP="00D4029B">
            <w:pPr>
              <w:pStyle w:val="y-0"/>
              <w:rPr>
                <w:rFonts w:hint="eastAsia"/>
              </w:rPr>
            </w:pPr>
            <w:r w:rsidRPr="005345B3">
              <w:t>            "remedDesc": "1. 准备漏洞补丁文件，ssh执行wget https//a.com/package.patch",</w:t>
            </w:r>
          </w:p>
          <w:p w14:paraId="39524273" w14:textId="0F18DC80" w:rsidR="005345B3" w:rsidRPr="005345B3" w:rsidRDefault="005345B3" w:rsidP="00D4029B">
            <w:pPr>
              <w:pStyle w:val="y-0"/>
              <w:rPr>
                <w:rFonts w:hint="eastAsia"/>
              </w:rPr>
            </w:pPr>
            <w:r w:rsidRPr="005345B3">
              <w:t>            "fixLnk": "</w:t>
            </w:r>
            <w:ins w:id="525" w:author="俊林 杨" w:date="2025-07-09T17:14:00Z" w16du:dateUtc="2025-07-09T09:14:00Z">
              <w:r w:rsidR="00A83B2D" w:rsidRPr="00A83B2D">
                <w:rPr>
                  <w:rFonts w:hint="eastAsia"/>
                </w:rPr>
                <w:t>https://www.foxmail.com/</w:t>
              </w:r>
            </w:ins>
            <w:del w:id="526" w:author="俊林 杨" w:date="2025-07-09T17:14:00Z" w16du:dateUtc="2025-07-09T09:14:00Z">
              <w:r w:rsidRPr="005345B3" w:rsidDel="00A83B2D">
                <w:delText>asdhg;has;dkhg;hsda</w:delText>
              </w:r>
            </w:del>
            <w:r w:rsidRPr="005345B3">
              <w:t>",</w:t>
            </w:r>
          </w:p>
          <w:p w14:paraId="23CBF791" w14:textId="48C3DE52" w:rsidR="005345B3" w:rsidRPr="005345B3" w:rsidRDefault="005345B3" w:rsidP="00D4029B">
            <w:pPr>
              <w:pStyle w:val="y-0"/>
              <w:rPr>
                <w:rFonts w:hint="eastAsia"/>
              </w:rPr>
            </w:pPr>
            <w:r w:rsidRPr="005345B3">
              <w:t>            "defDev": "</w:t>
            </w:r>
            <w:ins w:id="527" w:author="俊林 杨" w:date="2025-07-01T11:35:00Z" w16du:dateUtc="2025-07-01T03:35:00Z">
              <w:r w:rsidR="004A0D8B" w:rsidRPr="004A0D8B">
                <w:rPr>
                  <w:rFonts w:hint="eastAsia"/>
                </w:rPr>
                <w:t>启明星辰_天清汉马USG_USG-FW-2000DP-ZG4_V2.6_20250321:172.16.3.10</w:t>
              </w:r>
            </w:ins>
            <w:del w:id="528" w:author="俊林 杨" w:date="2025-07-01T11:34:00Z" w16du:dateUtc="2025-07-01T03:34:00Z">
              <w:r w:rsidRPr="005345B3" w:rsidDel="004A0D8B">
                <w:delText>1. 设备信息：厂商、名称或型号、系统版本、规则包版本，用“_”连接，字段内不带空格，未知填N/A</w:delText>
              </w:r>
            </w:del>
            <w:r w:rsidRPr="005345B3">
              <w:t>"</w:t>
            </w:r>
          </w:p>
          <w:p w14:paraId="62E53B95" w14:textId="77777777" w:rsidR="005345B3" w:rsidRPr="005345B3" w:rsidRDefault="005345B3" w:rsidP="00D4029B">
            <w:pPr>
              <w:pStyle w:val="y-0"/>
              <w:rPr>
                <w:rFonts w:hint="eastAsia"/>
              </w:rPr>
            </w:pPr>
            <w:r w:rsidRPr="005345B3">
              <w:t>        }</w:t>
            </w:r>
          </w:p>
          <w:p w14:paraId="0F2BAF07" w14:textId="77777777" w:rsidR="005345B3" w:rsidRPr="005345B3" w:rsidRDefault="005345B3" w:rsidP="00D4029B">
            <w:pPr>
              <w:pStyle w:val="y-0"/>
              <w:rPr>
                <w:rFonts w:hint="eastAsia"/>
              </w:rPr>
            </w:pPr>
            <w:r w:rsidRPr="005345B3">
              <w:t>    ]</w:t>
            </w:r>
          </w:p>
          <w:p w14:paraId="19E6689A" w14:textId="77777777" w:rsidR="005345B3" w:rsidRPr="005345B3" w:rsidRDefault="005345B3" w:rsidP="00D4029B">
            <w:pPr>
              <w:pStyle w:val="y-0"/>
              <w:rPr>
                <w:rFonts w:hint="eastAsia"/>
              </w:rPr>
            </w:pPr>
            <w:r w:rsidRPr="005345B3">
              <w:t>}</w:t>
            </w:r>
          </w:p>
          <w:p w14:paraId="535BD32B" w14:textId="77777777" w:rsidR="005345B3" w:rsidRDefault="005345B3" w:rsidP="00D4029B">
            <w:pPr>
              <w:pStyle w:val="y-0"/>
              <w:rPr>
                <w:rFonts w:hint="eastAsia"/>
              </w:rPr>
            </w:pPr>
          </w:p>
        </w:tc>
      </w:tr>
    </w:tbl>
    <w:p w14:paraId="6F95B810" w14:textId="77777777" w:rsidR="005345B3" w:rsidRPr="005345B3" w:rsidRDefault="005345B3" w:rsidP="00D4029B">
      <w:pPr>
        <w:pStyle w:val="y-0"/>
        <w:rPr>
          <w:rFonts w:hint="eastAsia"/>
        </w:rPr>
      </w:pPr>
    </w:p>
    <w:p w14:paraId="58A15E40" w14:textId="77777777" w:rsidR="004B7234" w:rsidRDefault="004B7234" w:rsidP="004B7234">
      <w:pPr>
        <w:pStyle w:val="y-30"/>
        <w:rPr>
          <w:rFonts w:hint="eastAsia"/>
        </w:rPr>
      </w:pPr>
      <w:r w:rsidRPr="004B7234">
        <w:rPr>
          <w:rFonts w:hint="eastAsia"/>
        </w:rPr>
        <w:t>下级平台日志上报</w:t>
      </w:r>
      <w:r w:rsidRPr="004B7234">
        <w:rPr>
          <w:rFonts w:hint="eastAsia"/>
        </w:rPr>
        <w:t>-content</w:t>
      </w:r>
      <w:r w:rsidRPr="004B7234">
        <w:rPr>
          <w:rFonts w:hint="eastAsia"/>
        </w:rPr>
        <w:t>产品漏洞预警类型</w:t>
      </w:r>
    </w:p>
    <w:tbl>
      <w:tblPr>
        <w:tblStyle w:val="af"/>
        <w:tblW w:w="0" w:type="auto"/>
        <w:tblLook w:val="04A0" w:firstRow="1" w:lastRow="0" w:firstColumn="1" w:lastColumn="0" w:noHBand="0" w:noVBand="1"/>
      </w:tblPr>
      <w:tblGrid>
        <w:gridCol w:w="8296"/>
      </w:tblGrid>
      <w:tr w:rsidR="005345B3" w14:paraId="24C63573" w14:textId="77777777">
        <w:tc>
          <w:tcPr>
            <w:tcW w:w="8296" w:type="dxa"/>
          </w:tcPr>
          <w:p w14:paraId="4D36334F" w14:textId="77777777" w:rsidR="005345B3" w:rsidRPr="005345B3" w:rsidRDefault="005345B3" w:rsidP="00D4029B">
            <w:pPr>
              <w:pStyle w:val="y-0"/>
              <w:rPr>
                <w:rFonts w:hint="eastAsia"/>
              </w:rPr>
            </w:pPr>
            <w:r w:rsidRPr="005345B3">
              <w:t>{</w:t>
            </w:r>
          </w:p>
          <w:p w14:paraId="335B3FEE" w14:textId="77777777" w:rsidR="005345B3" w:rsidRPr="005345B3" w:rsidRDefault="005345B3" w:rsidP="00D4029B">
            <w:pPr>
              <w:pStyle w:val="y-0"/>
              <w:rPr>
                <w:rFonts w:hint="eastAsia"/>
              </w:rPr>
            </w:pPr>
            <w:r w:rsidRPr="005345B3">
              <w:t>    "tskName": "tskName",</w:t>
            </w:r>
          </w:p>
          <w:p w14:paraId="4EB06C52" w14:textId="77777777" w:rsidR="005345B3" w:rsidRPr="005345B3" w:rsidRDefault="005345B3" w:rsidP="00D4029B">
            <w:pPr>
              <w:pStyle w:val="y-0"/>
              <w:rPr>
                <w:rFonts w:hint="eastAsia"/>
              </w:rPr>
            </w:pPr>
            <w:r w:rsidRPr="005345B3">
              <w:t>    "tskId": "tskId",</w:t>
            </w:r>
          </w:p>
          <w:p w14:paraId="61385DFA" w14:textId="77777777" w:rsidR="005345B3" w:rsidRPr="005345B3" w:rsidRDefault="005345B3" w:rsidP="00D4029B">
            <w:pPr>
              <w:pStyle w:val="y-0"/>
              <w:rPr>
                <w:rFonts w:hint="eastAsia"/>
              </w:rPr>
            </w:pPr>
            <w:r w:rsidRPr="005345B3">
              <w:t>    "tskProgress": 1,</w:t>
            </w:r>
          </w:p>
          <w:p w14:paraId="4A7A3801" w14:textId="77777777" w:rsidR="005345B3" w:rsidRPr="005345B3" w:rsidRDefault="005345B3" w:rsidP="00D4029B">
            <w:pPr>
              <w:pStyle w:val="y-0"/>
              <w:rPr>
                <w:rFonts w:hint="eastAsia"/>
              </w:rPr>
            </w:pPr>
            <w:r w:rsidRPr="005345B3">
              <w:t>    "vulNum": 1,</w:t>
            </w:r>
          </w:p>
          <w:p w14:paraId="4DC365B0" w14:textId="77777777" w:rsidR="005345B3" w:rsidRPr="005345B3" w:rsidRDefault="005345B3" w:rsidP="00D4029B">
            <w:pPr>
              <w:pStyle w:val="y-0"/>
              <w:rPr>
                <w:rFonts w:hint="eastAsia"/>
              </w:rPr>
            </w:pPr>
            <w:r w:rsidRPr="005345B3">
              <w:t>    "astNum": 1,</w:t>
            </w:r>
          </w:p>
          <w:p w14:paraId="5C20FD48" w14:textId="77777777" w:rsidR="005345B3" w:rsidRPr="005345B3" w:rsidRDefault="005345B3" w:rsidP="00D4029B">
            <w:pPr>
              <w:pStyle w:val="y-0"/>
              <w:rPr>
                <w:rFonts w:hint="eastAsia"/>
              </w:rPr>
            </w:pPr>
            <w:r w:rsidRPr="005345B3">
              <w:t>    "vulAstNum": 1,</w:t>
            </w:r>
          </w:p>
          <w:p w14:paraId="78A1A605" w14:textId="77777777" w:rsidR="005345B3" w:rsidRPr="005345B3" w:rsidRDefault="005345B3" w:rsidP="00D4029B">
            <w:pPr>
              <w:pStyle w:val="y-0"/>
              <w:rPr>
                <w:rFonts w:hint="eastAsia"/>
              </w:rPr>
            </w:pPr>
            <w:r w:rsidRPr="005345B3">
              <w:t>    "vulInfoNum": 1</w:t>
            </w:r>
          </w:p>
          <w:p w14:paraId="6C6AF91D" w14:textId="77777777" w:rsidR="005345B3" w:rsidRPr="005345B3" w:rsidRDefault="005345B3" w:rsidP="00D4029B">
            <w:pPr>
              <w:pStyle w:val="y-0"/>
              <w:rPr>
                <w:rFonts w:hint="eastAsia"/>
              </w:rPr>
            </w:pPr>
            <w:r w:rsidRPr="005345B3">
              <w:t>}</w:t>
            </w:r>
          </w:p>
          <w:p w14:paraId="68266A3B" w14:textId="77777777" w:rsidR="005345B3" w:rsidRDefault="005345B3" w:rsidP="00D4029B">
            <w:pPr>
              <w:pStyle w:val="y-0"/>
              <w:rPr>
                <w:rFonts w:hint="eastAsia"/>
              </w:rPr>
            </w:pPr>
          </w:p>
        </w:tc>
      </w:tr>
    </w:tbl>
    <w:p w14:paraId="488D8AD9" w14:textId="77777777" w:rsidR="005345B3" w:rsidRPr="005345B3" w:rsidRDefault="005345B3" w:rsidP="00D4029B">
      <w:pPr>
        <w:pStyle w:val="y-0"/>
        <w:rPr>
          <w:rFonts w:hint="eastAsia"/>
        </w:rPr>
      </w:pPr>
    </w:p>
    <w:p w14:paraId="6C221E84" w14:textId="77777777" w:rsidR="004B7234" w:rsidRDefault="004B7234" w:rsidP="004B7234">
      <w:pPr>
        <w:pStyle w:val="y-30"/>
        <w:rPr>
          <w:rFonts w:hint="eastAsia"/>
        </w:rPr>
      </w:pPr>
      <w:r w:rsidRPr="004B7234">
        <w:rPr>
          <w:rFonts w:hint="eastAsia"/>
        </w:rPr>
        <w:t>下级平台日志上报</w:t>
      </w:r>
      <w:r w:rsidRPr="004B7234">
        <w:rPr>
          <w:rFonts w:hint="eastAsia"/>
        </w:rPr>
        <w:t>-content</w:t>
      </w:r>
      <w:r w:rsidRPr="004B7234">
        <w:rPr>
          <w:rFonts w:hint="eastAsia"/>
        </w:rPr>
        <w:t>产品漏洞验证类型</w:t>
      </w:r>
    </w:p>
    <w:tbl>
      <w:tblPr>
        <w:tblStyle w:val="af"/>
        <w:tblW w:w="0" w:type="auto"/>
        <w:tblLook w:val="04A0" w:firstRow="1" w:lastRow="0" w:firstColumn="1" w:lastColumn="0" w:noHBand="0" w:noVBand="1"/>
      </w:tblPr>
      <w:tblGrid>
        <w:gridCol w:w="8296"/>
      </w:tblGrid>
      <w:tr w:rsidR="005345B3" w14:paraId="0E9AC12F" w14:textId="77777777">
        <w:tc>
          <w:tcPr>
            <w:tcW w:w="8296" w:type="dxa"/>
          </w:tcPr>
          <w:p w14:paraId="03823D1F" w14:textId="77777777" w:rsidR="00FB2F4B" w:rsidRPr="00FB2F4B" w:rsidRDefault="00FB2F4B" w:rsidP="00E026DF">
            <w:pPr>
              <w:pStyle w:val="y-5"/>
              <w:rPr>
                <w:rFonts w:hint="eastAsia"/>
              </w:rPr>
            </w:pPr>
            <w:r w:rsidRPr="00FB2F4B">
              <w:rPr>
                <w:rFonts w:hint="eastAsia"/>
              </w:rPr>
              <w:t>{</w:t>
            </w:r>
          </w:p>
          <w:p w14:paraId="366F8B08" w14:textId="77777777" w:rsidR="00FB2F4B" w:rsidRPr="00FB2F4B" w:rsidRDefault="00FB2F4B" w:rsidP="00E026DF">
            <w:pPr>
              <w:pStyle w:val="y-5"/>
              <w:rPr>
                <w:rFonts w:hint="eastAsia"/>
              </w:rPr>
            </w:pPr>
            <w:r w:rsidRPr="00FB2F4B">
              <w:rPr>
                <w:rFonts w:hint="eastAsia"/>
              </w:rPr>
              <w:t xml:space="preserve">    "srcTktRole": 1,</w:t>
            </w:r>
          </w:p>
          <w:p w14:paraId="7035714B" w14:textId="77777777" w:rsidR="00FB2F4B" w:rsidRPr="00FB2F4B" w:rsidRDefault="00FB2F4B" w:rsidP="00E026DF">
            <w:pPr>
              <w:pStyle w:val="y-5"/>
              <w:rPr>
                <w:rFonts w:hint="eastAsia"/>
              </w:rPr>
            </w:pPr>
            <w:r w:rsidRPr="00FB2F4B">
              <w:rPr>
                <w:rFonts w:hint="eastAsia"/>
              </w:rPr>
              <w:t xml:space="preserve">    "srcTktPrsn": "srcTktPrsn",</w:t>
            </w:r>
          </w:p>
          <w:p w14:paraId="4D483DB6" w14:textId="77777777" w:rsidR="00FB2F4B" w:rsidRPr="00FB2F4B" w:rsidRDefault="00FB2F4B" w:rsidP="00E026DF">
            <w:pPr>
              <w:pStyle w:val="y-5"/>
              <w:rPr>
                <w:rFonts w:hint="eastAsia"/>
              </w:rPr>
            </w:pPr>
            <w:r w:rsidRPr="00FB2F4B">
              <w:rPr>
                <w:rFonts w:hint="eastAsia"/>
              </w:rPr>
              <w:t xml:space="preserve">    "dstTktRole": 1,</w:t>
            </w:r>
          </w:p>
          <w:p w14:paraId="67744582" w14:textId="77777777" w:rsidR="00FB2F4B" w:rsidRPr="00FB2F4B" w:rsidRDefault="00FB2F4B" w:rsidP="00E026DF">
            <w:pPr>
              <w:pStyle w:val="y-5"/>
              <w:rPr>
                <w:rFonts w:hint="eastAsia"/>
              </w:rPr>
            </w:pPr>
            <w:r w:rsidRPr="00FB2F4B">
              <w:rPr>
                <w:rFonts w:hint="eastAsia"/>
              </w:rPr>
              <w:t xml:space="preserve">    "dstTktPrsn": "dstTktPrsn",</w:t>
            </w:r>
          </w:p>
          <w:p w14:paraId="729B769F" w14:textId="77777777" w:rsidR="00FB2F4B" w:rsidRPr="00FB2F4B" w:rsidRDefault="00FB2F4B" w:rsidP="00E026DF">
            <w:pPr>
              <w:pStyle w:val="y-5"/>
              <w:rPr>
                <w:rFonts w:hint="eastAsia"/>
              </w:rPr>
            </w:pPr>
            <w:r w:rsidRPr="00FB2F4B">
              <w:rPr>
                <w:rFonts w:hint="eastAsia"/>
              </w:rPr>
              <w:t xml:space="preserve">    "tktName": "tktName",</w:t>
            </w:r>
          </w:p>
          <w:p w14:paraId="5122AF44" w14:textId="77777777" w:rsidR="00FB2F4B" w:rsidRPr="00FB2F4B" w:rsidRDefault="00FB2F4B" w:rsidP="00E026DF">
            <w:pPr>
              <w:pStyle w:val="y-5"/>
              <w:rPr>
                <w:rFonts w:hint="eastAsia"/>
              </w:rPr>
            </w:pPr>
            <w:r w:rsidRPr="00FB2F4B">
              <w:rPr>
                <w:rFonts w:hint="eastAsia"/>
              </w:rPr>
              <w:t xml:space="preserve">    "tktId": "tktId",</w:t>
            </w:r>
          </w:p>
          <w:p w14:paraId="3AAAA722" w14:textId="77777777" w:rsidR="00FB2F4B" w:rsidRPr="00FB2F4B" w:rsidRDefault="00FB2F4B" w:rsidP="00E026DF">
            <w:pPr>
              <w:pStyle w:val="y-5"/>
              <w:rPr>
                <w:rFonts w:hint="eastAsia"/>
              </w:rPr>
            </w:pPr>
            <w:r w:rsidRPr="00FB2F4B">
              <w:rPr>
                <w:rFonts w:hint="eastAsia"/>
              </w:rPr>
              <w:t xml:space="preserve">    "nums": 1,</w:t>
            </w:r>
          </w:p>
          <w:p w14:paraId="3FDA9E9D" w14:textId="77777777" w:rsidR="00FB2F4B" w:rsidRPr="00FB2F4B" w:rsidRDefault="00FB2F4B" w:rsidP="00E026DF">
            <w:pPr>
              <w:pStyle w:val="y-5"/>
              <w:rPr>
                <w:rFonts w:hint="eastAsia"/>
              </w:rPr>
            </w:pPr>
            <w:r w:rsidRPr="00FB2F4B">
              <w:rPr>
                <w:rFonts w:hint="eastAsia"/>
              </w:rPr>
              <w:t xml:space="preserve">    "vulConfirmInfo": [</w:t>
            </w:r>
          </w:p>
          <w:p w14:paraId="4103D004" w14:textId="77777777" w:rsidR="00FB2F4B" w:rsidRPr="00FB2F4B" w:rsidRDefault="00FB2F4B" w:rsidP="00E026DF">
            <w:pPr>
              <w:pStyle w:val="y-5"/>
              <w:rPr>
                <w:rFonts w:hint="eastAsia"/>
              </w:rPr>
            </w:pPr>
            <w:r w:rsidRPr="00FB2F4B">
              <w:rPr>
                <w:rFonts w:hint="eastAsia"/>
              </w:rPr>
              <w:t xml:space="preserve">        {</w:t>
            </w:r>
          </w:p>
          <w:p w14:paraId="4A500145" w14:textId="77777777" w:rsidR="00FB2F4B" w:rsidRPr="00FB2F4B" w:rsidRDefault="00FB2F4B" w:rsidP="00E026DF">
            <w:pPr>
              <w:pStyle w:val="y-5"/>
              <w:rPr>
                <w:rFonts w:hint="eastAsia"/>
              </w:rPr>
            </w:pPr>
            <w:r w:rsidRPr="00FB2F4B">
              <w:rPr>
                <w:rFonts w:hint="eastAsia"/>
              </w:rPr>
              <w:t xml:space="preserve">            "vulID": "MVM-2020-1606932434140667904",</w:t>
            </w:r>
          </w:p>
          <w:p w14:paraId="7A4D8968" w14:textId="77777777" w:rsidR="00FB2F4B" w:rsidRPr="00FB2F4B" w:rsidRDefault="00FB2F4B" w:rsidP="00E026DF">
            <w:pPr>
              <w:pStyle w:val="y-5"/>
              <w:rPr>
                <w:rFonts w:hint="eastAsia"/>
              </w:rPr>
            </w:pPr>
            <w:r w:rsidRPr="00FB2F4B">
              <w:rPr>
                <w:rFonts w:hint="eastAsia"/>
              </w:rPr>
              <w:t xml:space="preserve">            "vulStat": 1,</w:t>
            </w:r>
          </w:p>
          <w:p w14:paraId="0B9D56B7" w14:textId="77777777" w:rsidR="00FB2F4B" w:rsidRPr="00FB2F4B" w:rsidRDefault="00FB2F4B" w:rsidP="00E026DF">
            <w:pPr>
              <w:pStyle w:val="y-5"/>
              <w:rPr>
                <w:rFonts w:hint="eastAsia"/>
              </w:rPr>
            </w:pPr>
            <w:r w:rsidRPr="00FB2F4B">
              <w:rPr>
                <w:rFonts w:hint="eastAsia"/>
              </w:rPr>
              <w:lastRenderedPageBreak/>
              <w:t xml:space="preserve">            "targetType": 1,</w:t>
            </w:r>
          </w:p>
          <w:p w14:paraId="2E146EBE" w14:textId="77777777" w:rsidR="00FB2F4B" w:rsidRPr="00FB2F4B" w:rsidRDefault="00FB2F4B" w:rsidP="00E026DF">
            <w:pPr>
              <w:pStyle w:val="y-5"/>
              <w:rPr>
                <w:rFonts w:hint="eastAsia"/>
              </w:rPr>
            </w:pPr>
            <w:r w:rsidRPr="00FB2F4B">
              <w:rPr>
                <w:rFonts w:hint="eastAsia"/>
              </w:rPr>
              <w:t xml:space="preserve">            "method": 1,</w:t>
            </w:r>
          </w:p>
          <w:p w14:paraId="60E934B4" w14:textId="77777777" w:rsidR="00FB2F4B" w:rsidRPr="00FB2F4B" w:rsidRDefault="00FB2F4B" w:rsidP="00E026DF">
            <w:pPr>
              <w:pStyle w:val="y-5"/>
              <w:rPr>
                <w:rFonts w:hint="eastAsia"/>
              </w:rPr>
            </w:pPr>
            <w:r w:rsidRPr="00FB2F4B">
              <w:rPr>
                <w:rFonts w:hint="eastAsia"/>
              </w:rPr>
              <w:t xml:space="preserve">            "targetVulInfo": {</w:t>
            </w:r>
          </w:p>
          <w:p w14:paraId="6D97DABE" w14:textId="77777777" w:rsidR="00FB2F4B" w:rsidRPr="00FB2F4B" w:rsidRDefault="00FB2F4B" w:rsidP="00E026DF">
            <w:pPr>
              <w:pStyle w:val="y-5"/>
              <w:rPr>
                <w:rFonts w:hint="eastAsia"/>
              </w:rPr>
            </w:pPr>
            <w:r w:rsidRPr="00FB2F4B">
              <w:rPr>
                <w:rFonts w:hint="eastAsia"/>
              </w:rPr>
              <w:t xml:space="preserve">                "vulNum": 1,</w:t>
            </w:r>
          </w:p>
          <w:p w14:paraId="75AFA6CD" w14:textId="77777777" w:rsidR="00FB2F4B" w:rsidRPr="00FB2F4B" w:rsidRDefault="00FB2F4B" w:rsidP="00E026DF">
            <w:pPr>
              <w:pStyle w:val="y-5"/>
              <w:rPr>
                <w:rFonts w:hint="eastAsia"/>
              </w:rPr>
            </w:pPr>
            <w:r w:rsidRPr="00FB2F4B">
              <w:rPr>
                <w:rFonts w:hint="eastAsia"/>
              </w:rPr>
              <w:t xml:space="preserve">                "engLst": {</w:t>
            </w:r>
          </w:p>
          <w:p w14:paraId="6E9F095F" w14:textId="77777777" w:rsidR="00FB2F4B" w:rsidRPr="00FB2F4B" w:rsidRDefault="00FB2F4B" w:rsidP="00E026DF">
            <w:pPr>
              <w:pStyle w:val="y-5"/>
              <w:rPr>
                <w:rFonts w:hint="eastAsia"/>
              </w:rPr>
            </w:pPr>
            <w:r w:rsidRPr="00FB2F4B">
              <w:rPr>
                <w:rFonts w:hint="eastAsia"/>
              </w:rPr>
              <w:t xml:space="preserve">                    "engNum": 1,</w:t>
            </w:r>
          </w:p>
          <w:p w14:paraId="663767F0" w14:textId="77777777" w:rsidR="00FB2F4B" w:rsidRPr="00FB2F4B" w:rsidRDefault="00FB2F4B" w:rsidP="00E026DF">
            <w:pPr>
              <w:pStyle w:val="y-5"/>
              <w:rPr>
                <w:rFonts w:hint="eastAsia"/>
              </w:rPr>
            </w:pPr>
            <w:r w:rsidRPr="00FB2F4B">
              <w:rPr>
                <w:rFonts w:hint="eastAsia"/>
              </w:rPr>
              <w:t xml:space="preserve">                    "engDevs": [</w:t>
            </w:r>
          </w:p>
          <w:p w14:paraId="769B47B6" w14:textId="77777777" w:rsidR="00FB2F4B" w:rsidRPr="00FB2F4B" w:rsidRDefault="00FB2F4B" w:rsidP="00E026DF">
            <w:pPr>
              <w:pStyle w:val="y-5"/>
              <w:rPr>
                <w:rFonts w:hint="eastAsia"/>
              </w:rPr>
            </w:pPr>
            <w:r w:rsidRPr="00FB2F4B">
              <w:rPr>
                <w:rFonts w:hint="eastAsia"/>
              </w:rPr>
              <w:t xml:space="preserve">                        {</w:t>
            </w:r>
          </w:p>
          <w:p w14:paraId="3E1B160A" w14:textId="77777777" w:rsidR="00FB2F4B" w:rsidRPr="00FB2F4B" w:rsidRDefault="00FB2F4B" w:rsidP="00E026DF">
            <w:pPr>
              <w:pStyle w:val="y-5"/>
              <w:rPr>
                <w:rFonts w:hint="eastAsia"/>
              </w:rPr>
            </w:pPr>
            <w:r w:rsidRPr="00FB2F4B">
              <w:rPr>
                <w:rFonts w:hint="eastAsia"/>
              </w:rPr>
              <w:t xml:space="preserve">                            "engHash": "981079dd51f925ffb668b493a73ed51e",</w:t>
            </w:r>
          </w:p>
          <w:p w14:paraId="30296077" w14:textId="77777777" w:rsidR="00FB2F4B" w:rsidRPr="00FB2F4B" w:rsidRDefault="00FB2F4B" w:rsidP="00E026DF">
            <w:pPr>
              <w:pStyle w:val="y-5"/>
              <w:rPr>
                <w:rFonts w:hint="eastAsia"/>
              </w:rPr>
            </w:pPr>
            <w:r w:rsidRPr="00FB2F4B">
              <w:rPr>
                <w:rFonts w:hint="eastAsia"/>
              </w:rPr>
              <w:t xml:space="preserve">                            "engType": 32</w:t>
            </w:r>
          </w:p>
          <w:p w14:paraId="3E667F1C" w14:textId="77777777" w:rsidR="00FB2F4B" w:rsidRPr="00FB2F4B" w:rsidRDefault="00FB2F4B" w:rsidP="00E026DF">
            <w:pPr>
              <w:pStyle w:val="y-5"/>
              <w:rPr>
                <w:rFonts w:hint="eastAsia"/>
              </w:rPr>
            </w:pPr>
            <w:r w:rsidRPr="00FB2F4B">
              <w:rPr>
                <w:rFonts w:hint="eastAsia"/>
              </w:rPr>
              <w:t xml:space="preserve">                        }</w:t>
            </w:r>
          </w:p>
          <w:p w14:paraId="7D2732C1" w14:textId="77777777" w:rsidR="00FB2F4B" w:rsidRPr="00FB2F4B" w:rsidRDefault="00FB2F4B" w:rsidP="00E026DF">
            <w:pPr>
              <w:pStyle w:val="y-5"/>
              <w:rPr>
                <w:rFonts w:hint="eastAsia"/>
              </w:rPr>
            </w:pPr>
            <w:r w:rsidRPr="00FB2F4B">
              <w:rPr>
                <w:rFonts w:hint="eastAsia"/>
              </w:rPr>
              <w:t xml:space="preserve">                    ]</w:t>
            </w:r>
          </w:p>
          <w:p w14:paraId="63D3114B" w14:textId="77777777" w:rsidR="00FB2F4B" w:rsidRPr="00FB2F4B" w:rsidRDefault="00FB2F4B" w:rsidP="00E026DF">
            <w:pPr>
              <w:pStyle w:val="y-5"/>
              <w:rPr>
                <w:rFonts w:hint="eastAsia"/>
              </w:rPr>
            </w:pPr>
            <w:r w:rsidRPr="00FB2F4B">
              <w:rPr>
                <w:rFonts w:hint="eastAsia"/>
              </w:rPr>
              <w:t xml:space="preserve">                },</w:t>
            </w:r>
          </w:p>
          <w:p w14:paraId="334B5BC3" w14:textId="77777777" w:rsidR="00FB2F4B" w:rsidRPr="00FB2F4B" w:rsidRDefault="00FB2F4B" w:rsidP="00E026DF">
            <w:pPr>
              <w:pStyle w:val="y-5"/>
              <w:rPr>
                <w:rFonts w:hint="eastAsia"/>
              </w:rPr>
            </w:pPr>
            <w:r w:rsidRPr="00FB2F4B">
              <w:rPr>
                <w:rFonts w:hint="eastAsia"/>
              </w:rPr>
              <w:t xml:space="preserve">                "comVulLst": [</w:t>
            </w:r>
          </w:p>
          <w:p w14:paraId="6D0C28CB" w14:textId="77777777" w:rsidR="00FB2F4B" w:rsidRPr="00FB2F4B" w:rsidRDefault="00FB2F4B" w:rsidP="00E026DF">
            <w:pPr>
              <w:pStyle w:val="y-5"/>
              <w:rPr>
                <w:rFonts w:hint="eastAsia"/>
              </w:rPr>
            </w:pPr>
            <w:r w:rsidRPr="00FB2F4B">
              <w:rPr>
                <w:rFonts w:hint="eastAsia"/>
              </w:rPr>
              <w:t xml:space="preserve">                    {</w:t>
            </w:r>
          </w:p>
          <w:p w14:paraId="0685F59A" w14:textId="77777777" w:rsidR="00FB2F4B" w:rsidRPr="00FB2F4B" w:rsidRDefault="00FB2F4B" w:rsidP="00E026DF">
            <w:pPr>
              <w:pStyle w:val="y-5"/>
              <w:rPr>
                <w:rFonts w:hint="eastAsia"/>
              </w:rPr>
            </w:pPr>
            <w:r w:rsidRPr="00FB2F4B">
              <w:rPr>
                <w:rFonts w:hint="eastAsia"/>
              </w:rPr>
              <w:t xml:space="preserve">                        "vulID": "MVM-2019-1696145560773468160",</w:t>
            </w:r>
          </w:p>
          <w:p w14:paraId="5C2BC02D" w14:textId="77777777" w:rsidR="00FB2F4B" w:rsidRPr="00FB2F4B" w:rsidRDefault="00FB2F4B" w:rsidP="00E026DF">
            <w:pPr>
              <w:pStyle w:val="y-5"/>
              <w:rPr>
                <w:rFonts w:hint="eastAsia"/>
              </w:rPr>
            </w:pPr>
            <w:r w:rsidRPr="00FB2F4B">
              <w:rPr>
                <w:rFonts w:hint="eastAsia"/>
              </w:rPr>
              <w:t xml:space="preserve">                        "assetNum": 1,</w:t>
            </w:r>
          </w:p>
          <w:p w14:paraId="15787723" w14:textId="77777777" w:rsidR="00FB2F4B" w:rsidRPr="00FB2F4B" w:rsidRDefault="00FB2F4B" w:rsidP="00E026DF">
            <w:pPr>
              <w:pStyle w:val="y-5"/>
              <w:rPr>
                <w:rFonts w:hint="eastAsia"/>
              </w:rPr>
            </w:pPr>
            <w:r w:rsidRPr="00FB2F4B">
              <w:rPr>
                <w:rFonts w:hint="eastAsia"/>
              </w:rPr>
              <w:t xml:space="preserve">                        "instVulLst": [</w:t>
            </w:r>
          </w:p>
          <w:p w14:paraId="497F25B3" w14:textId="77777777" w:rsidR="00FB2F4B" w:rsidRPr="00FB2F4B" w:rsidRDefault="00FB2F4B" w:rsidP="00E026DF">
            <w:pPr>
              <w:pStyle w:val="y-5"/>
              <w:rPr>
                <w:rFonts w:hint="eastAsia"/>
              </w:rPr>
            </w:pPr>
            <w:r w:rsidRPr="00FB2F4B">
              <w:rPr>
                <w:rFonts w:hint="eastAsia"/>
              </w:rPr>
              <w:t xml:space="preserve">                            {</w:t>
            </w:r>
          </w:p>
          <w:p w14:paraId="2DD60F68" w14:textId="77777777" w:rsidR="00FB2F4B" w:rsidRPr="00FB2F4B" w:rsidRDefault="00FB2F4B" w:rsidP="00E026DF">
            <w:pPr>
              <w:pStyle w:val="y-5"/>
              <w:rPr>
                <w:rFonts w:hint="eastAsia"/>
              </w:rPr>
            </w:pPr>
            <w:r w:rsidRPr="00FB2F4B">
              <w:rPr>
                <w:rFonts w:hint="eastAsia"/>
              </w:rPr>
              <w:t xml:space="preserve">                                "assetID": "56546841kk",</w:t>
            </w:r>
          </w:p>
          <w:p w14:paraId="0819D849" w14:textId="77777777" w:rsidR="00FB2F4B" w:rsidRPr="00FB2F4B" w:rsidRDefault="00FB2F4B" w:rsidP="00E026DF">
            <w:pPr>
              <w:pStyle w:val="y-5"/>
              <w:rPr>
                <w:rFonts w:hint="eastAsia"/>
              </w:rPr>
            </w:pPr>
            <w:r w:rsidRPr="00FB2F4B">
              <w:rPr>
                <w:rFonts w:hint="eastAsia"/>
              </w:rPr>
              <w:t xml:space="preserve">                                "assetLclId": "</w:t>
            </w:r>
            <w:r w:rsidRPr="00FB2F4B">
              <w:rPr>
                <w:rFonts w:hint="eastAsia"/>
              </w:rPr>
              <w:t>资产</w:t>
            </w:r>
            <w:r w:rsidRPr="00FB2F4B">
              <w:rPr>
                <w:rFonts w:hint="eastAsia"/>
              </w:rPr>
              <w:t>lcl_id</w:t>
            </w:r>
            <w:r w:rsidRPr="00FB2F4B">
              <w:rPr>
                <w:rFonts w:hint="eastAsia"/>
              </w:rPr>
              <w:t>测试</w:t>
            </w:r>
            <w:r w:rsidRPr="00FB2F4B">
              <w:rPr>
                <w:rFonts w:hint="eastAsia"/>
              </w:rPr>
              <w:t>0801 14:58",</w:t>
            </w:r>
          </w:p>
          <w:p w14:paraId="628B1147" w14:textId="77777777" w:rsidR="00FB2F4B" w:rsidRPr="00FB2F4B" w:rsidRDefault="00FB2F4B" w:rsidP="00E026DF">
            <w:pPr>
              <w:pStyle w:val="y-5"/>
              <w:rPr>
                <w:rFonts w:hint="eastAsia"/>
              </w:rPr>
            </w:pPr>
            <w:r w:rsidRPr="00FB2F4B">
              <w:rPr>
                <w:rFonts w:hint="eastAsia"/>
              </w:rPr>
              <w:t xml:space="preserve">                                "assetName": "</w:t>
            </w:r>
            <w:r w:rsidRPr="00FB2F4B">
              <w:rPr>
                <w:rFonts w:hint="eastAsia"/>
              </w:rPr>
              <w:t>资产名测试</w:t>
            </w:r>
            <w:r w:rsidRPr="00FB2F4B">
              <w:rPr>
                <w:rFonts w:hint="eastAsia"/>
              </w:rPr>
              <w:t>0801 14:58",</w:t>
            </w:r>
          </w:p>
          <w:p w14:paraId="0C22C9CE" w14:textId="77777777" w:rsidR="00FB2F4B" w:rsidRPr="00FB2F4B" w:rsidRDefault="00FB2F4B" w:rsidP="00E026DF">
            <w:pPr>
              <w:pStyle w:val="y-5"/>
              <w:rPr>
                <w:rFonts w:hint="eastAsia"/>
              </w:rPr>
            </w:pPr>
            <w:r w:rsidRPr="00FB2F4B">
              <w:rPr>
                <w:rFonts w:hint="eastAsia"/>
              </w:rPr>
              <w:t xml:space="preserve">                                "assetOwnerinfo": "</w:t>
            </w:r>
            <w:r w:rsidRPr="00FB2F4B">
              <w:rPr>
                <w:rFonts w:hint="eastAsia"/>
              </w:rPr>
              <w:t>张三</w:t>
            </w:r>
            <w:r w:rsidRPr="00FB2F4B">
              <w:rPr>
                <w:rFonts w:hint="eastAsia"/>
              </w:rPr>
              <w:t>,10086",</w:t>
            </w:r>
          </w:p>
          <w:p w14:paraId="2DA4A4BA" w14:textId="77777777" w:rsidR="00FB2F4B" w:rsidRPr="00FB2F4B" w:rsidRDefault="00FB2F4B" w:rsidP="00E026DF">
            <w:pPr>
              <w:pStyle w:val="y-5"/>
              <w:rPr>
                <w:rFonts w:hint="eastAsia"/>
              </w:rPr>
            </w:pPr>
            <w:r w:rsidRPr="00FB2F4B">
              <w:rPr>
                <w:rFonts w:hint="eastAsia"/>
              </w:rPr>
              <w:t xml:space="preserve">                                "isAccess": 0,</w:t>
            </w:r>
          </w:p>
          <w:p w14:paraId="20503296" w14:textId="77777777" w:rsidR="00FB2F4B" w:rsidRPr="00FB2F4B" w:rsidRDefault="00FB2F4B" w:rsidP="00E026DF">
            <w:pPr>
              <w:pStyle w:val="y-5"/>
              <w:rPr>
                <w:rFonts w:hint="eastAsia"/>
              </w:rPr>
            </w:pPr>
            <w:r w:rsidRPr="00FB2F4B">
              <w:rPr>
                <w:rFonts w:hint="eastAsia"/>
              </w:rPr>
              <w:t xml:space="preserve">                                "logIDLst": "9317eb0b8fe2349f6635c4282c068c63,3e8ce27a4e8d0d5d3907bd1afa36a090,64004768e9438af7a233cbf3f900da59",</w:t>
            </w:r>
          </w:p>
          <w:p w14:paraId="3FB1751E" w14:textId="77777777" w:rsidR="00FB2F4B" w:rsidRPr="00FB2F4B" w:rsidRDefault="00FB2F4B" w:rsidP="00E026DF">
            <w:pPr>
              <w:pStyle w:val="y-5"/>
              <w:rPr>
                <w:rFonts w:hint="eastAsia"/>
              </w:rPr>
            </w:pPr>
            <w:r w:rsidRPr="00FB2F4B">
              <w:rPr>
                <w:rFonts w:hint="eastAsia"/>
              </w:rPr>
              <w:t xml:space="preserve">                                "lvRsn": 101,</w:t>
            </w:r>
          </w:p>
          <w:p w14:paraId="15E6C476" w14:textId="77777777" w:rsidR="00FB2F4B" w:rsidRPr="00FB2F4B" w:rsidRDefault="00FB2F4B" w:rsidP="00E026DF">
            <w:pPr>
              <w:pStyle w:val="y-5"/>
              <w:rPr>
                <w:rFonts w:hint="eastAsia"/>
              </w:rPr>
            </w:pPr>
            <w:r w:rsidRPr="00FB2F4B">
              <w:rPr>
                <w:rFonts w:hint="eastAsia"/>
              </w:rPr>
              <w:t xml:space="preserve">                                "remedTime": "",</w:t>
            </w:r>
          </w:p>
          <w:p w14:paraId="510B9E0F" w14:textId="77777777" w:rsidR="00FB2F4B" w:rsidRPr="00FB2F4B" w:rsidRDefault="00FB2F4B" w:rsidP="00E026DF">
            <w:pPr>
              <w:pStyle w:val="y-5"/>
              <w:rPr>
                <w:rFonts w:hint="eastAsia"/>
              </w:rPr>
            </w:pPr>
            <w:r w:rsidRPr="00FB2F4B">
              <w:rPr>
                <w:rFonts w:hint="eastAsia"/>
              </w:rPr>
              <w:t xml:space="preserve">                                "srcMethod": 1080,</w:t>
            </w:r>
          </w:p>
          <w:p w14:paraId="45BB9252" w14:textId="77777777" w:rsidR="00FB2F4B" w:rsidRPr="00FB2F4B" w:rsidRDefault="00FB2F4B" w:rsidP="00E026DF">
            <w:pPr>
              <w:pStyle w:val="y-5"/>
              <w:rPr>
                <w:rFonts w:hint="eastAsia"/>
              </w:rPr>
            </w:pPr>
            <w:r w:rsidRPr="00FB2F4B">
              <w:rPr>
                <w:rFonts w:hint="eastAsia"/>
              </w:rPr>
              <w:t xml:space="preserve">                                "transferTime": "1687317164",</w:t>
            </w:r>
          </w:p>
          <w:p w14:paraId="47E92AB5" w14:textId="427DBAD0" w:rsidR="00FB2F4B" w:rsidRPr="00FB2F4B" w:rsidRDefault="00FB2F4B" w:rsidP="00E026DF">
            <w:pPr>
              <w:pStyle w:val="y-5"/>
              <w:rPr>
                <w:rFonts w:hint="eastAsia"/>
              </w:rPr>
            </w:pPr>
            <w:r w:rsidRPr="00FB2F4B">
              <w:rPr>
                <w:rFonts w:hint="eastAsia"/>
              </w:rPr>
              <w:t xml:space="preserve">                                </w:t>
            </w:r>
            <w:del w:id="529" w:author="俊林 杨" w:date="2025-07-14T15:03:00Z" w16du:dateUtc="2025-07-14T07:03:00Z">
              <w:r w:rsidRPr="00FB2F4B" w:rsidDel="00977A5E">
                <w:rPr>
                  <w:rFonts w:hint="eastAsia"/>
                </w:rPr>
                <w:delText>"unitType": "100001"</w:delText>
              </w:r>
            </w:del>
            <w:ins w:id="530" w:author="俊林 杨" w:date="2025-07-14T15:03:00Z" w16du:dateUtc="2025-07-14T07:03:00Z">
              <w:r w:rsidR="00977A5E">
                <w:t>“</w:t>
              </w:r>
              <w:bookmarkStart w:id="531" w:name="OLE_LINK4"/>
              <w:r w:rsidR="00977A5E">
                <w:rPr>
                  <w:rFonts w:hint="eastAsia"/>
                </w:rPr>
                <w:t>unitType</w:t>
              </w:r>
              <w:bookmarkEnd w:id="531"/>
              <w:r w:rsidR="00977A5E">
                <w:t>”</w:t>
              </w:r>
              <w:r w:rsidR="00977A5E">
                <w:rPr>
                  <w:rFonts w:hint="eastAsia"/>
                </w:rPr>
                <w:t xml:space="preserve">: </w:t>
              </w:r>
              <w:r w:rsidR="00977A5E">
                <w:t>“</w:t>
              </w:r>
              <w:r w:rsidR="00977A5E">
                <w:rPr>
                  <w:rFonts w:hint="eastAsia"/>
                </w:rPr>
                <w:t>0101</w:t>
              </w:r>
              <w:r w:rsidR="00977A5E">
                <w:t>”</w:t>
              </w:r>
            </w:ins>
            <w:r w:rsidRPr="00FB2F4B">
              <w:rPr>
                <w:rFonts w:hint="eastAsia"/>
              </w:rPr>
              <w:t>,</w:t>
            </w:r>
          </w:p>
          <w:p w14:paraId="57183034" w14:textId="77777777" w:rsidR="00FB2F4B" w:rsidRPr="00FB2F4B" w:rsidRDefault="00FB2F4B" w:rsidP="00E026DF">
            <w:pPr>
              <w:pStyle w:val="y-5"/>
              <w:rPr>
                <w:rFonts w:hint="eastAsia"/>
              </w:rPr>
            </w:pPr>
            <w:r w:rsidRPr="00FB2F4B">
              <w:rPr>
                <w:rFonts w:hint="eastAsia"/>
              </w:rPr>
              <w:t xml:space="preserve">                                "vulAddrType": 1,</w:t>
            </w:r>
          </w:p>
          <w:p w14:paraId="55FE1B8C" w14:textId="77777777" w:rsidR="00FB2F4B" w:rsidRPr="00FB2F4B" w:rsidRDefault="00FB2F4B" w:rsidP="00E026DF">
            <w:pPr>
              <w:pStyle w:val="y-5"/>
              <w:rPr>
                <w:rFonts w:hint="eastAsia"/>
              </w:rPr>
            </w:pPr>
            <w:r w:rsidRPr="00FB2F4B">
              <w:rPr>
                <w:rFonts w:hint="eastAsia"/>
              </w:rPr>
              <w:t xml:space="preserve">                                "vulInfoID": "15718153285797232116411",</w:t>
            </w:r>
          </w:p>
          <w:p w14:paraId="1073AFD7" w14:textId="77777777" w:rsidR="00FB2F4B" w:rsidRPr="00FB2F4B" w:rsidRDefault="00FB2F4B" w:rsidP="00E026DF">
            <w:pPr>
              <w:pStyle w:val="y-5"/>
              <w:rPr>
                <w:rFonts w:hint="eastAsia"/>
              </w:rPr>
            </w:pPr>
            <w:r w:rsidRPr="00FB2F4B">
              <w:rPr>
                <w:rFonts w:hint="eastAsia"/>
              </w:rPr>
              <w:t xml:space="preserve">                                "vulInfoStat": 0,</w:t>
            </w:r>
          </w:p>
          <w:p w14:paraId="412D86C0" w14:textId="77777777" w:rsidR="00FB2F4B" w:rsidRPr="00FB2F4B" w:rsidRDefault="00FB2F4B" w:rsidP="00E026DF">
            <w:pPr>
              <w:pStyle w:val="y-5"/>
              <w:rPr>
                <w:rFonts w:hint="eastAsia"/>
              </w:rPr>
            </w:pPr>
            <w:r w:rsidRPr="00FB2F4B">
              <w:rPr>
                <w:rFonts w:hint="eastAsia"/>
              </w:rPr>
              <w:t xml:space="preserve">                                "vulInstClass": 1,</w:t>
            </w:r>
          </w:p>
          <w:p w14:paraId="0A973DB5" w14:textId="77777777" w:rsidR="00FB2F4B" w:rsidRPr="00FB2F4B" w:rsidRDefault="00FB2F4B" w:rsidP="00E026DF">
            <w:pPr>
              <w:pStyle w:val="y-5"/>
              <w:rPr>
                <w:rFonts w:hint="eastAsia"/>
              </w:rPr>
            </w:pPr>
            <w:r w:rsidRPr="00FB2F4B">
              <w:rPr>
                <w:rFonts w:hint="eastAsia"/>
              </w:rPr>
              <w:t xml:space="preserve">                                "vulInstCpe": "",</w:t>
            </w:r>
          </w:p>
          <w:p w14:paraId="672706F1" w14:textId="77777777" w:rsidR="00FB2F4B" w:rsidRPr="00FB2F4B" w:rsidRDefault="00FB2F4B" w:rsidP="00E026DF">
            <w:pPr>
              <w:pStyle w:val="y-5"/>
              <w:rPr>
                <w:rFonts w:hint="eastAsia"/>
              </w:rPr>
            </w:pPr>
            <w:r w:rsidRPr="00FB2F4B">
              <w:rPr>
                <w:rFonts w:hint="eastAsia"/>
              </w:rPr>
              <w:t xml:space="preserve">                                "vulInstDevCpe": "",</w:t>
            </w:r>
          </w:p>
          <w:p w14:paraId="5F42429C" w14:textId="77777777" w:rsidR="00FB2F4B" w:rsidRPr="00FB2F4B" w:rsidRDefault="00FB2F4B" w:rsidP="00E026DF">
            <w:pPr>
              <w:pStyle w:val="y-5"/>
              <w:rPr>
                <w:rFonts w:hint="eastAsia"/>
              </w:rPr>
            </w:pPr>
            <w:r w:rsidRPr="00FB2F4B">
              <w:rPr>
                <w:rFonts w:hint="eastAsia"/>
              </w:rPr>
              <w:t xml:space="preserve">                                "vulInstDevNameVer": "",</w:t>
            </w:r>
          </w:p>
          <w:p w14:paraId="0C024C91" w14:textId="77777777" w:rsidR="00FB2F4B" w:rsidRPr="00FB2F4B" w:rsidRDefault="00FB2F4B" w:rsidP="00E026DF">
            <w:pPr>
              <w:pStyle w:val="y-5"/>
              <w:rPr>
                <w:rFonts w:hint="eastAsia"/>
              </w:rPr>
            </w:pPr>
            <w:r w:rsidRPr="00FB2F4B">
              <w:rPr>
                <w:rFonts w:hint="eastAsia"/>
              </w:rPr>
              <w:t xml:space="preserve">                                "vulInstDevVendor": "",</w:t>
            </w:r>
          </w:p>
          <w:p w14:paraId="4F400DBF" w14:textId="77777777" w:rsidR="00FB2F4B" w:rsidRPr="00FB2F4B" w:rsidRDefault="00FB2F4B" w:rsidP="00E026DF">
            <w:pPr>
              <w:pStyle w:val="y-5"/>
              <w:rPr>
                <w:rFonts w:hint="eastAsia"/>
              </w:rPr>
            </w:pPr>
            <w:r w:rsidRPr="00FB2F4B">
              <w:rPr>
                <w:rFonts w:hint="eastAsia"/>
              </w:rPr>
              <w:t xml:space="preserve">                                "vulInstFileLoc": "",</w:t>
            </w:r>
          </w:p>
          <w:p w14:paraId="675C45A1" w14:textId="77777777" w:rsidR="00FB2F4B" w:rsidRPr="00FB2F4B" w:rsidRDefault="00FB2F4B" w:rsidP="00E026DF">
            <w:pPr>
              <w:pStyle w:val="y-5"/>
              <w:rPr>
                <w:rFonts w:hint="eastAsia"/>
              </w:rPr>
            </w:pPr>
            <w:r w:rsidRPr="00FB2F4B">
              <w:rPr>
                <w:rFonts w:hint="eastAsia"/>
              </w:rPr>
              <w:t xml:space="preserve">                                "vulInstFilePath": "",</w:t>
            </w:r>
          </w:p>
          <w:p w14:paraId="59E82B3F" w14:textId="77777777" w:rsidR="00FB2F4B" w:rsidRPr="00FB2F4B" w:rsidRDefault="00FB2F4B" w:rsidP="00E026DF">
            <w:pPr>
              <w:pStyle w:val="y-5"/>
              <w:rPr>
                <w:rFonts w:hint="eastAsia"/>
              </w:rPr>
            </w:pPr>
            <w:r w:rsidRPr="00FB2F4B">
              <w:rPr>
                <w:rFonts w:hint="eastAsia"/>
              </w:rPr>
              <w:t xml:space="preserve">                                "vulInstName": "</w:t>
            </w:r>
            <w:r w:rsidRPr="00FB2F4B">
              <w:rPr>
                <w:rFonts w:hint="eastAsia"/>
              </w:rPr>
              <w:t>应用软件</w:t>
            </w:r>
            <w:r w:rsidRPr="00FB2F4B">
              <w:rPr>
                <w:rFonts w:hint="eastAsia"/>
              </w:rPr>
              <w:t>",</w:t>
            </w:r>
          </w:p>
          <w:p w14:paraId="3ACFF018" w14:textId="77777777" w:rsidR="00FB2F4B" w:rsidRPr="00FB2F4B" w:rsidRDefault="00FB2F4B" w:rsidP="00E026DF">
            <w:pPr>
              <w:pStyle w:val="y-5"/>
              <w:rPr>
                <w:rFonts w:hint="eastAsia"/>
              </w:rPr>
            </w:pPr>
            <w:r w:rsidRPr="00FB2F4B">
              <w:rPr>
                <w:rFonts w:hint="eastAsia"/>
              </w:rPr>
              <w:t xml:space="preserve">                                "vulInstOsCpe": "",</w:t>
            </w:r>
          </w:p>
          <w:p w14:paraId="563AAB40" w14:textId="77777777" w:rsidR="00FB2F4B" w:rsidRPr="00FB2F4B" w:rsidRDefault="00FB2F4B" w:rsidP="00E026DF">
            <w:pPr>
              <w:pStyle w:val="y-5"/>
              <w:rPr>
                <w:rFonts w:hint="eastAsia"/>
              </w:rPr>
            </w:pPr>
            <w:r w:rsidRPr="00FB2F4B">
              <w:rPr>
                <w:rFonts w:hint="eastAsia"/>
              </w:rPr>
              <w:lastRenderedPageBreak/>
              <w:t xml:space="preserve">                                "vulInstOsNameVer": "windows10",</w:t>
            </w:r>
          </w:p>
          <w:p w14:paraId="23C88A9F" w14:textId="77777777" w:rsidR="00FB2F4B" w:rsidRPr="00FB2F4B" w:rsidRDefault="00FB2F4B" w:rsidP="00E026DF">
            <w:pPr>
              <w:pStyle w:val="y-5"/>
              <w:rPr>
                <w:rFonts w:hint="eastAsia"/>
              </w:rPr>
            </w:pPr>
            <w:r w:rsidRPr="00FB2F4B">
              <w:rPr>
                <w:rFonts w:hint="eastAsia"/>
              </w:rPr>
              <w:t xml:space="preserve">                                "vulInstOsType": "windows",</w:t>
            </w:r>
          </w:p>
          <w:p w14:paraId="5F7ABD77" w14:textId="77777777" w:rsidR="00FB2F4B" w:rsidRPr="00FB2F4B" w:rsidRDefault="00FB2F4B" w:rsidP="00E026DF">
            <w:pPr>
              <w:pStyle w:val="y-5"/>
              <w:rPr>
                <w:rFonts w:hint="eastAsia"/>
              </w:rPr>
            </w:pPr>
            <w:r w:rsidRPr="00FB2F4B">
              <w:rPr>
                <w:rFonts w:hint="eastAsia"/>
              </w:rPr>
              <w:t xml:space="preserve">                                "vulInstOsVendor": "</w:t>
            </w:r>
            <w:r w:rsidRPr="00FB2F4B">
              <w:rPr>
                <w:rFonts w:hint="eastAsia"/>
              </w:rPr>
              <w:t>微软</w:t>
            </w:r>
            <w:r w:rsidRPr="00FB2F4B">
              <w:rPr>
                <w:rFonts w:hint="eastAsia"/>
              </w:rPr>
              <w:t>",</w:t>
            </w:r>
          </w:p>
          <w:p w14:paraId="02C377EB" w14:textId="77777777" w:rsidR="00FB2F4B" w:rsidRPr="00FB2F4B" w:rsidRDefault="00FB2F4B" w:rsidP="00E026DF">
            <w:pPr>
              <w:pStyle w:val="y-5"/>
              <w:rPr>
                <w:rFonts w:hint="eastAsia"/>
              </w:rPr>
            </w:pPr>
            <w:r w:rsidRPr="00FB2F4B">
              <w:rPr>
                <w:rFonts w:hint="eastAsia"/>
              </w:rPr>
              <w:t xml:space="preserve">                                "vulInstRunPath": "",</w:t>
            </w:r>
          </w:p>
          <w:p w14:paraId="1FDC2540" w14:textId="77777777" w:rsidR="00FB2F4B" w:rsidRPr="00FB2F4B" w:rsidRDefault="00FB2F4B" w:rsidP="00E026DF">
            <w:pPr>
              <w:pStyle w:val="y-5"/>
              <w:rPr>
                <w:rFonts w:hint="eastAsia"/>
              </w:rPr>
            </w:pPr>
            <w:r w:rsidRPr="00FB2F4B">
              <w:rPr>
                <w:rFonts w:hint="eastAsia"/>
              </w:rPr>
              <w:t xml:space="preserve">                                "vulInstVendor": "CMCC",</w:t>
            </w:r>
          </w:p>
          <w:p w14:paraId="5B8DC88A" w14:textId="77777777" w:rsidR="00FB2F4B" w:rsidRPr="00FB2F4B" w:rsidRDefault="00FB2F4B" w:rsidP="00E026DF">
            <w:pPr>
              <w:pStyle w:val="y-5"/>
              <w:rPr>
                <w:rFonts w:hint="eastAsia"/>
              </w:rPr>
            </w:pPr>
            <w:r w:rsidRPr="00FB2F4B">
              <w:rPr>
                <w:rFonts w:hint="eastAsia"/>
              </w:rPr>
              <w:t xml:space="preserve">                                "vulInstVer": "1.0",</w:t>
            </w:r>
          </w:p>
          <w:p w14:paraId="69534121" w14:textId="77777777" w:rsidR="00FB2F4B" w:rsidRPr="00FB2F4B" w:rsidRDefault="00FB2F4B" w:rsidP="00E026DF">
            <w:pPr>
              <w:pStyle w:val="y-5"/>
              <w:rPr>
                <w:rFonts w:hint="eastAsia"/>
              </w:rPr>
            </w:pPr>
            <w:r w:rsidRPr="00FB2F4B">
              <w:rPr>
                <w:rFonts w:hint="eastAsia"/>
              </w:rPr>
              <w:t xml:space="preserve">                                "vulNetAddr": "https://www.baidu.com",</w:t>
            </w:r>
          </w:p>
          <w:p w14:paraId="39F67784" w14:textId="77777777" w:rsidR="00FB2F4B" w:rsidRPr="00FB2F4B" w:rsidRDefault="00FB2F4B" w:rsidP="00E026DF">
            <w:pPr>
              <w:pStyle w:val="y-5"/>
              <w:rPr>
                <w:rFonts w:hint="eastAsia"/>
              </w:rPr>
            </w:pPr>
            <w:r w:rsidRPr="00FB2F4B">
              <w:rPr>
                <w:rFonts w:hint="eastAsia"/>
              </w:rPr>
              <w:t xml:space="preserve">                                "vulPort": 80,</w:t>
            </w:r>
          </w:p>
          <w:p w14:paraId="3F53C557" w14:textId="77777777" w:rsidR="00FB2F4B" w:rsidRPr="00FB2F4B" w:rsidRDefault="00FB2F4B" w:rsidP="00E026DF">
            <w:pPr>
              <w:pStyle w:val="y-5"/>
              <w:rPr>
                <w:rFonts w:hint="eastAsia"/>
              </w:rPr>
            </w:pPr>
            <w:r w:rsidRPr="00FB2F4B">
              <w:rPr>
                <w:rFonts w:hint="eastAsia"/>
              </w:rPr>
              <w:t xml:space="preserve">                                "vulPriorLvl": 1,</w:t>
            </w:r>
          </w:p>
          <w:p w14:paraId="0BC671E7" w14:textId="77777777" w:rsidR="00FB2F4B" w:rsidRPr="00FB2F4B" w:rsidRDefault="00FB2F4B" w:rsidP="00E026DF">
            <w:pPr>
              <w:pStyle w:val="y-5"/>
              <w:rPr>
                <w:rFonts w:hint="eastAsia"/>
              </w:rPr>
            </w:pPr>
            <w:r w:rsidRPr="00FB2F4B">
              <w:rPr>
                <w:rFonts w:hint="eastAsia"/>
              </w:rPr>
              <w:t xml:space="preserve">                                "vulPriorMID": "3e8ce27a4e8d0d5d3907bd1afa36a230",</w:t>
            </w:r>
          </w:p>
          <w:p w14:paraId="570C4F7B" w14:textId="77777777" w:rsidR="00FB2F4B" w:rsidRPr="00FB2F4B" w:rsidRDefault="00FB2F4B" w:rsidP="00E026DF">
            <w:pPr>
              <w:pStyle w:val="y-5"/>
              <w:rPr>
                <w:rFonts w:hint="eastAsia"/>
              </w:rPr>
            </w:pPr>
            <w:r w:rsidRPr="00FB2F4B">
              <w:rPr>
                <w:rFonts w:hint="eastAsia"/>
              </w:rPr>
              <w:t xml:space="preserve">                                "vulPriorVal": 1.0,</w:t>
            </w:r>
          </w:p>
          <w:p w14:paraId="0E52141A" w14:textId="77777777" w:rsidR="00FB2F4B" w:rsidRPr="00FB2F4B" w:rsidRDefault="00FB2F4B" w:rsidP="00E026DF">
            <w:pPr>
              <w:pStyle w:val="y-5"/>
              <w:rPr>
                <w:rFonts w:hint="eastAsia"/>
              </w:rPr>
            </w:pPr>
            <w:r w:rsidRPr="00FB2F4B">
              <w:rPr>
                <w:rFonts w:hint="eastAsia"/>
              </w:rPr>
              <w:t xml:space="preserve">                                "vulSvc": "nginx",</w:t>
            </w:r>
          </w:p>
          <w:p w14:paraId="7DD9EAEE" w14:textId="77777777" w:rsidR="00FB2F4B" w:rsidRPr="00FB2F4B" w:rsidRDefault="00FB2F4B" w:rsidP="00E026DF">
            <w:pPr>
              <w:pStyle w:val="y-5"/>
              <w:rPr>
                <w:rFonts w:hint="eastAsia"/>
              </w:rPr>
            </w:pPr>
            <w:r w:rsidRPr="00FB2F4B">
              <w:rPr>
                <w:rFonts w:hint="eastAsia"/>
              </w:rPr>
              <w:t xml:space="preserve">                                "vulTransProto": "TCP"</w:t>
            </w:r>
          </w:p>
          <w:p w14:paraId="2C16A339" w14:textId="77777777" w:rsidR="00FB2F4B" w:rsidRPr="00FB2F4B" w:rsidRDefault="00FB2F4B" w:rsidP="00E026DF">
            <w:pPr>
              <w:pStyle w:val="y-5"/>
              <w:rPr>
                <w:rFonts w:hint="eastAsia"/>
              </w:rPr>
            </w:pPr>
            <w:r w:rsidRPr="00FB2F4B">
              <w:rPr>
                <w:rFonts w:hint="eastAsia"/>
              </w:rPr>
              <w:t xml:space="preserve">                            }</w:t>
            </w:r>
          </w:p>
          <w:p w14:paraId="7B8097CC" w14:textId="77777777" w:rsidR="00FB2F4B" w:rsidRPr="00FB2F4B" w:rsidRDefault="00FB2F4B" w:rsidP="00E026DF">
            <w:pPr>
              <w:pStyle w:val="y-5"/>
              <w:rPr>
                <w:rFonts w:hint="eastAsia"/>
              </w:rPr>
            </w:pPr>
            <w:r w:rsidRPr="00FB2F4B">
              <w:rPr>
                <w:rFonts w:hint="eastAsia"/>
              </w:rPr>
              <w:t xml:space="preserve">                        ]</w:t>
            </w:r>
          </w:p>
          <w:p w14:paraId="0F4C6200" w14:textId="77777777" w:rsidR="00FB2F4B" w:rsidRPr="00FB2F4B" w:rsidRDefault="00FB2F4B" w:rsidP="00E026DF">
            <w:pPr>
              <w:pStyle w:val="y-5"/>
              <w:rPr>
                <w:rFonts w:hint="eastAsia"/>
              </w:rPr>
            </w:pPr>
            <w:r w:rsidRPr="00FB2F4B">
              <w:rPr>
                <w:rFonts w:hint="eastAsia"/>
              </w:rPr>
              <w:t xml:space="preserve">                    }</w:t>
            </w:r>
          </w:p>
          <w:p w14:paraId="00585B44" w14:textId="77777777" w:rsidR="00FB2F4B" w:rsidRPr="00FB2F4B" w:rsidRDefault="00FB2F4B" w:rsidP="00E026DF">
            <w:pPr>
              <w:pStyle w:val="y-5"/>
              <w:rPr>
                <w:rFonts w:hint="eastAsia"/>
              </w:rPr>
            </w:pPr>
            <w:r w:rsidRPr="00FB2F4B">
              <w:rPr>
                <w:rFonts w:hint="eastAsia"/>
              </w:rPr>
              <w:t xml:space="preserve">                ]</w:t>
            </w:r>
          </w:p>
          <w:p w14:paraId="58B1FB32" w14:textId="77777777" w:rsidR="00FB2F4B" w:rsidRPr="00FB2F4B" w:rsidRDefault="00FB2F4B" w:rsidP="00E026DF">
            <w:pPr>
              <w:pStyle w:val="y-5"/>
              <w:rPr>
                <w:rFonts w:hint="eastAsia"/>
              </w:rPr>
            </w:pPr>
            <w:r w:rsidRPr="00FB2F4B">
              <w:rPr>
                <w:rFonts w:hint="eastAsia"/>
              </w:rPr>
              <w:t xml:space="preserve">            }</w:t>
            </w:r>
          </w:p>
          <w:p w14:paraId="3EFE8F8C" w14:textId="77777777" w:rsidR="00FB2F4B" w:rsidRPr="00FB2F4B" w:rsidRDefault="00FB2F4B" w:rsidP="00E026DF">
            <w:pPr>
              <w:pStyle w:val="y-5"/>
              <w:rPr>
                <w:rFonts w:hint="eastAsia"/>
              </w:rPr>
            </w:pPr>
            <w:r w:rsidRPr="00FB2F4B">
              <w:rPr>
                <w:rFonts w:hint="eastAsia"/>
              </w:rPr>
              <w:t xml:space="preserve">        }</w:t>
            </w:r>
          </w:p>
          <w:p w14:paraId="46D5C2AE" w14:textId="77777777" w:rsidR="00FB2F4B" w:rsidRPr="00FB2F4B" w:rsidRDefault="00FB2F4B" w:rsidP="00E026DF">
            <w:pPr>
              <w:pStyle w:val="y-5"/>
              <w:rPr>
                <w:rFonts w:hint="eastAsia"/>
              </w:rPr>
            </w:pPr>
            <w:r w:rsidRPr="00FB2F4B">
              <w:rPr>
                <w:rFonts w:hint="eastAsia"/>
              </w:rPr>
              <w:t xml:space="preserve">    ]</w:t>
            </w:r>
          </w:p>
          <w:p w14:paraId="1D2E26FF" w14:textId="056DCD10" w:rsidR="005345B3" w:rsidRDefault="00FB2F4B" w:rsidP="00E026DF">
            <w:pPr>
              <w:pStyle w:val="y-5"/>
              <w:rPr>
                <w:rFonts w:hint="eastAsia"/>
              </w:rPr>
            </w:pPr>
            <w:r w:rsidRPr="00FB2F4B">
              <w:rPr>
                <w:rFonts w:hint="eastAsia"/>
              </w:rPr>
              <w:t>}</w:t>
            </w:r>
          </w:p>
        </w:tc>
      </w:tr>
    </w:tbl>
    <w:p w14:paraId="29055F8F" w14:textId="77777777" w:rsidR="005345B3" w:rsidRPr="005345B3" w:rsidRDefault="005345B3" w:rsidP="00D4029B">
      <w:pPr>
        <w:pStyle w:val="y-0"/>
        <w:rPr>
          <w:rFonts w:hint="eastAsia"/>
        </w:rPr>
      </w:pPr>
    </w:p>
    <w:p w14:paraId="4B09E0F7" w14:textId="77777777" w:rsidR="004B7234" w:rsidRDefault="004B7234" w:rsidP="004B7234">
      <w:pPr>
        <w:pStyle w:val="y-30"/>
        <w:rPr>
          <w:rFonts w:hint="eastAsia"/>
        </w:rPr>
      </w:pPr>
      <w:r w:rsidRPr="004B7234">
        <w:rPr>
          <w:rFonts w:hint="eastAsia"/>
        </w:rPr>
        <w:t>下级平台日志上报</w:t>
      </w:r>
      <w:r w:rsidRPr="004B7234">
        <w:rPr>
          <w:rFonts w:hint="eastAsia"/>
        </w:rPr>
        <w:t>-content</w:t>
      </w:r>
      <w:r w:rsidRPr="004B7234">
        <w:rPr>
          <w:rFonts w:hint="eastAsia"/>
        </w:rPr>
        <w:t>网络渗透测试类型</w:t>
      </w:r>
    </w:p>
    <w:tbl>
      <w:tblPr>
        <w:tblStyle w:val="af"/>
        <w:tblW w:w="0" w:type="auto"/>
        <w:tblLook w:val="04A0" w:firstRow="1" w:lastRow="0" w:firstColumn="1" w:lastColumn="0" w:noHBand="0" w:noVBand="1"/>
      </w:tblPr>
      <w:tblGrid>
        <w:gridCol w:w="8296"/>
      </w:tblGrid>
      <w:tr w:rsidR="006F5780" w14:paraId="76333662" w14:textId="77777777">
        <w:tc>
          <w:tcPr>
            <w:tcW w:w="8296" w:type="dxa"/>
          </w:tcPr>
          <w:p w14:paraId="41742923" w14:textId="77777777" w:rsidR="006F5780" w:rsidRPr="006F5780" w:rsidRDefault="006F5780" w:rsidP="00D4029B">
            <w:pPr>
              <w:pStyle w:val="y-0"/>
              <w:rPr>
                <w:rFonts w:hint="eastAsia"/>
              </w:rPr>
            </w:pPr>
            <w:r w:rsidRPr="006F5780">
              <w:t>{</w:t>
            </w:r>
          </w:p>
          <w:p w14:paraId="205AFFA7" w14:textId="77777777" w:rsidR="006F5780" w:rsidRPr="006F5780" w:rsidRDefault="006F5780" w:rsidP="00D4029B">
            <w:pPr>
              <w:pStyle w:val="y-0"/>
              <w:rPr>
                <w:rFonts w:hint="eastAsia"/>
              </w:rPr>
            </w:pPr>
            <w:r w:rsidRPr="006F5780">
              <w:t>    "srcTktRole": 1,</w:t>
            </w:r>
          </w:p>
          <w:p w14:paraId="5E0E7EA3" w14:textId="77777777" w:rsidR="006F5780" w:rsidRPr="006F5780" w:rsidRDefault="006F5780" w:rsidP="00D4029B">
            <w:pPr>
              <w:pStyle w:val="y-0"/>
              <w:rPr>
                <w:rFonts w:hint="eastAsia"/>
              </w:rPr>
            </w:pPr>
            <w:r w:rsidRPr="006F5780">
              <w:t>    "srcTktPrsn": "srcTktPrsn",</w:t>
            </w:r>
          </w:p>
          <w:p w14:paraId="6D1D0C4D" w14:textId="77777777" w:rsidR="006F5780" w:rsidRPr="006F5780" w:rsidRDefault="006F5780" w:rsidP="00D4029B">
            <w:pPr>
              <w:pStyle w:val="y-0"/>
              <w:rPr>
                <w:rFonts w:hint="eastAsia"/>
              </w:rPr>
            </w:pPr>
            <w:r w:rsidRPr="006F5780">
              <w:t>    "dstTktRole": 1,</w:t>
            </w:r>
          </w:p>
          <w:p w14:paraId="0E6DE50E" w14:textId="77777777" w:rsidR="006F5780" w:rsidRPr="006F5780" w:rsidRDefault="006F5780" w:rsidP="00D4029B">
            <w:pPr>
              <w:pStyle w:val="y-0"/>
              <w:rPr>
                <w:rFonts w:hint="eastAsia"/>
              </w:rPr>
            </w:pPr>
            <w:r w:rsidRPr="006F5780">
              <w:t>    "dstTktPrsn": "dstTktPrsn",</w:t>
            </w:r>
          </w:p>
          <w:p w14:paraId="28F8FFF6" w14:textId="77777777" w:rsidR="006F5780" w:rsidRPr="006F5780" w:rsidRDefault="006F5780" w:rsidP="00D4029B">
            <w:pPr>
              <w:pStyle w:val="y-0"/>
              <w:rPr>
                <w:rFonts w:hint="eastAsia"/>
              </w:rPr>
            </w:pPr>
            <w:r w:rsidRPr="006F5780">
              <w:t>    "tktName": "tktName",</w:t>
            </w:r>
          </w:p>
          <w:p w14:paraId="73804AD8" w14:textId="77777777" w:rsidR="006F5780" w:rsidRPr="006F5780" w:rsidRDefault="006F5780" w:rsidP="00D4029B">
            <w:pPr>
              <w:pStyle w:val="y-0"/>
              <w:rPr>
                <w:rFonts w:hint="eastAsia"/>
              </w:rPr>
            </w:pPr>
            <w:r w:rsidRPr="006F5780">
              <w:t>    "tktId": "tktId",</w:t>
            </w:r>
          </w:p>
          <w:p w14:paraId="1BC42F71" w14:textId="77777777" w:rsidR="006F5780" w:rsidRPr="006F5780" w:rsidRDefault="006F5780" w:rsidP="00D4029B">
            <w:pPr>
              <w:pStyle w:val="y-0"/>
              <w:rPr>
                <w:rFonts w:hint="eastAsia"/>
              </w:rPr>
            </w:pPr>
            <w:r w:rsidRPr="006F5780">
              <w:t>    "tskProgress": 1,</w:t>
            </w:r>
          </w:p>
          <w:p w14:paraId="505CB5FA" w14:textId="48B9E78D" w:rsidR="006F5780" w:rsidRPr="006F5780" w:rsidRDefault="006F5780" w:rsidP="00D4029B">
            <w:pPr>
              <w:pStyle w:val="y-0"/>
              <w:rPr>
                <w:rFonts w:hint="eastAsia"/>
              </w:rPr>
            </w:pPr>
            <w:r w:rsidRPr="006F5780">
              <w:t>    "targetFileLoc": "</w:t>
            </w:r>
            <w:ins w:id="532" w:author="俊林 杨" w:date="2025-07-02T09:34:00Z" w16du:dateUtc="2025-07-02T01:34:00Z">
              <w:r w:rsidR="009E3E41">
                <w:rPr>
                  <w:rFonts w:hint="eastAsia"/>
                </w:rPr>
                <w:t>10000000001-target</w:t>
              </w:r>
              <w:r w:rsidR="009E3E41" w:rsidRPr="006F5780" w:rsidDel="009E3E41">
                <w:t xml:space="preserve"> </w:t>
              </w:r>
            </w:ins>
            <w:del w:id="533" w:author="俊林 杨" w:date="2025-07-02T09:34:00Z" w16du:dateUtc="2025-07-02T01:34:00Z">
              <w:r w:rsidRPr="006F5780" w:rsidDel="009E3E41">
                <w:delText>kuahsdkljgblkjasdhg</w:delText>
              </w:r>
            </w:del>
            <w:r w:rsidRPr="006F5780">
              <w:t>",</w:t>
            </w:r>
          </w:p>
          <w:p w14:paraId="0FBE0CF1" w14:textId="513F9E40" w:rsidR="006F5780" w:rsidRPr="006F5780" w:rsidRDefault="006F5780" w:rsidP="00D4029B">
            <w:pPr>
              <w:pStyle w:val="y-0"/>
              <w:rPr>
                <w:rFonts w:hint="eastAsia"/>
              </w:rPr>
            </w:pPr>
            <w:r w:rsidRPr="006F5780">
              <w:t>    "targetPortFileLoc": "</w:t>
            </w:r>
            <w:ins w:id="534" w:author="俊林 杨" w:date="2025-07-02T09:36:00Z" w16du:dateUtc="2025-07-02T01:36:00Z">
              <w:r w:rsidR="009E3E41">
                <w:rPr>
                  <w:rFonts w:hint="eastAsia"/>
                </w:rPr>
                <w:t>10000000001-targetPort</w:t>
              </w:r>
              <w:r w:rsidR="009E3E41" w:rsidRPr="006F5780" w:rsidDel="009E3E41">
                <w:t xml:space="preserve"> </w:t>
              </w:r>
            </w:ins>
            <w:del w:id="535" w:author="俊林 杨" w:date="2025-07-02T09:36:00Z" w16du:dateUtc="2025-07-02T01:36:00Z">
              <w:r w:rsidRPr="006F5780" w:rsidDel="009E3E41">
                <w:delText>kuahsdkljgblkjasdhg</w:delText>
              </w:r>
            </w:del>
            <w:r w:rsidRPr="006F5780">
              <w:t>",</w:t>
            </w:r>
          </w:p>
          <w:p w14:paraId="09033A38" w14:textId="77777777" w:rsidR="006F5780" w:rsidRPr="006F5780" w:rsidRDefault="006F5780" w:rsidP="00D4029B">
            <w:pPr>
              <w:pStyle w:val="y-0"/>
              <w:rPr>
                <w:rFonts w:hint="eastAsia"/>
              </w:rPr>
            </w:pPr>
            <w:r w:rsidRPr="006F5780">
              <w:t>    "targetVulInfo": {</w:t>
            </w:r>
          </w:p>
          <w:p w14:paraId="5BDD2074" w14:textId="77777777" w:rsidR="006F5780" w:rsidRPr="006F5780" w:rsidRDefault="006F5780" w:rsidP="00D4029B">
            <w:pPr>
              <w:pStyle w:val="y-0"/>
              <w:rPr>
                <w:rFonts w:hint="eastAsia"/>
              </w:rPr>
            </w:pPr>
            <w:r w:rsidRPr="006F5780">
              <w:t>        "vulNum": 1,</w:t>
            </w:r>
          </w:p>
          <w:p w14:paraId="4D32DF20" w14:textId="77777777" w:rsidR="006F5780" w:rsidRPr="006F5780" w:rsidRDefault="006F5780" w:rsidP="00D4029B">
            <w:pPr>
              <w:pStyle w:val="y-0"/>
              <w:rPr>
                <w:rFonts w:hint="eastAsia"/>
              </w:rPr>
            </w:pPr>
            <w:r w:rsidRPr="006F5780">
              <w:t>        "engLst": {</w:t>
            </w:r>
          </w:p>
          <w:p w14:paraId="33A6B86D" w14:textId="77777777" w:rsidR="006F5780" w:rsidRPr="006F5780" w:rsidRDefault="006F5780" w:rsidP="00D4029B">
            <w:pPr>
              <w:pStyle w:val="y-0"/>
              <w:rPr>
                <w:rFonts w:hint="eastAsia"/>
              </w:rPr>
            </w:pPr>
            <w:r w:rsidRPr="006F5780">
              <w:t>            "engNum": 1,</w:t>
            </w:r>
          </w:p>
          <w:p w14:paraId="1DFDF35C" w14:textId="77777777" w:rsidR="006F5780" w:rsidRPr="006F5780" w:rsidRDefault="006F5780" w:rsidP="00D4029B">
            <w:pPr>
              <w:pStyle w:val="y-0"/>
              <w:rPr>
                <w:rFonts w:hint="eastAsia"/>
              </w:rPr>
            </w:pPr>
            <w:r w:rsidRPr="006F5780">
              <w:t>            "engDevs": [</w:t>
            </w:r>
          </w:p>
          <w:p w14:paraId="326DC805" w14:textId="77777777" w:rsidR="006F5780" w:rsidRPr="006F5780" w:rsidRDefault="006F5780" w:rsidP="00D4029B">
            <w:pPr>
              <w:pStyle w:val="y-0"/>
              <w:rPr>
                <w:rFonts w:hint="eastAsia"/>
              </w:rPr>
            </w:pPr>
            <w:r w:rsidRPr="006F5780">
              <w:t>                {</w:t>
            </w:r>
          </w:p>
          <w:p w14:paraId="389F391D" w14:textId="77777777" w:rsidR="006F5780" w:rsidRPr="006F5780" w:rsidRDefault="006F5780" w:rsidP="00D4029B">
            <w:pPr>
              <w:pStyle w:val="y-0"/>
              <w:rPr>
                <w:rFonts w:hint="eastAsia"/>
              </w:rPr>
            </w:pPr>
            <w:r w:rsidRPr="006F5780">
              <w:t>"engHash": "981079dd51f925ffb668b493a73ed51e",</w:t>
            </w:r>
          </w:p>
          <w:p w14:paraId="4F5EEA72" w14:textId="77777777" w:rsidR="006F5780" w:rsidRPr="006F5780" w:rsidRDefault="006F5780" w:rsidP="00D4029B">
            <w:pPr>
              <w:pStyle w:val="y-0"/>
              <w:rPr>
                <w:rFonts w:hint="eastAsia"/>
              </w:rPr>
            </w:pPr>
            <w:r w:rsidRPr="006F5780">
              <w:t>"engType": 32</w:t>
            </w:r>
          </w:p>
          <w:p w14:paraId="0754FA40" w14:textId="77777777" w:rsidR="006F5780" w:rsidRPr="006F5780" w:rsidRDefault="006F5780" w:rsidP="00D4029B">
            <w:pPr>
              <w:pStyle w:val="y-0"/>
              <w:rPr>
                <w:rFonts w:hint="eastAsia"/>
              </w:rPr>
            </w:pPr>
            <w:r w:rsidRPr="006F5780">
              <w:lastRenderedPageBreak/>
              <w:t>                }</w:t>
            </w:r>
          </w:p>
          <w:p w14:paraId="62110CC4" w14:textId="77777777" w:rsidR="006F5780" w:rsidRPr="006F5780" w:rsidRDefault="006F5780" w:rsidP="00D4029B">
            <w:pPr>
              <w:pStyle w:val="y-0"/>
              <w:rPr>
                <w:rFonts w:hint="eastAsia"/>
              </w:rPr>
            </w:pPr>
            <w:r w:rsidRPr="006F5780">
              <w:t>            ]</w:t>
            </w:r>
          </w:p>
          <w:p w14:paraId="432398CA" w14:textId="77777777" w:rsidR="006F5780" w:rsidRPr="006F5780" w:rsidRDefault="006F5780" w:rsidP="00D4029B">
            <w:pPr>
              <w:pStyle w:val="y-0"/>
              <w:rPr>
                <w:rFonts w:hint="eastAsia"/>
              </w:rPr>
            </w:pPr>
            <w:r w:rsidRPr="006F5780">
              <w:t>        },</w:t>
            </w:r>
          </w:p>
          <w:p w14:paraId="47A95234" w14:textId="77777777" w:rsidR="006F5780" w:rsidRPr="006F5780" w:rsidRDefault="006F5780" w:rsidP="00D4029B">
            <w:pPr>
              <w:pStyle w:val="y-0"/>
              <w:rPr>
                <w:rFonts w:hint="eastAsia"/>
              </w:rPr>
            </w:pPr>
            <w:r w:rsidRPr="006F5780">
              <w:t>        "comVulLst": [</w:t>
            </w:r>
          </w:p>
          <w:p w14:paraId="45C3600B" w14:textId="77777777" w:rsidR="006F5780" w:rsidRPr="006F5780" w:rsidRDefault="006F5780" w:rsidP="00D4029B">
            <w:pPr>
              <w:pStyle w:val="y-0"/>
              <w:rPr>
                <w:rFonts w:hint="eastAsia"/>
              </w:rPr>
            </w:pPr>
            <w:r w:rsidRPr="006F5780">
              <w:t>            {</w:t>
            </w:r>
          </w:p>
          <w:p w14:paraId="734866F3" w14:textId="77777777" w:rsidR="006F5780" w:rsidRPr="006F5780" w:rsidRDefault="006F5780" w:rsidP="00D4029B">
            <w:pPr>
              <w:pStyle w:val="y-0"/>
              <w:rPr>
                <w:rFonts w:hint="eastAsia"/>
              </w:rPr>
            </w:pPr>
            <w:r w:rsidRPr="006F5780">
              <w:t>                "vulID": "MVM-2019-1696145560773468160",</w:t>
            </w:r>
          </w:p>
          <w:p w14:paraId="3BA27A21" w14:textId="77777777" w:rsidR="006F5780" w:rsidRPr="006F5780" w:rsidRDefault="006F5780" w:rsidP="00D4029B">
            <w:pPr>
              <w:pStyle w:val="y-0"/>
              <w:rPr>
                <w:rFonts w:hint="eastAsia"/>
              </w:rPr>
            </w:pPr>
            <w:r w:rsidRPr="006F5780">
              <w:t>                        "assetNum": 1,</w:t>
            </w:r>
          </w:p>
          <w:p w14:paraId="63341595" w14:textId="77777777" w:rsidR="006F5780" w:rsidRPr="006F5780" w:rsidRDefault="006F5780" w:rsidP="00D4029B">
            <w:pPr>
              <w:pStyle w:val="y-0"/>
              <w:rPr>
                <w:rFonts w:hint="eastAsia"/>
              </w:rPr>
            </w:pPr>
            <w:r w:rsidRPr="006F5780">
              <w:t>                "instVulLst": [</w:t>
            </w:r>
          </w:p>
          <w:p w14:paraId="602CEDE9" w14:textId="77777777" w:rsidR="006F5780" w:rsidRPr="006F5780" w:rsidRDefault="006F5780" w:rsidP="00D4029B">
            <w:pPr>
              <w:pStyle w:val="y-0"/>
              <w:rPr>
                <w:rFonts w:hint="eastAsia"/>
              </w:rPr>
            </w:pPr>
            <w:r w:rsidRPr="006F5780">
              <w:t>{</w:t>
            </w:r>
          </w:p>
          <w:p w14:paraId="36AFFC5B" w14:textId="77777777" w:rsidR="006F5780" w:rsidRPr="006F5780" w:rsidRDefault="006F5780" w:rsidP="00D4029B">
            <w:pPr>
              <w:pStyle w:val="y-0"/>
              <w:rPr>
                <w:rFonts w:hint="eastAsia"/>
              </w:rPr>
            </w:pPr>
            <w:r w:rsidRPr="006F5780">
              <w:t>    "assetID": "56546841kk",</w:t>
            </w:r>
          </w:p>
          <w:p w14:paraId="1870FA70" w14:textId="77777777" w:rsidR="006F5780" w:rsidRPr="006F5780" w:rsidRDefault="006F5780" w:rsidP="00D4029B">
            <w:pPr>
              <w:pStyle w:val="y-0"/>
              <w:rPr>
                <w:rFonts w:hint="eastAsia"/>
              </w:rPr>
            </w:pPr>
            <w:r w:rsidRPr="006F5780">
              <w:t>    "assetLclId": "资产lcl_id测试0801 14:58",</w:t>
            </w:r>
          </w:p>
          <w:p w14:paraId="41446A30" w14:textId="77777777" w:rsidR="006F5780" w:rsidRPr="006F5780" w:rsidRDefault="006F5780" w:rsidP="00D4029B">
            <w:pPr>
              <w:pStyle w:val="y-0"/>
              <w:rPr>
                <w:rFonts w:hint="eastAsia"/>
              </w:rPr>
            </w:pPr>
            <w:r w:rsidRPr="006F5780">
              <w:t>    "assetName": "资产名测试0801 14:58",</w:t>
            </w:r>
          </w:p>
          <w:p w14:paraId="78AA828F" w14:textId="77777777" w:rsidR="006F5780" w:rsidRPr="006F5780" w:rsidRDefault="006F5780" w:rsidP="00D4029B">
            <w:pPr>
              <w:pStyle w:val="y-0"/>
              <w:rPr>
                <w:rFonts w:hint="eastAsia"/>
              </w:rPr>
            </w:pPr>
            <w:r w:rsidRPr="006F5780">
              <w:t>    "assetOwnerinfo": "张三,10086",</w:t>
            </w:r>
          </w:p>
          <w:p w14:paraId="405FA0F5" w14:textId="77777777" w:rsidR="006F5780" w:rsidRPr="006F5780" w:rsidRDefault="006F5780" w:rsidP="00D4029B">
            <w:pPr>
              <w:pStyle w:val="y-0"/>
              <w:rPr>
                <w:rFonts w:hint="eastAsia"/>
              </w:rPr>
            </w:pPr>
            <w:r w:rsidRPr="006F5780">
              <w:t>    "isAccess": 0,</w:t>
            </w:r>
          </w:p>
          <w:p w14:paraId="2FAEBE55" w14:textId="77777777" w:rsidR="006F5780" w:rsidRPr="006F5780" w:rsidRDefault="006F5780" w:rsidP="00D4029B">
            <w:pPr>
              <w:pStyle w:val="y-0"/>
              <w:rPr>
                <w:rFonts w:hint="eastAsia"/>
              </w:rPr>
            </w:pPr>
            <w:r w:rsidRPr="006F5780">
              <w:t>    "logIDLst": "9317eb0b8fe2349f6635c4282c068c63,3e8ce27a4e8d0d5d3907bd1afa36a090,64004768e9438af7a233cbf3f900da59",</w:t>
            </w:r>
          </w:p>
          <w:p w14:paraId="5DC888DC" w14:textId="77777777" w:rsidR="006F5780" w:rsidRPr="006F5780" w:rsidRDefault="006F5780" w:rsidP="00D4029B">
            <w:pPr>
              <w:pStyle w:val="y-0"/>
              <w:rPr>
                <w:rFonts w:hint="eastAsia"/>
              </w:rPr>
            </w:pPr>
            <w:r w:rsidRPr="006F5780">
              <w:t>    "lvRsn": 101,</w:t>
            </w:r>
          </w:p>
          <w:p w14:paraId="713752C9" w14:textId="77777777" w:rsidR="006F5780" w:rsidRPr="006F5780" w:rsidRDefault="006F5780" w:rsidP="00D4029B">
            <w:pPr>
              <w:pStyle w:val="y-0"/>
              <w:rPr>
                <w:rFonts w:hint="eastAsia"/>
              </w:rPr>
            </w:pPr>
            <w:r w:rsidRPr="006F5780">
              <w:t>    "remedTime": "",</w:t>
            </w:r>
          </w:p>
          <w:p w14:paraId="726FD450" w14:textId="77777777" w:rsidR="006F5780" w:rsidRPr="006F5780" w:rsidRDefault="006F5780" w:rsidP="00D4029B">
            <w:pPr>
              <w:pStyle w:val="y-0"/>
              <w:rPr>
                <w:rFonts w:hint="eastAsia"/>
              </w:rPr>
            </w:pPr>
            <w:r w:rsidRPr="006F5780">
              <w:t>    "srcMethod": 1080,</w:t>
            </w:r>
          </w:p>
          <w:p w14:paraId="47310576" w14:textId="77777777" w:rsidR="006F5780" w:rsidRPr="006F5780" w:rsidRDefault="006F5780" w:rsidP="00D4029B">
            <w:pPr>
              <w:pStyle w:val="y-0"/>
              <w:rPr>
                <w:rFonts w:hint="eastAsia"/>
              </w:rPr>
            </w:pPr>
            <w:r w:rsidRPr="006F5780">
              <w:t>    "transferTime": "1687317164",</w:t>
            </w:r>
          </w:p>
          <w:p w14:paraId="3EAB5835" w14:textId="712F4745" w:rsidR="006F5780" w:rsidRPr="006F5780" w:rsidRDefault="006F5780" w:rsidP="00D4029B">
            <w:pPr>
              <w:pStyle w:val="y-0"/>
              <w:rPr>
                <w:rFonts w:hint="eastAsia"/>
              </w:rPr>
            </w:pPr>
            <w:r w:rsidRPr="006F5780">
              <w:t xml:space="preserve">    </w:t>
            </w:r>
            <w:del w:id="536" w:author="俊林 杨" w:date="2025-07-14T15:03:00Z" w16du:dateUtc="2025-07-14T07:03:00Z">
              <w:r w:rsidRPr="006F5780" w:rsidDel="00977A5E">
                <w:delText>"unitType": "100001"</w:delText>
              </w:r>
            </w:del>
            <w:ins w:id="537" w:author="俊林 杨" w:date="2025-07-14T15:03:00Z" w16du:dateUtc="2025-07-14T07:03:00Z">
              <w:r w:rsidR="00977A5E">
                <w:t>“unitType”: “0101”</w:t>
              </w:r>
            </w:ins>
            <w:r w:rsidRPr="006F5780">
              <w:t>,</w:t>
            </w:r>
          </w:p>
          <w:p w14:paraId="4E63C903" w14:textId="77777777" w:rsidR="006F5780" w:rsidRPr="006F5780" w:rsidRDefault="006F5780" w:rsidP="00D4029B">
            <w:pPr>
              <w:pStyle w:val="y-0"/>
              <w:rPr>
                <w:rFonts w:hint="eastAsia"/>
              </w:rPr>
            </w:pPr>
            <w:r w:rsidRPr="006F5780">
              <w:t>    "vulAddrType": 1,</w:t>
            </w:r>
          </w:p>
          <w:p w14:paraId="6523572C" w14:textId="77777777" w:rsidR="006F5780" w:rsidRPr="006F5780" w:rsidRDefault="006F5780" w:rsidP="00D4029B">
            <w:pPr>
              <w:pStyle w:val="y-0"/>
              <w:rPr>
                <w:rFonts w:hint="eastAsia"/>
              </w:rPr>
            </w:pPr>
            <w:r w:rsidRPr="006F5780">
              <w:t>    "vulInfoID": "15718153285797232116411",</w:t>
            </w:r>
          </w:p>
          <w:p w14:paraId="17D42015" w14:textId="77777777" w:rsidR="006F5780" w:rsidRPr="006F5780" w:rsidRDefault="006F5780" w:rsidP="00D4029B">
            <w:pPr>
              <w:pStyle w:val="y-0"/>
              <w:rPr>
                <w:rFonts w:hint="eastAsia"/>
              </w:rPr>
            </w:pPr>
            <w:r w:rsidRPr="006F5780">
              <w:t>    "vulInfoStat": 0,</w:t>
            </w:r>
          </w:p>
          <w:p w14:paraId="3FDF8B16" w14:textId="77777777" w:rsidR="006F5780" w:rsidRPr="006F5780" w:rsidRDefault="006F5780" w:rsidP="00D4029B">
            <w:pPr>
              <w:pStyle w:val="y-0"/>
              <w:rPr>
                <w:rFonts w:hint="eastAsia"/>
              </w:rPr>
            </w:pPr>
            <w:r w:rsidRPr="006F5780">
              <w:t>    "vulInstClass": 1,</w:t>
            </w:r>
          </w:p>
          <w:p w14:paraId="7DE7B370" w14:textId="77777777" w:rsidR="006F5780" w:rsidRPr="006F5780" w:rsidRDefault="006F5780" w:rsidP="00D4029B">
            <w:pPr>
              <w:pStyle w:val="y-0"/>
              <w:rPr>
                <w:rFonts w:hint="eastAsia"/>
              </w:rPr>
            </w:pPr>
            <w:r w:rsidRPr="006F5780">
              <w:t>    "vulInstCpe": "",</w:t>
            </w:r>
          </w:p>
          <w:p w14:paraId="3CDBD7D5" w14:textId="77777777" w:rsidR="006F5780" w:rsidRPr="006F5780" w:rsidRDefault="006F5780" w:rsidP="00D4029B">
            <w:pPr>
              <w:pStyle w:val="y-0"/>
              <w:rPr>
                <w:rFonts w:hint="eastAsia"/>
              </w:rPr>
            </w:pPr>
            <w:r w:rsidRPr="006F5780">
              <w:t>    "vulInstDevCpe": "",</w:t>
            </w:r>
          </w:p>
          <w:p w14:paraId="58F3E1DD" w14:textId="77777777" w:rsidR="006F5780" w:rsidRPr="006F5780" w:rsidRDefault="006F5780" w:rsidP="00D4029B">
            <w:pPr>
              <w:pStyle w:val="y-0"/>
              <w:rPr>
                <w:rFonts w:hint="eastAsia"/>
              </w:rPr>
            </w:pPr>
            <w:r w:rsidRPr="006F5780">
              <w:t>    "vulInstDevNameVer": "",</w:t>
            </w:r>
          </w:p>
          <w:p w14:paraId="1F2CD32C" w14:textId="77777777" w:rsidR="006F5780" w:rsidRPr="006F5780" w:rsidRDefault="006F5780" w:rsidP="00D4029B">
            <w:pPr>
              <w:pStyle w:val="y-0"/>
              <w:rPr>
                <w:rFonts w:hint="eastAsia"/>
              </w:rPr>
            </w:pPr>
            <w:r w:rsidRPr="006F5780">
              <w:t>    "vulInstDevVendor": "",</w:t>
            </w:r>
          </w:p>
          <w:p w14:paraId="15AE0A71" w14:textId="77777777" w:rsidR="006F5780" w:rsidRPr="006F5780" w:rsidRDefault="006F5780" w:rsidP="00D4029B">
            <w:pPr>
              <w:pStyle w:val="y-0"/>
              <w:rPr>
                <w:rFonts w:hint="eastAsia"/>
              </w:rPr>
            </w:pPr>
            <w:r w:rsidRPr="006F5780">
              <w:t>    "vulInstFileLoc": "",</w:t>
            </w:r>
          </w:p>
          <w:p w14:paraId="50D34127" w14:textId="77777777" w:rsidR="006F5780" w:rsidRPr="006F5780" w:rsidRDefault="006F5780" w:rsidP="00D4029B">
            <w:pPr>
              <w:pStyle w:val="y-0"/>
              <w:rPr>
                <w:rFonts w:hint="eastAsia"/>
              </w:rPr>
            </w:pPr>
            <w:r w:rsidRPr="006F5780">
              <w:t>    "vulInstFilePath": "",</w:t>
            </w:r>
          </w:p>
          <w:p w14:paraId="53776689" w14:textId="77777777" w:rsidR="006F5780" w:rsidRPr="006F5780" w:rsidRDefault="006F5780" w:rsidP="00D4029B">
            <w:pPr>
              <w:pStyle w:val="y-0"/>
              <w:rPr>
                <w:rFonts w:hint="eastAsia"/>
              </w:rPr>
            </w:pPr>
            <w:r w:rsidRPr="006F5780">
              <w:t>    "vulInstName": "应用软件",</w:t>
            </w:r>
          </w:p>
          <w:p w14:paraId="26A568CB" w14:textId="77777777" w:rsidR="006F5780" w:rsidRPr="006F5780" w:rsidRDefault="006F5780" w:rsidP="00D4029B">
            <w:pPr>
              <w:pStyle w:val="y-0"/>
              <w:rPr>
                <w:rFonts w:hint="eastAsia"/>
              </w:rPr>
            </w:pPr>
            <w:r w:rsidRPr="006F5780">
              <w:t>    "vulInstOsCpe": "",</w:t>
            </w:r>
          </w:p>
          <w:p w14:paraId="32B1F11D" w14:textId="77777777" w:rsidR="006F5780" w:rsidRPr="006F5780" w:rsidRDefault="006F5780" w:rsidP="00D4029B">
            <w:pPr>
              <w:pStyle w:val="y-0"/>
              <w:rPr>
                <w:rFonts w:hint="eastAsia"/>
              </w:rPr>
            </w:pPr>
            <w:r w:rsidRPr="006F5780">
              <w:t>    "vulInstOsNameVer": "windows10",</w:t>
            </w:r>
          </w:p>
          <w:p w14:paraId="6F7BB64E" w14:textId="77777777" w:rsidR="006F5780" w:rsidRPr="006F5780" w:rsidRDefault="006F5780" w:rsidP="00D4029B">
            <w:pPr>
              <w:pStyle w:val="y-0"/>
              <w:rPr>
                <w:rFonts w:hint="eastAsia"/>
              </w:rPr>
            </w:pPr>
            <w:r w:rsidRPr="006F5780">
              <w:t>    "vulInstOsType": "windows",</w:t>
            </w:r>
          </w:p>
          <w:p w14:paraId="780DC731" w14:textId="77777777" w:rsidR="006F5780" w:rsidRPr="006F5780" w:rsidRDefault="006F5780" w:rsidP="00D4029B">
            <w:pPr>
              <w:pStyle w:val="y-0"/>
              <w:rPr>
                <w:rFonts w:hint="eastAsia"/>
              </w:rPr>
            </w:pPr>
            <w:r w:rsidRPr="006F5780">
              <w:t>    "vulInstOsVendor": "微软",</w:t>
            </w:r>
          </w:p>
          <w:p w14:paraId="439FA28E" w14:textId="77777777" w:rsidR="006F5780" w:rsidRPr="006F5780" w:rsidRDefault="006F5780" w:rsidP="00D4029B">
            <w:pPr>
              <w:pStyle w:val="y-0"/>
              <w:rPr>
                <w:rFonts w:hint="eastAsia"/>
              </w:rPr>
            </w:pPr>
            <w:r w:rsidRPr="006F5780">
              <w:t>    "vulInstRunPath": "",</w:t>
            </w:r>
          </w:p>
          <w:p w14:paraId="5E2BEFE2" w14:textId="77777777" w:rsidR="006F5780" w:rsidRPr="006F5780" w:rsidRDefault="006F5780" w:rsidP="00D4029B">
            <w:pPr>
              <w:pStyle w:val="y-0"/>
              <w:rPr>
                <w:rFonts w:hint="eastAsia"/>
              </w:rPr>
            </w:pPr>
            <w:r w:rsidRPr="006F5780">
              <w:t>    "vulInstVendor": "CMCC",</w:t>
            </w:r>
          </w:p>
          <w:p w14:paraId="569EAA2F" w14:textId="77777777" w:rsidR="006F5780" w:rsidRPr="006F5780" w:rsidRDefault="006F5780" w:rsidP="00D4029B">
            <w:pPr>
              <w:pStyle w:val="y-0"/>
              <w:rPr>
                <w:rFonts w:hint="eastAsia"/>
              </w:rPr>
            </w:pPr>
            <w:r w:rsidRPr="006F5780">
              <w:t>    "vulInstVer": "1.0",</w:t>
            </w:r>
          </w:p>
          <w:p w14:paraId="1FF3BB4C" w14:textId="77777777" w:rsidR="006F5780" w:rsidRPr="006F5780" w:rsidRDefault="006F5780" w:rsidP="00D4029B">
            <w:pPr>
              <w:pStyle w:val="y-0"/>
              <w:rPr>
                <w:rFonts w:hint="eastAsia"/>
              </w:rPr>
            </w:pPr>
            <w:r w:rsidRPr="006F5780">
              <w:t>    "vulNetAddr": "https://www.baidu.com",</w:t>
            </w:r>
          </w:p>
          <w:p w14:paraId="64650D80" w14:textId="77777777" w:rsidR="006F5780" w:rsidRPr="006F5780" w:rsidRDefault="006F5780" w:rsidP="00D4029B">
            <w:pPr>
              <w:pStyle w:val="y-0"/>
              <w:rPr>
                <w:rFonts w:hint="eastAsia"/>
              </w:rPr>
            </w:pPr>
            <w:r w:rsidRPr="006F5780">
              <w:t>    "vulPort": 80,</w:t>
            </w:r>
          </w:p>
          <w:p w14:paraId="13C3DEDD" w14:textId="77777777" w:rsidR="006F5780" w:rsidRPr="006F5780" w:rsidRDefault="006F5780" w:rsidP="00D4029B">
            <w:pPr>
              <w:pStyle w:val="y-0"/>
              <w:rPr>
                <w:rFonts w:hint="eastAsia"/>
              </w:rPr>
            </w:pPr>
            <w:r w:rsidRPr="006F5780">
              <w:t>    "vulPriorLvl": 1,</w:t>
            </w:r>
          </w:p>
          <w:p w14:paraId="5C498552" w14:textId="77777777" w:rsidR="006F5780" w:rsidRPr="006F5780" w:rsidRDefault="006F5780" w:rsidP="00D4029B">
            <w:pPr>
              <w:pStyle w:val="y-0"/>
              <w:rPr>
                <w:rFonts w:hint="eastAsia"/>
              </w:rPr>
            </w:pPr>
            <w:r w:rsidRPr="006F5780">
              <w:t>    "vulPriorMID": "3e8ce27a4e8d0d5d3907bd1afa36a230",</w:t>
            </w:r>
          </w:p>
          <w:p w14:paraId="0B8C8E1B" w14:textId="77777777" w:rsidR="006F5780" w:rsidRPr="006F5780" w:rsidRDefault="006F5780" w:rsidP="00D4029B">
            <w:pPr>
              <w:pStyle w:val="y-0"/>
              <w:rPr>
                <w:rFonts w:hint="eastAsia"/>
              </w:rPr>
            </w:pPr>
            <w:r w:rsidRPr="006F5780">
              <w:lastRenderedPageBreak/>
              <w:t>    "vulPriorVal": 1.0,</w:t>
            </w:r>
          </w:p>
          <w:p w14:paraId="2A346A31" w14:textId="77777777" w:rsidR="006F5780" w:rsidRPr="006F5780" w:rsidRDefault="006F5780" w:rsidP="00D4029B">
            <w:pPr>
              <w:pStyle w:val="y-0"/>
              <w:rPr>
                <w:rFonts w:hint="eastAsia"/>
              </w:rPr>
            </w:pPr>
            <w:r w:rsidRPr="006F5780">
              <w:t>    "vulSvc": "nginx",</w:t>
            </w:r>
          </w:p>
          <w:p w14:paraId="37DA9F1C" w14:textId="77777777" w:rsidR="006F5780" w:rsidRPr="006F5780" w:rsidRDefault="006F5780" w:rsidP="00D4029B">
            <w:pPr>
              <w:pStyle w:val="y-0"/>
              <w:rPr>
                <w:rFonts w:hint="eastAsia"/>
              </w:rPr>
            </w:pPr>
            <w:r w:rsidRPr="006F5780">
              <w:t>    "vulTransProto": "TCP"</w:t>
            </w:r>
          </w:p>
          <w:p w14:paraId="5916CFAF" w14:textId="77777777" w:rsidR="006F5780" w:rsidRPr="006F5780" w:rsidRDefault="006F5780" w:rsidP="00D4029B">
            <w:pPr>
              <w:pStyle w:val="y-0"/>
              <w:rPr>
                <w:rFonts w:hint="eastAsia"/>
              </w:rPr>
            </w:pPr>
            <w:r w:rsidRPr="006F5780">
              <w:t>}</w:t>
            </w:r>
          </w:p>
          <w:p w14:paraId="5B2A5699" w14:textId="77777777" w:rsidR="006F5780" w:rsidRPr="006F5780" w:rsidRDefault="006F5780" w:rsidP="00D4029B">
            <w:pPr>
              <w:pStyle w:val="y-0"/>
              <w:rPr>
                <w:rFonts w:hint="eastAsia"/>
              </w:rPr>
            </w:pPr>
            <w:r w:rsidRPr="006F5780">
              <w:t>                ]</w:t>
            </w:r>
          </w:p>
          <w:p w14:paraId="02490640" w14:textId="77777777" w:rsidR="006F5780" w:rsidRPr="006F5780" w:rsidRDefault="006F5780" w:rsidP="00D4029B">
            <w:pPr>
              <w:pStyle w:val="y-0"/>
              <w:rPr>
                <w:rFonts w:hint="eastAsia"/>
              </w:rPr>
            </w:pPr>
            <w:r w:rsidRPr="006F5780">
              <w:t>            }</w:t>
            </w:r>
          </w:p>
          <w:p w14:paraId="4681707C" w14:textId="77777777" w:rsidR="006F5780" w:rsidRPr="006F5780" w:rsidRDefault="006F5780" w:rsidP="00D4029B">
            <w:pPr>
              <w:pStyle w:val="y-0"/>
              <w:rPr>
                <w:rFonts w:hint="eastAsia"/>
              </w:rPr>
            </w:pPr>
            <w:r w:rsidRPr="006F5780">
              <w:t>        ]</w:t>
            </w:r>
          </w:p>
          <w:p w14:paraId="6EC51778" w14:textId="77777777" w:rsidR="006F5780" w:rsidRPr="006F5780" w:rsidRDefault="006F5780" w:rsidP="00D4029B">
            <w:pPr>
              <w:pStyle w:val="y-0"/>
              <w:rPr>
                <w:rFonts w:hint="eastAsia"/>
              </w:rPr>
            </w:pPr>
            <w:r w:rsidRPr="006F5780">
              <w:t>    },</w:t>
            </w:r>
          </w:p>
          <w:p w14:paraId="1A223FF2" w14:textId="784B7F84" w:rsidR="006F5780" w:rsidRPr="006F5780" w:rsidRDefault="006F5780" w:rsidP="00D4029B">
            <w:pPr>
              <w:pStyle w:val="y-0"/>
              <w:rPr>
                <w:rFonts w:hint="eastAsia"/>
              </w:rPr>
            </w:pPr>
            <w:r w:rsidRPr="006F5780">
              <w:t>    "onlineAddrFileLoc": "</w:t>
            </w:r>
            <w:ins w:id="538" w:author="俊林 杨" w:date="2025-07-02T09:36:00Z" w16du:dateUtc="2025-07-02T01:36:00Z">
              <w:r w:rsidR="009E3E41">
                <w:rPr>
                  <w:rFonts w:hint="eastAsia"/>
                </w:rPr>
                <w:t>10000000001-onlineAddr</w:t>
              </w:r>
              <w:r w:rsidR="009E3E41" w:rsidRPr="006F5780" w:rsidDel="009E3E41">
                <w:t xml:space="preserve"> </w:t>
              </w:r>
            </w:ins>
            <w:del w:id="539" w:author="俊林 杨" w:date="2025-07-02T09:36:00Z" w16du:dateUtc="2025-07-02T01:36:00Z">
              <w:r w:rsidRPr="006F5780" w:rsidDel="009E3E41">
                <w:delText>kuahsdkljgblkjasdhg</w:delText>
              </w:r>
            </w:del>
            <w:r w:rsidRPr="006F5780">
              <w:t>"</w:t>
            </w:r>
          </w:p>
          <w:p w14:paraId="2EFBE960" w14:textId="77777777" w:rsidR="006F5780" w:rsidRPr="006F5780" w:rsidRDefault="006F5780" w:rsidP="00D4029B">
            <w:pPr>
              <w:pStyle w:val="y-0"/>
              <w:rPr>
                <w:rFonts w:hint="eastAsia"/>
              </w:rPr>
            </w:pPr>
            <w:r w:rsidRPr="006F5780">
              <w:t>}</w:t>
            </w:r>
          </w:p>
          <w:p w14:paraId="1E53215A" w14:textId="77777777" w:rsidR="006F5780" w:rsidRDefault="006F5780" w:rsidP="00D4029B">
            <w:pPr>
              <w:pStyle w:val="y-0"/>
              <w:rPr>
                <w:rFonts w:hint="eastAsia"/>
              </w:rPr>
            </w:pPr>
          </w:p>
        </w:tc>
      </w:tr>
    </w:tbl>
    <w:p w14:paraId="54809F36" w14:textId="77777777" w:rsidR="005345B3" w:rsidRPr="005345B3" w:rsidRDefault="005345B3" w:rsidP="00D4029B">
      <w:pPr>
        <w:pStyle w:val="y-0"/>
        <w:rPr>
          <w:rFonts w:hint="eastAsia"/>
        </w:rPr>
      </w:pPr>
    </w:p>
    <w:p w14:paraId="21C69D8C" w14:textId="77777777" w:rsidR="004B7234" w:rsidRDefault="004B7234" w:rsidP="004B7234">
      <w:pPr>
        <w:pStyle w:val="y-30"/>
        <w:rPr>
          <w:rFonts w:hint="eastAsia"/>
        </w:rPr>
      </w:pPr>
      <w:r w:rsidRPr="004B7234">
        <w:rPr>
          <w:rFonts w:hint="eastAsia"/>
        </w:rPr>
        <w:t>下级平台日志上报</w:t>
      </w:r>
      <w:r w:rsidRPr="004B7234">
        <w:rPr>
          <w:rFonts w:hint="eastAsia"/>
        </w:rPr>
        <w:t>-content</w:t>
      </w:r>
      <w:r w:rsidRPr="004B7234">
        <w:rPr>
          <w:rFonts w:hint="eastAsia"/>
        </w:rPr>
        <w:t>产品漏洞挖掘类型</w:t>
      </w:r>
    </w:p>
    <w:tbl>
      <w:tblPr>
        <w:tblStyle w:val="af"/>
        <w:tblW w:w="0" w:type="auto"/>
        <w:tblLook w:val="04A0" w:firstRow="1" w:lastRow="0" w:firstColumn="1" w:lastColumn="0" w:noHBand="0" w:noVBand="1"/>
      </w:tblPr>
      <w:tblGrid>
        <w:gridCol w:w="8296"/>
      </w:tblGrid>
      <w:tr w:rsidR="006F5780" w14:paraId="6613C2B4" w14:textId="77777777">
        <w:tc>
          <w:tcPr>
            <w:tcW w:w="8296" w:type="dxa"/>
          </w:tcPr>
          <w:p w14:paraId="77CCAAE3" w14:textId="77777777" w:rsidR="006F5780" w:rsidRPr="006F5780" w:rsidRDefault="006F5780" w:rsidP="00D4029B">
            <w:pPr>
              <w:pStyle w:val="y-0"/>
              <w:rPr>
                <w:rFonts w:hint="eastAsia"/>
              </w:rPr>
            </w:pPr>
            <w:r w:rsidRPr="006F5780">
              <w:t>{</w:t>
            </w:r>
          </w:p>
          <w:p w14:paraId="01C4AE8B" w14:textId="77777777" w:rsidR="006F5780" w:rsidRPr="006F5780" w:rsidRDefault="006F5780" w:rsidP="00D4029B">
            <w:pPr>
              <w:pStyle w:val="y-0"/>
              <w:rPr>
                <w:rFonts w:hint="eastAsia"/>
              </w:rPr>
            </w:pPr>
            <w:r w:rsidRPr="006F5780">
              <w:t>    "srcTktRole": 1,</w:t>
            </w:r>
          </w:p>
          <w:p w14:paraId="7168C982" w14:textId="77777777" w:rsidR="006F5780" w:rsidRPr="006F5780" w:rsidRDefault="006F5780" w:rsidP="00D4029B">
            <w:pPr>
              <w:pStyle w:val="y-0"/>
              <w:rPr>
                <w:rFonts w:hint="eastAsia"/>
              </w:rPr>
            </w:pPr>
            <w:r w:rsidRPr="006F5780">
              <w:t>    "srcTktPrsn": "srcTktPrsn",</w:t>
            </w:r>
          </w:p>
          <w:p w14:paraId="5C077737" w14:textId="77777777" w:rsidR="006F5780" w:rsidRPr="006F5780" w:rsidRDefault="006F5780" w:rsidP="00D4029B">
            <w:pPr>
              <w:pStyle w:val="y-0"/>
              <w:rPr>
                <w:rFonts w:hint="eastAsia"/>
              </w:rPr>
            </w:pPr>
            <w:r w:rsidRPr="006F5780">
              <w:t>    "dstTktRole": 1,</w:t>
            </w:r>
          </w:p>
          <w:p w14:paraId="2575549F" w14:textId="77777777" w:rsidR="006F5780" w:rsidRPr="006F5780" w:rsidRDefault="006F5780" w:rsidP="00D4029B">
            <w:pPr>
              <w:pStyle w:val="y-0"/>
              <w:rPr>
                <w:rFonts w:hint="eastAsia"/>
              </w:rPr>
            </w:pPr>
            <w:r w:rsidRPr="006F5780">
              <w:t>    "dstTktPrsn": "dstTktPrsn",</w:t>
            </w:r>
          </w:p>
          <w:p w14:paraId="213C10DC" w14:textId="77777777" w:rsidR="006F5780" w:rsidRPr="006F5780" w:rsidRDefault="006F5780" w:rsidP="00D4029B">
            <w:pPr>
              <w:pStyle w:val="y-0"/>
              <w:rPr>
                <w:rFonts w:hint="eastAsia"/>
              </w:rPr>
            </w:pPr>
            <w:r w:rsidRPr="006F5780">
              <w:t>    "tktName": "tktName",</w:t>
            </w:r>
          </w:p>
          <w:p w14:paraId="185F8B23" w14:textId="77777777" w:rsidR="006F5780" w:rsidRPr="006F5780" w:rsidRDefault="006F5780" w:rsidP="00D4029B">
            <w:pPr>
              <w:pStyle w:val="y-0"/>
              <w:rPr>
                <w:rFonts w:hint="eastAsia"/>
              </w:rPr>
            </w:pPr>
            <w:r w:rsidRPr="006F5780">
              <w:t>    "tktId": "tktId",</w:t>
            </w:r>
          </w:p>
          <w:p w14:paraId="24696E92" w14:textId="77777777" w:rsidR="006F5780" w:rsidRPr="006F5780" w:rsidRDefault="006F5780" w:rsidP="00D4029B">
            <w:pPr>
              <w:pStyle w:val="y-0"/>
              <w:rPr>
                <w:rFonts w:hint="eastAsia"/>
              </w:rPr>
            </w:pPr>
            <w:r w:rsidRPr="006F5780">
              <w:t>    "targetAstLst": "kasbjdgkjhabweg",</w:t>
            </w:r>
          </w:p>
          <w:p w14:paraId="7BC39AFF" w14:textId="77777777" w:rsidR="006F5780" w:rsidRPr="006F5780" w:rsidRDefault="006F5780" w:rsidP="00D4029B">
            <w:pPr>
              <w:pStyle w:val="y-0"/>
              <w:rPr>
                <w:rFonts w:hint="eastAsia"/>
              </w:rPr>
            </w:pPr>
            <w:r w:rsidRPr="006F5780">
              <w:t>    "outVulLst": {</w:t>
            </w:r>
          </w:p>
          <w:p w14:paraId="1A1E1F2D" w14:textId="77777777" w:rsidR="006F5780" w:rsidRPr="006F5780" w:rsidRDefault="006F5780" w:rsidP="00D4029B">
            <w:pPr>
              <w:pStyle w:val="y-0"/>
              <w:rPr>
                <w:rFonts w:hint="eastAsia"/>
              </w:rPr>
            </w:pPr>
            <w:r w:rsidRPr="006F5780">
              <w:t>        "keyLst": [</w:t>
            </w:r>
          </w:p>
          <w:p w14:paraId="109EC29D" w14:textId="77777777" w:rsidR="006F5780" w:rsidRPr="006F5780" w:rsidRDefault="006F5780" w:rsidP="00D4029B">
            <w:pPr>
              <w:pStyle w:val="y-0"/>
              <w:rPr>
                <w:rFonts w:hint="eastAsia"/>
              </w:rPr>
            </w:pPr>
            <w:r w:rsidRPr="006F5780">
              <w:t>            {</w:t>
            </w:r>
          </w:p>
          <w:p w14:paraId="359CBC87" w14:textId="77777777" w:rsidR="006F5780" w:rsidRPr="006F5780" w:rsidRDefault="006F5780" w:rsidP="00D4029B">
            <w:pPr>
              <w:pStyle w:val="y-0"/>
              <w:rPr>
                <w:rFonts w:hint="eastAsia"/>
              </w:rPr>
            </w:pPr>
            <w:r w:rsidRPr="006F5780">
              <w:t>                "vulName": "Gauntlet防火墙溢出-戴铮4",</w:t>
            </w:r>
          </w:p>
          <w:p w14:paraId="58F9696C" w14:textId="77777777" w:rsidR="006F5780" w:rsidRPr="006F5780" w:rsidRDefault="006F5780" w:rsidP="00D4029B">
            <w:pPr>
              <w:pStyle w:val="y-0"/>
              <w:rPr>
                <w:rFonts w:hint="eastAsia"/>
              </w:rPr>
            </w:pPr>
            <w:r w:rsidRPr="006F5780">
              <w:t>                "vulID": "MVM-2023-32123123333",</w:t>
            </w:r>
          </w:p>
          <w:p w14:paraId="734E4107" w14:textId="77777777" w:rsidR="006F5780" w:rsidRPr="006F5780" w:rsidRDefault="006F5780" w:rsidP="00D4029B">
            <w:pPr>
              <w:pStyle w:val="y-0"/>
              <w:rPr>
                <w:rFonts w:hint="eastAsia"/>
              </w:rPr>
            </w:pPr>
            <w:r w:rsidRPr="006F5780">
              <w:t>                "lclID": "68349",</w:t>
            </w:r>
          </w:p>
          <w:p w14:paraId="1C219FDB" w14:textId="77777777" w:rsidR="006F5780" w:rsidRPr="006F5780" w:rsidRDefault="006F5780" w:rsidP="00D4029B">
            <w:pPr>
              <w:pStyle w:val="y-0"/>
              <w:rPr>
                <w:rFonts w:hint="eastAsia"/>
              </w:rPr>
            </w:pPr>
            <w:r w:rsidRPr="006F5780">
              <w:t>                "bslDate": "2001-06-01",</w:t>
            </w:r>
          </w:p>
          <w:p w14:paraId="50FE6734" w14:textId="77777777" w:rsidR="006F5780" w:rsidRPr="006F5780" w:rsidRDefault="006F5780" w:rsidP="00D4029B">
            <w:pPr>
              <w:pStyle w:val="y-0"/>
              <w:rPr>
                <w:rFonts w:hint="eastAsia"/>
              </w:rPr>
            </w:pPr>
            <w:r w:rsidRPr="006F5780">
              <w:t>                "orgVulID": "CVE_ID_phfffj114",</w:t>
            </w:r>
          </w:p>
          <w:p w14:paraId="4ACA1D24" w14:textId="77777777" w:rsidR="006F5780" w:rsidRPr="006F5780" w:rsidRDefault="006F5780" w:rsidP="00D4029B">
            <w:pPr>
              <w:pStyle w:val="y-0"/>
              <w:rPr>
                <w:rFonts w:hint="eastAsia"/>
              </w:rPr>
            </w:pPr>
            <w:r w:rsidRPr="006F5780">
              <w:t>                "numOrg": 1,</w:t>
            </w:r>
          </w:p>
          <w:p w14:paraId="46CCD375" w14:textId="77777777" w:rsidR="006F5780" w:rsidRPr="006F5780" w:rsidRDefault="006F5780" w:rsidP="00D4029B">
            <w:pPr>
              <w:pStyle w:val="y-0"/>
              <w:rPr>
                <w:rFonts w:hint="eastAsia"/>
              </w:rPr>
            </w:pPr>
            <w:r w:rsidRPr="006F5780">
              <w:t>                "pubOrgInfo": [</w:t>
            </w:r>
          </w:p>
          <w:p w14:paraId="3AD90021" w14:textId="77777777" w:rsidR="006F5780" w:rsidRPr="006F5780" w:rsidRDefault="006F5780" w:rsidP="00D4029B">
            <w:pPr>
              <w:pStyle w:val="y-0"/>
              <w:rPr>
                <w:rFonts w:hint="eastAsia"/>
              </w:rPr>
            </w:pPr>
            <w:r w:rsidRPr="006F5780">
              <w:t>{</w:t>
            </w:r>
          </w:p>
          <w:p w14:paraId="31E6B68D" w14:textId="77777777" w:rsidR="006F5780" w:rsidRPr="006F5780" w:rsidRDefault="006F5780" w:rsidP="00D4029B">
            <w:pPr>
              <w:pStyle w:val="y-0"/>
              <w:rPr>
                <w:rFonts w:hint="eastAsia"/>
              </w:rPr>
            </w:pPr>
            <w:r w:rsidRPr="006F5780">
              <w:t>    "pubVulVal": 3.0,</w:t>
            </w:r>
          </w:p>
          <w:p w14:paraId="7AF5FA6A" w14:textId="77777777" w:rsidR="006F5780" w:rsidRPr="006F5780" w:rsidRDefault="006F5780" w:rsidP="00D4029B">
            <w:pPr>
              <w:pStyle w:val="y-0"/>
              <w:rPr>
                <w:rFonts w:hint="eastAsia"/>
              </w:rPr>
            </w:pPr>
            <w:r w:rsidRPr="006F5780">
              <w:t>    "pubOrgID": "A02",</w:t>
            </w:r>
          </w:p>
          <w:p w14:paraId="4994A161" w14:textId="77777777" w:rsidR="006F5780" w:rsidRPr="006F5780" w:rsidRDefault="006F5780" w:rsidP="00D4029B">
            <w:pPr>
              <w:pStyle w:val="y-0"/>
              <w:rPr>
                <w:rFonts w:hint="eastAsia"/>
              </w:rPr>
            </w:pPr>
            <w:r w:rsidRPr="006F5780">
              <w:t>    "pubVulID": "5201314",</w:t>
            </w:r>
          </w:p>
          <w:p w14:paraId="65FFDD3A" w14:textId="77777777" w:rsidR="006F5780" w:rsidRPr="006F5780" w:rsidRDefault="006F5780" w:rsidP="00D4029B">
            <w:pPr>
              <w:pStyle w:val="y-0"/>
              <w:rPr>
                <w:rFonts w:hint="eastAsia"/>
              </w:rPr>
            </w:pPr>
            <w:r w:rsidRPr="006F5780">
              <w:t>    "pubDate": "2023-08-08"</w:t>
            </w:r>
          </w:p>
          <w:p w14:paraId="23D6F5DB" w14:textId="77777777" w:rsidR="006F5780" w:rsidRPr="006F5780" w:rsidRDefault="006F5780" w:rsidP="00D4029B">
            <w:pPr>
              <w:pStyle w:val="y-0"/>
              <w:rPr>
                <w:rFonts w:hint="eastAsia"/>
              </w:rPr>
            </w:pPr>
            <w:r w:rsidRPr="006F5780">
              <w:t>}</w:t>
            </w:r>
          </w:p>
          <w:p w14:paraId="08A288BC" w14:textId="77777777" w:rsidR="006F5780" w:rsidRPr="006F5780" w:rsidRDefault="006F5780" w:rsidP="00D4029B">
            <w:pPr>
              <w:pStyle w:val="y-0"/>
              <w:rPr>
                <w:rFonts w:hint="eastAsia"/>
              </w:rPr>
            </w:pPr>
            <w:r w:rsidRPr="006F5780">
              <w:t>                ],</w:t>
            </w:r>
          </w:p>
          <w:p w14:paraId="5E645449" w14:textId="77777777" w:rsidR="006F5780" w:rsidRPr="006F5780" w:rsidRDefault="006F5780" w:rsidP="00D4029B">
            <w:pPr>
              <w:pStyle w:val="y-0"/>
              <w:rPr>
                <w:rFonts w:hint="eastAsia"/>
              </w:rPr>
            </w:pPr>
            <w:r w:rsidRPr="006F5780">
              <w:t>                "vulStat": 0,</w:t>
            </w:r>
          </w:p>
          <w:p w14:paraId="4A025301" w14:textId="77777777" w:rsidR="006F5780" w:rsidRPr="006F5780" w:rsidRDefault="006F5780" w:rsidP="00D4029B">
            <w:pPr>
              <w:pStyle w:val="y-0"/>
              <w:rPr>
                <w:rFonts w:hint="eastAsia"/>
              </w:rPr>
            </w:pPr>
            <w:r w:rsidRPr="006F5780">
              <w:t>                "bslVulVal": 0.11,</w:t>
            </w:r>
          </w:p>
          <w:p w14:paraId="56372913" w14:textId="77777777" w:rsidR="006F5780" w:rsidRPr="006F5780" w:rsidRDefault="006F5780" w:rsidP="00D4029B">
            <w:pPr>
              <w:pStyle w:val="y-0"/>
              <w:rPr>
                <w:rFonts w:hint="eastAsia"/>
              </w:rPr>
            </w:pPr>
            <w:r w:rsidRPr="006F5780">
              <w:t>                "vulType": 3,</w:t>
            </w:r>
          </w:p>
          <w:p w14:paraId="1D2FA455" w14:textId="77777777" w:rsidR="006F5780" w:rsidRPr="006F5780" w:rsidRDefault="006F5780" w:rsidP="00D4029B">
            <w:pPr>
              <w:pStyle w:val="y-0"/>
              <w:rPr>
                <w:rFonts w:hint="eastAsia"/>
              </w:rPr>
            </w:pPr>
            <w:r w:rsidRPr="006F5780">
              <w:t>                "vulLevel": 1,</w:t>
            </w:r>
          </w:p>
          <w:p w14:paraId="47C00FF8" w14:textId="77777777" w:rsidR="006F5780" w:rsidRPr="006F5780" w:rsidRDefault="006F5780" w:rsidP="00D4029B">
            <w:pPr>
              <w:pStyle w:val="y-0"/>
              <w:rPr>
                <w:rFonts w:hint="eastAsia"/>
              </w:rPr>
            </w:pPr>
            <w:r w:rsidRPr="006F5780">
              <w:lastRenderedPageBreak/>
              <w:t>                "assetType": "cpe:2.3:a:apache:log4j:1.2:-:*:*:*:*:*:*",</w:t>
            </w:r>
          </w:p>
          <w:p w14:paraId="2E3174B0" w14:textId="77777777" w:rsidR="006F5780" w:rsidRPr="006F5780" w:rsidRDefault="006F5780" w:rsidP="00D4029B">
            <w:pPr>
              <w:pStyle w:val="y-0"/>
              <w:rPr>
                <w:rFonts w:hint="eastAsia"/>
              </w:rPr>
            </w:pPr>
            <w:r w:rsidRPr="006F5780">
              <w:t>                "numAfftCmpt": 1,</w:t>
            </w:r>
          </w:p>
          <w:p w14:paraId="3A564460" w14:textId="77777777" w:rsidR="006F5780" w:rsidRPr="006F5780" w:rsidRDefault="006F5780" w:rsidP="00D4029B">
            <w:pPr>
              <w:pStyle w:val="y-0"/>
              <w:rPr>
                <w:rFonts w:hint="eastAsia"/>
              </w:rPr>
            </w:pPr>
            <w:r w:rsidRPr="006F5780">
              <w:t>                "afftCmptInfo": [</w:t>
            </w:r>
          </w:p>
          <w:p w14:paraId="1A89F8CF" w14:textId="77777777" w:rsidR="006F5780" w:rsidRPr="006F5780" w:rsidRDefault="006F5780" w:rsidP="00D4029B">
            <w:pPr>
              <w:pStyle w:val="y-0"/>
              <w:rPr>
                <w:rFonts w:hint="eastAsia"/>
              </w:rPr>
            </w:pPr>
            <w:r w:rsidRPr="006F5780">
              <w:t>{</w:t>
            </w:r>
          </w:p>
          <w:p w14:paraId="3A1AE030" w14:textId="77777777" w:rsidR="006F5780" w:rsidRPr="006F5780" w:rsidRDefault="006F5780" w:rsidP="00D4029B">
            <w:pPr>
              <w:pStyle w:val="y-0"/>
              <w:rPr>
                <w:rFonts w:hint="eastAsia"/>
              </w:rPr>
            </w:pPr>
            <w:r w:rsidRPr="006F5780">
              <w:t>    "cmptVendor": "组件厂商a",</w:t>
            </w:r>
          </w:p>
          <w:p w14:paraId="341753C0" w14:textId="77777777" w:rsidR="006F5780" w:rsidRPr="006F5780" w:rsidRDefault="006F5780" w:rsidP="00D4029B">
            <w:pPr>
              <w:pStyle w:val="y-0"/>
              <w:rPr>
                <w:rFonts w:hint="eastAsia"/>
              </w:rPr>
            </w:pPr>
            <w:r w:rsidRPr="006F5780">
              <w:t>    "cmptName": "组件名a称",</w:t>
            </w:r>
          </w:p>
          <w:p w14:paraId="7DF4BD12" w14:textId="77777777" w:rsidR="006F5780" w:rsidRPr="006F5780" w:rsidRDefault="006F5780" w:rsidP="00D4029B">
            <w:pPr>
              <w:pStyle w:val="y-0"/>
              <w:rPr>
                <w:rFonts w:hint="eastAsia"/>
              </w:rPr>
            </w:pPr>
            <w:r w:rsidRPr="006F5780">
              <w:t>    "cmptVer": "组件版a本",</w:t>
            </w:r>
          </w:p>
          <w:p w14:paraId="310650F4" w14:textId="77777777" w:rsidR="006F5780" w:rsidRPr="006F5780" w:rsidRDefault="006F5780" w:rsidP="00D4029B">
            <w:pPr>
              <w:pStyle w:val="y-0"/>
              <w:rPr>
                <w:rFonts w:hint="eastAsia"/>
              </w:rPr>
            </w:pPr>
            <w:r w:rsidRPr="006F5780">
              <w:t>    "cmptClass": 2</w:t>
            </w:r>
          </w:p>
          <w:p w14:paraId="5A5C6C64" w14:textId="77777777" w:rsidR="006F5780" w:rsidRPr="006F5780" w:rsidRDefault="006F5780" w:rsidP="00D4029B">
            <w:pPr>
              <w:pStyle w:val="y-0"/>
              <w:rPr>
                <w:rFonts w:hint="eastAsia"/>
              </w:rPr>
            </w:pPr>
            <w:r w:rsidRPr="006F5780">
              <w:t>}</w:t>
            </w:r>
          </w:p>
          <w:p w14:paraId="26B72AAC" w14:textId="77777777" w:rsidR="006F5780" w:rsidRPr="006F5780" w:rsidRDefault="006F5780" w:rsidP="00D4029B">
            <w:pPr>
              <w:pStyle w:val="y-0"/>
              <w:rPr>
                <w:rFonts w:hint="eastAsia"/>
              </w:rPr>
            </w:pPr>
            <w:r w:rsidRPr="006F5780">
              <w:t>                ],</w:t>
            </w:r>
          </w:p>
          <w:p w14:paraId="5BECC301" w14:textId="77777777" w:rsidR="006F5780" w:rsidRPr="006F5780" w:rsidRDefault="006F5780" w:rsidP="00D4029B">
            <w:pPr>
              <w:pStyle w:val="y-0"/>
              <w:rPr>
                <w:rFonts w:hint="eastAsia"/>
              </w:rPr>
            </w:pPr>
            <w:r w:rsidRPr="006F5780">
              <w:t>                "vulDesc": "NAI Gauntlet防火墙（4.1/4.2/5.0/5.5）中所带的过滤软件Cyber Patrol存在一个溢出问题，导致一个远程攻击者获得防火墙的root访问权限",</w:t>
            </w:r>
          </w:p>
          <w:p w14:paraId="2501D1E2" w14:textId="77777777" w:rsidR="006F5780" w:rsidRPr="006F5780" w:rsidRDefault="006F5780" w:rsidP="00D4029B">
            <w:pPr>
              <w:pStyle w:val="y-0"/>
              <w:rPr>
                <w:rFonts w:hint="eastAsia"/>
              </w:rPr>
            </w:pPr>
            <w:r w:rsidRPr="006F5780">
              <w:t>                "vulPocDesc": "111",</w:t>
            </w:r>
          </w:p>
          <w:p w14:paraId="51DDA0BE" w14:textId="77777777" w:rsidR="006F5780" w:rsidRPr="006F5780" w:rsidRDefault="006F5780" w:rsidP="00D4029B">
            <w:pPr>
              <w:pStyle w:val="y-0"/>
              <w:rPr>
                <w:rFonts w:hint="eastAsia"/>
              </w:rPr>
            </w:pPr>
            <w:r w:rsidRPr="006F5780">
              <w:t>                "expPath": 1,</w:t>
            </w:r>
          </w:p>
          <w:p w14:paraId="3E6C8A77" w14:textId="77777777" w:rsidR="006F5780" w:rsidRPr="006F5780" w:rsidRDefault="006F5780" w:rsidP="00D4029B">
            <w:pPr>
              <w:pStyle w:val="y-0"/>
              <w:rPr>
                <w:rFonts w:hint="eastAsia"/>
              </w:rPr>
            </w:pPr>
            <w:r w:rsidRPr="006F5780">
              <w:t>                "remed": "修复建议说明",</w:t>
            </w:r>
          </w:p>
          <w:p w14:paraId="6508D138" w14:textId="77777777" w:rsidR="006F5780" w:rsidRPr="006F5780" w:rsidRDefault="006F5780" w:rsidP="00D4029B">
            <w:pPr>
              <w:pStyle w:val="y-0"/>
              <w:rPr>
                <w:rFonts w:hint="eastAsia"/>
              </w:rPr>
            </w:pPr>
            <w:r w:rsidRPr="006F5780">
              <w:t>                "fixLnk": "漏洞修复补丁链接",</w:t>
            </w:r>
          </w:p>
          <w:p w14:paraId="1E4F30F4" w14:textId="5EB8E182" w:rsidR="006F5780" w:rsidRPr="006F5780" w:rsidRDefault="006F5780" w:rsidP="00D4029B">
            <w:pPr>
              <w:pStyle w:val="y-0"/>
              <w:rPr>
                <w:rFonts w:hint="eastAsia"/>
              </w:rPr>
            </w:pPr>
            <w:r w:rsidRPr="006F5780">
              <w:t>                "srcMethod": 1</w:t>
            </w:r>
            <w:r w:rsidR="00FB2F4B">
              <w:rPr>
                <w:rFonts w:hint="eastAsia"/>
              </w:rPr>
              <w:t>080</w:t>
            </w:r>
            <w:r w:rsidRPr="006F5780">
              <w:t>,</w:t>
            </w:r>
          </w:p>
          <w:p w14:paraId="5F15D1C9" w14:textId="77777777" w:rsidR="006F5780" w:rsidRPr="006F5780" w:rsidRDefault="006F5780" w:rsidP="00D4029B">
            <w:pPr>
              <w:pStyle w:val="y-0"/>
              <w:rPr>
                <w:rFonts w:hint="eastAsia"/>
              </w:rPr>
            </w:pPr>
            <w:r w:rsidRPr="006F5780">
              <w:t>                "rsvdDesc": "其他相关信息"</w:t>
            </w:r>
          </w:p>
          <w:p w14:paraId="631E015B" w14:textId="77777777" w:rsidR="006F5780" w:rsidRPr="006F5780" w:rsidRDefault="006F5780" w:rsidP="00D4029B">
            <w:pPr>
              <w:pStyle w:val="y-0"/>
              <w:rPr>
                <w:rFonts w:hint="eastAsia"/>
              </w:rPr>
            </w:pPr>
            <w:r w:rsidRPr="006F5780">
              <w:t>            }</w:t>
            </w:r>
          </w:p>
          <w:p w14:paraId="1126EB22" w14:textId="77777777" w:rsidR="006F5780" w:rsidRPr="006F5780" w:rsidRDefault="006F5780" w:rsidP="00D4029B">
            <w:pPr>
              <w:pStyle w:val="y-0"/>
              <w:rPr>
                <w:rFonts w:hint="eastAsia"/>
              </w:rPr>
            </w:pPr>
            <w:r w:rsidRPr="006F5780">
              <w:t>        ],</w:t>
            </w:r>
          </w:p>
          <w:p w14:paraId="1D17407C" w14:textId="77777777" w:rsidR="006F5780" w:rsidRPr="006F5780" w:rsidRDefault="006F5780" w:rsidP="00D4029B">
            <w:pPr>
              <w:pStyle w:val="y-0"/>
              <w:rPr>
                <w:rFonts w:hint="eastAsia"/>
              </w:rPr>
            </w:pPr>
            <w:r w:rsidRPr="006F5780">
              <w:t>        "vulNum": 1</w:t>
            </w:r>
          </w:p>
          <w:p w14:paraId="20119351" w14:textId="77777777" w:rsidR="006F5780" w:rsidRPr="006F5780" w:rsidRDefault="006F5780" w:rsidP="00D4029B">
            <w:pPr>
              <w:pStyle w:val="y-0"/>
              <w:rPr>
                <w:rFonts w:hint="eastAsia"/>
              </w:rPr>
            </w:pPr>
            <w:r w:rsidRPr="006F5780">
              <w:t>    },</w:t>
            </w:r>
          </w:p>
          <w:p w14:paraId="5D4D3BBA" w14:textId="77777777" w:rsidR="006F5780" w:rsidRPr="006F5780" w:rsidRDefault="006F5780" w:rsidP="00D4029B">
            <w:pPr>
              <w:pStyle w:val="y-0"/>
              <w:rPr>
                <w:rFonts w:hint="eastAsia"/>
              </w:rPr>
            </w:pPr>
            <w:r w:rsidRPr="006F5780">
              <w:t>    "outVulInfoLst": {</w:t>
            </w:r>
          </w:p>
          <w:p w14:paraId="76F93C56" w14:textId="77777777" w:rsidR="006F5780" w:rsidRPr="006F5780" w:rsidRDefault="006F5780" w:rsidP="00D4029B">
            <w:pPr>
              <w:pStyle w:val="y-0"/>
              <w:rPr>
                <w:rFonts w:hint="eastAsia"/>
              </w:rPr>
            </w:pPr>
            <w:r w:rsidRPr="006F5780">
              <w:t>        "vulNum": 1,</w:t>
            </w:r>
          </w:p>
          <w:p w14:paraId="528CB36A" w14:textId="77777777" w:rsidR="006F5780" w:rsidRPr="006F5780" w:rsidRDefault="006F5780" w:rsidP="00D4029B">
            <w:pPr>
              <w:pStyle w:val="y-0"/>
              <w:rPr>
                <w:rFonts w:hint="eastAsia"/>
              </w:rPr>
            </w:pPr>
            <w:r w:rsidRPr="006F5780">
              <w:t>        "engLst": {</w:t>
            </w:r>
          </w:p>
          <w:p w14:paraId="7ACBD33A" w14:textId="77777777" w:rsidR="006F5780" w:rsidRPr="006F5780" w:rsidRDefault="006F5780" w:rsidP="00D4029B">
            <w:pPr>
              <w:pStyle w:val="y-0"/>
              <w:rPr>
                <w:rFonts w:hint="eastAsia"/>
              </w:rPr>
            </w:pPr>
            <w:r w:rsidRPr="006F5780">
              <w:t>            "engNum": 1,</w:t>
            </w:r>
          </w:p>
          <w:p w14:paraId="78736395" w14:textId="77777777" w:rsidR="006F5780" w:rsidRPr="006F5780" w:rsidRDefault="006F5780" w:rsidP="00D4029B">
            <w:pPr>
              <w:pStyle w:val="y-0"/>
              <w:rPr>
                <w:rFonts w:hint="eastAsia"/>
              </w:rPr>
            </w:pPr>
            <w:r w:rsidRPr="006F5780">
              <w:t>            "engDevs": [</w:t>
            </w:r>
          </w:p>
          <w:p w14:paraId="7DC053B8" w14:textId="77777777" w:rsidR="006F5780" w:rsidRPr="006F5780" w:rsidRDefault="006F5780" w:rsidP="00D4029B">
            <w:pPr>
              <w:pStyle w:val="y-0"/>
              <w:rPr>
                <w:rFonts w:hint="eastAsia"/>
              </w:rPr>
            </w:pPr>
            <w:r w:rsidRPr="006F5780">
              <w:t>                {</w:t>
            </w:r>
          </w:p>
          <w:p w14:paraId="5658BF24" w14:textId="77777777" w:rsidR="006F5780" w:rsidRPr="006F5780" w:rsidRDefault="006F5780" w:rsidP="00D4029B">
            <w:pPr>
              <w:pStyle w:val="y-0"/>
              <w:rPr>
                <w:rFonts w:hint="eastAsia"/>
              </w:rPr>
            </w:pPr>
            <w:r w:rsidRPr="006F5780">
              <w:t>"engHash": "981079dd51f925ffb668b493a73ed51e",</w:t>
            </w:r>
          </w:p>
          <w:p w14:paraId="25A9A750" w14:textId="77777777" w:rsidR="006F5780" w:rsidRPr="006F5780" w:rsidRDefault="006F5780" w:rsidP="00D4029B">
            <w:pPr>
              <w:pStyle w:val="y-0"/>
              <w:rPr>
                <w:rFonts w:hint="eastAsia"/>
              </w:rPr>
            </w:pPr>
            <w:r w:rsidRPr="006F5780">
              <w:t>"engType": 32</w:t>
            </w:r>
          </w:p>
          <w:p w14:paraId="78847CBA" w14:textId="77777777" w:rsidR="006F5780" w:rsidRPr="006F5780" w:rsidRDefault="006F5780" w:rsidP="00D4029B">
            <w:pPr>
              <w:pStyle w:val="y-0"/>
              <w:rPr>
                <w:rFonts w:hint="eastAsia"/>
              </w:rPr>
            </w:pPr>
            <w:r w:rsidRPr="006F5780">
              <w:t>                }</w:t>
            </w:r>
          </w:p>
          <w:p w14:paraId="0DB1F584" w14:textId="77777777" w:rsidR="006F5780" w:rsidRPr="006F5780" w:rsidRDefault="006F5780" w:rsidP="00D4029B">
            <w:pPr>
              <w:pStyle w:val="y-0"/>
              <w:rPr>
                <w:rFonts w:hint="eastAsia"/>
              </w:rPr>
            </w:pPr>
            <w:r w:rsidRPr="006F5780">
              <w:t>            ]</w:t>
            </w:r>
          </w:p>
          <w:p w14:paraId="7F248BDC" w14:textId="77777777" w:rsidR="006F5780" w:rsidRPr="006F5780" w:rsidRDefault="006F5780" w:rsidP="00D4029B">
            <w:pPr>
              <w:pStyle w:val="y-0"/>
              <w:rPr>
                <w:rFonts w:hint="eastAsia"/>
              </w:rPr>
            </w:pPr>
            <w:r w:rsidRPr="006F5780">
              <w:t>        },</w:t>
            </w:r>
          </w:p>
          <w:p w14:paraId="38167EFE" w14:textId="77777777" w:rsidR="006F5780" w:rsidRPr="006F5780" w:rsidRDefault="006F5780" w:rsidP="00D4029B">
            <w:pPr>
              <w:pStyle w:val="y-0"/>
              <w:rPr>
                <w:rFonts w:hint="eastAsia"/>
              </w:rPr>
            </w:pPr>
            <w:r w:rsidRPr="006F5780">
              <w:t>        "comVulLst": [</w:t>
            </w:r>
          </w:p>
          <w:p w14:paraId="5212AAB8" w14:textId="77777777" w:rsidR="006F5780" w:rsidRPr="006F5780" w:rsidRDefault="006F5780" w:rsidP="00D4029B">
            <w:pPr>
              <w:pStyle w:val="y-0"/>
              <w:rPr>
                <w:rFonts w:hint="eastAsia"/>
              </w:rPr>
            </w:pPr>
            <w:r w:rsidRPr="006F5780">
              <w:t>            {</w:t>
            </w:r>
          </w:p>
          <w:p w14:paraId="312C2385" w14:textId="77777777" w:rsidR="006F5780" w:rsidRPr="006F5780" w:rsidRDefault="006F5780" w:rsidP="00D4029B">
            <w:pPr>
              <w:pStyle w:val="y-0"/>
              <w:rPr>
                <w:rFonts w:hint="eastAsia"/>
              </w:rPr>
            </w:pPr>
            <w:r w:rsidRPr="006F5780">
              <w:t>                "vulID": "MVM-2019-1696145560773468160",</w:t>
            </w:r>
          </w:p>
          <w:p w14:paraId="055B7485" w14:textId="77777777" w:rsidR="006F5780" w:rsidRPr="006F5780" w:rsidRDefault="006F5780" w:rsidP="00D4029B">
            <w:pPr>
              <w:pStyle w:val="y-0"/>
              <w:rPr>
                <w:rFonts w:hint="eastAsia"/>
              </w:rPr>
            </w:pPr>
            <w:r w:rsidRPr="006F5780">
              <w:t>                        "assetNum": 1,</w:t>
            </w:r>
          </w:p>
          <w:p w14:paraId="2091C592" w14:textId="77777777" w:rsidR="006F5780" w:rsidRPr="006F5780" w:rsidRDefault="006F5780" w:rsidP="00D4029B">
            <w:pPr>
              <w:pStyle w:val="y-0"/>
              <w:rPr>
                <w:rFonts w:hint="eastAsia"/>
              </w:rPr>
            </w:pPr>
            <w:r w:rsidRPr="006F5780">
              <w:t>                "instVulLst": [</w:t>
            </w:r>
          </w:p>
          <w:p w14:paraId="13552ECF" w14:textId="77777777" w:rsidR="006F5780" w:rsidRPr="006F5780" w:rsidRDefault="006F5780" w:rsidP="00D4029B">
            <w:pPr>
              <w:pStyle w:val="y-0"/>
              <w:rPr>
                <w:rFonts w:hint="eastAsia"/>
              </w:rPr>
            </w:pPr>
            <w:r w:rsidRPr="006F5780">
              <w:t>{</w:t>
            </w:r>
          </w:p>
          <w:p w14:paraId="45F17A97" w14:textId="77777777" w:rsidR="006F5780" w:rsidRPr="006F5780" w:rsidRDefault="006F5780" w:rsidP="00D4029B">
            <w:pPr>
              <w:pStyle w:val="y-0"/>
              <w:rPr>
                <w:rFonts w:hint="eastAsia"/>
              </w:rPr>
            </w:pPr>
            <w:r w:rsidRPr="006F5780">
              <w:t>    "assetID": "56546841kk",</w:t>
            </w:r>
          </w:p>
          <w:p w14:paraId="5BF8BFF5" w14:textId="77777777" w:rsidR="006F5780" w:rsidRPr="006F5780" w:rsidRDefault="006F5780" w:rsidP="00D4029B">
            <w:pPr>
              <w:pStyle w:val="y-0"/>
              <w:rPr>
                <w:rFonts w:hint="eastAsia"/>
              </w:rPr>
            </w:pPr>
            <w:r w:rsidRPr="006F5780">
              <w:t>    "assetLclId": "资产lcl_id测试0801 14:58",</w:t>
            </w:r>
          </w:p>
          <w:p w14:paraId="70E8F052" w14:textId="77777777" w:rsidR="006F5780" w:rsidRPr="006F5780" w:rsidRDefault="006F5780" w:rsidP="00D4029B">
            <w:pPr>
              <w:pStyle w:val="y-0"/>
              <w:rPr>
                <w:rFonts w:hint="eastAsia"/>
              </w:rPr>
            </w:pPr>
            <w:r w:rsidRPr="006F5780">
              <w:t>    "assetName": "资产名测试0801 14:58",</w:t>
            </w:r>
          </w:p>
          <w:p w14:paraId="33585D38" w14:textId="77777777" w:rsidR="006F5780" w:rsidRPr="006F5780" w:rsidRDefault="006F5780" w:rsidP="00D4029B">
            <w:pPr>
              <w:pStyle w:val="y-0"/>
              <w:rPr>
                <w:rFonts w:hint="eastAsia"/>
              </w:rPr>
            </w:pPr>
            <w:r w:rsidRPr="006F5780">
              <w:t>    "assetOwnerinfo": "张三,10086",</w:t>
            </w:r>
          </w:p>
          <w:p w14:paraId="5FFD08AE" w14:textId="77777777" w:rsidR="006F5780" w:rsidRPr="006F5780" w:rsidRDefault="006F5780" w:rsidP="00D4029B">
            <w:pPr>
              <w:pStyle w:val="y-0"/>
              <w:rPr>
                <w:rFonts w:hint="eastAsia"/>
              </w:rPr>
            </w:pPr>
            <w:r w:rsidRPr="006F5780">
              <w:t>    "isAccess": 0,</w:t>
            </w:r>
          </w:p>
          <w:p w14:paraId="0942E52A" w14:textId="77777777" w:rsidR="006F5780" w:rsidRPr="006F5780" w:rsidRDefault="006F5780" w:rsidP="00D4029B">
            <w:pPr>
              <w:pStyle w:val="y-0"/>
              <w:rPr>
                <w:rFonts w:hint="eastAsia"/>
              </w:rPr>
            </w:pPr>
            <w:r w:rsidRPr="006F5780">
              <w:lastRenderedPageBreak/>
              <w:t>    "logIDLst": "9317eb0b8fe2349f6635c4282c068c63,3e8ce27a4e8d0d5d3907bd1afa36a090,64004768e9438af7a233cbf3f900da59",</w:t>
            </w:r>
          </w:p>
          <w:p w14:paraId="665E2996" w14:textId="77777777" w:rsidR="006F5780" w:rsidRPr="006F5780" w:rsidRDefault="006F5780" w:rsidP="00D4029B">
            <w:pPr>
              <w:pStyle w:val="y-0"/>
              <w:rPr>
                <w:rFonts w:hint="eastAsia"/>
              </w:rPr>
            </w:pPr>
            <w:r w:rsidRPr="006F5780">
              <w:t>    "lvRsn": 101,</w:t>
            </w:r>
          </w:p>
          <w:p w14:paraId="456E5B93" w14:textId="77777777" w:rsidR="006F5780" w:rsidRPr="006F5780" w:rsidRDefault="006F5780" w:rsidP="00D4029B">
            <w:pPr>
              <w:pStyle w:val="y-0"/>
              <w:rPr>
                <w:rFonts w:hint="eastAsia"/>
              </w:rPr>
            </w:pPr>
            <w:r w:rsidRPr="006F5780">
              <w:t>    "remedTime": "",</w:t>
            </w:r>
          </w:p>
          <w:p w14:paraId="35BBE873" w14:textId="77777777" w:rsidR="006F5780" w:rsidRPr="006F5780" w:rsidRDefault="006F5780" w:rsidP="00D4029B">
            <w:pPr>
              <w:pStyle w:val="y-0"/>
              <w:rPr>
                <w:rFonts w:hint="eastAsia"/>
              </w:rPr>
            </w:pPr>
            <w:r w:rsidRPr="006F5780">
              <w:t>    "srcMethod": 1080,</w:t>
            </w:r>
          </w:p>
          <w:p w14:paraId="04D159A6" w14:textId="77777777" w:rsidR="006F5780" w:rsidRPr="006F5780" w:rsidRDefault="006F5780" w:rsidP="00D4029B">
            <w:pPr>
              <w:pStyle w:val="y-0"/>
              <w:rPr>
                <w:rFonts w:hint="eastAsia"/>
              </w:rPr>
            </w:pPr>
            <w:r w:rsidRPr="006F5780">
              <w:t>    "transferTime": "1687317164",</w:t>
            </w:r>
          </w:p>
          <w:p w14:paraId="6E68EEEC" w14:textId="3DCE2351" w:rsidR="006F5780" w:rsidRPr="006F5780" w:rsidRDefault="006F5780" w:rsidP="00D4029B">
            <w:pPr>
              <w:pStyle w:val="y-0"/>
              <w:rPr>
                <w:rFonts w:hint="eastAsia"/>
              </w:rPr>
            </w:pPr>
            <w:r w:rsidRPr="006F5780">
              <w:t xml:space="preserve">    </w:t>
            </w:r>
            <w:del w:id="540" w:author="俊林 杨" w:date="2025-07-14T15:03:00Z" w16du:dateUtc="2025-07-14T07:03:00Z">
              <w:r w:rsidRPr="006F5780" w:rsidDel="00977A5E">
                <w:delText>"unitType": "100001"</w:delText>
              </w:r>
            </w:del>
            <w:ins w:id="541" w:author="俊林 杨" w:date="2025-07-14T15:03:00Z" w16du:dateUtc="2025-07-14T07:03:00Z">
              <w:r w:rsidR="00977A5E">
                <w:t>“unitType”: “0101”</w:t>
              </w:r>
            </w:ins>
            <w:r w:rsidRPr="006F5780">
              <w:t>,</w:t>
            </w:r>
          </w:p>
          <w:p w14:paraId="4AA2C7B9" w14:textId="77777777" w:rsidR="006F5780" w:rsidRPr="006F5780" w:rsidRDefault="006F5780" w:rsidP="00D4029B">
            <w:pPr>
              <w:pStyle w:val="y-0"/>
              <w:rPr>
                <w:rFonts w:hint="eastAsia"/>
              </w:rPr>
            </w:pPr>
            <w:r w:rsidRPr="006F5780">
              <w:t>    "vulAddrType": 1,</w:t>
            </w:r>
          </w:p>
          <w:p w14:paraId="61D4E4F0" w14:textId="77777777" w:rsidR="006F5780" w:rsidRPr="006F5780" w:rsidRDefault="006F5780" w:rsidP="00D4029B">
            <w:pPr>
              <w:pStyle w:val="y-0"/>
              <w:rPr>
                <w:rFonts w:hint="eastAsia"/>
              </w:rPr>
            </w:pPr>
            <w:r w:rsidRPr="006F5780">
              <w:t>    "vulInfoID": "15718153285797232116411",</w:t>
            </w:r>
          </w:p>
          <w:p w14:paraId="3F5FB822" w14:textId="77777777" w:rsidR="006F5780" w:rsidRPr="006F5780" w:rsidRDefault="006F5780" w:rsidP="00D4029B">
            <w:pPr>
              <w:pStyle w:val="y-0"/>
              <w:rPr>
                <w:rFonts w:hint="eastAsia"/>
              </w:rPr>
            </w:pPr>
            <w:r w:rsidRPr="006F5780">
              <w:t>    "vulInfoStat": 0,</w:t>
            </w:r>
          </w:p>
          <w:p w14:paraId="5627CE3C" w14:textId="77777777" w:rsidR="006F5780" w:rsidRPr="006F5780" w:rsidRDefault="006F5780" w:rsidP="00D4029B">
            <w:pPr>
              <w:pStyle w:val="y-0"/>
              <w:rPr>
                <w:rFonts w:hint="eastAsia"/>
              </w:rPr>
            </w:pPr>
            <w:r w:rsidRPr="006F5780">
              <w:t>    "vulInstClass": 1,</w:t>
            </w:r>
          </w:p>
          <w:p w14:paraId="501FC47D" w14:textId="77777777" w:rsidR="006F5780" w:rsidRPr="006F5780" w:rsidRDefault="006F5780" w:rsidP="00D4029B">
            <w:pPr>
              <w:pStyle w:val="y-0"/>
              <w:rPr>
                <w:rFonts w:hint="eastAsia"/>
              </w:rPr>
            </w:pPr>
            <w:r w:rsidRPr="006F5780">
              <w:t>    "vulInstCpe": "",</w:t>
            </w:r>
          </w:p>
          <w:p w14:paraId="6DC1D071" w14:textId="77777777" w:rsidR="006F5780" w:rsidRPr="006F5780" w:rsidRDefault="006F5780" w:rsidP="00D4029B">
            <w:pPr>
              <w:pStyle w:val="y-0"/>
              <w:rPr>
                <w:rFonts w:hint="eastAsia"/>
              </w:rPr>
            </w:pPr>
            <w:r w:rsidRPr="006F5780">
              <w:t>    "vulInstDevCpe": "",</w:t>
            </w:r>
          </w:p>
          <w:p w14:paraId="3F666182" w14:textId="77777777" w:rsidR="006F5780" w:rsidRPr="006F5780" w:rsidRDefault="006F5780" w:rsidP="00D4029B">
            <w:pPr>
              <w:pStyle w:val="y-0"/>
              <w:rPr>
                <w:rFonts w:hint="eastAsia"/>
              </w:rPr>
            </w:pPr>
            <w:r w:rsidRPr="006F5780">
              <w:t>    "vulInstDevNameVer": "",</w:t>
            </w:r>
          </w:p>
          <w:p w14:paraId="55B785C7" w14:textId="77777777" w:rsidR="006F5780" w:rsidRPr="006F5780" w:rsidRDefault="006F5780" w:rsidP="00D4029B">
            <w:pPr>
              <w:pStyle w:val="y-0"/>
              <w:rPr>
                <w:rFonts w:hint="eastAsia"/>
              </w:rPr>
            </w:pPr>
            <w:r w:rsidRPr="006F5780">
              <w:t>    "vulInstDevVendor": "",</w:t>
            </w:r>
          </w:p>
          <w:p w14:paraId="7C93FD0E" w14:textId="77777777" w:rsidR="006F5780" w:rsidRPr="006F5780" w:rsidRDefault="006F5780" w:rsidP="00D4029B">
            <w:pPr>
              <w:pStyle w:val="y-0"/>
              <w:rPr>
                <w:rFonts w:hint="eastAsia"/>
              </w:rPr>
            </w:pPr>
            <w:r w:rsidRPr="006F5780">
              <w:t>    "vulInstFileLoc": "",</w:t>
            </w:r>
          </w:p>
          <w:p w14:paraId="545FF327" w14:textId="77777777" w:rsidR="006F5780" w:rsidRPr="006F5780" w:rsidRDefault="006F5780" w:rsidP="00D4029B">
            <w:pPr>
              <w:pStyle w:val="y-0"/>
              <w:rPr>
                <w:rFonts w:hint="eastAsia"/>
              </w:rPr>
            </w:pPr>
            <w:r w:rsidRPr="006F5780">
              <w:t>    "vulInstFilePath": "",</w:t>
            </w:r>
          </w:p>
          <w:p w14:paraId="7FFFFCC0" w14:textId="77777777" w:rsidR="006F5780" w:rsidRPr="006F5780" w:rsidRDefault="006F5780" w:rsidP="00D4029B">
            <w:pPr>
              <w:pStyle w:val="y-0"/>
              <w:rPr>
                <w:rFonts w:hint="eastAsia"/>
              </w:rPr>
            </w:pPr>
            <w:r w:rsidRPr="006F5780">
              <w:t>    "vulInstName": "应用软件",</w:t>
            </w:r>
          </w:p>
          <w:p w14:paraId="1A904CEF" w14:textId="77777777" w:rsidR="006F5780" w:rsidRPr="006F5780" w:rsidRDefault="006F5780" w:rsidP="00D4029B">
            <w:pPr>
              <w:pStyle w:val="y-0"/>
              <w:rPr>
                <w:rFonts w:hint="eastAsia"/>
              </w:rPr>
            </w:pPr>
            <w:r w:rsidRPr="006F5780">
              <w:t>    "vulInstOsCpe": "",</w:t>
            </w:r>
          </w:p>
          <w:p w14:paraId="2CE437FB" w14:textId="77777777" w:rsidR="006F5780" w:rsidRPr="006F5780" w:rsidRDefault="006F5780" w:rsidP="00D4029B">
            <w:pPr>
              <w:pStyle w:val="y-0"/>
              <w:rPr>
                <w:rFonts w:hint="eastAsia"/>
              </w:rPr>
            </w:pPr>
            <w:r w:rsidRPr="006F5780">
              <w:t>    "vulInstOsNameVer": "windows10",</w:t>
            </w:r>
          </w:p>
          <w:p w14:paraId="4A4452C7" w14:textId="77777777" w:rsidR="006F5780" w:rsidRPr="006F5780" w:rsidRDefault="006F5780" w:rsidP="00D4029B">
            <w:pPr>
              <w:pStyle w:val="y-0"/>
              <w:rPr>
                <w:rFonts w:hint="eastAsia"/>
              </w:rPr>
            </w:pPr>
            <w:r w:rsidRPr="006F5780">
              <w:t>    "vulInstOsType": "windows",</w:t>
            </w:r>
          </w:p>
          <w:p w14:paraId="3A2877C8" w14:textId="77777777" w:rsidR="006F5780" w:rsidRPr="006F5780" w:rsidRDefault="006F5780" w:rsidP="00D4029B">
            <w:pPr>
              <w:pStyle w:val="y-0"/>
              <w:rPr>
                <w:rFonts w:hint="eastAsia"/>
              </w:rPr>
            </w:pPr>
            <w:r w:rsidRPr="006F5780">
              <w:t>    "vulInstOsVendor": "微软",</w:t>
            </w:r>
          </w:p>
          <w:p w14:paraId="3D88052E" w14:textId="77777777" w:rsidR="006F5780" w:rsidRPr="006F5780" w:rsidRDefault="006F5780" w:rsidP="00D4029B">
            <w:pPr>
              <w:pStyle w:val="y-0"/>
              <w:rPr>
                <w:rFonts w:hint="eastAsia"/>
              </w:rPr>
            </w:pPr>
            <w:r w:rsidRPr="006F5780">
              <w:t>    "vulInstRunPath": "",</w:t>
            </w:r>
          </w:p>
          <w:p w14:paraId="263B812A" w14:textId="77777777" w:rsidR="006F5780" w:rsidRPr="006F5780" w:rsidRDefault="006F5780" w:rsidP="00D4029B">
            <w:pPr>
              <w:pStyle w:val="y-0"/>
              <w:rPr>
                <w:rFonts w:hint="eastAsia"/>
              </w:rPr>
            </w:pPr>
            <w:r w:rsidRPr="006F5780">
              <w:t>    "vulInstVendor": "CMCC",</w:t>
            </w:r>
          </w:p>
          <w:p w14:paraId="53D6FEB9" w14:textId="77777777" w:rsidR="006F5780" w:rsidRPr="006F5780" w:rsidRDefault="006F5780" w:rsidP="00D4029B">
            <w:pPr>
              <w:pStyle w:val="y-0"/>
              <w:rPr>
                <w:rFonts w:hint="eastAsia"/>
              </w:rPr>
            </w:pPr>
            <w:r w:rsidRPr="006F5780">
              <w:t>    "vulInstVer": "1.0",</w:t>
            </w:r>
          </w:p>
          <w:p w14:paraId="79F6F092" w14:textId="77777777" w:rsidR="006F5780" w:rsidRPr="006F5780" w:rsidRDefault="006F5780" w:rsidP="00D4029B">
            <w:pPr>
              <w:pStyle w:val="y-0"/>
              <w:rPr>
                <w:rFonts w:hint="eastAsia"/>
              </w:rPr>
            </w:pPr>
            <w:r w:rsidRPr="006F5780">
              <w:t>    "vulNetAddr": "https://www.baidu.com",</w:t>
            </w:r>
          </w:p>
          <w:p w14:paraId="11780A6D" w14:textId="77777777" w:rsidR="006F5780" w:rsidRPr="006F5780" w:rsidRDefault="006F5780" w:rsidP="00D4029B">
            <w:pPr>
              <w:pStyle w:val="y-0"/>
              <w:rPr>
                <w:rFonts w:hint="eastAsia"/>
              </w:rPr>
            </w:pPr>
            <w:r w:rsidRPr="006F5780">
              <w:t>    "vulPort": 80,</w:t>
            </w:r>
          </w:p>
          <w:p w14:paraId="4534B4F7" w14:textId="77777777" w:rsidR="006F5780" w:rsidRPr="006F5780" w:rsidRDefault="006F5780" w:rsidP="00D4029B">
            <w:pPr>
              <w:pStyle w:val="y-0"/>
              <w:rPr>
                <w:rFonts w:hint="eastAsia"/>
              </w:rPr>
            </w:pPr>
            <w:r w:rsidRPr="006F5780">
              <w:t>    "vulPriorLvl": 1,</w:t>
            </w:r>
          </w:p>
          <w:p w14:paraId="120F3882" w14:textId="77777777" w:rsidR="006F5780" w:rsidRPr="006F5780" w:rsidRDefault="006F5780" w:rsidP="00D4029B">
            <w:pPr>
              <w:pStyle w:val="y-0"/>
              <w:rPr>
                <w:rFonts w:hint="eastAsia"/>
              </w:rPr>
            </w:pPr>
            <w:r w:rsidRPr="006F5780">
              <w:t>    "vulPriorMID": "3e8ce27a4e8d0d5d3907bd1afa36a230",</w:t>
            </w:r>
          </w:p>
          <w:p w14:paraId="6CF77F5B" w14:textId="77777777" w:rsidR="006F5780" w:rsidRPr="006F5780" w:rsidRDefault="006F5780" w:rsidP="00D4029B">
            <w:pPr>
              <w:pStyle w:val="y-0"/>
              <w:rPr>
                <w:rFonts w:hint="eastAsia"/>
              </w:rPr>
            </w:pPr>
            <w:r w:rsidRPr="006F5780">
              <w:t>    "vulPriorVal": 1.0,</w:t>
            </w:r>
          </w:p>
          <w:p w14:paraId="6DDDC5BC" w14:textId="77777777" w:rsidR="006F5780" w:rsidRPr="006F5780" w:rsidRDefault="006F5780" w:rsidP="00D4029B">
            <w:pPr>
              <w:pStyle w:val="y-0"/>
              <w:rPr>
                <w:rFonts w:hint="eastAsia"/>
              </w:rPr>
            </w:pPr>
            <w:r w:rsidRPr="006F5780">
              <w:t>    "vulSvc": "nginx",</w:t>
            </w:r>
          </w:p>
          <w:p w14:paraId="6FF7AAEA" w14:textId="77777777" w:rsidR="006F5780" w:rsidRPr="006F5780" w:rsidRDefault="006F5780" w:rsidP="00D4029B">
            <w:pPr>
              <w:pStyle w:val="y-0"/>
              <w:rPr>
                <w:rFonts w:hint="eastAsia"/>
              </w:rPr>
            </w:pPr>
            <w:r w:rsidRPr="006F5780">
              <w:t>    "vulTransProto": "TCP"</w:t>
            </w:r>
          </w:p>
          <w:p w14:paraId="0B64C953" w14:textId="77777777" w:rsidR="006F5780" w:rsidRPr="006F5780" w:rsidRDefault="006F5780" w:rsidP="00D4029B">
            <w:pPr>
              <w:pStyle w:val="y-0"/>
              <w:rPr>
                <w:rFonts w:hint="eastAsia"/>
              </w:rPr>
            </w:pPr>
            <w:r w:rsidRPr="006F5780">
              <w:t>}</w:t>
            </w:r>
          </w:p>
          <w:p w14:paraId="348C2170" w14:textId="77777777" w:rsidR="006F5780" w:rsidRPr="006F5780" w:rsidRDefault="006F5780" w:rsidP="00D4029B">
            <w:pPr>
              <w:pStyle w:val="y-0"/>
              <w:rPr>
                <w:rFonts w:hint="eastAsia"/>
              </w:rPr>
            </w:pPr>
            <w:r w:rsidRPr="006F5780">
              <w:t>                ]</w:t>
            </w:r>
          </w:p>
          <w:p w14:paraId="7EEB8692" w14:textId="77777777" w:rsidR="006F5780" w:rsidRPr="006F5780" w:rsidRDefault="006F5780" w:rsidP="00D4029B">
            <w:pPr>
              <w:pStyle w:val="y-0"/>
              <w:rPr>
                <w:rFonts w:hint="eastAsia"/>
              </w:rPr>
            </w:pPr>
            <w:r w:rsidRPr="006F5780">
              <w:t>            }</w:t>
            </w:r>
          </w:p>
          <w:p w14:paraId="2C969AC8" w14:textId="77777777" w:rsidR="006F5780" w:rsidRPr="006F5780" w:rsidRDefault="006F5780" w:rsidP="00D4029B">
            <w:pPr>
              <w:pStyle w:val="y-0"/>
              <w:rPr>
                <w:rFonts w:hint="eastAsia"/>
              </w:rPr>
            </w:pPr>
            <w:r w:rsidRPr="006F5780">
              <w:t>        ]</w:t>
            </w:r>
          </w:p>
          <w:p w14:paraId="28BCBB5B" w14:textId="77777777" w:rsidR="006F5780" w:rsidRPr="006F5780" w:rsidRDefault="006F5780" w:rsidP="00D4029B">
            <w:pPr>
              <w:pStyle w:val="y-0"/>
              <w:rPr>
                <w:rFonts w:hint="eastAsia"/>
              </w:rPr>
            </w:pPr>
            <w:r w:rsidRPr="006F5780">
              <w:t>    },</w:t>
            </w:r>
          </w:p>
          <w:p w14:paraId="6B6C5D96" w14:textId="27C1F5D4" w:rsidR="006F5780" w:rsidRPr="006F5780" w:rsidRDefault="006F5780" w:rsidP="00D4029B">
            <w:pPr>
              <w:pStyle w:val="y-0"/>
              <w:rPr>
                <w:rFonts w:hint="eastAsia"/>
              </w:rPr>
            </w:pPr>
            <w:r w:rsidRPr="006F5780">
              <w:t>   "inputParam": "xxx"</w:t>
            </w:r>
          </w:p>
          <w:p w14:paraId="374F20EE" w14:textId="77777777" w:rsidR="006F5780" w:rsidRPr="006F5780" w:rsidRDefault="006F5780" w:rsidP="00D4029B">
            <w:pPr>
              <w:pStyle w:val="y-0"/>
              <w:rPr>
                <w:rFonts w:hint="eastAsia"/>
              </w:rPr>
            </w:pPr>
            <w:r w:rsidRPr="006F5780">
              <w:t>}</w:t>
            </w:r>
          </w:p>
          <w:p w14:paraId="40FDDCFE" w14:textId="77777777" w:rsidR="006F5780" w:rsidRDefault="006F5780" w:rsidP="00D4029B">
            <w:pPr>
              <w:pStyle w:val="y-0"/>
              <w:rPr>
                <w:rFonts w:hint="eastAsia"/>
              </w:rPr>
            </w:pPr>
          </w:p>
        </w:tc>
      </w:tr>
    </w:tbl>
    <w:p w14:paraId="34BE503D" w14:textId="77777777" w:rsidR="006F5780" w:rsidRPr="006F5780" w:rsidRDefault="006F5780" w:rsidP="00D4029B">
      <w:pPr>
        <w:pStyle w:val="y-0"/>
        <w:rPr>
          <w:rFonts w:hint="eastAsia"/>
        </w:rPr>
      </w:pPr>
    </w:p>
    <w:p w14:paraId="087790F7" w14:textId="77777777" w:rsidR="004B7234" w:rsidRPr="004B7234" w:rsidRDefault="004B7234" w:rsidP="00D4029B">
      <w:pPr>
        <w:pStyle w:val="y-0"/>
        <w:rPr>
          <w:rFonts w:hint="eastAsia"/>
        </w:rPr>
      </w:pPr>
    </w:p>
    <w:p w14:paraId="6EED6487" w14:textId="77777777" w:rsidR="009C783E" w:rsidRDefault="009C783E" w:rsidP="009C783E">
      <w:pPr>
        <w:pStyle w:val="y-20"/>
        <w:rPr>
          <w:rFonts w:hint="eastAsia"/>
        </w:rPr>
      </w:pPr>
      <w:r>
        <w:rPr>
          <w:rFonts w:hint="eastAsia"/>
        </w:rPr>
        <w:lastRenderedPageBreak/>
        <w:t>接口</w:t>
      </w:r>
      <w:r>
        <w:rPr>
          <w:rFonts w:hint="eastAsia"/>
        </w:rPr>
        <w:t>32</w:t>
      </w:r>
      <w:r>
        <w:rPr>
          <w:rFonts w:hint="eastAsia"/>
        </w:rPr>
        <w:t>：下级平台文件上传</w:t>
      </w:r>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05070" w14:paraId="105B7BDC" w14:textId="77777777" w:rsidTr="00296B82">
        <w:tc>
          <w:tcPr>
            <w:tcW w:w="1271" w:type="dxa"/>
          </w:tcPr>
          <w:p w14:paraId="153EFA2E" w14:textId="77777777" w:rsidR="00005070" w:rsidRDefault="00005070" w:rsidP="00D4029B">
            <w:pPr>
              <w:pStyle w:val="y-0"/>
              <w:rPr>
                <w:rFonts w:hint="eastAsia"/>
              </w:rPr>
            </w:pPr>
            <w:r>
              <w:rPr>
                <w:rFonts w:hint="eastAsia"/>
              </w:rPr>
              <w:t>请求URL</w:t>
            </w:r>
          </w:p>
        </w:tc>
        <w:tc>
          <w:tcPr>
            <w:tcW w:w="6946" w:type="dxa"/>
          </w:tcPr>
          <w:p w14:paraId="2C108217" w14:textId="3F29B8EB" w:rsidR="00005070" w:rsidRPr="00077D08" w:rsidRDefault="008B1A2E" w:rsidP="00D4029B">
            <w:pPr>
              <w:pStyle w:val="y-0"/>
              <w:rPr>
                <w:rFonts w:hint="eastAsia"/>
              </w:rPr>
            </w:pPr>
            <w:r>
              <w:rPr>
                <w:rFonts w:hint="eastAsia"/>
              </w:rPr>
              <w:t>——</w:t>
            </w:r>
          </w:p>
        </w:tc>
      </w:tr>
      <w:tr w:rsidR="00005070" w14:paraId="54E0AE98" w14:textId="77777777" w:rsidTr="00296B82">
        <w:tc>
          <w:tcPr>
            <w:tcW w:w="1271" w:type="dxa"/>
            <w:vMerge w:val="restart"/>
          </w:tcPr>
          <w:p w14:paraId="20AB4FAF" w14:textId="77777777" w:rsidR="00005070" w:rsidRDefault="00005070" w:rsidP="00D4029B">
            <w:pPr>
              <w:pStyle w:val="y-0"/>
              <w:rPr>
                <w:rFonts w:hint="eastAsia"/>
              </w:rPr>
            </w:pPr>
            <w:r>
              <w:rPr>
                <w:rFonts w:hint="eastAsia"/>
              </w:rPr>
              <w:t>请求体</w:t>
            </w:r>
          </w:p>
        </w:tc>
        <w:tc>
          <w:tcPr>
            <w:tcW w:w="6946" w:type="dxa"/>
          </w:tcPr>
          <w:p w14:paraId="6C588A51" w14:textId="77777777" w:rsidR="00D30FCA" w:rsidRPr="00D30FCA" w:rsidRDefault="00D30FCA" w:rsidP="00D4029B">
            <w:pPr>
              <w:pStyle w:val="y-0"/>
              <w:rPr>
                <w:rFonts w:hint="eastAsia"/>
              </w:rPr>
            </w:pPr>
            <w:r w:rsidRPr="00D30FCA">
              <w:t>{</w:t>
            </w:r>
          </w:p>
          <w:p w14:paraId="1BBF3C7D" w14:textId="77777777" w:rsidR="00D30FCA" w:rsidRPr="00D30FCA" w:rsidRDefault="00D30FCA" w:rsidP="00D4029B">
            <w:pPr>
              <w:pStyle w:val="y-0"/>
              <w:rPr>
                <w:rFonts w:hint="eastAsia"/>
              </w:rPr>
            </w:pPr>
            <w:r w:rsidRPr="00D30FCA">
              <w:t>    "orderID": "2-306-1690657581837721600",</w:t>
            </w:r>
          </w:p>
          <w:p w14:paraId="12805304" w14:textId="77777777" w:rsidR="00D30FCA" w:rsidRPr="00D30FCA" w:rsidRDefault="00D30FCA" w:rsidP="00D4029B">
            <w:pPr>
              <w:pStyle w:val="y-0"/>
              <w:rPr>
                <w:rFonts w:hint="eastAsia"/>
              </w:rPr>
            </w:pPr>
            <w:r w:rsidRPr="00D30FCA">
              <w:t>    "orgCode": "110000",</w:t>
            </w:r>
          </w:p>
          <w:p w14:paraId="5FFD7E7E" w14:textId="77777777" w:rsidR="00D30FCA" w:rsidRPr="00D30FCA" w:rsidRDefault="00D30FCA" w:rsidP="00D4029B">
            <w:pPr>
              <w:pStyle w:val="y-0"/>
              <w:rPr>
                <w:rFonts w:hint="eastAsia"/>
              </w:rPr>
            </w:pPr>
            <w:r w:rsidRPr="00D30FCA">
              <w:t>    "ispCode": "CM",</w:t>
            </w:r>
          </w:p>
          <w:p w14:paraId="1AEA90E7" w14:textId="77777777" w:rsidR="00D30FCA" w:rsidRPr="00D30FCA" w:rsidRDefault="00D30FCA" w:rsidP="00D4029B">
            <w:pPr>
              <w:pStyle w:val="y-0"/>
              <w:rPr>
                <w:rFonts w:hint="eastAsia"/>
              </w:rPr>
            </w:pPr>
            <w:r w:rsidRPr="00D30FCA">
              <w:t>    "ctxCode": 1,</w:t>
            </w:r>
          </w:p>
          <w:p w14:paraId="33C59B53" w14:textId="77777777" w:rsidR="00D30FCA" w:rsidRPr="00D30FCA" w:rsidRDefault="00D30FCA" w:rsidP="00D4029B">
            <w:pPr>
              <w:pStyle w:val="y-0"/>
              <w:rPr>
                <w:rFonts w:hint="eastAsia"/>
              </w:rPr>
            </w:pPr>
            <w:r w:rsidRPr="00D30FCA">
              <w:t>    "reqMsgCnt": "31db3a31a005958661e0d55752d83417"</w:t>
            </w:r>
          </w:p>
          <w:p w14:paraId="3EE49BD7" w14:textId="77777777" w:rsidR="00D30FCA" w:rsidRPr="00D30FCA" w:rsidRDefault="00D30FCA" w:rsidP="00D4029B">
            <w:pPr>
              <w:pStyle w:val="y-0"/>
              <w:rPr>
                <w:rFonts w:hint="eastAsia"/>
              </w:rPr>
            </w:pPr>
            <w:r w:rsidRPr="00D30FCA">
              <w:t>}</w:t>
            </w:r>
          </w:p>
          <w:p w14:paraId="671CBF38" w14:textId="77777777" w:rsidR="00005070" w:rsidRDefault="00005070" w:rsidP="00D4029B">
            <w:pPr>
              <w:pStyle w:val="y-0"/>
              <w:rPr>
                <w:rFonts w:hint="eastAsia"/>
              </w:rPr>
            </w:pPr>
          </w:p>
        </w:tc>
      </w:tr>
      <w:tr w:rsidR="00005070" w14:paraId="58962DD0" w14:textId="77777777" w:rsidTr="00296B82">
        <w:tc>
          <w:tcPr>
            <w:tcW w:w="1271" w:type="dxa"/>
            <w:vMerge/>
          </w:tcPr>
          <w:p w14:paraId="4A96E299" w14:textId="77777777" w:rsidR="00005070" w:rsidRDefault="00005070" w:rsidP="00D4029B">
            <w:pPr>
              <w:pStyle w:val="y-0"/>
              <w:rPr>
                <w:rFonts w:hint="eastAsia"/>
              </w:rPr>
            </w:pPr>
          </w:p>
        </w:tc>
        <w:tc>
          <w:tcPr>
            <w:tcW w:w="6946" w:type="dxa"/>
          </w:tcPr>
          <w:p w14:paraId="24238D0A" w14:textId="77777777" w:rsidR="00D30FCA" w:rsidRPr="00D30FCA" w:rsidRDefault="00D30FCA" w:rsidP="00D4029B">
            <w:pPr>
              <w:pStyle w:val="y-0"/>
              <w:rPr>
                <w:rFonts w:hint="eastAsia"/>
              </w:rPr>
            </w:pPr>
            <w:r w:rsidRPr="00D30FCA">
              <w:t>{</w:t>
            </w:r>
          </w:p>
          <w:p w14:paraId="02E68C1B" w14:textId="77777777" w:rsidR="00D30FCA" w:rsidRPr="00D30FCA" w:rsidRDefault="00D30FCA" w:rsidP="00D4029B">
            <w:pPr>
              <w:pStyle w:val="y-0"/>
              <w:rPr>
                <w:rFonts w:hint="eastAsia"/>
              </w:rPr>
            </w:pPr>
            <w:r w:rsidRPr="00D30FCA">
              <w:t>    "dataSubType": 306,</w:t>
            </w:r>
          </w:p>
          <w:p w14:paraId="6199A89F" w14:textId="77777777" w:rsidR="00D30FCA" w:rsidRPr="00D30FCA" w:rsidRDefault="00D30FCA" w:rsidP="00D4029B">
            <w:pPr>
              <w:pStyle w:val="y-0"/>
              <w:rPr>
                <w:rFonts w:hint="eastAsia"/>
              </w:rPr>
            </w:pPr>
            <w:r w:rsidRPr="00D30FCA">
              <w:t>    "dataType": 2,</w:t>
            </w:r>
          </w:p>
          <w:p w14:paraId="5EE6BA2C" w14:textId="77777777" w:rsidR="00D30FCA" w:rsidRPr="00D30FCA" w:rsidRDefault="00D30FCA" w:rsidP="00D4029B">
            <w:pPr>
              <w:pStyle w:val="y-0"/>
              <w:rPr>
                <w:rFonts w:hint="eastAsia"/>
              </w:rPr>
            </w:pPr>
            <w:r w:rsidRPr="00D30FCA">
              <w:t>    "timeStamp": "1661256722",</w:t>
            </w:r>
          </w:p>
          <w:p w14:paraId="548115BB" w14:textId="77777777" w:rsidR="00D30FCA" w:rsidRPr="00D30FCA" w:rsidRDefault="00D30FCA" w:rsidP="00D4029B">
            <w:pPr>
              <w:pStyle w:val="y-0"/>
              <w:rPr>
                <w:rFonts w:hint="eastAsia"/>
              </w:rPr>
            </w:pPr>
            <w:r w:rsidRPr="00D30FCA">
              <w:t>    "sign": "26cb04e8b12ccce9c554f50647d83223558a0a5324b6fcff61b32e3ea95629e5",</w:t>
            </w:r>
          </w:p>
          <w:p w14:paraId="772B886A" w14:textId="77777777" w:rsidR="00D30FCA" w:rsidRPr="00D30FCA" w:rsidRDefault="00D30FCA" w:rsidP="00D4029B">
            <w:pPr>
              <w:pStyle w:val="y-0"/>
              <w:rPr>
                <w:rFonts w:hint="eastAsia"/>
              </w:rPr>
            </w:pPr>
            <w:r w:rsidRPr="00D30FCA">
              <w:t>    "data": {</w:t>
            </w:r>
          </w:p>
          <w:p w14:paraId="5C1D3069" w14:textId="77777777" w:rsidR="00D30FCA" w:rsidRPr="00D30FCA" w:rsidRDefault="00D30FCA" w:rsidP="00D4029B">
            <w:pPr>
              <w:pStyle w:val="y-0"/>
              <w:rPr>
                <w:rFonts w:hint="eastAsia"/>
              </w:rPr>
            </w:pPr>
            <w:r w:rsidRPr="00D30FCA">
              <w:t>        "numFiles": 1,</w:t>
            </w:r>
          </w:p>
          <w:p w14:paraId="66D7072E" w14:textId="77777777" w:rsidR="00D30FCA" w:rsidRPr="00D30FCA" w:rsidRDefault="00D30FCA" w:rsidP="00D4029B">
            <w:pPr>
              <w:pStyle w:val="y-0"/>
              <w:rPr>
                <w:rFonts w:hint="eastAsia"/>
              </w:rPr>
            </w:pPr>
            <w:r w:rsidRPr="00D30FCA">
              <w:t>        "numTgzs": 1,</w:t>
            </w:r>
          </w:p>
          <w:p w14:paraId="623B6426" w14:textId="77777777" w:rsidR="00D30FCA" w:rsidRPr="00D30FCA" w:rsidRDefault="00D30FCA" w:rsidP="00D4029B">
            <w:pPr>
              <w:pStyle w:val="y-0"/>
              <w:rPr>
                <w:rFonts w:hint="eastAsia"/>
              </w:rPr>
            </w:pPr>
            <w:r w:rsidRPr="00D30FCA">
              <w:t>        "fileInfoLst": [</w:t>
            </w:r>
          </w:p>
          <w:p w14:paraId="1B7DE9FD" w14:textId="77777777" w:rsidR="00D30FCA" w:rsidRPr="00D30FCA" w:rsidRDefault="00D30FCA" w:rsidP="00D4029B">
            <w:pPr>
              <w:pStyle w:val="y-0"/>
              <w:rPr>
                <w:rFonts w:hint="eastAsia"/>
              </w:rPr>
            </w:pPr>
            <w:r w:rsidRPr="00D30FCA">
              <w:t>            {</w:t>
            </w:r>
          </w:p>
          <w:p w14:paraId="48863CC4" w14:textId="77777777" w:rsidR="00D30FCA" w:rsidRPr="00D30FCA" w:rsidRDefault="00D30FCA" w:rsidP="00D4029B">
            <w:pPr>
              <w:pStyle w:val="y-0"/>
              <w:rPr>
                <w:rFonts w:hint="eastAsia"/>
              </w:rPr>
            </w:pPr>
            <w:r w:rsidRPr="00D30FCA">
              <w:t>                "name": "filename.json",</w:t>
            </w:r>
          </w:p>
          <w:p w14:paraId="60D60B56" w14:textId="77777777" w:rsidR="00D30FCA" w:rsidRPr="00D30FCA" w:rsidRDefault="00D30FCA" w:rsidP="00D4029B">
            <w:pPr>
              <w:pStyle w:val="y-0"/>
              <w:rPr>
                <w:rFonts w:hint="eastAsia"/>
              </w:rPr>
            </w:pPr>
            <w:r w:rsidRPr="00D30FCA">
              <w:t>                "dataType": "json",</w:t>
            </w:r>
          </w:p>
          <w:p w14:paraId="0E7DBDCF" w14:textId="77777777" w:rsidR="00D30FCA" w:rsidRPr="00D30FCA" w:rsidRDefault="00D30FCA" w:rsidP="00D4029B">
            <w:pPr>
              <w:pStyle w:val="y-0"/>
              <w:rPr>
                <w:rFonts w:hint="eastAsia"/>
              </w:rPr>
            </w:pPr>
            <w:r w:rsidRPr="00D30FCA">
              <w:t>                "objectID": "",</w:t>
            </w:r>
          </w:p>
          <w:p w14:paraId="08E76054" w14:textId="77777777" w:rsidR="00D30FCA" w:rsidRPr="00D30FCA" w:rsidRDefault="00D30FCA" w:rsidP="00D4029B">
            <w:pPr>
              <w:pStyle w:val="y-0"/>
              <w:rPr>
                <w:rFonts w:hint="eastAsia"/>
              </w:rPr>
            </w:pPr>
            <w:r w:rsidRPr="00D30FCA">
              <w:t>                "svcType": 13,</w:t>
            </w:r>
          </w:p>
          <w:p w14:paraId="2F673DD9" w14:textId="77777777" w:rsidR="00D30FCA" w:rsidRPr="00D30FCA" w:rsidRDefault="00D30FCA" w:rsidP="00D4029B">
            <w:pPr>
              <w:pStyle w:val="y-0"/>
              <w:rPr>
                <w:rFonts w:hint="eastAsia"/>
              </w:rPr>
            </w:pPr>
            <w:r w:rsidRPr="00D30FCA">
              <w:t>                "reserved": ""</w:t>
            </w:r>
          </w:p>
          <w:p w14:paraId="26BC84AD" w14:textId="77777777" w:rsidR="00D30FCA" w:rsidRPr="00D30FCA" w:rsidRDefault="00D30FCA" w:rsidP="00D4029B">
            <w:pPr>
              <w:pStyle w:val="y-0"/>
              <w:rPr>
                <w:rFonts w:hint="eastAsia"/>
              </w:rPr>
            </w:pPr>
            <w:r w:rsidRPr="00D30FCA">
              <w:t>            }</w:t>
            </w:r>
          </w:p>
          <w:p w14:paraId="293AA855" w14:textId="77777777" w:rsidR="00D30FCA" w:rsidRPr="00D30FCA" w:rsidRDefault="00D30FCA" w:rsidP="00D4029B">
            <w:pPr>
              <w:pStyle w:val="y-0"/>
              <w:rPr>
                <w:rFonts w:hint="eastAsia"/>
              </w:rPr>
            </w:pPr>
            <w:r w:rsidRPr="00D30FCA">
              <w:t>        ]</w:t>
            </w:r>
          </w:p>
          <w:p w14:paraId="4A58834B" w14:textId="77777777" w:rsidR="00D30FCA" w:rsidRPr="00D30FCA" w:rsidRDefault="00D30FCA" w:rsidP="00D4029B">
            <w:pPr>
              <w:pStyle w:val="y-0"/>
              <w:rPr>
                <w:rFonts w:hint="eastAsia"/>
              </w:rPr>
            </w:pPr>
            <w:r w:rsidRPr="00D30FCA">
              <w:t>    }</w:t>
            </w:r>
          </w:p>
          <w:p w14:paraId="40B1B9D9" w14:textId="77777777" w:rsidR="00D30FCA" w:rsidRPr="00D30FCA" w:rsidRDefault="00D30FCA" w:rsidP="00D4029B">
            <w:pPr>
              <w:pStyle w:val="y-0"/>
              <w:rPr>
                <w:rFonts w:hint="eastAsia"/>
              </w:rPr>
            </w:pPr>
            <w:r w:rsidRPr="00D30FCA">
              <w:t>}</w:t>
            </w:r>
          </w:p>
          <w:p w14:paraId="197FD835" w14:textId="77777777" w:rsidR="00005070" w:rsidRDefault="00005070" w:rsidP="00D4029B">
            <w:pPr>
              <w:pStyle w:val="y-0"/>
              <w:rPr>
                <w:rFonts w:hint="eastAsia"/>
              </w:rPr>
            </w:pPr>
          </w:p>
        </w:tc>
      </w:tr>
      <w:tr w:rsidR="00005070" w14:paraId="39A6517C" w14:textId="77777777" w:rsidTr="00296B82">
        <w:tc>
          <w:tcPr>
            <w:tcW w:w="1271" w:type="dxa"/>
            <w:vMerge w:val="restart"/>
          </w:tcPr>
          <w:p w14:paraId="1468661F" w14:textId="77777777" w:rsidR="00005070" w:rsidRDefault="00005070" w:rsidP="00D4029B">
            <w:pPr>
              <w:pStyle w:val="y-0"/>
              <w:rPr>
                <w:rFonts w:hint="eastAsia"/>
              </w:rPr>
            </w:pPr>
            <w:r>
              <w:rPr>
                <w:rFonts w:hint="eastAsia"/>
              </w:rPr>
              <w:t>响应体</w:t>
            </w:r>
          </w:p>
        </w:tc>
        <w:tc>
          <w:tcPr>
            <w:tcW w:w="6946" w:type="dxa"/>
          </w:tcPr>
          <w:p w14:paraId="2E4F6DF9" w14:textId="77777777" w:rsidR="00D30FCA" w:rsidRPr="00D30FCA" w:rsidRDefault="00D30FCA" w:rsidP="00D4029B">
            <w:pPr>
              <w:pStyle w:val="y-0"/>
              <w:rPr>
                <w:rFonts w:hint="eastAsia"/>
              </w:rPr>
            </w:pPr>
            <w:r w:rsidRPr="00D30FCA">
              <w:t>{</w:t>
            </w:r>
          </w:p>
          <w:p w14:paraId="383AC7A5" w14:textId="77777777" w:rsidR="00D30FCA" w:rsidRPr="00D30FCA" w:rsidRDefault="00D30FCA" w:rsidP="00D4029B">
            <w:pPr>
              <w:pStyle w:val="y-0"/>
              <w:rPr>
                <w:rFonts w:hint="eastAsia"/>
              </w:rPr>
            </w:pPr>
            <w:r w:rsidRPr="00D30FCA">
              <w:t>    "orderID": "2-306-1690657581837721600",</w:t>
            </w:r>
          </w:p>
          <w:p w14:paraId="4209C4C8" w14:textId="77777777" w:rsidR="00D30FCA" w:rsidRPr="00D30FCA" w:rsidRDefault="00D30FCA" w:rsidP="00D4029B">
            <w:pPr>
              <w:pStyle w:val="y-0"/>
              <w:rPr>
                <w:rFonts w:hint="eastAsia"/>
              </w:rPr>
            </w:pPr>
            <w:r w:rsidRPr="00D30FCA">
              <w:t>    "statusCode": 0,</w:t>
            </w:r>
          </w:p>
          <w:p w14:paraId="0BCEFD35" w14:textId="77777777" w:rsidR="00D30FCA" w:rsidRPr="00D30FCA" w:rsidRDefault="00D30FCA" w:rsidP="00D4029B">
            <w:pPr>
              <w:pStyle w:val="y-0"/>
              <w:rPr>
                <w:rFonts w:hint="eastAsia"/>
              </w:rPr>
            </w:pPr>
            <w:r w:rsidRPr="00D30FCA">
              <w:t>    "statusText": "success.",</w:t>
            </w:r>
          </w:p>
          <w:p w14:paraId="1ED497D9" w14:textId="77777777" w:rsidR="00D30FCA" w:rsidRPr="00D30FCA" w:rsidRDefault="00D30FCA" w:rsidP="00D4029B">
            <w:pPr>
              <w:pStyle w:val="y-0"/>
              <w:rPr>
                <w:rFonts w:hint="eastAsia"/>
              </w:rPr>
            </w:pPr>
            <w:r w:rsidRPr="00D30FCA">
              <w:t>    "rspMsgCnt": "99e61d99f22048f0d86e856c9ff1041f"</w:t>
            </w:r>
          </w:p>
          <w:p w14:paraId="5CD21F25" w14:textId="77777777" w:rsidR="00D30FCA" w:rsidRPr="00D30FCA" w:rsidRDefault="00D30FCA" w:rsidP="00D4029B">
            <w:pPr>
              <w:pStyle w:val="y-0"/>
              <w:rPr>
                <w:rFonts w:hint="eastAsia"/>
              </w:rPr>
            </w:pPr>
            <w:r w:rsidRPr="00D30FCA">
              <w:lastRenderedPageBreak/>
              <w:t>}</w:t>
            </w:r>
          </w:p>
          <w:p w14:paraId="042279C6" w14:textId="77777777" w:rsidR="00005070" w:rsidRDefault="00005070" w:rsidP="00D4029B">
            <w:pPr>
              <w:pStyle w:val="y-0"/>
              <w:rPr>
                <w:rFonts w:hint="eastAsia"/>
              </w:rPr>
            </w:pPr>
          </w:p>
        </w:tc>
      </w:tr>
      <w:tr w:rsidR="00005070" w14:paraId="5975E9B9" w14:textId="77777777" w:rsidTr="00296B82">
        <w:tc>
          <w:tcPr>
            <w:tcW w:w="1271" w:type="dxa"/>
            <w:vMerge/>
          </w:tcPr>
          <w:p w14:paraId="3C90D07F" w14:textId="77777777" w:rsidR="00005070" w:rsidRDefault="00005070" w:rsidP="00D4029B">
            <w:pPr>
              <w:pStyle w:val="y-0"/>
              <w:rPr>
                <w:rFonts w:hint="eastAsia"/>
              </w:rPr>
            </w:pPr>
          </w:p>
        </w:tc>
        <w:tc>
          <w:tcPr>
            <w:tcW w:w="6946" w:type="dxa"/>
          </w:tcPr>
          <w:p w14:paraId="52DF2E92" w14:textId="77777777" w:rsidR="00D30FCA" w:rsidRPr="00D30FCA" w:rsidRDefault="00D30FCA" w:rsidP="00D4029B">
            <w:pPr>
              <w:pStyle w:val="y-0"/>
              <w:rPr>
                <w:rFonts w:hint="eastAsia"/>
              </w:rPr>
            </w:pPr>
            <w:r w:rsidRPr="00D30FCA">
              <w:t>{</w:t>
            </w:r>
          </w:p>
          <w:p w14:paraId="570A754C" w14:textId="77777777" w:rsidR="00D30FCA" w:rsidRPr="00D30FCA" w:rsidRDefault="00D30FCA" w:rsidP="00D4029B">
            <w:pPr>
              <w:pStyle w:val="y-0"/>
              <w:rPr>
                <w:rFonts w:hint="eastAsia"/>
              </w:rPr>
            </w:pPr>
            <w:r w:rsidRPr="00D30FCA">
              <w:t>    "dataType": 2,</w:t>
            </w:r>
          </w:p>
          <w:p w14:paraId="4742D1C8" w14:textId="77777777" w:rsidR="00D30FCA" w:rsidRPr="00D30FCA" w:rsidRDefault="00D30FCA" w:rsidP="00D4029B">
            <w:pPr>
              <w:pStyle w:val="y-0"/>
              <w:rPr>
                <w:rFonts w:hint="eastAsia"/>
              </w:rPr>
            </w:pPr>
            <w:r w:rsidRPr="00D30FCA">
              <w:t>    "dataSubType": 306,</w:t>
            </w:r>
          </w:p>
          <w:p w14:paraId="6976B215" w14:textId="77777777" w:rsidR="00D30FCA" w:rsidRPr="00D30FCA" w:rsidRDefault="00D30FCA" w:rsidP="00D4029B">
            <w:pPr>
              <w:pStyle w:val="y-0"/>
              <w:rPr>
                <w:rFonts w:hint="eastAsia"/>
              </w:rPr>
            </w:pPr>
            <w:r w:rsidRPr="00D30FCA">
              <w:t>    "timeStamp": "1692003304",</w:t>
            </w:r>
          </w:p>
          <w:p w14:paraId="099AB3F6" w14:textId="77777777" w:rsidR="00D30FCA" w:rsidRPr="00D30FCA" w:rsidRDefault="00D30FCA" w:rsidP="00D4029B">
            <w:pPr>
              <w:pStyle w:val="y-0"/>
              <w:rPr>
                <w:rFonts w:hint="eastAsia"/>
              </w:rPr>
            </w:pPr>
            <w:r w:rsidRPr="00D30FCA">
              <w:t>    "sign": "d74cec6d7e8c6f60623e102e26b07793953590e4a97b452b794293d2d4506031"</w:t>
            </w:r>
          </w:p>
          <w:p w14:paraId="0EF6A02A" w14:textId="77777777" w:rsidR="00D30FCA" w:rsidRPr="00D30FCA" w:rsidRDefault="00D30FCA" w:rsidP="00D4029B">
            <w:pPr>
              <w:pStyle w:val="y-0"/>
              <w:rPr>
                <w:rFonts w:hint="eastAsia"/>
              </w:rPr>
            </w:pPr>
            <w:r w:rsidRPr="00D30FCA">
              <w:t>}</w:t>
            </w:r>
          </w:p>
          <w:p w14:paraId="1A9B78CC" w14:textId="77777777" w:rsidR="00005070" w:rsidRDefault="00005070" w:rsidP="00D4029B">
            <w:pPr>
              <w:pStyle w:val="y-0"/>
              <w:rPr>
                <w:rFonts w:hint="eastAsia"/>
              </w:rPr>
            </w:pPr>
          </w:p>
        </w:tc>
      </w:tr>
      <w:tr w:rsidR="00005070" w14:paraId="6B848060" w14:textId="77777777" w:rsidTr="00296B82">
        <w:tc>
          <w:tcPr>
            <w:tcW w:w="1271" w:type="dxa"/>
          </w:tcPr>
          <w:p w14:paraId="1B944037" w14:textId="77777777" w:rsidR="00005070" w:rsidRDefault="00005070" w:rsidP="00D4029B">
            <w:pPr>
              <w:pStyle w:val="y-0"/>
              <w:rPr>
                <w:rFonts w:hint="eastAsia"/>
              </w:rPr>
            </w:pPr>
            <w:r w:rsidRPr="00077D08">
              <w:rPr>
                <w:rFonts w:hint="eastAsia"/>
              </w:rPr>
              <w:t>说明</w:t>
            </w:r>
          </w:p>
        </w:tc>
        <w:tc>
          <w:tcPr>
            <w:tcW w:w="6946" w:type="dxa"/>
          </w:tcPr>
          <w:p w14:paraId="217047F0" w14:textId="77777777" w:rsidR="00005070" w:rsidRDefault="00005070" w:rsidP="00D4029B">
            <w:pPr>
              <w:pStyle w:val="y-0"/>
              <w:rPr>
                <w:rFonts w:hint="eastAsia"/>
              </w:rPr>
            </w:pPr>
          </w:p>
        </w:tc>
      </w:tr>
    </w:tbl>
    <w:p w14:paraId="4F97FFD9" w14:textId="77777777" w:rsidR="00005070" w:rsidRPr="00005070" w:rsidRDefault="00005070" w:rsidP="00D4029B">
      <w:pPr>
        <w:pStyle w:val="y-0"/>
        <w:rPr>
          <w:rFonts w:hint="eastAsia"/>
        </w:rPr>
      </w:pPr>
    </w:p>
    <w:p w14:paraId="62B6302B" w14:textId="5ED9E35F" w:rsidR="009C783E" w:rsidRDefault="009C783E" w:rsidP="009C783E">
      <w:pPr>
        <w:pStyle w:val="y-20"/>
        <w:rPr>
          <w:rFonts w:hint="eastAsia"/>
        </w:rPr>
      </w:pPr>
      <w:r>
        <w:rPr>
          <w:rFonts w:hint="eastAsia"/>
        </w:rPr>
        <w:t>接口</w:t>
      </w:r>
      <w:r>
        <w:rPr>
          <w:rFonts w:hint="eastAsia"/>
        </w:rPr>
        <w:t>3</w:t>
      </w:r>
      <w:ins w:id="542" w:author="俊林 杨" w:date="2025-07-14T15:05:00Z" w16du:dateUtc="2025-07-14T07:05:00Z">
        <w:r w:rsidR="009158D0">
          <w:rPr>
            <w:rFonts w:hint="eastAsia"/>
          </w:rPr>
          <w:t>3</w:t>
        </w:r>
      </w:ins>
      <w:del w:id="543" w:author="俊林 杨" w:date="2025-07-14T15:05:00Z" w16du:dateUtc="2025-07-14T07:05:00Z">
        <w:r w:rsidDel="009158D0">
          <w:rPr>
            <w:rFonts w:hint="eastAsia"/>
          </w:rPr>
          <w:delText>2</w:delText>
        </w:r>
      </w:del>
      <w:r>
        <w:rPr>
          <w:rFonts w:hint="eastAsia"/>
        </w:rPr>
        <w:t>：文件传输</w:t>
      </w:r>
      <w:ins w:id="544" w:author="俊林 杨" w:date="2025-07-01T11:26:00Z" w16du:dateUtc="2025-07-01T03:26:00Z">
        <w:r w:rsidR="001C163C">
          <w:rPr>
            <w:rFonts w:hint="eastAsia"/>
          </w:rPr>
          <w:t>通道</w:t>
        </w:r>
      </w:ins>
      <w:del w:id="545" w:author="俊林 杨" w:date="2025-07-01T11:26:00Z" w16du:dateUtc="2025-07-01T03:26:00Z">
        <w:r w:rsidDel="001C163C">
          <w:rPr>
            <w:rFonts w:hint="eastAsia"/>
          </w:rPr>
          <w:delText>接口</w:delText>
        </w:r>
      </w:del>
    </w:p>
    <w:tbl>
      <w:tblPr>
        <w:tblStyle w:val="af"/>
        <w:tblW w:w="0" w:type="auto"/>
        <w:tblLayout w:type="fixed"/>
        <w:tblCellMar>
          <w:top w:w="216" w:type="dxa"/>
          <w:left w:w="216" w:type="dxa"/>
          <w:bottom w:w="216" w:type="dxa"/>
          <w:right w:w="216" w:type="dxa"/>
        </w:tblCellMar>
        <w:tblLook w:val="04A0" w:firstRow="1" w:lastRow="0" w:firstColumn="1" w:lastColumn="0" w:noHBand="0" w:noVBand="1"/>
      </w:tblPr>
      <w:tblGrid>
        <w:gridCol w:w="1271"/>
        <w:gridCol w:w="6946"/>
      </w:tblGrid>
      <w:tr w:rsidR="00005070" w14:paraId="694F0FD5" w14:textId="77777777" w:rsidTr="00296B82">
        <w:tc>
          <w:tcPr>
            <w:tcW w:w="1271" w:type="dxa"/>
          </w:tcPr>
          <w:p w14:paraId="0C583E6F" w14:textId="77777777" w:rsidR="00005070" w:rsidRDefault="00005070" w:rsidP="00D4029B">
            <w:pPr>
              <w:pStyle w:val="y-0"/>
              <w:rPr>
                <w:rFonts w:hint="eastAsia"/>
              </w:rPr>
            </w:pPr>
            <w:r>
              <w:rPr>
                <w:rFonts w:hint="eastAsia"/>
              </w:rPr>
              <w:t>请求URL</w:t>
            </w:r>
          </w:p>
        </w:tc>
        <w:tc>
          <w:tcPr>
            <w:tcW w:w="6946" w:type="dxa"/>
          </w:tcPr>
          <w:p w14:paraId="305FE132" w14:textId="6D98BE86" w:rsidR="00005070" w:rsidRPr="008B1A2E" w:rsidRDefault="008B1A2E" w:rsidP="00D4029B">
            <w:pPr>
              <w:pStyle w:val="y-0"/>
              <w:rPr>
                <w:rFonts w:hint="eastAsia"/>
              </w:rPr>
            </w:pPr>
            <w:r w:rsidRPr="008B1A2E">
              <w:rPr>
                <w:rFonts w:hint="eastAsia"/>
              </w:rPr>
              <w:t>https://</w:t>
            </w:r>
            <w:r>
              <w:rPr>
                <w:rFonts w:hint="eastAsia"/>
              </w:rPr>
              <w:t>xxx</w:t>
            </w:r>
            <w:r w:rsidRPr="008B1A2E">
              <w:rPr>
                <w:rFonts w:hint="eastAsia"/>
              </w:rPr>
              <w:t xml:space="preserve"> /file</w:t>
            </w:r>
          </w:p>
        </w:tc>
      </w:tr>
      <w:tr w:rsidR="00D30FCA" w14:paraId="2562CEA1" w14:textId="77777777" w:rsidTr="00296B82">
        <w:tc>
          <w:tcPr>
            <w:tcW w:w="1271" w:type="dxa"/>
            <w:vMerge w:val="restart"/>
          </w:tcPr>
          <w:p w14:paraId="191F41F6" w14:textId="77777777" w:rsidR="00D30FCA" w:rsidRDefault="00D30FCA" w:rsidP="00D4029B">
            <w:pPr>
              <w:pStyle w:val="y-0"/>
              <w:rPr>
                <w:rFonts w:hint="eastAsia"/>
              </w:rPr>
            </w:pPr>
            <w:r>
              <w:rPr>
                <w:rFonts w:hint="eastAsia"/>
              </w:rPr>
              <w:t>请求体</w:t>
            </w:r>
          </w:p>
        </w:tc>
        <w:tc>
          <w:tcPr>
            <w:tcW w:w="6946" w:type="dxa"/>
          </w:tcPr>
          <w:p w14:paraId="1077D9A2" w14:textId="77777777" w:rsidR="00D30FCA" w:rsidRPr="00D30FCA" w:rsidRDefault="00D30FCA" w:rsidP="00D4029B">
            <w:pPr>
              <w:pStyle w:val="y-0"/>
              <w:rPr>
                <w:rFonts w:hint="eastAsia"/>
              </w:rPr>
            </w:pPr>
            <w:r w:rsidRPr="00D30FCA">
              <w:t>{</w:t>
            </w:r>
          </w:p>
          <w:p w14:paraId="60E4D0D3" w14:textId="77777777" w:rsidR="00D30FCA" w:rsidRPr="00D30FCA" w:rsidRDefault="00D30FCA" w:rsidP="00D4029B">
            <w:pPr>
              <w:pStyle w:val="y-0"/>
              <w:rPr>
                <w:rFonts w:hint="eastAsia"/>
              </w:rPr>
            </w:pPr>
            <w:r w:rsidRPr="00D30FCA">
              <w:t>    "orderID": "0-0-1690657581837721600",</w:t>
            </w:r>
          </w:p>
          <w:p w14:paraId="452C189A" w14:textId="77777777" w:rsidR="00D30FCA" w:rsidRPr="00D30FCA" w:rsidRDefault="00D30FCA" w:rsidP="00D4029B">
            <w:pPr>
              <w:pStyle w:val="y-0"/>
              <w:rPr>
                <w:rFonts w:hint="eastAsia"/>
              </w:rPr>
            </w:pPr>
            <w:r w:rsidRPr="00D30FCA">
              <w:t>    "orgCode": "150000",</w:t>
            </w:r>
          </w:p>
          <w:p w14:paraId="47B89FA4" w14:textId="77777777" w:rsidR="00D30FCA" w:rsidRPr="00D30FCA" w:rsidRDefault="00D30FCA" w:rsidP="00D4029B">
            <w:pPr>
              <w:pStyle w:val="y-0"/>
              <w:rPr>
                <w:rFonts w:hint="eastAsia"/>
              </w:rPr>
            </w:pPr>
            <w:r w:rsidRPr="00D30FCA">
              <w:t>    "ispCode": "CM",</w:t>
            </w:r>
          </w:p>
          <w:p w14:paraId="10D12C4D" w14:textId="77777777" w:rsidR="00D30FCA" w:rsidRPr="00D30FCA" w:rsidRDefault="00D30FCA" w:rsidP="00D4029B">
            <w:pPr>
              <w:pStyle w:val="y-0"/>
              <w:rPr>
                <w:rFonts w:hint="eastAsia"/>
              </w:rPr>
            </w:pPr>
            <w:r w:rsidRPr="00D30FCA">
              <w:t>    "ctxCode": 8,</w:t>
            </w:r>
          </w:p>
          <w:p w14:paraId="439D31A8" w14:textId="77777777" w:rsidR="00D30FCA" w:rsidRPr="00D30FCA" w:rsidRDefault="00D30FCA" w:rsidP="00D4029B">
            <w:pPr>
              <w:pStyle w:val="y-0"/>
              <w:rPr>
                <w:rFonts w:hint="eastAsia"/>
              </w:rPr>
            </w:pPr>
            <w:r w:rsidRPr="00D30FCA">
              <w:t>    "reqMsgCnt": "c491c0f8dc94cd9cc0f48b064859d78e"</w:t>
            </w:r>
          </w:p>
          <w:p w14:paraId="0086CFE7" w14:textId="77777777" w:rsidR="00D30FCA" w:rsidRPr="00D30FCA" w:rsidRDefault="00D30FCA" w:rsidP="00D4029B">
            <w:pPr>
              <w:pStyle w:val="y-0"/>
              <w:rPr>
                <w:rFonts w:hint="eastAsia"/>
              </w:rPr>
            </w:pPr>
            <w:r w:rsidRPr="00D30FCA">
              <w:t>}</w:t>
            </w:r>
          </w:p>
          <w:p w14:paraId="66DF1F05" w14:textId="42A1B21D" w:rsidR="00D30FCA" w:rsidRDefault="000B4E5F" w:rsidP="00D4029B">
            <w:pPr>
              <w:pStyle w:val="y-0"/>
              <w:rPr>
                <w:ins w:id="546" w:author="俊林 杨" w:date="2025-07-02T10:11:00Z" w16du:dateUtc="2025-07-02T02:11:00Z"/>
                <w:rFonts w:hint="eastAsia"/>
              </w:rPr>
            </w:pPr>
            <w:ins w:id="547" w:author="俊林 杨" w:date="2025-07-02T10:08:00Z">
              <w:r w:rsidRPr="000B4E5F">
                <w:t>FormData对象以键值对的形式</w:t>
              </w:r>
            </w:ins>
            <w:ins w:id="548" w:author="俊林 杨" w:date="2025-07-02T10:08:00Z" w16du:dateUtc="2025-07-02T02:08:00Z">
              <w:r>
                <w:rPr>
                  <w:rFonts w:hint="eastAsia"/>
                </w:rPr>
                <w:t>进行传递</w:t>
              </w:r>
            </w:ins>
            <w:ins w:id="549" w:author="俊林 杨" w:date="2025-07-02T10:30:00Z" w16du:dateUtc="2025-07-02T02:30:00Z">
              <w:r w:rsidR="00CC1674">
                <w:rPr>
                  <w:rFonts w:hint="eastAsia"/>
                </w:rPr>
                <w:t>, 由于</w:t>
              </w:r>
            </w:ins>
            <w:ins w:id="550" w:author="俊林 杨" w:date="2025-07-02T10:31:00Z" w16du:dateUtc="2025-07-02T02:31:00Z">
              <w:r w:rsidR="00CC1674" w:rsidRPr="000B4E5F">
                <w:t>FormData</w:t>
              </w:r>
              <w:r w:rsidR="00CC1674">
                <w:rPr>
                  <w:rFonts w:hint="eastAsia"/>
                </w:rPr>
                <w:t>不支持传递整型，</w:t>
              </w:r>
            </w:ins>
            <w:ins w:id="551" w:author="俊林 杨" w:date="2025-07-02T10:32:00Z" w16du:dateUtc="2025-07-02T02:32:00Z">
              <w:r w:rsidR="00CC1674">
                <w:rPr>
                  <w:rFonts w:hint="eastAsia"/>
                </w:rPr>
                <w:t>默认整型会以字符串进行传输，</w:t>
              </w:r>
            </w:ins>
            <w:ins w:id="552" w:author="俊林 杨" w:date="2025-07-02T10:31:00Z" w16du:dateUtc="2025-07-02T02:31:00Z">
              <w:r w:rsidR="00CC1674">
                <w:rPr>
                  <w:rFonts w:hint="eastAsia"/>
                </w:rPr>
                <w:t>服务端在校验</w:t>
              </w:r>
              <w:r w:rsidR="00CC1674" w:rsidRPr="00D30FCA">
                <w:t>ctxCode</w:t>
              </w:r>
              <w:r w:rsidR="00CC1674">
                <w:rPr>
                  <w:rFonts w:hint="eastAsia"/>
                </w:rPr>
                <w:t>时需要注意</w:t>
              </w:r>
            </w:ins>
          </w:p>
          <w:p w14:paraId="6E7C108A" w14:textId="77777777" w:rsidR="00261228" w:rsidRPr="00D30FCA" w:rsidRDefault="000B4E5F" w:rsidP="00D4029B">
            <w:pPr>
              <w:pStyle w:val="y-0"/>
              <w:rPr>
                <w:ins w:id="553" w:author="俊林 杨" w:date="2025-07-02T10:18:00Z" w16du:dateUtc="2025-07-02T02:18:00Z"/>
                <w:rFonts w:hint="eastAsia"/>
              </w:rPr>
            </w:pPr>
            <w:ins w:id="554" w:author="俊林 杨" w:date="2025-07-02T10:17:00Z" w16du:dateUtc="2025-07-02T02:17:00Z">
              <w:r>
                <w:rPr>
                  <w:rFonts w:hint="eastAsia"/>
                </w:rPr>
                <w:t>请求示例：</w:t>
              </w:r>
              <w:r>
                <w:br/>
              </w:r>
            </w:ins>
          </w:p>
          <w:tbl>
            <w:tblPr>
              <w:tblStyle w:val="af"/>
              <w:tblW w:w="0" w:type="auto"/>
              <w:tblLook w:val="04A0" w:firstRow="1" w:lastRow="0" w:firstColumn="1" w:lastColumn="0" w:noHBand="0" w:noVBand="1"/>
            </w:tblPr>
            <w:tblGrid>
              <w:gridCol w:w="6504"/>
            </w:tblGrid>
            <w:tr w:rsidR="00261228" w14:paraId="64C70E53" w14:textId="77777777">
              <w:trPr>
                <w:ins w:id="555" w:author="俊林 杨" w:date="2025-07-02T10:18:00Z"/>
              </w:trPr>
              <w:tc>
                <w:tcPr>
                  <w:tcW w:w="6504" w:type="dxa"/>
                </w:tcPr>
                <w:p w14:paraId="21E6CFF7" w14:textId="289410EF" w:rsidR="00261228" w:rsidRDefault="00261228" w:rsidP="00D4029B">
                  <w:pPr>
                    <w:pStyle w:val="y-0"/>
                    <w:rPr>
                      <w:ins w:id="556" w:author="俊林 杨" w:date="2025-07-02T10:24:00Z" w16du:dateUtc="2025-07-02T02:24:00Z"/>
                      <w:rFonts w:hint="eastAsia"/>
                    </w:rPr>
                  </w:pPr>
                  <w:ins w:id="557" w:author="俊林 杨" w:date="2025-07-02T10:18:00Z" w16du:dateUtc="2025-07-02T02:18:00Z">
                    <w:r>
                      <w:rPr>
                        <w:rFonts w:hint="eastAsia"/>
                      </w:rPr>
                      <w:t>Python示例：</w:t>
                    </w:r>
                  </w:ins>
                </w:p>
                <w:p w14:paraId="191165B9" w14:textId="77777777" w:rsidR="00261228" w:rsidRDefault="00261228" w:rsidP="00D4029B">
                  <w:pPr>
                    <w:pStyle w:val="y-0"/>
                    <w:rPr>
                      <w:ins w:id="558" w:author="俊林 杨" w:date="2025-07-02T10:18:00Z" w16du:dateUtc="2025-07-02T02:18:00Z"/>
                      <w:rFonts w:hint="eastAsia"/>
                    </w:rPr>
                  </w:pPr>
                </w:p>
                <w:p w14:paraId="77CE7A2C" w14:textId="3EA02CE3" w:rsidR="00261228" w:rsidRDefault="00261228" w:rsidP="00D4029B">
                  <w:pPr>
                    <w:pStyle w:val="y-0"/>
                    <w:rPr>
                      <w:ins w:id="559" w:author="俊林 杨" w:date="2025-07-02T10:18:00Z" w16du:dateUtc="2025-07-02T02:18:00Z"/>
                      <w:rFonts w:hint="eastAsia"/>
                    </w:rPr>
                  </w:pPr>
                  <w:ins w:id="560" w:author="俊林 杨" w:date="2025-07-02T10:18:00Z" w16du:dateUtc="2025-07-02T02:18:00Z">
                    <w:r>
                      <w:rPr>
                        <w:rFonts w:hint="eastAsia"/>
                      </w:rPr>
                      <w:t>import requests</w:t>
                    </w:r>
                  </w:ins>
                </w:p>
                <w:p w14:paraId="4731D246" w14:textId="77777777" w:rsidR="00261228" w:rsidRDefault="00261228" w:rsidP="00D4029B">
                  <w:pPr>
                    <w:pStyle w:val="y-0"/>
                    <w:rPr>
                      <w:ins w:id="561" w:author="俊林 杨" w:date="2025-07-02T10:18:00Z" w16du:dateUtc="2025-07-02T02:18:00Z"/>
                      <w:rFonts w:hint="eastAsia"/>
                    </w:rPr>
                  </w:pPr>
                </w:p>
                <w:p w14:paraId="5D5C9B6C" w14:textId="77777777" w:rsidR="00261228" w:rsidRDefault="00261228" w:rsidP="00D4029B">
                  <w:pPr>
                    <w:pStyle w:val="y-0"/>
                    <w:rPr>
                      <w:ins w:id="562" w:author="俊林 杨" w:date="2025-07-02T10:18:00Z" w16du:dateUtc="2025-07-02T02:18:00Z"/>
                      <w:rFonts w:hint="eastAsia"/>
                    </w:rPr>
                  </w:pPr>
                  <w:ins w:id="563" w:author="俊林 杨" w:date="2025-07-02T10:18:00Z" w16du:dateUtc="2025-07-02T02:18:00Z">
                    <w:r>
                      <w:rPr>
                        <w:rFonts w:hint="eastAsia"/>
                      </w:rPr>
                      <w:t>url = "https://xxx /file"</w:t>
                    </w:r>
                  </w:ins>
                </w:p>
                <w:p w14:paraId="44C36FD3" w14:textId="300D26B8" w:rsidR="00261228" w:rsidRDefault="00261228" w:rsidP="00D4029B">
                  <w:pPr>
                    <w:pStyle w:val="y-0"/>
                    <w:rPr>
                      <w:ins w:id="564" w:author="俊林 杨" w:date="2025-07-02T10:18:00Z" w16du:dateUtc="2025-07-02T02:18:00Z"/>
                      <w:rFonts w:hint="eastAsia"/>
                    </w:rPr>
                  </w:pPr>
                  <w:ins w:id="565" w:author="俊林 杨" w:date="2025-07-02T10:23:00Z" w16du:dateUtc="2025-07-02T02:23:00Z">
                    <w:r>
                      <w:rPr>
                        <w:rFonts w:hint="eastAsia"/>
                      </w:rPr>
                      <w:t># 文本数据</w:t>
                    </w:r>
                  </w:ins>
                </w:p>
                <w:p w14:paraId="18A5D995" w14:textId="77777777" w:rsidR="00261228" w:rsidRDefault="00261228" w:rsidP="00D4029B">
                  <w:pPr>
                    <w:pStyle w:val="y-0"/>
                    <w:rPr>
                      <w:ins w:id="566" w:author="俊林 杨" w:date="2025-07-02T10:18:00Z" w16du:dateUtc="2025-07-02T02:18:00Z"/>
                      <w:rFonts w:hint="eastAsia"/>
                    </w:rPr>
                  </w:pPr>
                  <w:ins w:id="567" w:author="俊林 杨" w:date="2025-07-02T10:18:00Z" w16du:dateUtc="2025-07-02T02:18:00Z">
                    <w:r>
                      <w:rPr>
                        <w:rFonts w:hint="eastAsia"/>
                      </w:rPr>
                      <w:t>payload = {'orderID': '0-0-1690657581837721600',</w:t>
                    </w:r>
                  </w:ins>
                </w:p>
                <w:p w14:paraId="2D98DA22" w14:textId="77777777" w:rsidR="00261228" w:rsidRDefault="00261228" w:rsidP="00D4029B">
                  <w:pPr>
                    <w:pStyle w:val="y-0"/>
                    <w:rPr>
                      <w:ins w:id="568" w:author="俊林 杨" w:date="2025-07-02T10:18:00Z" w16du:dateUtc="2025-07-02T02:18:00Z"/>
                      <w:rFonts w:hint="eastAsia"/>
                    </w:rPr>
                  </w:pPr>
                  <w:ins w:id="569" w:author="俊林 杨" w:date="2025-07-02T10:18:00Z" w16du:dateUtc="2025-07-02T02:18:00Z">
                    <w:r>
                      <w:rPr>
                        <w:rFonts w:hint="eastAsia"/>
                      </w:rPr>
                      <w:t>'orgCode': '150000',</w:t>
                    </w:r>
                  </w:ins>
                </w:p>
                <w:p w14:paraId="5BF51C3F" w14:textId="77777777" w:rsidR="00261228" w:rsidRDefault="00261228" w:rsidP="00D4029B">
                  <w:pPr>
                    <w:pStyle w:val="y-0"/>
                    <w:rPr>
                      <w:ins w:id="570" w:author="俊林 杨" w:date="2025-07-02T10:18:00Z" w16du:dateUtc="2025-07-02T02:18:00Z"/>
                      <w:rFonts w:hint="eastAsia"/>
                    </w:rPr>
                  </w:pPr>
                  <w:ins w:id="571" w:author="俊林 杨" w:date="2025-07-02T10:18:00Z" w16du:dateUtc="2025-07-02T02:18:00Z">
                    <w:r>
                      <w:rPr>
                        <w:rFonts w:hint="eastAsia"/>
                      </w:rPr>
                      <w:t>'ispCode': 'CM',</w:t>
                    </w:r>
                  </w:ins>
                </w:p>
                <w:p w14:paraId="65498B2E" w14:textId="77777777" w:rsidR="00261228" w:rsidRDefault="00261228" w:rsidP="00D4029B">
                  <w:pPr>
                    <w:pStyle w:val="y-0"/>
                    <w:rPr>
                      <w:ins w:id="572" w:author="俊林 杨" w:date="2025-07-02T10:18:00Z" w16du:dateUtc="2025-07-02T02:18:00Z"/>
                      <w:rFonts w:hint="eastAsia"/>
                    </w:rPr>
                  </w:pPr>
                  <w:ins w:id="573" w:author="俊林 杨" w:date="2025-07-02T10:18:00Z" w16du:dateUtc="2025-07-02T02:18:00Z">
                    <w:r>
                      <w:rPr>
                        <w:rFonts w:hint="eastAsia"/>
                      </w:rPr>
                      <w:lastRenderedPageBreak/>
                      <w:t>'ctxCode': '1',</w:t>
                    </w:r>
                  </w:ins>
                </w:p>
                <w:p w14:paraId="516D4BEF" w14:textId="77777777" w:rsidR="00261228" w:rsidRDefault="00261228" w:rsidP="00D4029B">
                  <w:pPr>
                    <w:pStyle w:val="y-0"/>
                    <w:rPr>
                      <w:ins w:id="574" w:author="俊林 杨" w:date="2025-07-02T10:18:00Z" w16du:dateUtc="2025-07-02T02:18:00Z"/>
                      <w:rFonts w:hint="eastAsia"/>
                    </w:rPr>
                  </w:pPr>
                  <w:ins w:id="575" w:author="俊林 杨" w:date="2025-07-02T10:18:00Z" w16du:dateUtc="2025-07-02T02:18:00Z">
                    <w:r>
                      <w:rPr>
                        <w:rFonts w:hint="eastAsia"/>
                      </w:rPr>
                      <w:t>'reqMsgCnt': 'c491c0f8dc94cd9cc0f48b064859d78e'}</w:t>
                    </w:r>
                  </w:ins>
                </w:p>
                <w:p w14:paraId="4ECC1B3E" w14:textId="5C8D1468" w:rsidR="00261228" w:rsidRDefault="00261228" w:rsidP="00D4029B">
                  <w:pPr>
                    <w:pStyle w:val="y-0"/>
                    <w:rPr>
                      <w:ins w:id="576" w:author="俊林 杨" w:date="2025-07-02T10:23:00Z" w16du:dateUtc="2025-07-02T02:23:00Z"/>
                      <w:rFonts w:hint="eastAsia"/>
                    </w:rPr>
                  </w:pPr>
                  <w:ins w:id="577" w:author="俊林 杨" w:date="2025-07-02T10:23:00Z" w16du:dateUtc="2025-07-02T02:23:00Z">
                    <w:r>
                      <w:rPr>
                        <w:rFonts w:hint="eastAsia"/>
                      </w:rPr>
                      <w:t># 文件数据</w:t>
                    </w:r>
                  </w:ins>
                </w:p>
                <w:p w14:paraId="17F59181" w14:textId="77777777" w:rsidR="00CC1674" w:rsidRPr="00CC1674" w:rsidRDefault="00CC1674" w:rsidP="00D4029B">
                  <w:pPr>
                    <w:pStyle w:val="y-0"/>
                    <w:rPr>
                      <w:ins w:id="578" w:author="俊林 杨" w:date="2025-07-02T10:29:00Z"/>
                      <w:rFonts w:hint="eastAsia"/>
                    </w:rPr>
                  </w:pPr>
                  <w:ins w:id="579" w:author="俊林 杨" w:date="2025-07-02T10:29:00Z">
                    <w:r w:rsidRPr="00CC1674">
                      <w:t>files=[</w:t>
                    </w:r>
                  </w:ins>
                </w:p>
                <w:p w14:paraId="42DBADD9" w14:textId="07D1CA34" w:rsidR="00CC1674" w:rsidRDefault="00CC1674" w:rsidP="00D4029B">
                  <w:pPr>
                    <w:pStyle w:val="y-0"/>
                    <w:rPr>
                      <w:ins w:id="580" w:author="俊林 杨" w:date="2025-07-02T10:30:00Z" w16du:dateUtc="2025-07-02T02:30:00Z"/>
                      <w:rFonts w:hint="eastAsia"/>
                    </w:rPr>
                  </w:pPr>
                  <w:ins w:id="581" w:author="俊林 杨" w:date="2025-07-02T10:29:00Z">
                    <w:r w:rsidRPr="00CC1674">
                      <w:t>  ('fileChunk',('</w:t>
                    </w:r>
                  </w:ins>
                  <w:ins w:id="582" w:author="俊林 杨" w:date="2025-07-02T10:29:00Z" w16du:dateUtc="2025-07-02T02:29:00Z">
                    <w:r>
                      <w:rPr>
                        <w:rFonts w:hint="eastAsia"/>
                      </w:rPr>
                      <w:t>xxx.tgz</w:t>
                    </w:r>
                  </w:ins>
                  <w:ins w:id="583" w:author="俊林 杨" w:date="2025-07-02T10:36:00Z" w16du:dateUtc="2025-07-02T02:36:00Z">
                    <w:r w:rsidR="006429FE">
                      <w:rPr>
                        <w:rFonts w:hint="eastAsia"/>
                      </w:rPr>
                      <w:t>.bin</w:t>
                    </w:r>
                  </w:ins>
                  <w:ins w:id="584" w:author="俊林 杨" w:date="2025-07-02T10:29:00Z">
                    <w:r w:rsidRPr="00CC1674">
                      <w:t>',</w:t>
                    </w:r>
                    <w:r w:rsidRPr="00CC1674">
                      <w:rPr>
                        <w:b/>
                        <w:bCs/>
                      </w:rPr>
                      <w:t>open</w:t>
                    </w:r>
                    <w:r w:rsidRPr="00CC1674">
                      <w:t>('</w:t>
                    </w:r>
                  </w:ins>
                  <w:ins w:id="585" w:author="俊林 杨" w:date="2025-07-02T10:30:00Z" w16du:dateUtc="2025-07-02T02:30:00Z">
                    <w:r>
                      <w:rPr>
                        <w:rFonts w:hint="eastAsia"/>
                      </w:rPr>
                      <w:t>xxx.tgz</w:t>
                    </w:r>
                  </w:ins>
                  <w:ins w:id="586" w:author="俊林 杨" w:date="2025-07-02T10:36:00Z" w16du:dateUtc="2025-07-02T02:36:00Z">
                    <w:r w:rsidR="006429FE">
                      <w:rPr>
                        <w:rFonts w:hint="eastAsia"/>
                      </w:rPr>
                      <w:t>.bin</w:t>
                    </w:r>
                  </w:ins>
                  <w:ins w:id="587" w:author="俊林 杨" w:date="2025-07-02T10:29:00Z">
                    <w:r w:rsidRPr="00CC1674">
                      <w:t>','rb'),'application/octet-stream'))</w:t>
                    </w:r>
                  </w:ins>
                </w:p>
                <w:p w14:paraId="7C219879" w14:textId="479A83DE" w:rsidR="00CC1674" w:rsidRPr="00CC1674" w:rsidRDefault="00CC1674" w:rsidP="00D4029B">
                  <w:pPr>
                    <w:pStyle w:val="y-0"/>
                    <w:rPr>
                      <w:ins w:id="588" w:author="俊林 杨" w:date="2025-07-02T10:29:00Z"/>
                      <w:rFonts w:hint="eastAsia"/>
                    </w:rPr>
                  </w:pPr>
                  <w:ins w:id="589" w:author="俊林 杨" w:date="2025-07-02T10:30:00Z" w16du:dateUtc="2025-07-02T02:30:00Z">
                    <w:r>
                      <w:rPr>
                        <w:rFonts w:hint="eastAsia"/>
                      </w:rPr>
                      <w:t>]</w:t>
                    </w:r>
                  </w:ins>
                </w:p>
                <w:p w14:paraId="591E1CA7" w14:textId="77777777" w:rsidR="00261228" w:rsidRPr="00261228" w:rsidRDefault="00261228" w:rsidP="00D4029B">
                  <w:pPr>
                    <w:pStyle w:val="y-0"/>
                    <w:rPr>
                      <w:ins w:id="590" w:author="俊林 杨" w:date="2025-07-02T10:24:00Z"/>
                      <w:rFonts w:hint="eastAsia"/>
                    </w:rPr>
                  </w:pPr>
                  <w:ins w:id="591" w:author="俊林 杨" w:date="2025-07-02T10:24:00Z">
                    <w:r w:rsidRPr="00261228">
                      <w:t>headers = {</w:t>
                    </w:r>
                  </w:ins>
                </w:p>
                <w:p w14:paraId="733E0F5A" w14:textId="77777777" w:rsidR="00261228" w:rsidRPr="00261228" w:rsidRDefault="00261228" w:rsidP="00D4029B">
                  <w:pPr>
                    <w:pStyle w:val="y-0"/>
                    <w:rPr>
                      <w:ins w:id="592" w:author="俊林 杨" w:date="2025-07-02T10:24:00Z"/>
                      <w:rFonts w:hint="eastAsia"/>
                    </w:rPr>
                  </w:pPr>
                  <w:ins w:id="593" w:author="俊林 杨" w:date="2025-07-02T10:24:00Z">
                    <w:r w:rsidRPr="00261228">
                      <w:t>  'X-Enc-Key': 'xxx',</w:t>
                    </w:r>
                  </w:ins>
                </w:p>
                <w:p w14:paraId="2EDFE3FC" w14:textId="77777777" w:rsidR="00261228" w:rsidRPr="00261228" w:rsidRDefault="00261228" w:rsidP="00D4029B">
                  <w:pPr>
                    <w:pStyle w:val="y-0"/>
                    <w:rPr>
                      <w:ins w:id="594" w:author="俊林 杨" w:date="2025-07-02T10:24:00Z"/>
                      <w:rFonts w:hint="eastAsia"/>
                    </w:rPr>
                  </w:pPr>
                  <w:ins w:id="595" w:author="俊林 杨" w:date="2025-07-02T10:24:00Z">
                    <w:r w:rsidRPr="00261228">
                      <w:t>  'X-Enc-Key-G': 'xxx',</w:t>
                    </w:r>
                  </w:ins>
                </w:p>
                <w:p w14:paraId="5E3A10CA" w14:textId="77777777" w:rsidR="00261228" w:rsidRPr="00261228" w:rsidRDefault="00261228" w:rsidP="00D4029B">
                  <w:pPr>
                    <w:pStyle w:val="y-0"/>
                    <w:rPr>
                      <w:ins w:id="596" w:author="俊林 杨" w:date="2025-07-02T10:24:00Z"/>
                      <w:rFonts w:hint="eastAsia"/>
                    </w:rPr>
                  </w:pPr>
                  <w:ins w:id="597" w:author="俊林 杨" w:date="2025-07-02T10:24:00Z">
                    <w:r w:rsidRPr="00261228">
                      <w:t>  'X-Enc-Nonce': 'xxx',</w:t>
                    </w:r>
                  </w:ins>
                </w:p>
                <w:p w14:paraId="74A2F1D7" w14:textId="2B60B7D9" w:rsidR="00261228" w:rsidRDefault="00261228" w:rsidP="00D4029B">
                  <w:pPr>
                    <w:pStyle w:val="y-0"/>
                    <w:rPr>
                      <w:ins w:id="598" w:author="俊林 杨" w:date="2025-07-08T14:14:00Z" w16du:dateUtc="2025-07-08T06:14:00Z"/>
                      <w:rFonts w:hint="eastAsia"/>
                    </w:rPr>
                  </w:pPr>
                  <w:ins w:id="599" w:author="俊林 杨" w:date="2025-07-02T10:24:00Z">
                    <w:r w:rsidRPr="00261228">
                      <w:t>  'X-Enc-Auth-Tag': 'xxx'</w:t>
                    </w:r>
                  </w:ins>
                  <w:ins w:id="600" w:author="俊林 杨" w:date="2025-07-02T10:24:00Z" w16du:dateUtc="2025-07-02T02:24:00Z">
                    <w:r>
                      <w:rPr>
                        <w:rFonts w:hint="eastAsia"/>
                      </w:rPr>
                      <w:t>,</w:t>
                    </w:r>
                  </w:ins>
                </w:p>
                <w:p w14:paraId="3AC465D1" w14:textId="1C259DE8" w:rsidR="00B03650" w:rsidRDefault="00B03650" w:rsidP="00D4029B">
                  <w:pPr>
                    <w:pStyle w:val="y-0"/>
                    <w:rPr>
                      <w:ins w:id="601" w:author="俊林 杨" w:date="2025-07-02T10:24:00Z" w16du:dateUtc="2025-07-02T02:24:00Z"/>
                      <w:rFonts w:hint="eastAsia"/>
                    </w:rPr>
                  </w:pPr>
                  <w:ins w:id="602" w:author="俊林 杨" w:date="2025-07-08T14:14:00Z" w16du:dateUtc="2025-07-08T06:14:00Z">
                    <w:r w:rsidRPr="00261228">
                      <w:t> 'X-Enc-Auth-Tag</w:t>
                    </w:r>
                    <w:r>
                      <w:rPr>
                        <w:rFonts w:hint="eastAsia"/>
                      </w:rPr>
                      <w:t>-</w:t>
                    </w:r>
                    <w:r>
                      <w:t>File</w:t>
                    </w:r>
                    <w:r w:rsidRPr="00261228">
                      <w:t>': 'xxx'</w:t>
                    </w:r>
                    <w:r>
                      <w:rPr>
                        <w:rFonts w:hint="eastAsia"/>
                      </w:rPr>
                      <w:t>,</w:t>
                    </w:r>
                  </w:ins>
                </w:p>
                <w:p w14:paraId="6E4AC4AC" w14:textId="246B4D8B" w:rsidR="00261228" w:rsidRPr="00261228" w:rsidRDefault="00261228" w:rsidP="00D4029B">
                  <w:pPr>
                    <w:pStyle w:val="y-0"/>
                    <w:rPr>
                      <w:ins w:id="603" w:author="俊林 杨" w:date="2025-07-02T10:24:00Z"/>
                      <w:rFonts w:hint="eastAsia"/>
                    </w:rPr>
                  </w:pPr>
                  <w:ins w:id="604" w:author="俊林 杨" w:date="2025-07-02T10:24:00Z" w16du:dateUtc="2025-07-02T02:24:00Z">
                    <w:r>
                      <w:t>…</w:t>
                    </w:r>
                  </w:ins>
                </w:p>
                <w:p w14:paraId="2A24CADB" w14:textId="77777777" w:rsidR="00261228" w:rsidRPr="00261228" w:rsidRDefault="00261228" w:rsidP="00D4029B">
                  <w:pPr>
                    <w:pStyle w:val="y-0"/>
                    <w:rPr>
                      <w:ins w:id="605" w:author="俊林 杨" w:date="2025-07-02T10:24:00Z"/>
                      <w:rFonts w:hint="eastAsia"/>
                    </w:rPr>
                  </w:pPr>
                  <w:ins w:id="606" w:author="俊林 杨" w:date="2025-07-02T10:24:00Z">
                    <w:r w:rsidRPr="00261228">
                      <w:t>}</w:t>
                    </w:r>
                  </w:ins>
                </w:p>
                <w:p w14:paraId="6839AA93" w14:textId="77777777" w:rsidR="00261228" w:rsidRDefault="00261228" w:rsidP="00D4029B">
                  <w:pPr>
                    <w:pStyle w:val="y-0"/>
                    <w:rPr>
                      <w:ins w:id="607" w:author="俊林 杨" w:date="2025-07-02T10:18:00Z" w16du:dateUtc="2025-07-02T02:18:00Z"/>
                      <w:rFonts w:hint="eastAsia"/>
                    </w:rPr>
                  </w:pPr>
                </w:p>
                <w:p w14:paraId="0751B8AD" w14:textId="77777777" w:rsidR="00261228" w:rsidRDefault="00261228" w:rsidP="00D4029B">
                  <w:pPr>
                    <w:pStyle w:val="y-0"/>
                    <w:rPr>
                      <w:ins w:id="608" w:author="俊林 杨" w:date="2025-07-02T10:18:00Z" w16du:dateUtc="2025-07-02T02:18:00Z"/>
                      <w:rFonts w:hint="eastAsia"/>
                    </w:rPr>
                  </w:pPr>
                  <w:ins w:id="609" w:author="俊林 杨" w:date="2025-07-02T10:18:00Z" w16du:dateUtc="2025-07-02T02:18:00Z">
                    <w:r>
                      <w:rPr>
                        <w:rFonts w:hint="eastAsia"/>
                      </w:rPr>
                      <w:t>response = requests.request("POST", url, headers=headers, data=payload, files=files)</w:t>
                    </w:r>
                  </w:ins>
                </w:p>
                <w:p w14:paraId="65266E35" w14:textId="77777777" w:rsidR="00261228" w:rsidRDefault="00261228" w:rsidP="00D4029B">
                  <w:pPr>
                    <w:pStyle w:val="y-0"/>
                    <w:rPr>
                      <w:ins w:id="610" w:author="俊林 杨" w:date="2025-07-02T10:18:00Z" w16du:dateUtc="2025-07-02T02:18:00Z"/>
                      <w:rFonts w:hint="eastAsia"/>
                    </w:rPr>
                  </w:pPr>
                </w:p>
                <w:p w14:paraId="3C5A06E3" w14:textId="0E5ECB49" w:rsidR="00261228" w:rsidRDefault="00261228" w:rsidP="00D4029B">
                  <w:pPr>
                    <w:pStyle w:val="y-0"/>
                    <w:rPr>
                      <w:ins w:id="611" w:author="俊林 杨" w:date="2025-07-02T10:18:00Z" w16du:dateUtc="2025-07-02T02:18:00Z"/>
                      <w:rFonts w:hint="eastAsia"/>
                    </w:rPr>
                  </w:pPr>
                  <w:ins w:id="612" w:author="俊林 杨" w:date="2025-07-02T10:18:00Z" w16du:dateUtc="2025-07-02T02:18:00Z">
                    <w:r>
                      <w:rPr>
                        <w:rFonts w:hint="eastAsia"/>
                      </w:rPr>
                      <w:t>print(response.text)</w:t>
                    </w:r>
                  </w:ins>
                </w:p>
              </w:tc>
            </w:tr>
            <w:tr w:rsidR="00261228" w14:paraId="30D529B2" w14:textId="77777777">
              <w:trPr>
                <w:ins w:id="613" w:author="俊林 杨" w:date="2025-07-02T10:24:00Z"/>
              </w:trPr>
              <w:tc>
                <w:tcPr>
                  <w:tcW w:w="6504" w:type="dxa"/>
                </w:tcPr>
                <w:p w14:paraId="0291E581" w14:textId="77777777" w:rsidR="00261228" w:rsidRDefault="00261228" w:rsidP="00D4029B">
                  <w:pPr>
                    <w:pStyle w:val="y-0"/>
                    <w:rPr>
                      <w:ins w:id="614" w:author="俊林 杨" w:date="2025-07-02T10:26:00Z" w16du:dateUtc="2025-07-02T02:26:00Z"/>
                      <w:rFonts w:hint="eastAsia"/>
                    </w:rPr>
                  </w:pPr>
                  <w:ins w:id="615" w:author="俊林 杨" w:date="2025-07-02T10:26:00Z" w16du:dateUtc="2025-07-02T02:26:00Z">
                    <w:r>
                      <w:rPr>
                        <w:rFonts w:hint="eastAsia"/>
                      </w:rPr>
                      <w:lastRenderedPageBreak/>
                      <w:t>Curl 示例：</w:t>
                    </w:r>
                  </w:ins>
                </w:p>
                <w:p w14:paraId="092D9278" w14:textId="77777777" w:rsidR="00261228" w:rsidRDefault="00261228" w:rsidP="00D4029B">
                  <w:pPr>
                    <w:pStyle w:val="y-0"/>
                    <w:rPr>
                      <w:ins w:id="616" w:author="俊林 杨" w:date="2025-07-02T10:26:00Z" w16du:dateUtc="2025-07-02T02:26:00Z"/>
                      <w:rFonts w:hint="eastAsia"/>
                    </w:rPr>
                  </w:pPr>
                </w:p>
                <w:p w14:paraId="7987C052" w14:textId="77777777" w:rsidR="00261228" w:rsidRDefault="00261228" w:rsidP="00D4029B">
                  <w:pPr>
                    <w:pStyle w:val="y-0"/>
                    <w:rPr>
                      <w:ins w:id="617" w:author="俊林 杨" w:date="2025-07-02T10:26:00Z" w16du:dateUtc="2025-07-02T02:26:00Z"/>
                      <w:rFonts w:hint="eastAsia"/>
                    </w:rPr>
                  </w:pPr>
                  <w:ins w:id="618" w:author="俊林 杨" w:date="2025-07-02T10:26:00Z" w16du:dateUtc="2025-07-02T02:26:00Z">
                    <w:r>
                      <w:rPr>
                        <w:rFonts w:hint="eastAsia"/>
                      </w:rPr>
                      <w:t>curl --location 'https://xxx /file' \</w:t>
                    </w:r>
                  </w:ins>
                </w:p>
                <w:p w14:paraId="67E9F875" w14:textId="77777777" w:rsidR="00261228" w:rsidRDefault="00261228" w:rsidP="00D4029B">
                  <w:pPr>
                    <w:pStyle w:val="y-0"/>
                    <w:rPr>
                      <w:ins w:id="619" w:author="俊林 杨" w:date="2025-07-02T10:26:00Z" w16du:dateUtc="2025-07-02T02:26:00Z"/>
                      <w:rFonts w:hint="eastAsia"/>
                    </w:rPr>
                  </w:pPr>
                  <w:ins w:id="620" w:author="俊林 杨" w:date="2025-07-02T10:26:00Z" w16du:dateUtc="2025-07-02T02:26:00Z">
                    <w:r>
                      <w:rPr>
                        <w:rFonts w:hint="eastAsia"/>
                      </w:rPr>
                      <w:t>--header 'X-Enc-Key: xxx' \</w:t>
                    </w:r>
                  </w:ins>
                </w:p>
                <w:p w14:paraId="15ED8549" w14:textId="77777777" w:rsidR="00261228" w:rsidRDefault="00261228" w:rsidP="00D4029B">
                  <w:pPr>
                    <w:pStyle w:val="y-0"/>
                    <w:rPr>
                      <w:ins w:id="621" w:author="俊林 杨" w:date="2025-07-02T10:26:00Z" w16du:dateUtc="2025-07-02T02:26:00Z"/>
                      <w:rFonts w:hint="eastAsia"/>
                    </w:rPr>
                  </w:pPr>
                  <w:ins w:id="622" w:author="俊林 杨" w:date="2025-07-02T10:26:00Z" w16du:dateUtc="2025-07-02T02:26:00Z">
                    <w:r>
                      <w:rPr>
                        <w:rFonts w:hint="eastAsia"/>
                      </w:rPr>
                      <w:t>--header 'X-Enc-Key-G: xxx' \</w:t>
                    </w:r>
                  </w:ins>
                </w:p>
                <w:p w14:paraId="541F00C2" w14:textId="77777777" w:rsidR="00261228" w:rsidRDefault="00261228" w:rsidP="00D4029B">
                  <w:pPr>
                    <w:pStyle w:val="y-0"/>
                    <w:rPr>
                      <w:ins w:id="623" w:author="俊林 杨" w:date="2025-07-02T10:26:00Z" w16du:dateUtc="2025-07-02T02:26:00Z"/>
                      <w:rFonts w:hint="eastAsia"/>
                    </w:rPr>
                  </w:pPr>
                  <w:ins w:id="624" w:author="俊林 杨" w:date="2025-07-02T10:26:00Z" w16du:dateUtc="2025-07-02T02:26:00Z">
                    <w:r>
                      <w:rPr>
                        <w:rFonts w:hint="eastAsia"/>
                      </w:rPr>
                      <w:t>--header 'X-Enc-Nonce: xxx' \</w:t>
                    </w:r>
                  </w:ins>
                </w:p>
                <w:p w14:paraId="3D08D26E" w14:textId="19157955" w:rsidR="00261228" w:rsidRDefault="00261228" w:rsidP="00D4029B">
                  <w:pPr>
                    <w:pStyle w:val="y-0"/>
                    <w:rPr>
                      <w:ins w:id="625" w:author="俊林 杨" w:date="2025-07-08T14:14:00Z" w16du:dateUtc="2025-07-08T06:14:00Z"/>
                      <w:rFonts w:hint="eastAsia"/>
                    </w:rPr>
                  </w:pPr>
                  <w:ins w:id="626" w:author="俊林 杨" w:date="2025-07-02T10:26:00Z" w16du:dateUtc="2025-07-02T02:26:00Z">
                    <w:r>
                      <w:rPr>
                        <w:rFonts w:hint="eastAsia"/>
                      </w:rPr>
                      <w:t>--header 'X-Enc-Auth-Tag: xxx' \</w:t>
                    </w:r>
                  </w:ins>
                </w:p>
                <w:p w14:paraId="42A79C36" w14:textId="79B67C44" w:rsidR="00B03650" w:rsidRPr="00B03650" w:rsidRDefault="00B03650" w:rsidP="00D4029B">
                  <w:pPr>
                    <w:pStyle w:val="y-0"/>
                    <w:rPr>
                      <w:ins w:id="627" w:author="俊林 杨" w:date="2025-07-02T10:27:00Z" w16du:dateUtc="2025-07-02T02:27:00Z"/>
                      <w:rFonts w:hint="eastAsia"/>
                    </w:rPr>
                  </w:pPr>
                  <w:ins w:id="628" w:author="俊林 杨" w:date="2025-07-08T14:14:00Z" w16du:dateUtc="2025-07-08T06:14:00Z">
                    <w:r>
                      <w:rPr>
                        <w:rFonts w:hint="eastAsia"/>
                      </w:rPr>
                      <w:t>--header 'X-Enc-Auth-Tag-</w:t>
                    </w:r>
                    <w:r>
                      <w:t>File</w:t>
                    </w:r>
                    <w:r>
                      <w:rPr>
                        <w:rFonts w:hint="eastAsia"/>
                      </w:rPr>
                      <w:t>: xxx' \</w:t>
                    </w:r>
                  </w:ins>
                </w:p>
                <w:p w14:paraId="672D2DB2" w14:textId="7C0B778D" w:rsidR="00261228" w:rsidRPr="00261228" w:rsidRDefault="00261228" w:rsidP="00D4029B">
                  <w:pPr>
                    <w:pStyle w:val="y-0"/>
                    <w:rPr>
                      <w:ins w:id="629" w:author="俊林 杨" w:date="2025-07-02T10:26:00Z" w16du:dateUtc="2025-07-02T02:26:00Z"/>
                      <w:rFonts w:hint="eastAsia"/>
                    </w:rPr>
                  </w:pPr>
                  <w:ins w:id="630" w:author="俊林 杨" w:date="2025-07-02T10:27:00Z" w16du:dateUtc="2025-07-02T02:27:00Z">
                    <w:r>
                      <w:rPr>
                        <w:rFonts w:hint="eastAsia"/>
                      </w:rPr>
                      <w:t xml:space="preserve">--header </w:t>
                    </w:r>
                    <w:r>
                      <w:t>…</w:t>
                    </w:r>
                  </w:ins>
                </w:p>
                <w:p w14:paraId="23731CED" w14:textId="77777777" w:rsidR="00261228" w:rsidRDefault="00261228" w:rsidP="00D4029B">
                  <w:pPr>
                    <w:pStyle w:val="y-0"/>
                    <w:rPr>
                      <w:ins w:id="631" w:author="俊林 杨" w:date="2025-07-02T10:26:00Z" w16du:dateUtc="2025-07-02T02:26:00Z"/>
                      <w:rFonts w:hint="eastAsia"/>
                    </w:rPr>
                  </w:pPr>
                  <w:ins w:id="632" w:author="俊林 杨" w:date="2025-07-02T10:26:00Z" w16du:dateUtc="2025-07-02T02:26:00Z">
                    <w:r>
                      <w:rPr>
                        <w:rFonts w:hint="eastAsia"/>
                      </w:rPr>
                      <w:t>--form 'orderID="0-0-1690657581837721600"' \</w:t>
                    </w:r>
                  </w:ins>
                </w:p>
                <w:p w14:paraId="12296C6B" w14:textId="77777777" w:rsidR="00261228" w:rsidRDefault="00261228" w:rsidP="00D4029B">
                  <w:pPr>
                    <w:pStyle w:val="y-0"/>
                    <w:rPr>
                      <w:ins w:id="633" w:author="俊林 杨" w:date="2025-07-02T10:26:00Z" w16du:dateUtc="2025-07-02T02:26:00Z"/>
                      <w:rFonts w:hint="eastAsia"/>
                    </w:rPr>
                  </w:pPr>
                  <w:ins w:id="634" w:author="俊林 杨" w:date="2025-07-02T10:26:00Z" w16du:dateUtc="2025-07-02T02:26:00Z">
                    <w:r>
                      <w:rPr>
                        <w:rFonts w:hint="eastAsia"/>
                      </w:rPr>
                      <w:t>--form 'orgCode="150000"' \</w:t>
                    </w:r>
                  </w:ins>
                </w:p>
                <w:p w14:paraId="5A3100D0" w14:textId="77777777" w:rsidR="00261228" w:rsidRDefault="00261228" w:rsidP="00D4029B">
                  <w:pPr>
                    <w:pStyle w:val="y-0"/>
                    <w:rPr>
                      <w:ins w:id="635" w:author="俊林 杨" w:date="2025-07-02T10:26:00Z" w16du:dateUtc="2025-07-02T02:26:00Z"/>
                      <w:rFonts w:hint="eastAsia"/>
                    </w:rPr>
                  </w:pPr>
                  <w:ins w:id="636" w:author="俊林 杨" w:date="2025-07-02T10:26:00Z" w16du:dateUtc="2025-07-02T02:26:00Z">
                    <w:r>
                      <w:rPr>
                        <w:rFonts w:hint="eastAsia"/>
                      </w:rPr>
                      <w:t>--form 'ispCode="CM"' \</w:t>
                    </w:r>
                  </w:ins>
                </w:p>
                <w:p w14:paraId="24F91164" w14:textId="77777777" w:rsidR="00261228" w:rsidRDefault="00261228" w:rsidP="00D4029B">
                  <w:pPr>
                    <w:pStyle w:val="y-0"/>
                    <w:rPr>
                      <w:ins w:id="637" w:author="俊林 杨" w:date="2025-07-02T10:26:00Z" w16du:dateUtc="2025-07-02T02:26:00Z"/>
                      <w:rFonts w:hint="eastAsia"/>
                    </w:rPr>
                  </w:pPr>
                  <w:ins w:id="638" w:author="俊林 杨" w:date="2025-07-02T10:26:00Z" w16du:dateUtc="2025-07-02T02:26:00Z">
                    <w:r>
                      <w:rPr>
                        <w:rFonts w:hint="eastAsia"/>
                      </w:rPr>
                      <w:t>--form 'ctxCode="1"' \</w:t>
                    </w:r>
                  </w:ins>
                </w:p>
                <w:p w14:paraId="021CFD67" w14:textId="77777777" w:rsidR="00261228" w:rsidRDefault="00261228" w:rsidP="00D4029B">
                  <w:pPr>
                    <w:pStyle w:val="y-0"/>
                    <w:rPr>
                      <w:ins w:id="639" w:author="俊林 杨" w:date="2025-07-02T10:26:00Z" w16du:dateUtc="2025-07-02T02:26:00Z"/>
                      <w:rFonts w:hint="eastAsia"/>
                    </w:rPr>
                  </w:pPr>
                  <w:ins w:id="640" w:author="俊林 杨" w:date="2025-07-02T10:26:00Z" w16du:dateUtc="2025-07-02T02:26:00Z">
                    <w:r>
                      <w:rPr>
                        <w:rFonts w:hint="eastAsia"/>
                      </w:rPr>
                      <w:t>--form 'reqMsgCnt="c491c0f8dc94cd9cc0f48b064859d78e"' \</w:t>
                    </w:r>
                  </w:ins>
                </w:p>
                <w:p w14:paraId="0F404CF6" w14:textId="12F4B534" w:rsidR="00261228" w:rsidRDefault="00261228" w:rsidP="00D4029B">
                  <w:pPr>
                    <w:pStyle w:val="y-0"/>
                    <w:rPr>
                      <w:ins w:id="641" w:author="俊林 杨" w:date="2025-07-02T10:24:00Z" w16du:dateUtc="2025-07-02T02:24:00Z"/>
                      <w:rFonts w:hint="eastAsia"/>
                    </w:rPr>
                  </w:pPr>
                  <w:ins w:id="642" w:author="俊林 杨" w:date="2025-07-02T10:26:00Z" w16du:dateUtc="2025-07-02T02:26:00Z">
                    <w:r>
                      <w:rPr>
                        <w:rFonts w:hint="eastAsia"/>
                      </w:rPr>
                      <w:t>--form 'fileChunk=@"</w:t>
                    </w:r>
                  </w:ins>
                  <w:ins w:id="643" w:author="俊林 杨" w:date="2025-07-02T10:28:00Z" w16du:dateUtc="2025-07-02T02:28:00Z">
                    <w:r>
                      <w:rPr>
                        <w:rFonts w:hint="eastAsia"/>
                      </w:rPr>
                      <w:t>xxx.tgz</w:t>
                    </w:r>
                  </w:ins>
                  <w:ins w:id="644" w:author="俊林 杨" w:date="2025-07-02T10:37:00Z" w16du:dateUtc="2025-07-02T02:37:00Z">
                    <w:r w:rsidR="006429FE">
                      <w:rPr>
                        <w:rFonts w:hint="eastAsia"/>
                      </w:rPr>
                      <w:t>.bin</w:t>
                    </w:r>
                  </w:ins>
                  <w:ins w:id="645" w:author="俊林 杨" w:date="2025-07-02T10:26:00Z" w16du:dateUtc="2025-07-02T02:26:00Z">
                    <w:r>
                      <w:rPr>
                        <w:rFonts w:hint="eastAsia"/>
                      </w:rPr>
                      <w:t>"'</w:t>
                    </w:r>
                  </w:ins>
                </w:p>
              </w:tc>
            </w:tr>
          </w:tbl>
          <w:p w14:paraId="5F323D34" w14:textId="21A5BE23" w:rsidR="000B4E5F" w:rsidRPr="00D30FCA" w:rsidRDefault="000B4E5F" w:rsidP="00D4029B">
            <w:pPr>
              <w:pStyle w:val="y-0"/>
              <w:rPr>
                <w:rFonts w:hint="eastAsia"/>
              </w:rPr>
            </w:pPr>
          </w:p>
        </w:tc>
      </w:tr>
      <w:tr w:rsidR="00D30FCA" w14:paraId="3E8A1AB0" w14:textId="77777777" w:rsidTr="00296B82">
        <w:tc>
          <w:tcPr>
            <w:tcW w:w="1271" w:type="dxa"/>
            <w:vMerge/>
          </w:tcPr>
          <w:p w14:paraId="5A9DCF0D" w14:textId="77777777" w:rsidR="00D30FCA" w:rsidRDefault="00D30FCA" w:rsidP="00D4029B">
            <w:pPr>
              <w:pStyle w:val="y-0"/>
              <w:rPr>
                <w:rFonts w:hint="eastAsia"/>
              </w:rPr>
            </w:pPr>
          </w:p>
        </w:tc>
        <w:tc>
          <w:tcPr>
            <w:tcW w:w="6946" w:type="dxa"/>
          </w:tcPr>
          <w:p w14:paraId="56F80AEB" w14:textId="77777777" w:rsidR="00D30FCA" w:rsidRPr="00D30FCA" w:rsidRDefault="00D30FCA" w:rsidP="00D4029B">
            <w:pPr>
              <w:pStyle w:val="y-0"/>
              <w:rPr>
                <w:rFonts w:hint="eastAsia"/>
              </w:rPr>
            </w:pPr>
            <w:r w:rsidRPr="00D30FCA">
              <w:t>{</w:t>
            </w:r>
          </w:p>
          <w:p w14:paraId="04C7BB02" w14:textId="1739CBEC" w:rsidR="00D30FCA" w:rsidRPr="00D30FCA" w:rsidRDefault="00D30FCA" w:rsidP="00D4029B">
            <w:pPr>
              <w:pStyle w:val="y-0"/>
              <w:rPr>
                <w:rFonts w:hint="eastAsia"/>
              </w:rPr>
            </w:pPr>
            <w:r w:rsidRPr="00D30FCA">
              <w:t xml:space="preserve">    "dataType": </w:t>
            </w:r>
            <w:ins w:id="646" w:author="俊林 杨" w:date="2025-06-30T13:46:00Z" w16du:dateUtc="2025-06-30T05:46:00Z">
              <w:r w:rsidR="00074E03">
                <w:rPr>
                  <w:rFonts w:hint="eastAsia"/>
                </w:rPr>
                <w:t>0</w:t>
              </w:r>
            </w:ins>
            <w:del w:id="647" w:author="俊林 杨" w:date="2025-06-30T13:46:00Z" w16du:dateUtc="2025-06-30T05:46:00Z">
              <w:r w:rsidRPr="00D30FCA" w:rsidDel="00074E03">
                <w:delText>-1</w:delText>
              </w:r>
            </w:del>
            <w:r w:rsidRPr="00D30FCA">
              <w:t>,</w:t>
            </w:r>
          </w:p>
          <w:p w14:paraId="7D5DE2D6" w14:textId="50695649" w:rsidR="00D30FCA" w:rsidRPr="00D30FCA" w:rsidRDefault="00D30FCA" w:rsidP="00D4029B">
            <w:pPr>
              <w:pStyle w:val="y-0"/>
              <w:rPr>
                <w:rFonts w:hint="eastAsia"/>
              </w:rPr>
            </w:pPr>
            <w:r w:rsidRPr="00D30FCA">
              <w:t xml:space="preserve">    "dataSubType": </w:t>
            </w:r>
            <w:ins w:id="648" w:author="俊林 杨" w:date="2025-06-30T13:46:00Z" w16du:dateUtc="2025-06-30T05:46:00Z">
              <w:r w:rsidR="00074E03">
                <w:rPr>
                  <w:rFonts w:hint="eastAsia"/>
                </w:rPr>
                <w:t>0</w:t>
              </w:r>
            </w:ins>
            <w:del w:id="649" w:author="俊林 杨" w:date="2025-06-30T13:46:00Z" w16du:dateUtc="2025-06-30T05:46:00Z">
              <w:r w:rsidRPr="00D30FCA" w:rsidDel="00074E03">
                <w:delText>-1</w:delText>
              </w:r>
            </w:del>
            <w:r w:rsidRPr="00D30FCA">
              <w:t>,</w:t>
            </w:r>
          </w:p>
          <w:p w14:paraId="15D424E7" w14:textId="77777777" w:rsidR="00D30FCA" w:rsidRPr="00D30FCA" w:rsidRDefault="00D30FCA" w:rsidP="00D4029B">
            <w:pPr>
              <w:pStyle w:val="y-0"/>
              <w:rPr>
                <w:rFonts w:hint="eastAsia"/>
              </w:rPr>
            </w:pPr>
            <w:r w:rsidRPr="00D30FCA">
              <w:t>    "sign": "74f33d6e7f0c88108f3139186b6874ed23b59c2a0413c60dd59125ebb53ca47f",</w:t>
            </w:r>
          </w:p>
          <w:p w14:paraId="2392B608" w14:textId="2B6D6A56" w:rsidR="00D30FCA" w:rsidRPr="00D30FCA" w:rsidRDefault="00D30FCA" w:rsidP="00D4029B">
            <w:pPr>
              <w:pStyle w:val="y-0"/>
              <w:rPr>
                <w:rFonts w:hint="eastAsia"/>
              </w:rPr>
            </w:pPr>
            <w:r w:rsidRPr="00D30FCA">
              <w:lastRenderedPageBreak/>
              <w:t>    "timeStamp": "1691058006"</w:t>
            </w:r>
          </w:p>
          <w:p w14:paraId="4E5E1E28" w14:textId="77777777" w:rsidR="00D30FCA" w:rsidRPr="00D30FCA" w:rsidRDefault="00D30FCA" w:rsidP="00D4029B">
            <w:pPr>
              <w:pStyle w:val="y-0"/>
              <w:rPr>
                <w:rFonts w:hint="eastAsia"/>
              </w:rPr>
            </w:pPr>
            <w:r w:rsidRPr="00D30FCA">
              <w:t>}</w:t>
            </w:r>
          </w:p>
          <w:p w14:paraId="731D1A62" w14:textId="77777777" w:rsidR="00D30FCA" w:rsidRDefault="00D30FCA" w:rsidP="00D4029B">
            <w:pPr>
              <w:pStyle w:val="y-0"/>
              <w:rPr>
                <w:rFonts w:hint="eastAsia"/>
              </w:rPr>
            </w:pPr>
          </w:p>
        </w:tc>
      </w:tr>
      <w:tr w:rsidR="00D30FCA" w14:paraId="64DA60C4" w14:textId="77777777" w:rsidTr="00296B82">
        <w:tc>
          <w:tcPr>
            <w:tcW w:w="1271" w:type="dxa"/>
            <w:vMerge/>
          </w:tcPr>
          <w:p w14:paraId="44217989" w14:textId="77777777" w:rsidR="00D30FCA" w:rsidRDefault="00D30FCA" w:rsidP="00D4029B">
            <w:pPr>
              <w:pStyle w:val="y-0"/>
              <w:rPr>
                <w:rFonts w:hint="eastAsia"/>
              </w:rPr>
            </w:pPr>
          </w:p>
        </w:tc>
        <w:tc>
          <w:tcPr>
            <w:tcW w:w="6946" w:type="dxa"/>
          </w:tcPr>
          <w:p w14:paraId="53404D18" w14:textId="3C1C4BD8" w:rsidR="00D30FCA" w:rsidRPr="00D30FCA" w:rsidRDefault="00D30FCA" w:rsidP="00D4029B">
            <w:pPr>
              <w:pStyle w:val="y-0"/>
              <w:rPr>
                <w:rFonts w:hint="eastAsia"/>
              </w:rPr>
            </w:pPr>
            <w:r w:rsidRPr="00D30FCA">
              <w:t>fileChunk</w:t>
            </w:r>
            <w:r>
              <w:rPr>
                <w:rFonts w:hint="eastAsia"/>
              </w:rPr>
              <w:t>:</w:t>
            </w:r>
            <w:r w:rsidRPr="00D30FCA">
              <w:rPr>
                <w:rFonts w:ascii="Consolas" w:eastAsia="宋体" w:hAnsi="Consolas" w:cs="宋体"/>
                <w:color w:val="CE9178"/>
                <w:kern w:val="0"/>
                <w:szCs w:val="21"/>
              </w:rPr>
              <w:t xml:space="preserve"> </w:t>
            </w:r>
            <w:ins w:id="650" w:author="俊林 杨" w:date="2025-07-02T10:37:00Z" w16du:dateUtc="2025-07-02T02:37:00Z">
              <w:r w:rsidR="00767169">
                <w:rPr>
                  <w:rFonts w:ascii="Consolas" w:eastAsia="宋体" w:hAnsi="Consolas" w:cs="宋体" w:hint="eastAsia"/>
                  <w:color w:val="CE9178"/>
                  <w:kern w:val="0"/>
                  <w:szCs w:val="21"/>
                </w:rPr>
                <w:t>加密后的</w:t>
              </w:r>
            </w:ins>
            <w:r w:rsidRPr="00D30FCA">
              <w:t>文件内容</w:t>
            </w:r>
          </w:p>
        </w:tc>
      </w:tr>
      <w:tr w:rsidR="00005070" w14:paraId="44C1115C" w14:textId="77777777" w:rsidTr="00296B82">
        <w:tc>
          <w:tcPr>
            <w:tcW w:w="1271" w:type="dxa"/>
            <w:vMerge w:val="restart"/>
          </w:tcPr>
          <w:p w14:paraId="532E99CB" w14:textId="77777777" w:rsidR="00005070" w:rsidRDefault="00005070" w:rsidP="00D4029B">
            <w:pPr>
              <w:pStyle w:val="y-0"/>
              <w:rPr>
                <w:rFonts w:hint="eastAsia"/>
              </w:rPr>
            </w:pPr>
            <w:r>
              <w:rPr>
                <w:rFonts w:hint="eastAsia"/>
              </w:rPr>
              <w:t>响应体</w:t>
            </w:r>
          </w:p>
        </w:tc>
        <w:tc>
          <w:tcPr>
            <w:tcW w:w="6946" w:type="dxa"/>
          </w:tcPr>
          <w:p w14:paraId="08C96DC1" w14:textId="77777777" w:rsidR="00D30FCA" w:rsidRPr="00D30FCA" w:rsidRDefault="00D30FCA" w:rsidP="00D4029B">
            <w:pPr>
              <w:pStyle w:val="y-0"/>
              <w:rPr>
                <w:rFonts w:hint="eastAsia"/>
              </w:rPr>
            </w:pPr>
            <w:r w:rsidRPr="00D30FCA">
              <w:t>{</w:t>
            </w:r>
          </w:p>
          <w:p w14:paraId="328435D1" w14:textId="77777777" w:rsidR="00D30FCA" w:rsidRPr="00D30FCA" w:rsidRDefault="00D30FCA" w:rsidP="00D4029B">
            <w:pPr>
              <w:pStyle w:val="y-0"/>
              <w:rPr>
                <w:rFonts w:hint="eastAsia"/>
              </w:rPr>
            </w:pPr>
            <w:r w:rsidRPr="00D30FCA">
              <w:t>    "orderID": "0-0-1690657581837721600",</w:t>
            </w:r>
          </w:p>
          <w:p w14:paraId="15116F51" w14:textId="77777777" w:rsidR="00D30FCA" w:rsidRPr="00D30FCA" w:rsidRDefault="00D30FCA" w:rsidP="00D4029B">
            <w:pPr>
              <w:pStyle w:val="y-0"/>
              <w:rPr>
                <w:rFonts w:hint="eastAsia"/>
              </w:rPr>
            </w:pPr>
            <w:r w:rsidRPr="00D30FCA">
              <w:t>    "statusCode": 0,</w:t>
            </w:r>
          </w:p>
          <w:p w14:paraId="58E8287A" w14:textId="77777777" w:rsidR="00D30FCA" w:rsidRPr="00D30FCA" w:rsidRDefault="00D30FCA" w:rsidP="00D4029B">
            <w:pPr>
              <w:pStyle w:val="y-0"/>
              <w:rPr>
                <w:rFonts w:hint="eastAsia"/>
              </w:rPr>
            </w:pPr>
            <w:r w:rsidRPr="00D30FCA">
              <w:t>    "statusText": "{\n    \"fileTotalChunk\": 5,\n    \"fileChunkID\": 5,\n    \"receivedChunks\": [\n        1,\n        2,\n        3,\n        4,\n        5\n    ],\n    \"unpackStatus\": \"completed\",\n    \"unpackMessage\": \"Unpacking completed successfully.\"\n}",</w:t>
            </w:r>
          </w:p>
          <w:p w14:paraId="5D65B70C" w14:textId="77777777" w:rsidR="00D30FCA" w:rsidRPr="00D30FCA" w:rsidRDefault="00D30FCA" w:rsidP="00D4029B">
            <w:pPr>
              <w:pStyle w:val="y-0"/>
              <w:rPr>
                <w:rFonts w:hint="eastAsia"/>
              </w:rPr>
            </w:pPr>
            <w:r w:rsidRPr="00D30FCA">
              <w:t>    "rspMsgCnt": "536de5b9c440f9584cbc487303811f23"</w:t>
            </w:r>
          </w:p>
          <w:p w14:paraId="222C2253" w14:textId="77777777" w:rsidR="00D30FCA" w:rsidRPr="00D30FCA" w:rsidRDefault="00D30FCA" w:rsidP="00D4029B">
            <w:pPr>
              <w:pStyle w:val="y-0"/>
              <w:rPr>
                <w:rFonts w:hint="eastAsia"/>
              </w:rPr>
            </w:pPr>
            <w:r w:rsidRPr="00D30FCA">
              <w:t>}</w:t>
            </w:r>
          </w:p>
          <w:p w14:paraId="3DCEE201" w14:textId="77777777" w:rsidR="00005070" w:rsidRDefault="00005070" w:rsidP="00D4029B">
            <w:pPr>
              <w:pStyle w:val="y-0"/>
              <w:rPr>
                <w:rFonts w:hint="eastAsia"/>
              </w:rPr>
            </w:pPr>
          </w:p>
        </w:tc>
      </w:tr>
      <w:tr w:rsidR="00005070" w14:paraId="0E1A66B1" w14:textId="77777777" w:rsidTr="00296B82">
        <w:tc>
          <w:tcPr>
            <w:tcW w:w="1271" w:type="dxa"/>
            <w:vMerge/>
          </w:tcPr>
          <w:p w14:paraId="3DC3DDD3" w14:textId="77777777" w:rsidR="00005070" w:rsidRDefault="00005070" w:rsidP="00D4029B">
            <w:pPr>
              <w:pStyle w:val="y-0"/>
              <w:rPr>
                <w:rFonts w:hint="eastAsia"/>
              </w:rPr>
            </w:pPr>
          </w:p>
        </w:tc>
        <w:tc>
          <w:tcPr>
            <w:tcW w:w="6946" w:type="dxa"/>
          </w:tcPr>
          <w:p w14:paraId="55050A13" w14:textId="77777777" w:rsidR="00D30FCA" w:rsidRPr="00D30FCA" w:rsidRDefault="00D30FCA" w:rsidP="00D4029B">
            <w:pPr>
              <w:pStyle w:val="y-0"/>
              <w:rPr>
                <w:rFonts w:hint="eastAsia"/>
              </w:rPr>
            </w:pPr>
            <w:r w:rsidRPr="00D30FCA">
              <w:t>{</w:t>
            </w:r>
          </w:p>
          <w:p w14:paraId="3D60636E" w14:textId="37BF10A4" w:rsidR="00D30FCA" w:rsidRPr="00D30FCA" w:rsidRDefault="00D30FCA" w:rsidP="00D4029B">
            <w:pPr>
              <w:pStyle w:val="y-0"/>
              <w:rPr>
                <w:rFonts w:hint="eastAsia"/>
              </w:rPr>
            </w:pPr>
            <w:r w:rsidRPr="00D30FCA">
              <w:t xml:space="preserve">    "dataType": </w:t>
            </w:r>
            <w:ins w:id="651" w:author="俊林 杨" w:date="2025-07-01T11:28:00Z" w16du:dateUtc="2025-07-01T03:28:00Z">
              <w:r w:rsidR="00583C32">
                <w:rPr>
                  <w:rFonts w:hint="eastAsia"/>
                </w:rPr>
                <w:t>0</w:t>
              </w:r>
            </w:ins>
            <w:del w:id="652" w:author="俊林 杨" w:date="2025-07-01T11:28:00Z" w16du:dateUtc="2025-07-01T03:28:00Z">
              <w:r w:rsidRPr="00D30FCA" w:rsidDel="00583C32">
                <w:delText>-1</w:delText>
              </w:r>
            </w:del>
            <w:r w:rsidRPr="00D30FCA">
              <w:t>,</w:t>
            </w:r>
          </w:p>
          <w:p w14:paraId="35D33559" w14:textId="1ED1CA69" w:rsidR="00D30FCA" w:rsidRPr="00D30FCA" w:rsidRDefault="00D30FCA" w:rsidP="00D4029B">
            <w:pPr>
              <w:pStyle w:val="y-0"/>
              <w:rPr>
                <w:rFonts w:hint="eastAsia"/>
              </w:rPr>
            </w:pPr>
            <w:r w:rsidRPr="00D30FCA">
              <w:t xml:space="preserve">    "dataSubType": </w:t>
            </w:r>
            <w:del w:id="653" w:author="俊林 杨" w:date="2025-07-01T11:28:00Z" w16du:dateUtc="2025-07-01T03:28:00Z">
              <w:r w:rsidRPr="00D30FCA" w:rsidDel="00583C32">
                <w:delText>-1</w:delText>
              </w:r>
            </w:del>
            <w:ins w:id="654" w:author="俊林 杨" w:date="2025-07-01T11:28:00Z" w16du:dateUtc="2025-07-01T03:28:00Z">
              <w:r w:rsidR="00583C32">
                <w:rPr>
                  <w:rFonts w:hint="eastAsia"/>
                </w:rPr>
                <w:t>0</w:t>
              </w:r>
            </w:ins>
            <w:r w:rsidRPr="00D30FCA">
              <w:t>,</w:t>
            </w:r>
          </w:p>
          <w:p w14:paraId="02B26EA1" w14:textId="77777777" w:rsidR="00D30FCA" w:rsidRPr="00D30FCA" w:rsidRDefault="00D30FCA" w:rsidP="00D4029B">
            <w:pPr>
              <w:pStyle w:val="y-0"/>
              <w:rPr>
                <w:rFonts w:hint="eastAsia"/>
              </w:rPr>
            </w:pPr>
            <w:r w:rsidRPr="00D30FCA">
              <w:t>    "timeStamp": "1692003304",</w:t>
            </w:r>
          </w:p>
          <w:p w14:paraId="124ABB0E" w14:textId="77777777" w:rsidR="00D30FCA" w:rsidRPr="00D30FCA" w:rsidRDefault="00D30FCA" w:rsidP="00D4029B">
            <w:pPr>
              <w:pStyle w:val="y-0"/>
              <w:rPr>
                <w:rFonts w:hint="eastAsia"/>
              </w:rPr>
            </w:pPr>
            <w:r w:rsidRPr="00D30FCA">
              <w:t>    "sign": "d74cec6d7e8c6f60623e102e26b07793953590e4a97b452b794293d2d4506031"</w:t>
            </w:r>
          </w:p>
          <w:p w14:paraId="57F6D424" w14:textId="77777777" w:rsidR="00D30FCA" w:rsidRPr="00D30FCA" w:rsidRDefault="00D30FCA" w:rsidP="00D4029B">
            <w:pPr>
              <w:pStyle w:val="y-0"/>
              <w:rPr>
                <w:rFonts w:hint="eastAsia"/>
              </w:rPr>
            </w:pPr>
            <w:r w:rsidRPr="00D30FCA">
              <w:t>}</w:t>
            </w:r>
          </w:p>
          <w:p w14:paraId="1E21B49B" w14:textId="77777777" w:rsidR="00005070" w:rsidRDefault="00005070" w:rsidP="00D4029B">
            <w:pPr>
              <w:pStyle w:val="y-0"/>
              <w:rPr>
                <w:rFonts w:hint="eastAsia"/>
              </w:rPr>
            </w:pPr>
          </w:p>
        </w:tc>
      </w:tr>
      <w:tr w:rsidR="00475001" w14:paraId="196C451A" w14:textId="77777777" w:rsidTr="00296B82">
        <w:tc>
          <w:tcPr>
            <w:tcW w:w="1271" w:type="dxa"/>
          </w:tcPr>
          <w:p w14:paraId="25E2599D" w14:textId="77777777" w:rsidR="00475001" w:rsidRDefault="00475001" w:rsidP="00D4029B">
            <w:pPr>
              <w:pStyle w:val="y-0"/>
              <w:rPr>
                <w:rFonts w:hint="eastAsia"/>
              </w:rPr>
            </w:pPr>
            <w:r w:rsidRPr="00077D08">
              <w:rPr>
                <w:rFonts w:hint="eastAsia"/>
              </w:rPr>
              <w:t>说明</w:t>
            </w:r>
          </w:p>
        </w:tc>
        <w:tc>
          <w:tcPr>
            <w:tcW w:w="6946" w:type="dxa"/>
            <w:tcBorders>
              <w:top w:val="single" w:sz="4" w:space="0" w:color="auto"/>
              <w:left w:val="single" w:sz="4" w:space="0" w:color="auto"/>
              <w:bottom w:val="single" w:sz="4" w:space="0" w:color="auto"/>
              <w:right w:val="single" w:sz="4" w:space="0" w:color="auto"/>
            </w:tcBorders>
          </w:tcPr>
          <w:p w14:paraId="6A9E4886" w14:textId="351BD491" w:rsidR="00475001" w:rsidRDefault="00475001" w:rsidP="00475001">
            <w:pPr>
              <w:pStyle w:val="y-5"/>
              <w:numPr>
                <w:ilvl w:val="1"/>
                <w:numId w:val="40"/>
              </w:numPr>
              <w:rPr>
                <w:rFonts w:hint="eastAsia"/>
              </w:rPr>
            </w:pPr>
            <w:r>
              <w:rPr>
                <w:rFonts w:hint="eastAsia"/>
              </w:rPr>
              <w:t>data</w:t>
            </w:r>
            <w:r>
              <w:rPr>
                <w:rFonts w:hint="eastAsia"/>
              </w:rPr>
              <w:t>传输压缩文件只支持</w:t>
            </w:r>
            <w:r>
              <w:rPr>
                <w:rFonts w:hint="eastAsia"/>
              </w:rPr>
              <w:t>.tar.gz</w:t>
            </w:r>
            <w:r>
              <w:rPr>
                <w:rFonts w:hint="eastAsia"/>
              </w:rPr>
              <w:t>格式</w:t>
            </w:r>
            <w:ins w:id="655" w:author="俊林 杨" w:date="2025-06-30T15:53:00Z" w16du:dateUtc="2025-06-30T07:53:00Z">
              <w:r w:rsidR="004346EB">
                <w:rPr>
                  <w:rFonts w:hint="eastAsia"/>
                </w:rPr>
                <w:t>，压缩</w:t>
              </w:r>
              <w:r w:rsidR="00A9374E">
                <w:rPr>
                  <w:rFonts w:hint="eastAsia"/>
                </w:rPr>
                <w:t>对象为文件</w:t>
              </w:r>
            </w:ins>
            <w:ins w:id="656" w:author="俊林 杨" w:date="2025-06-30T15:54:00Z" w16du:dateUtc="2025-06-30T07:54:00Z">
              <w:r w:rsidR="00A9374E">
                <w:rPr>
                  <w:rFonts w:hint="eastAsia"/>
                </w:rPr>
                <w:t>目录</w:t>
              </w:r>
            </w:ins>
            <w:ins w:id="657" w:author="俊林 杨" w:date="2025-07-15T18:09:00Z" w16du:dateUtc="2025-07-15T10:09:00Z">
              <w:r w:rsidR="00281577">
                <w:rPr>
                  <w:rFonts w:hint="eastAsia"/>
                </w:rPr>
                <w:t>，目录名为</w:t>
              </w:r>
              <w:r w:rsidR="00281577">
                <w:rPr>
                  <w:rFonts w:hint="eastAsia"/>
                </w:rPr>
                <w:t>{fileID}_{fileName}</w:t>
              </w:r>
              <w:r w:rsidR="00281577">
                <w:rPr>
                  <w:rFonts w:hint="eastAsia"/>
                </w:rPr>
                <w:t>，</w:t>
              </w:r>
            </w:ins>
            <w:ins w:id="658" w:author="俊林 杨" w:date="2025-06-30T15:55:00Z" w16du:dateUtc="2025-06-30T07:55:00Z">
              <w:r w:rsidR="00327FB0">
                <w:rPr>
                  <w:rFonts w:hint="eastAsia"/>
                </w:rPr>
                <w:t>目录下具体的文件名需要和</w:t>
              </w:r>
              <w:r w:rsidR="00073B2E" w:rsidRPr="00D30FCA">
                <w:t>fileInfoLst</w:t>
              </w:r>
            </w:ins>
            <w:ins w:id="659" w:author="俊林 杨" w:date="2025-07-15T18:09:00Z" w16du:dateUtc="2025-07-15T10:09:00Z">
              <w:r w:rsidR="00281577">
                <w:rPr>
                  <w:rFonts w:hint="eastAsia"/>
                </w:rPr>
                <w:t>.</w:t>
              </w:r>
            </w:ins>
            <w:ins w:id="660" w:author="俊林 杨" w:date="2025-06-30T15:55:00Z" w16du:dateUtc="2025-06-30T07:55:00Z">
              <w:r w:rsidR="00073B2E">
                <w:rPr>
                  <w:rFonts w:hint="eastAsia"/>
                </w:rPr>
                <w:t>name</w:t>
              </w:r>
              <w:r w:rsidR="00073B2E">
                <w:rPr>
                  <w:rFonts w:hint="eastAsia"/>
                </w:rPr>
                <w:t>相对应</w:t>
              </w:r>
            </w:ins>
          </w:p>
          <w:p w14:paraId="0A76A3AA" w14:textId="290EFDE7" w:rsidR="00D4029B" w:rsidRPr="00D4029B" w:rsidRDefault="00B92328" w:rsidP="00D4029B">
            <w:pPr>
              <w:pStyle w:val="y-5"/>
              <w:numPr>
                <w:ilvl w:val="1"/>
                <w:numId w:val="40"/>
              </w:numPr>
              <w:rPr>
                <w:rFonts w:hint="eastAsia"/>
              </w:rPr>
            </w:pPr>
            <w:ins w:id="661" w:author="俊林 杨" w:date="2025-06-30T15:56:00Z" w16du:dateUtc="2025-06-30T07:56:00Z">
              <w:r>
                <w:rPr>
                  <w:rFonts w:hint="eastAsia"/>
                </w:rPr>
                <w:t>压缩包</w:t>
              </w:r>
            </w:ins>
            <w:del w:id="662" w:author="俊林 杨" w:date="2025-06-30T15:55:00Z" w16du:dateUtc="2025-06-30T07:55:00Z">
              <w:r w:rsidR="00475001" w:rsidDel="00073B2E">
                <w:rPr>
                  <w:rFonts w:hint="eastAsia"/>
                </w:rPr>
                <w:delText>文件</w:delText>
              </w:r>
            </w:del>
            <w:r w:rsidR="00475001">
              <w:rPr>
                <w:rFonts w:hint="eastAsia"/>
              </w:rPr>
              <w:t>名称规范：</w:t>
            </w:r>
            <w:r w:rsidR="00475001">
              <w:rPr>
                <w:rFonts w:hint="eastAsia"/>
              </w:rPr>
              <w:t>{fileID}_{fileName}_{fileTotalChunk}_{fileChunkID}.tar.gz</w:t>
            </w:r>
            <w:ins w:id="663" w:author="俊林 杨" w:date="2025-07-16T13:53:00Z" w16du:dateUtc="2025-07-16T05:53:00Z">
              <w:r w:rsidR="00D4029B">
                <w:rPr>
                  <w:rFonts w:hint="eastAsia"/>
                </w:rPr>
                <w:t>；文件加密后需要增加</w:t>
              </w:r>
              <w:r w:rsidR="00D4029B">
                <w:rPr>
                  <w:rFonts w:hint="eastAsia"/>
                </w:rPr>
                <w:t>.bin</w:t>
              </w:r>
              <w:r w:rsidR="00D4029B">
                <w:rPr>
                  <w:rFonts w:hint="eastAsia"/>
                </w:rPr>
                <w:t>后缀</w:t>
              </w:r>
            </w:ins>
          </w:p>
          <w:p w14:paraId="2793E78B" w14:textId="0CEE3BC4" w:rsidR="00475001" w:rsidRDefault="005E17E0" w:rsidP="00475001">
            <w:pPr>
              <w:pStyle w:val="y-5"/>
              <w:numPr>
                <w:ilvl w:val="1"/>
                <w:numId w:val="40"/>
              </w:numPr>
              <w:rPr>
                <w:ins w:id="664" w:author="俊林 杨" w:date="2025-07-01T11:27:00Z" w16du:dateUtc="2025-07-01T03:27:00Z"/>
                <w:rFonts w:hint="eastAsia"/>
              </w:rPr>
            </w:pPr>
            <w:ins w:id="665" w:author="俊林 杨" w:date="2025-07-15T17:53:00Z" w16du:dateUtc="2025-07-15T09:53:00Z">
              <w:r>
                <w:rPr>
                  <w:rFonts w:hint="eastAsia"/>
                </w:rPr>
                <w:t>采用分卷压缩的机制：</w:t>
              </w:r>
            </w:ins>
            <w:ins w:id="666" w:author="俊林 杨" w:date="2025-07-15T17:59:00Z" w16du:dateUtc="2025-07-15T09:59:00Z">
              <w:r w:rsidRPr="005E17E0">
                <w:rPr>
                  <w:rFonts w:hint="eastAsia"/>
                </w:rPr>
                <w:t>先压缩成单个文件</w:t>
              </w:r>
              <w:r>
                <w:rPr>
                  <w:rFonts w:hint="eastAsia"/>
                </w:rPr>
                <w:t>，如果</w:t>
              </w:r>
            </w:ins>
            <w:ins w:id="667" w:author="俊林 杨" w:date="2025-07-15T18:10:00Z" w16du:dateUtc="2025-07-15T10:10:00Z">
              <w:r w:rsidR="00281577">
                <w:rPr>
                  <w:rFonts w:hint="eastAsia"/>
                </w:rPr>
                <w:t>压缩包</w:t>
              </w:r>
            </w:ins>
            <w:ins w:id="668" w:author="俊林 杨" w:date="2025-07-15T18:00:00Z" w16du:dateUtc="2025-07-15T10:00:00Z">
              <w:r>
                <w:rPr>
                  <w:rFonts w:hint="eastAsia"/>
                </w:rPr>
                <w:t>超过</w:t>
              </w:r>
              <w:r>
                <w:rPr>
                  <w:rFonts w:hint="eastAsia"/>
                </w:rPr>
                <w:t>100M</w:t>
              </w:r>
              <w:r>
                <w:rPr>
                  <w:rFonts w:hint="eastAsia"/>
                </w:rPr>
                <w:t>则需要</w:t>
              </w:r>
            </w:ins>
            <w:ins w:id="669" w:author="俊林 杨" w:date="2025-07-15T17:59:00Z" w16du:dateUtc="2025-07-15T09:59:00Z">
              <w:r w:rsidRPr="005E17E0">
                <w:rPr>
                  <w:rFonts w:hint="eastAsia"/>
                </w:rPr>
                <w:t>分卷</w:t>
              </w:r>
            </w:ins>
            <w:del w:id="670" w:author="俊林 杨" w:date="2025-07-15T18:04:00Z" w16du:dateUtc="2025-07-15T10:04:00Z">
              <w:r w:rsidR="00475001" w:rsidDel="00D30041">
                <w:rPr>
                  <w:rFonts w:hint="eastAsia"/>
                </w:rPr>
                <w:delText>压缩后文件超过</w:delText>
              </w:r>
              <w:r w:rsidR="00475001" w:rsidDel="00D30041">
                <w:rPr>
                  <w:rFonts w:hint="eastAsia"/>
                </w:rPr>
                <w:delText>100M</w:delText>
              </w:r>
              <w:r w:rsidR="00475001" w:rsidDel="00D30041">
                <w:rPr>
                  <w:rFonts w:hint="eastAsia"/>
                </w:rPr>
                <w:delText>压缩时需要采用分片压缩机制，分为多个压缩文件</w:delText>
              </w:r>
            </w:del>
            <w:r w:rsidR="00475001">
              <w:rPr>
                <w:rFonts w:hint="eastAsia"/>
              </w:rPr>
              <w:t>，</w:t>
            </w:r>
            <w:ins w:id="671" w:author="俊林 杨" w:date="2025-07-15T18:04:00Z" w16du:dateUtc="2025-07-15T10:04:00Z">
              <w:r w:rsidR="00D30041">
                <w:rPr>
                  <w:rFonts w:hint="eastAsia"/>
                </w:rPr>
                <w:t>分卷后</w:t>
              </w:r>
            </w:ins>
            <w:r w:rsidR="00475001">
              <w:rPr>
                <w:rFonts w:hint="eastAsia"/>
              </w:rPr>
              <w:t>每个文件不得超过</w:t>
            </w:r>
            <w:r w:rsidR="00475001">
              <w:rPr>
                <w:rFonts w:hint="eastAsia"/>
              </w:rPr>
              <w:t>100M</w:t>
            </w:r>
            <w:r w:rsidR="00475001">
              <w:rPr>
                <w:rFonts w:hint="eastAsia"/>
              </w:rPr>
              <w:t>，按压缩序号依次传输，</w:t>
            </w:r>
            <w:ins w:id="672" w:author="俊林 杨" w:date="2025-07-15T18:05:00Z" w16du:dateUtc="2025-07-15T10:05:00Z">
              <w:r w:rsidR="00D30041">
                <w:rPr>
                  <w:rFonts w:hint="eastAsia"/>
                </w:rPr>
                <w:t>确保收到部侧的</w:t>
              </w:r>
            </w:ins>
            <w:ins w:id="673" w:author="俊林 杨" w:date="2025-07-15T18:06:00Z" w16du:dateUtc="2025-07-15T10:06:00Z">
              <w:r w:rsidR="00BF2293">
                <w:rPr>
                  <w:rFonts w:hint="eastAsia"/>
                </w:rPr>
                <w:t>接收</w:t>
              </w:r>
            </w:ins>
            <w:ins w:id="674" w:author="俊林 杨" w:date="2025-07-15T18:05:00Z" w16du:dateUtc="2025-07-15T10:05:00Z">
              <w:r w:rsidR="00D30041">
                <w:rPr>
                  <w:rFonts w:hint="eastAsia"/>
                </w:rPr>
                <w:t>成功的响应后进行下一次传输</w:t>
              </w:r>
            </w:ins>
            <w:ins w:id="675" w:author="俊林 杨" w:date="2025-07-08T13:46:00Z" w16du:dateUtc="2025-07-08T05:46:00Z">
              <w:r w:rsidR="006C4FFF">
                <w:rPr>
                  <w:rFonts w:hint="eastAsia"/>
                </w:rPr>
                <w:t>，</w:t>
              </w:r>
            </w:ins>
            <w:ins w:id="676" w:author="俊林 杨" w:date="2025-07-15T18:05:00Z" w16du:dateUtc="2025-07-15T10:05:00Z">
              <w:r w:rsidR="00D30041">
                <w:rPr>
                  <w:rFonts w:hint="eastAsia"/>
                </w:rPr>
                <w:t>部侧在</w:t>
              </w:r>
            </w:ins>
            <w:r w:rsidR="00475001">
              <w:rPr>
                <w:rFonts w:hint="eastAsia"/>
              </w:rPr>
              <w:t>所有的文件传递全部完成后</w:t>
            </w:r>
            <w:ins w:id="677" w:author="俊林 杨" w:date="2025-07-15T18:05:00Z" w16du:dateUtc="2025-07-15T10:05:00Z">
              <w:r w:rsidR="00D30041">
                <w:rPr>
                  <w:rFonts w:hint="eastAsia"/>
                </w:rPr>
                <w:t>（即</w:t>
              </w:r>
            </w:ins>
            <w:ins w:id="678" w:author="俊林 杨" w:date="2025-07-15T18:06:00Z" w16du:dateUtc="2025-07-15T10:06:00Z">
              <w:r w:rsidR="00D30041">
                <w:rPr>
                  <w:rFonts w:hint="eastAsia"/>
                </w:rPr>
                <w:t>fileTotalChunk=</w:t>
              </w:r>
              <w:r w:rsidR="001C239E">
                <w:rPr>
                  <w:rFonts w:hint="eastAsia"/>
                </w:rPr>
                <w:t xml:space="preserve"> </w:t>
              </w:r>
              <w:r w:rsidR="001C239E" w:rsidRPr="001C239E">
                <w:rPr>
                  <w:rFonts w:hint="eastAsia"/>
                </w:rPr>
                <w:t>fileChunkID</w:t>
              </w:r>
            </w:ins>
            <w:ins w:id="679" w:author="俊林 杨" w:date="2025-07-15T18:05:00Z" w16du:dateUtc="2025-07-15T10:05:00Z">
              <w:r w:rsidR="00D30041">
                <w:rPr>
                  <w:rFonts w:hint="eastAsia"/>
                </w:rPr>
                <w:t>）</w:t>
              </w:r>
            </w:ins>
            <w:r w:rsidR="00475001">
              <w:rPr>
                <w:rFonts w:hint="eastAsia"/>
              </w:rPr>
              <w:t>统一解压得到源压缩文件</w:t>
            </w:r>
          </w:p>
          <w:p w14:paraId="377CE2D9" w14:textId="033DDF55" w:rsidR="00583C32" w:rsidRDefault="00583C32">
            <w:pPr>
              <w:pStyle w:val="11"/>
              <w:numPr>
                <w:ilvl w:val="1"/>
                <w:numId w:val="40"/>
              </w:numPr>
              <w:rPr>
                <w:ins w:id="680" w:author="俊林 杨" w:date="2025-07-08T14:15:00Z" w16du:dateUtc="2025-07-08T06:15:00Z"/>
              </w:rPr>
            </w:pPr>
            <w:ins w:id="681" w:author="俊林 杨" w:date="2025-07-01T11:27:00Z" w16du:dateUtc="2025-07-01T03:27:00Z">
              <w:r w:rsidRPr="00D30FCA">
                <w:t>dataType</w:t>
              </w:r>
              <w:r>
                <w:rPr>
                  <w:rFonts w:hint="eastAsia"/>
                </w:rPr>
                <w:t>、</w:t>
              </w:r>
            </w:ins>
            <w:ins w:id="682" w:author="俊林 杨" w:date="2025-07-01T11:28:00Z" w16du:dateUtc="2025-07-01T03:28:00Z">
              <w:r w:rsidRPr="00D30FCA">
                <w:t>dataSubType</w:t>
              </w:r>
              <w:r>
                <w:rPr>
                  <w:rFonts w:hint="eastAsia"/>
                </w:rPr>
                <w:t>值为</w:t>
              </w:r>
              <w:r>
                <w:rPr>
                  <w:rFonts w:hint="eastAsia"/>
                </w:rPr>
                <w:t>0</w:t>
              </w:r>
            </w:ins>
          </w:p>
          <w:p w14:paraId="2BF64A13" w14:textId="7F5110FE" w:rsidR="00B03650" w:rsidRPr="00583C32" w:rsidRDefault="00B03650">
            <w:pPr>
              <w:pStyle w:val="11"/>
              <w:numPr>
                <w:ilvl w:val="1"/>
                <w:numId w:val="40"/>
              </w:numPr>
              <w:rPr>
                <w:rFonts w:hint="eastAsia"/>
              </w:rPr>
              <w:pPrChange w:id="683" w:author="俊林 杨" w:date="2025-07-01T11:28:00Z" w16du:dateUtc="2025-07-01T03:28:00Z">
                <w:pPr>
                  <w:pStyle w:val="y-5"/>
                  <w:numPr>
                    <w:ilvl w:val="1"/>
                    <w:numId w:val="40"/>
                  </w:numPr>
                  <w:ind w:left="880" w:hanging="440"/>
                </w:pPr>
              </w:pPrChange>
            </w:pPr>
            <w:ins w:id="684" w:author="俊林 杨" w:date="2025-07-08T14:15:00Z" w16du:dateUtc="2025-07-08T06:15:00Z">
              <w:r>
                <w:rPr>
                  <w:rFonts w:hint="eastAsia"/>
                </w:rPr>
                <w:lastRenderedPageBreak/>
                <w:t xml:space="preserve">X-Enc-Auth-Tag </w:t>
              </w:r>
              <w:r>
                <w:t>加解密业务数据，</w:t>
              </w:r>
              <w:r>
                <w:rPr>
                  <w:rFonts w:hint="eastAsia"/>
                </w:rPr>
                <w:t>X-Enc-Auth-Tag-</w:t>
              </w:r>
              <w:r>
                <w:t>File</w:t>
              </w:r>
              <w:r>
                <w:rPr>
                  <w:rFonts w:hint="eastAsia"/>
                </w:rPr>
                <w:t xml:space="preserve"> </w:t>
              </w:r>
              <w:r>
                <w:rPr>
                  <w:rFonts w:hint="eastAsia"/>
                </w:rPr>
                <w:t>加解密</w:t>
              </w:r>
            </w:ins>
            <w:ins w:id="685" w:author="俊林 杨" w:date="2025-07-08T14:16:00Z" w16du:dateUtc="2025-07-08T06:16:00Z">
              <w:r>
                <w:rPr>
                  <w:rFonts w:hint="eastAsia"/>
                </w:rPr>
                <w:t>文件数据</w:t>
              </w:r>
            </w:ins>
          </w:p>
          <w:p w14:paraId="70269044" w14:textId="1182C0E1" w:rsidR="00475001" w:rsidRDefault="00475001" w:rsidP="00475001">
            <w:pPr>
              <w:pStyle w:val="y-5"/>
              <w:numPr>
                <w:ilvl w:val="1"/>
                <w:numId w:val="40"/>
              </w:numPr>
              <w:rPr>
                <w:rFonts w:hint="eastAsia"/>
              </w:rPr>
            </w:pPr>
            <w:r>
              <w:rPr>
                <w:rFonts w:hint="eastAsia"/>
              </w:rPr>
              <w:t>自定义相关字段说明</w:t>
            </w:r>
          </w:p>
          <w:tbl>
            <w:tblPr>
              <w:tblStyle w:val="af"/>
              <w:tblW w:w="7183" w:type="dxa"/>
              <w:tblLayout w:type="fixed"/>
              <w:tblLook w:val="04A0" w:firstRow="1" w:lastRow="0" w:firstColumn="1" w:lastColumn="0" w:noHBand="0" w:noVBand="1"/>
            </w:tblPr>
            <w:tblGrid>
              <w:gridCol w:w="1758"/>
              <w:gridCol w:w="1559"/>
              <w:gridCol w:w="3866"/>
            </w:tblGrid>
            <w:tr w:rsidR="00475001" w14:paraId="6989B626" w14:textId="77777777" w:rsidTr="00FF62AF">
              <w:tc>
                <w:tcPr>
                  <w:tcW w:w="1758" w:type="dxa"/>
                  <w:tcBorders>
                    <w:top w:val="single" w:sz="4" w:space="0" w:color="auto"/>
                    <w:left w:val="single" w:sz="4" w:space="0" w:color="auto"/>
                    <w:bottom w:val="single" w:sz="4" w:space="0" w:color="auto"/>
                    <w:right w:val="single" w:sz="4" w:space="0" w:color="auto"/>
                  </w:tcBorders>
                  <w:hideMark/>
                </w:tcPr>
                <w:p w14:paraId="12797991"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字段</w:t>
                  </w:r>
                </w:p>
              </w:tc>
              <w:tc>
                <w:tcPr>
                  <w:tcW w:w="1559" w:type="dxa"/>
                  <w:tcBorders>
                    <w:top w:val="single" w:sz="4" w:space="0" w:color="auto"/>
                    <w:left w:val="single" w:sz="4" w:space="0" w:color="auto"/>
                    <w:bottom w:val="single" w:sz="4" w:space="0" w:color="auto"/>
                    <w:right w:val="single" w:sz="4" w:space="0" w:color="auto"/>
                  </w:tcBorders>
                  <w:hideMark/>
                </w:tcPr>
                <w:p w14:paraId="593962B3"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属性</w:t>
                  </w:r>
                </w:p>
              </w:tc>
              <w:tc>
                <w:tcPr>
                  <w:tcW w:w="3866" w:type="dxa"/>
                  <w:tcBorders>
                    <w:top w:val="single" w:sz="4" w:space="0" w:color="auto"/>
                    <w:left w:val="single" w:sz="4" w:space="0" w:color="auto"/>
                    <w:bottom w:val="single" w:sz="4" w:space="0" w:color="auto"/>
                    <w:right w:val="single" w:sz="4" w:space="0" w:color="auto"/>
                  </w:tcBorders>
                  <w:hideMark/>
                </w:tcPr>
                <w:p w14:paraId="098C619F"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说明</w:t>
                  </w:r>
                </w:p>
              </w:tc>
            </w:tr>
            <w:tr w:rsidR="00475001" w14:paraId="37C3E621" w14:textId="77777777" w:rsidTr="00FF62AF">
              <w:tc>
                <w:tcPr>
                  <w:tcW w:w="1758" w:type="dxa"/>
                  <w:tcBorders>
                    <w:top w:val="single" w:sz="4" w:space="0" w:color="auto"/>
                    <w:left w:val="single" w:sz="4" w:space="0" w:color="auto"/>
                    <w:bottom w:val="single" w:sz="4" w:space="0" w:color="auto"/>
                    <w:right w:val="single" w:sz="4" w:space="0" w:color="auto"/>
                  </w:tcBorders>
                  <w:hideMark/>
                </w:tcPr>
                <w:p w14:paraId="631DC225"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fileID</w:t>
                  </w:r>
                </w:p>
              </w:tc>
              <w:tc>
                <w:tcPr>
                  <w:tcW w:w="1559" w:type="dxa"/>
                  <w:tcBorders>
                    <w:top w:val="single" w:sz="4" w:space="0" w:color="auto"/>
                    <w:left w:val="single" w:sz="4" w:space="0" w:color="auto"/>
                    <w:bottom w:val="single" w:sz="4" w:space="0" w:color="auto"/>
                    <w:right w:val="single" w:sz="4" w:space="0" w:color="auto"/>
                  </w:tcBorders>
                  <w:hideMark/>
                </w:tcPr>
                <w:p w14:paraId="07ADE654"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String</w:t>
                  </w:r>
                </w:p>
              </w:tc>
              <w:tc>
                <w:tcPr>
                  <w:tcW w:w="3866" w:type="dxa"/>
                  <w:tcBorders>
                    <w:top w:val="single" w:sz="4" w:space="0" w:color="auto"/>
                    <w:left w:val="single" w:sz="4" w:space="0" w:color="auto"/>
                    <w:bottom w:val="single" w:sz="4" w:space="0" w:color="auto"/>
                    <w:right w:val="single" w:sz="4" w:space="0" w:color="auto"/>
                  </w:tcBorders>
                  <w:hideMark/>
                </w:tcPr>
                <w:p w14:paraId="3569D2AC"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文件唯一标识（同一文件所有分块相同），采用32位hash，注意别使用下划线</w:t>
                  </w:r>
                </w:p>
              </w:tc>
            </w:tr>
            <w:tr w:rsidR="00475001" w14:paraId="4341C4AB" w14:textId="77777777" w:rsidTr="00FF62AF">
              <w:tc>
                <w:tcPr>
                  <w:tcW w:w="1758" w:type="dxa"/>
                  <w:tcBorders>
                    <w:top w:val="single" w:sz="4" w:space="0" w:color="auto"/>
                    <w:left w:val="single" w:sz="4" w:space="0" w:color="auto"/>
                    <w:bottom w:val="single" w:sz="4" w:space="0" w:color="auto"/>
                    <w:right w:val="single" w:sz="4" w:space="0" w:color="auto"/>
                  </w:tcBorders>
                  <w:hideMark/>
                </w:tcPr>
                <w:p w14:paraId="71604B10"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fileName</w:t>
                  </w:r>
                </w:p>
              </w:tc>
              <w:tc>
                <w:tcPr>
                  <w:tcW w:w="1559" w:type="dxa"/>
                  <w:tcBorders>
                    <w:top w:val="single" w:sz="4" w:space="0" w:color="auto"/>
                    <w:left w:val="single" w:sz="4" w:space="0" w:color="auto"/>
                    <w:bottom w:val="single" w:sz="4" w:space="0" w:color="auto"/>
                    <w:right w:val="single" w:sz="4" w:space="0" w:color="auto"/>
                  </w:tcBorders>
                  <w:hideMark/>
                </w:tcPr>
                <w:p w14:paraId="162CA52B"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String</w:t>
                  </w:r>
                </w:p>
              </w:tc>
              <w:tc>
                <w:tcPr>
                  <w:tcW w:w="3866" w:type="dxa"/>
                  <w:tcBorders>
                    <w:top w:val="single" w:sz="4" w:space="0" w:color="auto"/>
                    <w:left w:val="single" w:sz="4" w:space="0" w:color="auto"/>
                    <w:bottom w:val="single" w:sz="4" w:space="0" w:color="auto"/>
                    <w:right w:val="single" w:sz="4" w:space="0" w:color="auto"/>
                  </w:tcBorders>
                  <w:hideMark/>
                </w:tcPr>
                <w:p w14:paraId="49C91BF1"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原始文件名，注意别使用下划线</w:t>
                  </w:r>
                </w:p>
              </w:tc>
            </w:tr>
            <w:tr w:rsidR="00475001" w14:paraId="45E628DA" w14:textId="77777777" w:rsidTr="00FF62AF">
              <w:tc>
                <w:tcPr>
                  <w:tcW w:w="1758" w:type="dxa"/>
                  <w:tcBorders>
                    <w:top w:val="single" w:sz="4" w:space="0" w:color="auto"/>
                    <w:left w:val="single" w:sz="4" w:space="0" w:color="auto"/>
                    <w:bottom w:val="single" w:sz="4" w:space="0" w:color="auto"/>
                    <w:right w:val="single" w:sz="4" w:space="0" w:color="auto"/>
                  </w:tcBorders>
                  <w:hideMark/>
                </w:tcPr>
                <w:p w14:paraId="4D229EF9"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fileTotalChunk</w:t>
                  </w:r>
                </w:p>
              </w:tc>
              <w:tc>
                <w:tcPr>
                  <w:tcW w:w="1559" w:type="dxa"/>
                  <w:tcBorders>
                    <w:top w:val="single" w:sz="4" w:space="0" w:color="auto"/>
                    <w:left w:val="single" w:sz="4" w:space="0" w:color="auto"/>
                    <w:bottom w:val="single" w:sz="4" w:space="0" w:color="auto"/>
                    <w:right w:val="single" w:sz="4" w:space="0" w:color="auto"/>
                  </w:tcBorders>
                  <w:hideMark/>
                </w:tcPr>
                <w:p w14:paraId="4439A1E7"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Int</w:t>
                  </w:r>
                </w:p>
              </w:tc>
              <w:tc>
                <w:tcPr>
                  <w:tcW w:w="3866" w:type="dxa"/>
                  <w:tcBorders>
                    <w:top w:val="single" w:sz="4" w:space="0" w:color="auto"/>
                    <w:left w:val="single" w:sz="4" w:space="0" w:color="auto"/>
                    <w:bottom w:val="single" w:sz="4" w:space="0" w:color="auto"/>
                    <w:right w:val="single" w:sz="4" w:space="0" w:color="auto"/>
                  </w:tcBorders>
                  <w:hideMark/>
                </w:tcPr>
                <w:p w14:paraId="720506E3"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总分块数</w:t>
                  </w:r>
                </w:p>
              </w:tc>
            </w:tr>
            <w:tr w:rsidR="00475001" w14:paraId="1E3843F8" w14:textId="77777777" w:rsidTr="00FF62AF">
              <w:tc>
                <w:tcPr>
                  <w:tcW w:w="1758" w:type="dxa"/>
                  <w:tcBorders>
                    <w:top w:val="single" w:sz="4" w:space="0" w:color="auto"/>
                    <w:left w:val="single" w:sz="4" w:space="0" w:color="auto"/>
                    <w:bottom w:val="single" w:sz="4" w:space="0" w:color="auto"/>
                    <w:right w:val="single" w:sz="4" w:space="0" w:color="auto"/>
                  </w:tcBorders>
                  <w:hideMark/>
                </w:tcPr>
                <w:p w14:paraId="29BA0CBC"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fileChunkID</w:t>
                  </w:r>
                </w:p>
              </w:tc>
              <w:tc>
                <w:tcPr>
                  <w:tcW w:w="1559" w:type="dxa"/>
                  <w:tcBorders>
                    <w:top w:val="single" w:sz="4" w:space="0" w:color="auto"/>
                    <w:left w:val="single" w:sz="4" w:space="0" w:color="auto"/>
                    <w:bottom w:val="single" w:sz="4" w:space="0" w:color="auto"/>
                    <w:right w:val="single" w:sz="4" w:space="0" w:color="auto"/>
                  </w:tcBorders>
                  <w:hideMark/>
                </w:tcPr>
                <w:p w14:paraId="61876475"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Int</w:t>
                  </w:r>
                </w:p>
              </w:tc>
              <w:tc>
                <w:tcPr>
                  <w:tcW w:w="3866" w:type="dxa"/>
                  <w:tcBorders>
                    <w:top w:val="single" w:sz="4" w:space="0" w:color="auto"/>
                    <w:left w:val="single" w:sz="4" w:space="0" w:color="auto"/>
                    <w:bottom w:val="single" w:sz="4" w:space="0" w:color="auto"/>
                    <w:right w:val="single" w:sz="4" w:space="0" w:color="auto"/>
                  </w:tcBorders>
                  <w:hideMark/>
                </w:tcPr>
                <w:p w14:paraId="2225C661"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当前分块序号（从1开始）</w:t>
                  </w:r>
                </w:p>
              </w:tc>
            </w:tr>
            <w:tr w:rsidR="00475001" w14:paraId="79801231" w14:textId="77777777" w:rsidTr="00FF62AF">
              <w:tc>
                <w:tcPr>
                  <w:tcW w:w="1758" w:type="dxa"/>
                  <w:tcBorders>
                    <w:top w:val="single" w:sz="4" w:space="0" w:color="auto"/>
                    <w:left w:val="single" w:sz="4" w:space="0" w:color="auto"/>
                    <w:bottom w:val="single" w:sz="4" w:space="0" w:color="auto"/>
                    <w:right w:val="single" w:sz="4" w:space="0" w:color="auto"/>
                  </w:tcBorders>
                  <w:hideMark/>
                </w:tcPr>
                <w:p w14:paraId="6F943491"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fileChunk</w:t>
                  </w:r>
                </w:p>
              </w:tc>
              <w:tc>
                <w:tcPr>
                  <w:tcW w:w="1559" w:type="dxa"/>
                  <w:tcBorders>
                    <w:top w:val="single" w:sz="4" w:space="0" w:color="auto"/>
                    <w:left w:val="single" w:sz="4" w:space="0" w:color="auto"/>
                    <w:bottom w:val="single" w:sz="4" w:space="0" w:color="auto"/>
                    <w:right w:val="single" w:sz="4" w:space="0" w:color="auto"/>
                  </w:tcBorders>
                  <w:hideMark/>
                </w:tcPr>
                <w:p w14:paraId="23B196B7"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File</w:t>
                  </w:r>
                </w:p>
              </w:tc>
              <w:tc>
                <w:tcPr>
                  <w:tcW w:w="3866" w:type="dxa"/>
                  <w:tcBorders>
                    <w:top w:val="single" w:sz="4" w:space="0" w:color="auto"/>
                    <w:left w:val="single" w:sz="4" w:space="0" w:color="auto"/>
                    <w:bottom w:val="single" w:sz="4" w:space="0" w:color="auto"/>
                    <w:right w:val="single" w:sz="4" w:space="0" w:color="auto"/>
                  </w:tcBorders>
                  <w:hideMark/>
                </w:tcPr>
                <w:p w14:paraId="6EEF9DA7"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经过分割的.tgz压缩文件的二进制分块内容</w:t>
                  </w:r>
                  <w:r>
                    <w:rPr>
                      <w:rFonts w:ascii="Cambria Math" w:hAnsi="Cambria Math" w:cs="Cambria Math"/>
                      <w:color w:val="000000"/>
                      <w:sz w:val="18"/>
                      <w:szCs w:val="18"/>
                    </w:rPr>
                    <w:t>​​</w:t>
                  </w:r>
                </w:p>
              </w:tc>
            </w:tr>
            <w:tr w:rsidR="00475001" w14:paraId="6DFD1B7D" w14:textId="77777777" w:rsidTr="00FF62AF">
              <w:tc>
                <w:tcPr>
                  <w:tcW w:w="1758" w:type="dxa"/>
                  <w:tcBorders>
                    <w:top w:val="single" w:sz="4" w:space="0" w:color="auto"/>
                    <w:left w:val="single" w:sz="4" w:space="0" w:color="auto"/>
                    <w:bottom w:val="single" w:sz="4" w:space="0" w:color="auto"/>
                    <w:right w:val="single" w:sz="4" w:space="0" w:color="auto"/>
                  </w:tcBorders>
                  <w:hideMark/>
                </w:tcPr>
                <w:p w14:paraId="4146CBD3"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receivedChunks</w:t>
                  </w:r>
                </w:p>
              </w:tc>
              <w:tc>
                <w:tcPr>
                  <w:tcW w:w="1559" w:type="dxa"/>
                  <w:tcBorders>
                    <w:top w:val="single" w:sz="4" w:space="0" w:color="auto"/>
                    <w:left w:val="single" w:sz="4" w:space="0" w:color="auto"/>
                    <w:bottom w:val="single" w:sz="4" w:space="0" w:color="auto"/>
                    <w:right w:val="single" w:sz="4" w:space="0" w:color="auto"/>
                  </w:tcBorders>
                  <w:hideMark/>
                </w:tcPr>
                <w:p w14:paraId="54063864"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List</w:t>
                  </w:r>
                </w:p>
              </w:tc>
              <w:tc>
                <w:tcPr>
                  <w:tcW w:w="3866" w:type="dxa"/>
                  <w:tcBorders>
                    <w:top w:val="single" w:sz="4" w:space="0" w:color="auto"/>
                    <w:left w:val="single" w:sz="4" w:space="0" w:color="auto"/>
                    <w:bottom w:val="single" w:sz="4" w:space="0" w:color="auto"/>
                    <w:right w:val="single" w:sz="4" w:space="0" w:color="auto"/>
                  </w:tcBorders>
                  <w:hideMark/>
                </w:tcPr>
                <w:p w14:paraId="0DAE2CE6"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已接受的分块数，内容为fileChunkID</w:t>
                  </w:r>
                </w:p>
              </w:tc>
            </w:tr>
            <w:tr w:rsidR="00475001" w14:paraId="35EEC03E" w14:textId="77777777" w:rsidTr="00FF62AF">
              <w:tc>
                <w:tcPr>
                  <w:tcW w:w="1758" w:type="dxa"/>
                  <w:tcBorders>
                    <w:top w:val="single" w:sz="4" w:space="0" w:color="auto"/>
                    <w:left w:val="single" w:sz="4" w:space="0" w:color="auto"/>
                    <w:bottom w:val="single" w:sz="4" w:space="0" w:color="auto"/>
                    <w:right w:val="single" w:sz="4" w:space="0" w:color="auto"/>
                  </w:tcBorders>
                  <w:hideMark/>
                </w:tcPr>
                <w:p w14:paraId="2214837F"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unpackStatus</w:t>
                  </w:r>
                </w:p>
              </w:tc>
              <w:tc>
                <w:tcPr>
                  <w:tcW w:w="1559" w:type="dxa"/>
                  <w:tcBorders>
                    <w:top w:val="single" w:sz="4" w:space="0" w:color="auto"/>
                    <w:left w:val="single" w:sz="4" w:space="0" w:color="auto"/>
                    <w:bottom w:val="single" w:sz="4" w:space="0" w:color="auto"/>
                    <w:right w:val="single" w:sz="4" w:space="0" w:color="auto"/>
                  </w:tcBorders>
                  <w:hideMark/>
                </w:tcPr>
                <w:p w14:paraId="080566FF"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String</w:t>
                  </w:r>
                </w:p>
              </w:tc>
              <w:tc>
                <w:tcPr>
                  <w:tcW w:w="3866" w:type="dxa"/>
                  <w:tcBorders>
                    <w:top w:val="single" w:sz="4" w:space="0" w:color="auto"/>
                    <w:left w:val="single" w:sz="4" w:space="0" w:color="auto"/>
                    <w:bottom w:val="single" w:sz="4" w:space="0" w:color="auto"/>
                    <w:right w:val="single" w:sz="4" w:space="0" w:color="auto"/>
                  </w:tcBorders>
                  <w:hideMark/>
                </w:tcPr>
                <w:p w14:paraId="524CFF88"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解压状态：</w:t>
                  </w:r>
                </w:p>
                <w:p w14:paraId="6EF3D567"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成功-completed</w:t>
                  </w:r>
                </w:p>
                <w:p w14:paraId="1B4EB7D2"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失败-failed</w:t>
                  </w:r>
                </w:p>
              </w:tc>
            </w:tr>
            <w:tr w:rsidR="00475001" w14:paraId="15615A2D" w14:textId="77777777" w:rsidTr="00FF62AF">
              <w:tc>
                <w:tcPr>
                  <w:tcW w:w="1758" w:type="dxa"/>
                  <w:tcBorders>
                    <w:top w:val="single" w:sz="4" w:space="0" w:color="auto"/>
                    <w:left w:val="single" w:sz="4" w:space="0" w:color="auto"/>
                    <w:bottom w:val="single" w:sz="4" w:space="0" w:color="auto"/>
                    <w:right w:val="single" w:sz="4" w:space="0" w:color="auto"/>
                  </w:tcBorders>
                  <w:hideMark/>
                </w:tcPr>
                <w:p w14:paraId="2351D2E8"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unpackMessage</w:t>
                  </w:r>
                </w:p>
              </w:tc>
              <w:tc>
                <w:tcPr>
                  <w:tcW w:w="1559" w:type="dxa"/>
                  <w:tcBorders>
                    <w:top w:val="single" w:sz="4" w:space="0" w:color="auto"/>
                    <w:left w:val="single" w:sz="4" w:space="0" w:color="auto"/>
                    <w:bottom w:val="single" w:sz="4" w:space="0" w:color="auto"/>
                    <w:right w:val="single" w:sz="4" w:space="0" w:color="auto"/>
                  </w:tcBorders>
                  <w:hideMark/>
                </w:tcPr>
                <w:p w14:paraId="1514D398"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String</w:t>
                  </w:r>
                </w:p>
              </w:tc>
              <w:tc>
                <w:tcPr>
                  <w:tcW w:w="3866" w:type="dxa"/>
                  <w:tcBorders>
                    <w:top w:val="single" w:sz="4" w:space="0" w:color="auto"/>
                    <w:left w:val="single" w:sz="4" w:space="0" w:color="auto"/>
                    <w:bottom w:val="single" w:sz="4" w:space="0" w:color="auto"/>
                    <w:right w:val="single" w:sz="4" w:space="0" w:color="auto"/>
                  </w:tcBorders>
                  <w:hideMark/>
                </w:tcPr>
                <w:p w14:paraId="5B06225E"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解压状态说明</w:t>
                  </w:r>
                </w:p>
              </w:tc>
            </w:tr>
          </w:tbl>
          <w:p w14:paraId="52CD24A6" w14:textId="77777777" w:rsidR="00475001" w:rsidRDefault="00475001" w:rsidP="00475001">
            <w:pPr>
              <w:pStyle w:val="y-5"/>
              <w:numPr>
                <w:ilvl w:val="0"/>
                <w:numId w:val="41"/>
              </w:numPr>
              <w:rPr>
                <w:rFonts w:ascii="黑体" w:hAnsi="黑体" w:hint="eastAsia"/>
                <w:color w:val="000000"/>
                <w:sz w:val="18"/>
                <w:szCs w:val="18"/>
              </w:rPr>
            </w:pPr>
            <w:del w:id="686" w:author="俊林 杨" w:date="2025-07-01T11:27:00Z" w16du:dateUtc="2025-07-01T03:27:00Z">
              <w:r w:rsidDel="00583C32">
                <w:rPr>
                  <w:rFonts w:ascii="黑体" w:hAnsi="黑体" w:hint="eastAsia"/>
                  <w:color w:val="000000"/>
                  <w:sz w:val="18"/>
                  <w:szCs w:val="18"/>
                </w:rPr>
                <w:delText>5、</w:delText>
              </w:r>
            </w:del>
            <w:r>
              <w:rPr>
                <w:rFonts w:ascii="黑体" w:hAnsi="黑体" w:hint="eastAsia"/>
                <w:color w:val="000000"/>
                <w:sz w:val="18"/>
                <w:szCs w:val="18"/>
              </w:rPr>
              <w:t>响应中statusText 中响应的结果为object格式数据经过json序列化，数据内容示例：</w:t>
            </w:r>
          </w:p>
          <w:p w14:paraId="2303C5E7"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响应成功：</w:t>
            </w:r>
          </w:p>
          <w:p w14:paraId="62CC0156"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w:t>
            </w:r>
          </w:p>
          <w:p w14:paraId="475C38F4" w14:textId="77777777" w:rsidR="00475001" w:rsidRDefault="00475001" w:rsidP="00475001">
            <w:pPr>
              <w:pStyle w:val="y-5"/>
              <w:rPr>
                <w:rFonts w:ascii="黑体" w:hAnsi="黑体" w:hint="eastAsia"/>
                <w:color w:val="000000"/>
                <w:sz w:val="18"/>
                <w:szCs w:val="18"/>
              </w:rPr>
            </w:pPr>
            <w:r>
              <w:rPr>
                <w:rFonts w:ascii="Calibri" w:hAnsi="Calibri" w:cs="Calibri"/>
                <w:color w:val="000000"/>
                <w:sz w:val="18"/>
                <w:szCs w:val="18"/>
              </w:rPr>
              <w:t> </w:t>
            </w:r>
            <w:r>
              <w:rPr>
                <w:rFonts w:ascii="黑体" w:hAnsi="黑体" w:hint="eastAsia"/>
                <w:color w:val="000000"/>
                <w:sz w:val="18"/>
                <w:szCs w:val="18"/>
              </w:rPr>
              <w:t xml:space="preserve"> </w:t>
            </w:r>
            <w:r>
              <w:rPr>
                <w:rFonts w:ascii="Calibri" w:hAnsi="Calibri" w:cs="Calibri"/>
                <w:color w:val="000000"/>
                <w:sz w:val="18"/>
                <w:szCs w:val="18"/>
              </w:rPr>
              <w:t> </w:t>
            </w:r>
            <w:r>
              <w:rPr>
                <w:rFonts w:ascii="黑体" w:hAnsi="黑体" w:hint="eastAsia"/>
                <w:color w:val="000000"/>
                <w:sz w:val="18"/>
                <w:szCs w:val="18"/>
              </w:rPr>
              <w:t xml:space="preserve"> "fileTotalChunk": 5,</w:t>
            </w:r>
          </w:p>
          <w:p w14:paraId="3801B405" w14:textId="77777777" w:rsidR="00475001" w:rsidRDefault="00475001" w:rsidP="00475001">
            <w:pPr>
              <w:pStyle w:val="y-5"/>
              <w:rPr>
                <w:rFonts w:ascii="黑体" w:hAnsi="黑体" w:hint="eastAsia"/>
                <w:color w:val="000000"/>
                <w:sz w:val="18"/>
                <w:szCs w:val="18"/>
              </w:rPr>
            </w:pPr>
            <w:r>
              <w:rPr>
                <w:rFonts w:ascii="Calibri" w:hAnsi="Calibri" w:cs="Calibri"/>
                <w:color w:val="000000"/>
                <w:sz w:val="18"/>
                <w:szCs w:val="18"/>
              </w:rPr>
              <w:t> </w:t>
            </w:r>
            <w:r>
              <w:rPr>
                <w:rFonts w:ascii="黑体" w:hAnsi="黑体" w:hint="eastAsia"/>
                <w:color w:val="000000"/>
                <w:sz w:val="18"/>
                <w:szCs w:val="18"/>
              </w:rPr>
              <w:t xml:space="preserve"> </w:t>
            </w:r>
            <w:r>
              <w:rPr>
                <w:rFonts w:ascii="Calibri" w:hAnsi="Calibri" w:cs="Calibri"/>
                <w:color w:val="000000"/>
                <w:sz w:val="18"/>
                <w:szCs w:val="18"/>
              </w:rPr>
              <w:t> </w:t>
            </w:r>
            <w:r>
              <w:rPr>
                <w:rFonts w:ascii="黑体" w:hAnsi="黑体" w:hint="eastAsia"/>
                <w:color w:val="000000"/>
                <w:sz w:val="18"/>
                <w:szCs w:val="18"/>
              </w:rPr>
              <w:t xml:space="preserve"> "fileChunkID": 5,</w:t>
            </w:r>
          </w:p>
          <w:p w14:paraId="3463F351" w14:textId="77777777" w:rsidR="00475001" w:rsidRDefault="00475001" w:rsidP="00475001">
            <w:pPr>
              <w:pStyle w:val="y-5"/>
              <w:rPr>
                <w:rFonts w:ascii="黑体" w:hAnsi="黑体" w:hint="eastAsia"/>
                <w:color w:val="000000"/>
                <w:sz w:val="18"/>
                <w:szCs w:val="18"/>
              </w:rPr>
            </w:pPr>
            <w:r>
              <w:rPr>
                <w:rFonts w:ascii="Calibri" w:hAnsi="Calibri" w:cs="Calibri"/>
                <w:color w:val="000000"/>
                <w:sz w:val="18"/>
                <w:szCs w:val="18"/>
              </w:rPr>
              <w:t> </w:t>
            </w:r>
            <w:r>
              <w:rPr>
                <w:rFonts w:ascii="黑体" w:hAnsi="黑体" w:hint="eastAsia"/>
                <w:color w:val="000000"/>
                <w:sz w:val="18"/>
                <w:szCs w:val="18"/>
              </w:rPr>
              <w:t xml:space="preserve"> </w:t>
            </w:r>
            <w:r>
              <w:rPr>
                <w:rFonts w:ascii="Calibri" w:hAnsi="Calibri" w:cs="Calibri"/>
                <w:color w:val="000000"/>
                <w:sz w:val="18"/>
                <w:szCs w:val="18"/>
              </w:rPr>
              <w:t> </w:t>
            </w:r>
            <w:r>
              <w:rPr>
                <w:rFonts w:ascii="黑体" w:hAnsi="黑体" w:hint="eastAsia"/>
                <w:color w:val="000000"/>
                <w:sz w:val="18"/>
                <w:szCs w:val="18"/>
              </w:rPr>
              <w:t xml:space="preserve"> "receivedChunks": [1,2,3,4,5],</w:t>
            </w:r>
          </w:p>
          <w:p w14:paraId="797A398C" w14:textId="77777777" w:rsidR="00475001" w:rsidRDefault="00475001" w:rsidP="00475001">
            <w:pPr>
              <w:pStyle w:val="y-5"/>
              <w:rPr>
                <w:rFonts w:ascii="黑体" w:hAnsi="黑体" w:hint="eastAsia"/>
                <w:color w:val="000000"/>
                <w:sz w:val="18"/>
                <w:szCs w:val="18"/>
              </w:rPr>
            </w:pPr>
            <w:r>
              <w:rPr>
                <w:rFonts w:ascii="Calibri" w:hAnsi="Calibri" w:cs="Calibri"/>
                <w:color w:val="000000"/>
                <w:sz w:val="18"/>
                <w:szCs w:val="18"/>
              </w:rPr>
              <w:t> </w:t>
            </w:r>
            <w:r>
              <w:rPr>
                <w:rFonts w:ascii="黑体" w:hAnsi="黑体" w:hint="eastAsia"/>
                <w:color w:val="000000"/>
                <w:sz w:val="18"/>
                <w:szCs w:val="18"/>
              </w:rPr>
              <w:t xml:space="preserve"> </w:t>
            </w:r>
            <w:r>
              <w:rPr>
                <w:rFonts w:ascii="Calibri" w:hAnsi="Calibri" w:cs="Calibri"/>
                <w:color w:val="000000"/>
                <w:sz w:val="18"/>
                <w:szCs w:val="18"/>
              </w:rPr>
              <w:t> </w:t>
            </w:r>
            <w:r>
              <w:rPr>
                <w:rFonts w:ascii="黑体" w:hAnsi="黑体" w:hint="eastAsia"/>
                <w:color w:val="000000"/>
                <w:sz w:val="18"/>
                <w:szCs w:val="18"/>
              </w:rPr>
              <w:t xml:space="preserve"> "unpackStatus": "completed",</w:t>
            </w:r>
          </w:p>
          <w:p w14:paraId="60FEA8DE" w14:textId="77777777" w:rsidR="00475001" w:rsidRDefault="00475001" w:rsidP="00475001">
            <w:pPr>
              <w:pStyle w:val="y-5"/>
              <w:rPr>
                <w:rFonts w:ascii="黑体" w:hAnsi="黑体" w:hint="eastAsia"/>
                <w:color w:val="000000"/>
                <w:sz w:val="18"/>
                <w:szCs w:val="18"/>
              </w:rPr>
            </w:pPr>
            <w:r>
              <w:rPr>
                <w:rFonts w:ascii="Calibri" w:hAnsi="Calibri" w:cs="Calibri"/>
                <w:color w:val="000000"/>
                <w:sz w:val="18"/>
                <w:szCs w:val="18"/>
              </w:rPr>
              <w:t> </w:t>
            </w:r>
            <w:r>
              <w:rPr>
                <w:rFonts w:ascii="黑体" w:hAnsi="黑体" w:hint="eastAsia"/>
                <w:color w:val="000000"/>
                <w:sz w:val="18"/>
                <w:szCs w:val="18"/>
              </w:rPr>
              <w:t xml:space="preserve"> </w:t>
            </w:r>
            <w:r>
              <w:rPr>
                <w:rFonts w:ascii="Calibri" w:hAnsi="Calibri" w:cs="Calibri"/>
                <w:color w:val="000000"/>
                <w:sz w:val="18"/>
                <w:szCs w:val="18"/>
              </w:rPr>
              <w:t> </w:t>
            </w:r>
            <w:r>
              <w:rPr>
                <w:rFonts w:ascii="黑体" w:hAnsi="黑体" w:hint="eastAsia"/>
                <w:color w:val="000000"/>
                <w:sz w:val="18"/>
                <w:szCs w:val="18"/>
              </w:rPr>
              <w:t xml:space="preserve"> "unpackMessage": "解压成功"</w:t>
            </w:r>
          </w:p>
          <w:p w14:paraId="24A133FA"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w:t>
            </w:r>
          </w:p>
          <w:p w14:paraId="5753C3CD"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响应失败：</w:t>
            </w:r>
          </w:p>
          <w:p w14:paraId="438B8256" w14:textId="77777777" w:rsidR="00475001" w:rsidRDefault="00475001" w:rsidP="00475001">
            <w:pPr>
              <w:pStyle w:val="y-5"/>
              <w:rPr>
                <w:rFonts w:ascii="黑体" w:hAnsi="黑体" w:hint="eastAsia"/>
                <w:color w:val="000000"/>
                <w:sz w:val="18"/>
                <w:szCs w:val="18"/>
              </w:rPr>
            </w:pPr>
            <w:r>
              <w:rPr>
                <w:rFonts w:ascii="黑体" w:hAnsi="黑体" w:hint="eastAsia"/>
                <w:color w:val="000000"/>
                <w:sz w:val="18"/>
                <w:szCs w:val="18"/>
              </w:rPr>
              <w:t>{</w:t>
            </w:r>
          </w:p>
          <w:p w14:paraId="5A14088A" w14:textId="77777777" w:rsidR="00475001" w:rsidRDefault="00475001" w:rsidP="00475001">
            <w:pPr>
              <w:pStyle w:val="y-5"/>
              <w:rPr>
                <w:rFonts w:ascii="黑体" w:hAnsi="黑体" w:hint="eastAsia"/>
                <w:color w:val="000000"/>
                <w:sz w:val="18"/>
                <w:szCs w:val="18"/>
              </w:rPr>
            </w:pPr>
            <w:r>
              <w:rPr>
                <w:rFonts w:ascii="Calibri" w:hAnsi="Calibri" w:cs="Calibri"/>
                <w:color w:val="000000"/>
                <w:sz w:val="18"/>
                <w:szCs w:val="18"/>
              </w:rPr>
              <w:t> </w:t>
            </w:r>
            <w:r>
              <w:rPr>
                <w:rFonts w:ascii="黑体" w:hAnsi="黑体" w:hint="eastAsia"/>
                <w:color w:val="000000"/>
                <w:sz w:val="18"/>
                <w:szCs w:val="18"/>
              </w:rPr>
              <w:t xml:space="preserve"> </w:t>
            </w:r>
            <w:r>
              <w:rPr>
                <w:rFonts w:ascii="Calibri" w:hAnsi="Calibri" w:cs="Calibri"/>
                <w:color w:val="000000"/>
                <w:sz w:val="18"/>
                <w:szCs w:val="18"/>
              </w:rPr>
              <w:t> </w:t>
            </w:r>
            <w:r>
              <w:rPr>
                <w:rFonts w:ascii="黑体" w:hAnsi="黑体" w:hint="eastAsia"/>
                <w:color w:val="000000"/>
                <w:sz w:val="18"/>
                <w:szCs w:val="18"/>
              </w:rPr>
              <w:t xml:space="preserve"> "fileTotalChunk": 5,</w:t>
            </w:r>
          </w:p>
          <w:p w14:paraId="4D98742B" w14:textId="77777777" w:rsidR="00475001" w:rsidRDefault="00475001" w:rsidP="00475001">
            <w:pPr>
              <w:pStyle w:val="y-5"/>
              <w:rPr>
                <w:rFonts w:ascii="黑体" w:hAnsi="黑体" w:hint="eastAsia"/>
                <w:color w:val="000000"/>
                <w:sz w:val="18"/>
                <w:szCs w:val="18"/>
              </w:rPr>
            </w:pPr>
            <w:r>
              <w:rPr>
                <w:rFonts w:ascii="Calibri" w:hAnsi="Calibri" w:cs="Calibri"/>
                <w:color w:val="000000"/>
                <w:sz w:val="18"/>
                <w:szCs w:val="18"/>
              </w:rPr>
              <w:t> </w:t>
            </w:r>
            <w:r>
              <w:rPr>
                <w:rFonts w:ascii="黑体" w:hAnsi="黑体" w:hint="eastAsia"/>
                <w:color w:val="000000"/>
                <w:sz w:val="18"/>
                <w:szCs w:val="18"/>
              </w:rPr>
              <w:t xml:space="preserve"> </w:t>
            </w:r>
            <w:r>
              <w:rPr>
                <w:rFonts w:ascii="Calibri" w:hAnsi="Calibri" w:cs="Calibri"/>
                <w:color w:val="000000"/>
                <w:sz w:val="18"/>
                <w:szCs w:val="18"/>
              </w:rPr>
              <w:t> </w:t>
            </w:r>
            <w:r>
              <w:rPr>
                <w:rFonts w:ascii="黑体" w:hAnsi="黑体" w:hint="eastAsia"/>
                <w:color w:val="000000"/>
                <w:sz w:val="18"/>
                <w:szCs w:val="18"/>
              </w:rPr>
              <w:t xml:space="preserve"> "fileChunkID": 5,</w:t>
            </w:r>
          </w:p>
          <w:p w14:paraId="6CAD6DE2" w14:textId="77777777" w:rsidR="00475001" w:rsidRDefault="00475001" w:rsidP="00475001">
            <w:pPr>
              <w:pStyle w:val="y-5"/>
              <w:rPr>
                <w:rFonts w:ascii="黑体" w:hAnsi="黑体" w:hint="eastAsia"/>
                <w:color w:val="000000"/>
                <w:sz w:val="18"/>
                <w:szCs w:val="18"/>
              </w:rPr>
            </w:pPr>
            <w:r>
              <w:rPr>
                <w:rFonts w:ascii="Calibri" w:hAnsi="Calibri" w:cs="Calibri"/>
                <w:color w:val="000000"/>
                <w:sz w:val="18"/>
                <w:szCs w:val="18"/>
              </w:rPr>
              <w:t> </w:t>
            </w:r>
            <w:r>
              <w:rPr>
                <w:rFonts w:ascii="黑体" w:hAnsi="黑体" w:hint="eastAsia"/>
                <w:color w:val="000000"/>
                <w:sz w:val="18"/>
                <w:szCs w:val="18"/>
              </w:rPr>
              <w:t xml:space="preserve"> </w:t>
            </w:r>
            <w:r>
              <w:rPr>
                <w:rFonts w:ascii="Calibri" w:hAnsi="Calibri" w:cs="Calibri"/>
                <w:color w:val="000000"/>
                <w:sz w:val="18"/>
                <w:szCs w:val="18"/>
              </w:rPr>
              <w:t> </w:t>
            </w:r>
            <w:r>
              <w:rPr>
                <w:rFonts w:ascii="黑体" w:hAnsi="黑体" w:hint="eastAsia"/>
                <w:color w:val="000000"/>
                <w:sz w:val="18"/>
                <w:szCs w:val="18"/>
              </w:rPr>
              <w:t xml:space="preserve"> "receivedChunks": [1,2,3,4,5],</w:t>
            </w:r>
          </w:p>
          <w:p w14:paraId="545D7641" w14:textId="77777777" w:rsidR="00475001" w:rsidRDefault="00475001" w:rsidP="00475001">
            <w:pPr>
              <w:pStyle w:val="y-5"/>
              <w:rPr>
                <w:rFonts w:ascii="黑体" w:hAnsi="黑体" w:hint="eastAsia"/>
                <w:color w:val="000000"/>
                <w:sz w:val="18"/>
                <w:szCs w:val="18"/>
              </w:rPr>
            </w:pPr>
            <w:r>
              <w:rPr>
                <w:rFonts w:ascii="Calibri" w:hAnsi="Calibri" w:cs="Calibri"/>
                <w:color w:val="000000"/>
                <w:sz w:val="18"/>
                <w:szCs w:val="18"/>
              </w:rPr>
              <w:t> </w:t>
            </w:r>
            <w:r>
              <w:rPr>
                <w:rFonts w:ascii="黑体" w:hAnsi="黑体" w:hint="eastAsia"/>
                <w:color w:val="000000"/>
                <w:sz w:val="18"/>
                <w:szCs w:val="18"/>
              </w:rPr>
              <w:t xml:space="preserve"> </w:t>
            </w:r>
            <w:r>
              <w:rPr>
                <w:rFonts w:ascii="Calibri" w:hAnsi="Calibri" w:cs="Calibri"/>
                <w:color w:val="000000"/>
                <w:sz w:val="18"/>
                <w:szCs w:val="18"/>
              </w:rPr>
              <w:t> </w:t>
            </w:r>
            <w:r>
              <w:rPr>
                <w:rFonts w:ascii="黑体" w:hAnsi="黑体" w:hint="eastAsia"/>
                <w:color w:val="000000"/>
                <w:sz w:val="18"/>
                <w:szCs w:val="18"/>
              </w:rPr>
              <w:t xml:space="preserve"> "unpackStatus": "failed",</w:t>
            </w:r>
          </w:p>
          <w:p w14:paraId="208E7EE5" w14:textId="77777777" w:rsidR="00475001" w:rsidRDefault="00475001" w:rsidP="00475001">
            <w:pPr>
              <w:pStyle w:val="y-5"/>
              <w:rPr>
                <w:rFonts w:ascii="黑体" w:hAnsi="黑体" w:hint="eastAsia"/>
                <w:color w:val="000000"/>
                <w:sz w:val="18"/>
                <w:szCs w:val="18"/>
              </w:rPr>
            </w:pPr>
            <w:r>
              <w:rPr>
                <w:rFonts w:ascii="Calibri" w:hAnsi="Calibri" w:cs="Calibri"/>
                <w:color w:val="000000"/>
                <w:sz w:val="18"/>
                <w:szCs w:val="18"/>
              </w:rPr>
              <w:t> </w:t>
            </w:r>
            <w:r>
              <w:rPr>
                <w:rFonts w:ascii="黑体" w:hAnsi="黑体" w:hint="eastAsia"/>
                <w:color w:val="000000"/>
                <w:sz w:val="18"/>
                <w:szCs w:val="18"/>
              </w:rPr>
              <w:t xml:space="preserve"> </w:t>
            </w:r>
            <w:r>
              <w:rPr>
                <w:rFonts w:ascii="Calibri" w:hAnsi="Calibri" w:cs="Calibri"/>
                <w:color w:val="000000"/>
                <w:sz w:val="18"/>
                <w:szCs w:val="18"/>
              </w:rPr>
              <w:t> </w:t>
            </w:r>
            <w:r>
              <w:rPr>
                <w:rFonts w:ascii="黑体" w:hAnsi="黑体" w:hint="eastAsia"/>
                <w:color w:val="000000"/>
                <w:sz w:val="18"/>
                <w:szCs w:val="18"/>
              </w:rPr>
              <w:t xml:space="preserve"> "unpackMessage": "文件损坏，无效格式"</w:t>
            </w:r>
          </w:p>
          <w:p w14:paraId="7794902F" w14:textId="15A6E485" w:rsidR="00475001" w:rsidRDefault="00475001" w:rsidP="00475001">
            <w:pPr>
              <w:pStyle w:val="y-5"/>
              <w:rPr>
                <w:rFonts w:hint="eastAsia"/>
              </w:rPr>
            </w:pPr>
            <w:r>
              <w:rPr>
                <w:rFonts w:ascii="黑体" w:hAnsi="黑体" w:hint="eastAsia"/>
                <w:color w:val="000000"/>
                <w:sz w:val="18"/>
                <w:szCs w:val="18"/>
              </w:rPr>
              <w:t>}</w:t>
            </w:r>
          </w:p>
        </w:tc>
      </w:tr>
    </w:tbl>
    <w:p w14:paraId="7708169B" w14:textId="77777777" w:rsidR="00005070" w:rsidRPr="00005070" w:rsidRDefault="00005070" w:rsidP="00D4029B">
      <w:pPr>
        <w:pStyle w:val="y-0"/>
        <w:rPr>
          <w:rFonts w:hint="eastAsia"/>
        </w:rPr>
      </w:pPr>
    </w:p>
    <w:p w14:paraId="5EC8E0A3" w14:textId="781E8724" w:rsidR="00952511" w:rsidRPr="00952511" w:rsidRDefault="00A8739F" w:rsidP="003E55A7">
      <w:pPr>
        <w:pStyle w:val="y-"/>
        <w:rPr>
          <w:rFonts w:hint="eastAsia"/>
        </w:rPr>
      </w:pPr>
      <w:r w:rsidRPr="00952511">
        <w:rPr>
          <w:rFonts w:hint="eastAsia"/>
        </w:rPr>
        <w:t>注意事项</w:t>
      </w:r>
    </w:p>
    <w:p w14:paraId="3D1CD709" w14:textId="38EFE67B" w:rsidR="006F5780" w:rsidRDefault="006F5780" w:rsidP="003E55A7">
      <w:pPr>
        <w:pStyle w:val="y-20"/>
        <w:numPr>
          <w:ilvl w:val="0"/>
          <w:numId w:val="31"/>
        </w:numPr>
        <w:rPr>
          <w:rFonts w:hint="eastAsia"/>
        </w:rPr>
      </w:pPr>
      <w:r>
        <w:rPr>
          <w:rFonts w:hint="eastAsia"/>
        </w:rPr>
        <w:t>procTime</w:t>
      </w:r>
      <w:r>
        <w:rPr>
          <w:rFonts w:hint="eastAsia"/>
        </w:rPr>
        <w:t>（解释性问题）</w:t>
      </w:r>
    </w:p>
    <w:p w14:paraId="16723A08" w14:textId="77777777" w:rsidR="006F5780" w:rsidRDefault="006F5780" w:rsidP="00D4029B">
      <w:pPr>
        <w:pStyle w:val="y-0"/>
        <w:rPr>
          <w:rFonts w:hint="eastAsia"/>
        </w:rPr>
      </w:pPr>
      <w:r>
        <w:rPr>
          <w:rFonts w:hint="eastAsia"/>
          <w:b/>
        </w:rPr>
        <w:t>解释</w:t>
      </w:r>
      <w:r>
        <w:rPr>
          <w:rFonts w:hint="eastAsia"/>
        </w:rPr>
        <w:t>：格式统一遵循接口规范，例如："procTime": "20210515121022-20210519121022"</w:t>
      </w:r>
    </w:p>
    <w:p w14:paraId="3728FC81" w14:textId="77777777" w:rsidR="006F5780" w:rsidRDefault="006F5780" w:rsidP="00D4029B">
      <w:pPr>
        <w:pStyle w:val="y-0"/>
        <w:rPr>
          <w:rFonts w:hint="eastAsia"/>
        </w:rPr>
      </w:pPr>
      <w:r>
        <w:rPr>
          <w:rFonts w:hint="eastAsia"/>
        </w:rPr>
        <w:t>procTime作用描述解释：</w:t>
      </w:r>
    </w:p>
    <w:p w14:paraId="3A6BB229" w14:textId="77777777" w:rsidR="006F5780" w:rsidRDefault="006F5780" w:rsidP="00D4029B">
      <w:pPr>
        <w:pStyle w:val="y-0"/>
        <w:rPr>
          <w:rFonts w:hint="eastAsia"/>
        </w:rPr>
      </w:pPr>
      <w:r>
        <w:rPr>
          <w:rFonts w:hint="eastAsia"/>
        </w:rPr>
        <w:lastRenderedPageBreak/>
        <w:t>* 工单接口的回调的时间应该在 procTime 这个时间段内</w:t>
      </w:r>
    </w:p>
    <w:p w14:paraId="509EABCE" w14:textId="77777777" w:rsidR="006F5780" w:rsidRDefault="006F5780" w:rsidP="00D4029B">
      <w:pPr>
        <w:pStyle w:val="y-0"/>
        <w:rPr>
          <w:rFonts w:hint="eastAsia"/>
        </w:rPr>
      </w:pPr>
      <w:r>
        <w:rPr>
          <w:rFonts w:hint="eastAsia"/>
        </w:rPr>
        <w:t xml:space="preserve">* 针对周期上报及处置的场景， procTime 开始时间为上次周期上报的结束时间                </w:t>
      </w:r>
    </w:p>
    <w:p w14:paraId="7231E0AA" w14:textId="6669C763" w:rsidR="006F5780" w:rsidRDefault="006F5780" w:rsidP="003E55A7">
      <w:pPr>
        <w:pStyle w:val="y-20"/>
        <w:numPr>
          <w:ilvl w:val="0"/>
          <w:numId w:val="31"/>
        </w:numPr>
        <w:rPr>
          <w:rFonts w:hint="eastAsia"/>
        </w:rPr>
      </w:pPr>
      <w:r>
        <w:rPr>
          <w:rFonts w:hint="eastAsia"/>
        </w:rPr>
        <w:t>assetType</w:t>
      </w:r>
      <w:r>
        <w:rPr>
          <w:rFonts w:hint="eastAsia"/>
        </w:rPr>
        <w:t>（解释性问题）</w:t>
      </w:r>
    </w:p>
    <w:p w14:paraId="7E84C9FF" w14:textId="77777777" w:rsidR="006F5780" w:rsidRDefault="006F5780" w:rsidP="00D4029B">
      <w:pPr>
        <w:pStyle w:val="y-0"/>
        <w:rPr>
          <w:rFonts w:hint="eastAsia"/>
        </w:rPr>
      </w:pPr>
      <w:r>
        <w:rPr>
          <w:rFonts w:hint="eastAsia"/>
          <w:b/>
        </w:rPr>
        <w:t>解释</w:t>
      </w:r>
      <w:r>
        <w:rPr>
          <w:rFonts w:hint="eastAsia"/>
        </w:rPr>
        <w:t>：产品漏洞上传任务中assetType中CPE是cpe 2.3 版本</w:t>
      </w:r>
    </w:p>
    <w:p w14:paraId="47463FBC" w14:textId="0312FE7B" w:rsidR="006F5780" w:rsidRDefault="006F5780" w:rsidP="003E55A7">
      <w:pPr>
        <w:pStyle w:val="y-20"/>
        <w:numPr>
          <w:ilvl w:val="0"/>
          <w:numId w:val="31"/>
        </w:numPr>
        <w:rPr>
          <w:rFonts w:hint="eastAsia"/>
        </w:rPr>
      </w:pPr>
      <w:r>
        <w:rPr>
          <w:rFonts w:hint="eastAsia"/>
        </w:rPr>
        <w:t>pwDictInstID</w:t>
      </w:r>
      <w:r>
        <w:rPr>
          <w:rFonts w:hint="eastAsia"/>
        </w:rPr>
        <w:t>（解释性问题）</w:t>
      </w:r>
    </w:p>
    <w:p w14:paraId="6D07F220" w14:textId="77777777" w:rsidR="006F5780" w:rsidRDefault="006F5780" w:rsidP="00D4029B">
      <w:pPr>
        <w:pStyle w:val="y-0"/>
        <w:rPr>
          <w:rFonts w:hint="eastAsia"/>
          <w:sz w:val="18"/>
          <w:szCs w:val="18"/>
        </w:rPr>
      </w:pPr>
      <w:r>
        <w:rPr>
          <w:rFonts w:hint="eastAsia"/>
          <w:b/>
        </w:rPr>
        <w:t>解释</w:t>
      </w:r>
      <w:r>
        <w:rPr>
          <w:rFonts w:hint="eastAsia"/>
        </w:rPr>
        <w:t>：系统漏洞工单回调中pwDictInstID是口令字典实例的id，格式为 (32769:1) ，注意所有符号都是英文状态，中间没有空格；对于字典组合的场景，格式为</w:t>
      </w:r>
      <w:r>
        <w:rPr>
          <w:rFonts w:hint="eastAsia"/>
          <w:kern w:val="0"/>
        </w:rPr>
        <w:t>(32701:34,32702:6)。对于多个口令实例对应的系统漏洞，作为一条系统漏洞进行处理。</w:t>
      </w:r>
    </w:p>
    <w:p w14:paraId="64E0A5DE" w14:textId="6A396511" w:rsidR="006F5780" w:rsidRDefault="006F5780" w:rsidP="003E55A7">
      <w:pPr>
        <w:pStyle w:val="y-20"/>
        <w:numPr>
          <w:ilvl w:val="0"/>
          <w:numId w:val="31"/>
        </w:numPr>
        <w:rPr>
          <w:rFonts w:hint="eastAsia"/>
        </w:rPr>
      </w:pPr>
      <w:r>
        <w:rPr>
          <w:rFonts w:hint="eastAsia"/>
        </w:rPr>
        <w:t>系统漏洞资产（解释性问题）</w:t>
      </w:r>
    </w:p>
    <w:p w14:paraId="19481363" w14:textId="77777777" w:rsidR="006F5780" w:rsidRDefault="006F5780" w:rsidP="00D4029B">
      <w:pPr>
        <w:pStyle w:val="y-0"/>
        <w:rPr>
          <w:rFonts w:hint="eastAsia"/>
        </w:rPr>
      </w:pPr>
      <w:r>
        <w:rPr>
          <w:rFonts w:hint="eastAsia"/>
          <w:b/>
        </w:rPr>
        <w:t>解释</w:t>
      </w:r>
      <w:r>
        <w:rPr>
          <w:rFonts w:hint="eastAsia"/>
        </w:rPr>
        <w:t>：系统漏洞工单回调：</w:t>
      </w:r>
    </w:p>
    <w:p w14:paraId="7D1C795B" w14:textId="77777777" w:rsidR="006F5780" w:rsidRDefault="006F5780" w:rsidP="00D4029B">
      <w:pPr>
        <w:pStyle w:val="y-0"/>
        <w:rPr>
          <w:rFonts w:hint="eastAsia"/>
        </w:rPr>
      </w:pPr>
      <w:r>
        <w:rPr>
          <w:rFonts w:hint="eastAsia"/>
        </w:rPr>
        <w:t>一个资产有多个相同的产品漏洞，需要将该资产上相同的产品漏洞进行去重</w:t>
      </w:r>
    </w:p>
    <w:p w14:paraId="48688155" w14:textId="36E73596" w:rsidR="006F5780" w:rsidRDefault="006F5780" w:rsidP="003E55A7">
      <w:pPr>
        <w:pStyle w:val="y-20"/>
        <w:numPr>
          <w:ilvl w:val="0"/>
          <w:numId w:val="31"/>
        </w:numPr>
        <w:rPr>
          <w:rFonts w:hint="eastAsia"/>
        </w:rPr>
      </w:pPr>
      <w:r>
        <w:rPr>
          <w:rFonts w:hint="eastAsia"/>
        </w:rPr>
        <w:t>指令统计表</w:t>
      </w:r>
      <w:r>
        <w:rPr>
          <w:rFonts w:hint="eastAsia"/>
        </w:rPr>
        <w:t>/</w:t>
      </w:r>
      <w:r>
        <w:rPr>
          <w:rFonts w:hint="eastAsia"/>
        </w:rPr>
        <w:t>台账统计表</w:t>
      </w:r>
      <w:r>
        <w:rPr>
          <w:rFonts w:hint="eastAsia"/>
        </w:rPr>
        <w:t>/</w:t>
      </w:r>
      <w:r>
        <w:rPr>
          <w:rFonts w:hint="eastAsia"/>
        </w:rPr>
        <w:t>系统漏洞表上报（解释性问题）</w:t>
      </w:r>
    </w:p>
    <w:p w14:paraId="6C367BA8" w14:textId="77777777" w:rsidR="006F5780" w:rsidRDefault="006F5780" w:rsidP="00D4029B">
      <w:pPr>
        <w:pStyle w:val="y-0"/>
        <w:rPr>
          <w:rFonts w:hint="eastAsia"/>
          <w:sz w:val="18"/>
          <w:szCs w:val="18"/>
        </w:rPr>
      </w:pPr>
      <w:r>
        <w:rPr>
          <w:rFonts w:hint="eastAsia"/>
          <w:b/>
        </w:rPr>
        <w:t>解释</w:t>
      </w:r>
      <w:r>
        <w:rPr>
          <w:rFonts w:hint="eastAsia"/>
        </w:rPr>
        <w:t>：指令统计表中workOrderDataObj必填，其余参数参考示例；台账统计表tasStaObj必填，其余参数参考示例；系统漏洞表workOrderDataObj、tasStaObj非必填，其余参数必填。</w:t>
      </w:r>
    </w:p>
    <w:p w14:paraId="0132DDD0" w14:textId="3EAFC078" w:rsidR="006F5780" w:rsidRDefault="006F5780" w:rsidP="003E55A7">
      <w:pPr>
        <w:pStyle w:val="y-20"/>
        <w:numPr>
          <w:ilvl w:val="0"/>
          <w:numId w:val="31"/>
        </w:numPr>
        <w:rPr>
          <w:rFonts w:hint="eastAsia"/>
        </w:rPr>
      </w:pPr>
      <w:r>
        <w:rPr>
          <w:rFonts w:hint="eastAsia"/>
        </w:rPr>
        <w:t>签名（解释性问题）</w:t>
      </w:r>
    </w:p>
    <w:p w14:paraId="177418C1" w14:textId="77777777" w:rsidR="006F5780" w:rsidRDefault="006F5780" w:rsidP="00D4029B">
      <w:pPr>
        <w:pStyle w:val="y-0"/>
        <w:rPr>
          <w:rFonts w:hint="eastAsia"/>
        </w:rPr>
      </w:pPr>
      <w:r>
        <w:rPr>
          <w:rFonts w:hint="eastAsia"/>
          <w:b/>
        </w:rPr>
        <w:t>解释</w:t>
      </w:r>
      <w:r>
        <w:rPr>
          <w:rFonts w:hint="eastAsia"/>
        </w:rPr>
        <w:t>：数据签名：</w:t>
      </w:r>
    </w:p>
    <w:p w14:paraId="5BE673B0" w14:textId="7CE673EC" w:rsidR="006F5780" w:rsidRDefault="006F5780" w:rsidP="00D4029B">
      <w:pPr>
        <w:pStyle w:val="y-0"/>
        <w:rPr>
          <w:rFonts w:hint="eastAsia"/>
        </w:rPr>
      </w:pPr>
      <w:r>
        <w:rPr>
          <w:rFonts w:hint="eastAsia"/>
        </w:rPr>
        <w:tab/>
        <w:t xml:space="preserve">    下级平台请求部侧，使用部侧公钥签名数据，部侧使用自己</w:t>
      </w:r>
      <w:ins w:id="687" w:author="俊林 杨" w:date="2025-07-09T14:23:00Z" w16du:dateUtc="2025-07-09T06:23:00Z">
        <w:r w:rsidR="00B73469">
          <w:rPr>
            <w:rFonts w:hint="eastAsia"/>
          </w:rPr>
          <w:t>私</w:t>
        </w:r>
      </w:ins>
      <w:del w:id="688" w:author="俊林 杨" w:date="2025-07-09T14:23:00Z" w16du:dateUtc="2025-07-09T06:23:00Z">
        <w:r w:rsidDel="00B73469">
          <w:rPr>
            <w:rFonts w:hint="eastAsia"/>
          </w:rPr>
          <w:delText>公</w:delText>
        </w:r>
      </w:del>
      <w:r>
        <w:rPr>
          <w:rFonts w:hint="eastAsia"/>
        </w:rPr>
        <w:t>钥进行认证检验</w:t>
      </w:r>
    </w:p>
    <w:p w14:paraId="32F10888" w14:textId="1B47CCA6" w:rsidR="006F5780" w:rsidRDefault="006F5780" w:rsidP="00D4029B">
      <w:pPr>
        <w:pStyle w:val="y-0"/>
        <w:rPr>
          <w:rFonts w:hint="eastAsia"/>
        </w:rPr>
      </w:pPr>
      <w:r>
        <w:rPr>
          <w:rFonts w:hint="eastAsia"/>
        </w:rPr>
        <w:t>部侧请求下级平台，使用下级平台公钥签名，下级平台用自己</w:t>
      </w:r>
      <w:ins w:id="689" w:author="俊林 杨" w:date="2025-07-09T14:23:00Z" w16du:dateUtc="2025-07-09T06:23:00Z">
        <w:r w:rsidR="00B73469">
          <w:rPr>
            <w:rFonts w:hint="eastAsia"/>
          </w:rPr>
          <w:t>私</w:t>
        </w:r>
      </w:ins>
      <w:del w:id="690" w:author="俊林 杨" w:date="2025-07-09T14:23:00Z" w16du:dateUtc="2025-07-09T06:23:00Z">
        <w:r w:rsidDel="00B73469">
          <w:rPr>
            <w:rFonts w:hint="eastAsia"/>
          </w:rPr>
          <w:delText>公</w:delText>
        </w:r>
      </w:del>
      <w:r>
        <w:rPr>
          <w:rFonts w:hint="eastAsia"/>
        </w:rPr>
        <w:t>钥进行认证检验</w:t>
      </w:r>
    </w:p>
    <w:p w14:paraId="63E1269D" w14:textId="2440FD70" w:rsidR="006F5780" w:rsidRDefault="006F5780" w:rsidP="003E55A7">
      <w:pPr>
        <w:pStyle w:val="y-20"/>
        <w:numPr>
          <w:ilvl w:val="0"/>
          <w:numId w:val="31"/>
        </w:numPr>
        <w:rPr>
          <w:rFonts w:hint="eastAsia"/>
        </w:rPr>
      </w:pPr>
      <w:r>
        <w:rPr>
          <w:rFonts w:hint="eastAsia"/>
        </w:rPr>
        <w:t>vulInfoRange</w:t>
      </w:r>
      <w:r>
        <w:rPr>
          <w:rFonts w:hint="eastAsia"/>
        </w:rPr>
        <w:t>（解释性问题）</w:t>
      </w:r>
    </w:p>
    <w:p w14:paraId="4F9353BD" w14:textId="2CD45EC7" w:rsidR="006F5780" w:rsidRDefault="006F5780" w:rsidP="00D4029B">
      <w:pPr>
        <w:pStyle w:val="y-0"/>
        <w:rPr>
          <w:ins w:id="691" w:author="俊林 杨" w:date="2025-07-16T13:40:00Z" w16du:dateUtc="2025-07-16T05:40:00Z"/>
          <w:rFonts w:hint="eastAsia"/>
        </w:rPr>
      </w:pPr>
      <w:r>
        <w:rPr>
          <w:rFonts w:hint="eastAsia"/>
          <w:b/>
        </w:rPr>
        <w:t>解释</w:t>
      </w:r>
      <w:r>
        <w:rPr>
          <w:rFonts w:hint="eastAsia"/>
        </w:rPr>
        <w:t>：</w:t>
      </w:r>
      <w:ins w:id="692" w:author="俊林 杨" w:date="2025-07-16T13:40:00Z" w16du:dateUtc="2025-07-16T05:40:00Z">
        <w:r w:rsidR="00122EEE" w:rsidDel="00122EEE">
          <w:rPr>
            <w:rFonts w:hint="eastAsia"/>
          </w:rPr>
          <w:t xml:space="preserve"> </w:t>
        </w:r>
      </w:ins>
      <w:del w:id="693" w:author="俊林 杨" w:date="2025-07-16T13:40:00Z" w16du:dateUtc="2025-07-16T05:40:00Z">
        <w:r w:rsidDel="00122EEE">
          <w:rPr>
            <w:rFonts w:hint="eastAsia"/>
          </w:rPr>
          <w:delText>vulInfoRange 复合参数叶节点和叶子节点间使用“.”进行连接，不对列表类型的节点数据进行查询</w:delText>
        </w:r>
      </w:del>
    </w:p>
    <w:p w14:paraId="3AFF7B55" w14:textId="7EB95A76" w:rsidR="00122EEE" w:rsidRPr="00122EEE" w:rsidRDefault="00122EEE">
      <w:pPr>
        <w:pStyle w:val="y-0"/>
        <w:numPr>
          <w:ilvl w:val="0"/>
          <w:numId w:val="47"/>
        </w:numPr>
        <w:rPr>
          <w:ins w:id="694" w:author="俊林 杨" w:date="2025-07-16T13:40:00Z" w16du:dateUtc="2025-07-16T05:40:00Z"/>
          <w:rFonts w:hint="eastAsia"/>
        </w:rPr>
        <w:pPrChange w:id="695" w:author="俊林 杨" w:date="2025-07-16T13:54:00Z" w16du:dateUtc="2025-07-16T05:54:00Z">
          <w:pPr>
            <w:pStyle w:val="y-0"/>
          </w:pPr>
        </w:pPrChange>
      </w:pPr>
      <w:ins w:id="696" w:author="俊林 杨" w:date="2025-07-16T13:40:00Z" w16du:dateUtc="2025-07-16T05:40:00Z">
        <w:r w:rsidRPr="00122EEE">
          <w:rPr>
            <w:rFonts w:hint="eastAsia"/>
          </w:rPr>
          <w:t>vulInfoRange的一级字段，如vulKeys，assetInfoRange，vulInfoStat等，之间只支持AND</w:t>
        </w:r>
      </w:ins>
    </w:p>
    <w:p w14:paraId="762B48A3" w14:textId="5DA70815" w:rsidR="00122EEE" w:rsidRPr="00122EEE" w:rsidRDefault="00122EEE">
      <w:pPr>
        <w:pStyle w:val="y-0"/>
        <w:numPr>
          <w:ilvl w:val="0"/>
          <w:numId w:val="47"/>
        </w:numPr>
        <w:rPr>
          <w:ins w:id="697" w:author="俊林 杨" w:date="2025-07-16T13:40:00Z" w16du:dateUtc="2025-07-16T05:40:00Z"/>
          <w:rFonts w:hint="eastAsia"/>
        </w:rPr>
        <w:pPrChange w:id="698" w:author="俊林 杨" w:date="2025-07-16T13:54:00Z" w16du:dateUtc="2025-07-16T05:54:00Z">
          <w:pPr>
            <w:pStyle w:val="y-0"/>
          </w:pPr>
        </w:pPrChange>
      </w:pPr>
      <w:ins w:id="699" w:author="俊林 杨" w:date="2025-07-16T13:40:00Z" w16du:dateUtc="2025-07-16T05:40:00Z">
        <w:r w:rsidRPr="00122EEE">
          <w:rPr>
            <w:rFonts w:hint="eastAsia"/>
          </w:rPr>
          <w:t>引入条件组合，在vulInfoStat为有效值（0-3，5-10）时用于筛选企业侧已有的系统漏洞范围，为无效值（-1）时指代符合其他条件的全部（含未知）系统漏洞。</w:t>
        </w:r>
      </w:ins>
    </w:p>
    <w:p w14:paraId="79494426" w14:textId="586F8810" w:rsidR="00122EEE" w:rsidRPr="00122EEE" w:rsidRDefault="00122EEE">
      <w:pPr>
        <w:pStyle w:val="y-0"/>
        <w:numPr>
          <w:ilvl w:val="0"/>
          <w:numId w:val="47"/>
        </w:numPr>
        <w:rPr>
          <w:ins w:id="700" w:author="俊林 杨" w:date="2025-07-16T13:40:00Z" w16du:dateUtc="2025-07-16T05:40:00Z"/>
          <w:rFonts w:hint="eastAsia"/>
        </w:rPr>
        <w:pPrChange w:id="701" w:author="俊林 杨" w:date="2025-07-16T13:54:00Z" w16du:dateUtc="2025-07-16T05:54:00Z">
          <w:pPr>
            <w:pStyle w:val="y-0"/>
          </w:pPr>
        </w:pPrChange>
      </w:pPr>
      <w:ins w:id="702" w:author="俊林 杨" w:date="2025-07-16T13:40:00Z" w16du:dateUtc="2025-07-16T05:40:00Z">
        <w:r w:rsidRPr="00122EEE">
          <w:rPr>
            <w:rFonts w:hint="eastAsia"/>
          </w:rPr>
          <w:t>vulInfoRange</w:t>
        </w:r>
      </w:ins>
      <w:ins w:id="703" w:author="俊林 杨" w:date="2025-07-16T16:27:00Z" w16du:dateUtc="2025-07-16T08:27:00Z">
        <w:r w:rsidR="00615A2D">
          <w:rPr>
            <w:rFonts w:hint="eastAsia"/>
          </w:rPr>
          <w:t>台账检索</w:t>
        </w:r>
      </w:ins>
      <w:ins w:id="704" w:author="俊林 杨" w:date="2025-07-16T13:40:00Z" w16du:dateUtc="2025-07-16T05:40:00Z">
        <w:r w:rsidRPr="00122EEE">
          <w:rPr>
            <w:rFonts w:hint="eastAsia"/>
          </w:rPr>
          <w:t>需支持</w:t>
        </w:r>
      </w:ins>
      <w:ins w:id="705" w:author="俊林 杨" w:date="2025-07-16T13:43:00Z" w16du:dateUtc="2025-07-16T05:43:00Z">
        <w:r>
          <w:rPr>
            <w:rFonts w:hint="eastAsia"/>
          </w:rPr>
          <w:t>最小</w:t>
        </w:r>
      </w:ins>
      <w:ins w:id="706" w:author="俊林 杨" w:date="2025-07-16T13:40:00Z" w16du:dateUtc="2025-07-16T05:40:00Z">
        <w:r w:rsidRPr="00122EEE">
          <w:rPr>
            <w:rFonts w:hint="eastAsia"/>
          </w:rPr>
          <w:t>检索条件</w:t>
        </w:r>
      </w:ins>
      <w:ins w:id="707" w:author="俊林 杨" w:date="2025-07-16T16:30:00Z" w16du:dateUtc="2025-07-16T08:30:00Z">
        <w:r w:rsidR="00615A2D">
          <w:rPr>
            <w:rFonts w:hint="eastAsia"/>
          </w:rPr>
          <w:t>如下</w:t>
        </w:r>
      </w:ins>
      <w:ins w:id="708" w:author="俊林 杨" w:date="2025-07-16T16:29:00Z" w16du:dateUtc="2025-07-16T08:29:00Z">
        <w:r w:rsidR="00615A2D">
          <w:rPr>
            <w:rFonts w:hint="eastAsia"/>
          </w:rPr>
          <w:t>（其他情况需支持一级节点的</w:t>
        </w:r>
      </w:ins>
      <w:ins w:id="709" w:author="俊林 杨" w:date="2025-07-16T16:30:00Z" w16du:dateUtc="2025-07-16T08:30:00Z">
        <w:r w:rsidR="00615A2D">
          <w:rPr>
            <w:rFonts w:hint="eastAsia"/>
          </w:rPr>
          <w:t>条件</w:t>
        </w:r>
      </w:ins>
      <w:ins w:id="710" w:author="俊林 杨" w:date="2025-07-16T16:29:00Z" w16du:dateUtc="2025-07-16T08:29:00Z">
        <w:r w:rsidR="00615A2D">
          <w:rPr>
            <w:rFonts w:hint="eastAsia"/>
          </w:rPr>
          <w:t>检索）</w:t>
        </w:r>
      </w:ins>
      <w:ins w:id="711" w:author="俊林 杨" w:date="2025-07-16T13:40:00Z" w16du:dateUtc="2025-07-16T05:40:00Z">
        <w:r w:rsidRPr="00122EEE">
          <w:rPr>
            <w:rFonts w:hint="eastAsia"/>
          </w:rPr>
          <w:t>：</w:t>
        </w:r>
      </w:ins>
    </w:p>
    <w:p w14:paraId="0AC8700D" w14:textId="7B4F2499" w:rsidR="00122EEE" w:rsidRPr="00122EEE" w:rsidRDefault="00122EEE">
      <w:pPr>
        <w:pStyle w:val="y-0"/>
        <w:numPr>
          <w:ilvl w:val="0"/>
          <w:numId w:val="49"/>
        </w:numPr>
        <w:rPr>
          <w:ins w:id="712" w:author="俊林 杨" w:date="2025-07-16T13:40:00Z" w16du:dateUtc="2025-07-16T05:40:00Z"/>
          <w:rFonts w:hint="eastAsia"/>
        </w:rPr>
        <w:pPrChange w:id="713" w:author="俊林 杨" w:date="2025-07-16T13:54:00Z" w16du:dateUtc="2025-07-16T05:54:00Z">
          <w:pPr>
            <w:pStyle w:val="y-0"/>
          </w:pPr>
        </w:pPrChange>
      </w:pPr>
      <w:ins w:id="714" w:author="俊林 杨" w:date="2025-07-16T13:40:00Z" w16du:dateUtc="2025-07-16T05:40:00Z">
        <w:r w:rsidRPr="00122EEE">
          <w:rPr>
            <w:rFonts w:hint="eastAsia"/>
          </w:rPr>
          <w:t>系统漏洞ID、系统漏洞状态</w:t>
        </w:r>
      </w:ins>
    </w:p>
    <w:p w14:paraId="467F5B25" w14:textId="7A6CD39F" w:rsidR="00122EEE" w:rsidRPr="00122EEE" w:rsidRDefault="00122EEE">
      <w:pPr>
        <w:pStyle w:val="y-0"/>
        <w:numPr>
          <w:ilvl w:val="0"/>
          <w:numId w:val="49"/>
        </w:numPr>
        <w:rPr>
          <w:ins w:id="715" w:author="俊林 杨" w:date="2025-07-16T13:40:00Z" w16du:dateUtc="2025-07-16T05:40:00Z"/>
          <w:rFonts w:hint="eastAsia"/>
        </w:rPr>
        <w:pPrChange w:id="716" w:author="俊林 杨" w:date="2025-07-16T13:54:00Z" w16du:dateUtc="2025-07-16T05:54:00Z">
          <w:pPr>
            <w:pStyle w:val="y-0"/>
          </w:pPr>
        </w:pPrChange>
      </w:pPr>
      <w:ins w:id="717" w:author="俊林 杨" w:date="2025-07-16T13:40:00Z" w16du:dateUtc="2025-07-16T05:40:00Z">
        <w:r w:rsidRPr="00122EEE">
          <w:rPr>
            <w:rFonts w:hint="eastAsia"/>
          </w:rPr>
          <w:t>产品漏洞基线化编号、部侧编号、漏洞评级、原理类型</w:t>
        </w:r>
      </w:ins>
    </w:p>
    <w:p w14:paraId="589935DC" w14:textId="61BAD01E" w:rsidR="00122EEE" w:rsidRPr="00122EEE" w:rsidRDefault="00122EEE">
      <w:pPr>
        <w:pStyle w:val="y-0"/>
        <w:numPr>
          <w:ilvl w:val="0"/>
          <w:numId w:val="50"/>
        </w:numPr>
        <w:rPr>
          <w:ins w:id="718" w:author="俊林 杨" w:date="2025-07-16T13:40:00Z" w16du:dateUtc="2025-07-16T05:40:00Z"/>
          <w:rFonts w:hint="eastAsia"/>
        </w:rPr>
        <w:pPrChange w:id="719" w:author="俊林 杨" w:date="2025-07-16T13:54:00Z" w16du:dateUtc="2025-07-16T05:54:00Z">
          <w:pPr>
            <w:pStyle w:val="y-0"/>
          </w:pPr>
        </w:pPrChange>
      </w:pPr>
      <w:ins w:id="720" w:author="俊林 杨" w:date="2025-07-16T13:40:00Z" w16du:dateUtc="2025-07-16T05:40:00Z">
        <w:r w:rsidRPr="00122EEE">
          <w:rPr>
            <w:rFonts w:hint="eastAsia"/>
          </w:rPr>
          <w:t>资产ID、资产IP范围、端口号范围、资产大类、资产TAG、是否暴露面、网元类型</w:t>
        </w:r>
      </w:ins>
    </w:p>
    <w:p w14:paraId="08B42113" w14:textId="77777777" w:rsidR="00122EEE" w:rsidRPr="00122EEE" w:rsidRDefault="00122EEE" w:rsidP="00D4029B">
      <w:pPr>
        <w:pStyle w:val="y-0"/>
        <w:rPr>
          <w:ins w:id="721" w:author="俊林 杨" w:date="2025-07-16T13:40:00Z" w16du:dateUtc="2025-07-16T05:40:00Z"/>
          <w:rFonts w:hint="eastAsia"/>
        </w:rPr>
      </w:pPr>
      <w:ins w:id="722" w:author="俊林 杨" w:date="2025-07-16T13:40:00Z" w16du:dateUtc="2025-07-16T05:40:00Z">
        <w:r w:rsidRPr="00122EEE">
          <w:rPr>
            <w:rFonts w:hint="eastAsia"/>
          </w:rPr>
          <w:t>其中资产Tag对应资管接口规范中的assetTag字段，对应纳管资产的资源名称属性：已定义如下码表：</w:t>
        </w:r>
      </w:ins>
    </w:p>
    <w:p w14:paraId="01659BD1" w14:textId="743A1D80" w:rsidR="00122EEE" w:rsidRPr="00122EEE" w:rsidRDefault="00122EEE">
      <w:pPr>
        <w:pStyle w:val="y-0"/>
        <w:numPr>
          <w:ilvl w:val="0"/>
          <w:numId w:val="51"/>
        </w:numPr>
        <w:rPr>
          <w:ins w:id="723" w:author="俊林 杨" w:date="2025-07-16T13:40:00Z" w16du:dateUtc="2025-07-16T05:40:00Z"/>
          <w:rFonts w:hint="eastAsia"/>
        </w:rPr>
        <w:pPrChange w:id="724" w:author="俊林 杨" w:date="2025-07-16T13:54:00Z" w16du:dateUtc="2025-07-16T05:54:00Z">
          <w:pPr>
            <w:pStyle w:val="y-0"/>
          </w:pPr>
        </w:pPrChange>
      </w:pPr>
      <w:ins w:id="725" w:author="俊林 杨" w:date="2025-07-16T13:40:00Z" w16du:dateUtc="2025-07-16T05:40:00Z">
        <w:r w:rsidRPr="00122EEE">
          <w:rPr>
            <w:rFonts w:hint="eastAsia"/>
          </w:rPr>
          <w:t>资产类型0701操作系统、0702数据库、0703中间件；</w:t>
        </w:r>
      </w:ins>
    </w:p>
    <w:p w14:paraId="32174019" w14:textId="103C0EA1" w:rsidR="00122EEE" w:rsidRPr="00122EEE" w:rsidRDefault="00122EEE">
      <w:pPr>
        <w:pStyle w:val="y-0"/>
        <w:numPr>
          <w:ilvl w:val="0"/>
          <w:numId w:val="51"/>
        </w:numPr>
        <w:rPr>
          <w:ins w:id="726" w:author="俊林 杨" w:date="2025-07-16T13:40:00Z" w16du:dateUtc="2025-07-16T05:40:00Z"/>
          <w:rFonts w:hint="eastAsia"/>
        </w:rPr>
        <w:pPrChange w:id="727" w:author="俊林 杨" w:date="2025-07-16T13:54:00Z" w16du:dateUtc="2025-07-16T05:54:00Z">
          <w:pPr>
            <w:pStyle w:val="y-0"/>
          </w:pPr>
        </w:pPrChange>
      </w:pPr>
      <w:ins w:id="728" w:author="俊林 杨" w:date="2025-07-16T13:40:00Z" w16du:dateUtc="2025-07-16T05:40:00Z">
        <w:r w:rsidRPr="00122EEE">
          <w:rPr>
            <w:rFonts w:hint="eastAsia"/>
          </w:rPr>
          <w:t>资产类型为0199、0299、0399、0499、0599、0699、0799其他类型时，填写资</w:t>
        </w:r>
        <w:r w:rsidRPr="00122EEE">
          <w:rPr>
            <w:rFonts w:hint="eastAsia"/>
          </w:rPr>
          <w:lastRenderedPageBreak/>
          <w:t>产型号</w:t>
        </w:r>
      </w:ins>
    </w:p>
    <w:p w14:paraId="032CE02B" w14:textId="77777777" w:rsidR="00122EEE" w:rsidRDefault="00122EEE" w:rsidP="00D4029B">
      <w:pPr>
        <w:pStyle w:val="y-0"/>
        <w:numPr>
          <w:ilvl w:val="0"/>
          <w:numId w:val="51"/>
        </w:numPr>
        <w:rPr>
          <w:ins w:id="729" w:author="俊林 杨" w:date="2025-07-16T13:44:00Z" w16du:dateUtc="2025-07-16T05:44:00Z"/>
          <w:rFonts w:hint="eastAsia"/>
        </w:rPr>
      </w:pPr>
      <w:ins w:id="730" w:author="俊林 杨" w:date="2025-07-16T13:40:00Z" w16du:dateUtc="2025-07-16T05:40:00Z">
        <w:r w:rsidRPr="00122EEE">
          <w:rPr>
            <w:rFonts w:hint="eastAsia"/>
          </w:rPr>
          <w:t>其他类型，自定义标签</w:t>
        </w:r>
      </w:ins>
    </w:p>
    <w:p w14:paraId="5A7DFDA3" w14:textId="08C1858B" w:rsidR="00122EEE" w:rsidRDefault="00122EEE">
      <w:pPr>
        <w:pStyle w:val="y-0"/>
        <w:numPr>
          <w:ilvl w:val="0"/>
          <w:numId w:val="51"/>
        </w:numPr>
        <w:rPr>
          <w:rFonts w:hint="eastAsia"/>
        </w:rPr>
        <w:pPrChange w:id="731" w:author="俊林 杨" w:date="2025-07-16T13:54:00Z" w16du:dateUtc="2025-07-16T05:54:00Z">
          <w:pPr>
            <w:pStyle w:val="y-0"/>
          </w:pPr>
        </w:pPrChange>
      </w:pPr>
      <w:ins w:id="732" w:author="俊林 杨" w:date="2025-07-16T13:40:00Z" w16du:dateUtc="2025-07-16T05:40:00Z">
        <w:r w:rsidRPr="00122EEE">
          <w:rPr>
            <w:rFonts w:hint="eastAsia"/>
          </w:rPr>
          <w:t>资产型号、厂商、品牌字段在资产的assetInfo参数中，参考资管规范定义</w:t>
        </w:r>
      </w:ins>
    </w:p>
    <w:p w14:paraId="6200596B" w14:textId="11A56F5D" w:rsidR="006F5780" w:rsidRDefault="006F5780" w:rsidP="003E55A7">
      <w:pPr>
        <w:pStyle w:val="y-20"/>
        <w:numPr>
          <w:ilvl w:val="0"/>
          <w:numId w:val="31"/>
        </w:numPr>
        <w:rPr>
          <w:rFonts w:hint="eastAsia"/>
        </w:rPr>
      </w:pPr>
      <w:r>
        <w:rPr>
          <w:rFonts w:hint="eastAsia"/>
        </w:rPr>
        <w:t>产品漏洞上传（解释性问题）</w:t>
      </w:r>
    </w:p>
    <w:p w14:paraId="42733CF5" w14:textId="77777777" w:rsidR="006F5780" w:rsidRDefault="006F5780" w:rsidP="00D4029B">
      <w:pPr>
        <w:pStyle w:val="y-0"/>
        <w:rPr>
          <w:rFonts w:hint="eastAsia"/>
        </w:rPr>
      </w:pPr>
      <w:r>
        <w:rPr>
          <w:rFonts w:hint="eastAsia"/>
        </w:rPr>
        <w:t>下级平台进行产品漏洞上传</w:t>
      </w:r>
    </w:p>
    <w:p w14:paraId="59F649BC" w14:textId="77777777" w:rsidR="006F5780" w:rsidRDefault="006F5780" w:rsidP="00D4029B">
      <w:pPr>
        <w:pStyle w:val="y-0"/>
        <w:rPr>
          <w:rFonts w:hint="eastAsia"/>
        </w:rPr>
      </w:pPr>
      <w:r>
        <w:rPr>
          <w:rFonts w:hint="eastAsia"/>
          <w:b/>
        </w:rPr>
        <w:t>解释</w:t>
      </w:r>
      <w:r>
        <w:rPr>
          <w:rFonts w:hint="eastAsia"/>
        </w:rPr>
        <w:t>：产品漏洞上传有两种情况：</w:t>
      </w:r>
    </w:p>
    <w:p w14:paraId="58779D1E" w14:textId="77777777" w:rsidR="006F5780" w:rsidRDefault="006F5780" w:rsidP="00D4029B">
      <w:pPr>
        <w:pStyle w:val="y-0"/>
        <w:rPr>
          <w:rFonts w:hint="eastAsia"/>
          <w:sz w:val="18"/>
          <w:szCs w:val="18"/>
        </w:rPr>
      </w:pPr>
      <w:r>
        <w:rPr>
          <w:rFonts w:hint="eastAsia"/>
        </w:rPr>
        <w:t>情况1、产品漏洞同步任务跟随部侧产品漏洞验证工单一起下发，且orderID与产品漏洞验证工单orderID中19位随机数一致。下级平台处置完该工单范围中的产品漏洞后，将这些产品漏洞上报时，orderID中19位随机数使用部侧下发的orderID中19位随机数</w:t>
      </w:r>
    </w:p>
    <w:p w14:paraId="7FD37058" w14:textId="77777777" w:rsidR="006F5780" w:rsidRDefault="006F5780" w:rsidP="00D4029B">
      <w:pPr>
        <w:pStyle w:val="y-0"/>
        <w:rPr>
          <w:rFonts w:hint="eastAsia"/>
        </w:rPr>
      </w:pPr>
      <w:r>
        <w:rPr>
          <w:rFonts w:hint="eastAsia"/>
        </w:rPr>
        <w:t>情况2、不是情况1的时上报产品漏洞，orderID在当前下级平台唯一即可</w:t>
      </w:r>
    </w:p>
    <w:p w14:paraId="6D89E81C" w14:textId="579C48BE" w:rsidR="006F5780" w:rsidRDefault="006F5780" w:rsidP="003E55A7">
      <w:pPr>
        <w:pStyle w:val="y-20"/>
        <w:numPr>
          <w:ilvl w:val="0"/>
          <w:numId w:val="31"/>
        </w:numPr>
        <w:rPr>
          <w:rFonts w:hint="eastAsia"/>
        </w:rPr>
      </w:pPr>
      <w:r>
        <w:rPr>
          <w:rFonts w:hint="eastAsia"/>
        </w:rPr>
        <w:t>策略协商（解释性问题）</w:t>
      </w:r>
    </w:p>
    <w:p w14:paraId="5E9A7C05" w14:textId="77777777" w:rsidR="006F5780" w:rsidRDefault="006F5780" w:rsidP="00D4029B">
      <w:pPr>
        <w:pStyle w:val="y-0"/>
        <w:rPr>
          <w:rFonts w:hint="eastAsia"/>
        </w:rPr>
      </w:pPr>
      <w:r>
        <w:rPr>
          <w:rFonts w:hint="eastAsia"/>
          <w:b/>
        </w:rPr>
        <w:t>解释</w:t>
      </w:r>
      <w:r>
        <w:rPr>
          <w:rFonts w:hint="eastAsia"/>
        </w:rPr>
        <w:t>：策略协商的协商规则</w:t>
      </w:r>
    </w:p>
    <w:p w14:paraId="6794C3C6" w14:textId="77777777" w:rsidR="006F5780" w:rsidRDefault="006F5780" w:rsidP="00D4029B">
      <w:pPr>
        <w:pStyle w:val="y-0"/>
        <w:rPr>
          <w:rFonts w:hint="eastAsia"/>
        </w:rPr>
      </w:pPr>
      <w:r>
        <w:rPr>
          <w:rFonts w:hint="eastAsia"/>
        </w:rPr>
        <w:t>平台中有内设的周期阈值与数量阈值。当对方发起请求时，请求中携带的参数应当具备以下两个条件：</w:t>
      </w:r>
    </w:p>
    <w:p w14:paraId="51277BB7" w14:textId="77777777" w:rsidR="006F5780" w:rsidRDefault="006F5780" w:rsidP="00D4029B">
      <w:pPr>
        <w:pStyle w:val="y-0"/>
        <w:rPr>
          <w:rFonts w:hint="eastAsia"/>
        </w:rPr>
      </w:pPr>
      <w:r>
        <w:rPr>
          <w:rFonts w:hint="eastAsia"/>
        </w:rPr>
        <w:t>1、请求参数中的周期应该大于等于平台阈值中的周期</w:t>
      </w:r>
    </w:p>
    <w:p w14:paraId="72C1EDD3" w14:textId="77777777" w:rsidR="006F5780" w:rsidRDefault="006F5780" w:rsidP="00D4029B">
      <w:pPr>
        <w:pStyle w:val="y-0"/>
        <w:rPr>
          <w:rFonts w:hint="eastAsia"/>
        </w:rPr>
      </w:pPr>
      <w:r>
        <w:rPr>
          <w:rFonts w:hint="eastAsia"/>
        </w:rPr>
        <w:t>2、请求参数中的数量应该小于等于平台阈值中的数量</w:t>
      </w:r>
    </w:p>
    <w:p w14:paraId="14CDA965" w14:textId="77777777" w:rsidR="006F5780" w:rsidRDefault="006F5780" w:rsidP="00D4029B">
      <w:pPr>
        <w:pStyle w:val="y-0"/>
        <w:rPr>
          <w:rFonts w:hint="eastAsia"/>
          <w:b/>
          <w:bCs/>
        </w:rPr>
      </w:pPr>
      <w:r>
        <w:rPr>
          <w:rFonts w:hint="eastAsia"/>
          <w:b/>
        </w:rPr>
        <w:t>注意事项</w:t>
      </w:r>
      <w:r>
        <w:rPr>
          <w:rFonts w:hint="eastAsia"/>
        </w:rPr>
        <w:t>：当下级平台进行注册的时候，部侧为每个下级平台的相关场景单独制定了策略协商的任务，每个策略协商的结果仅在当前场景下有效。每个下级平台根据协商的业务类型和相关场景，有且仅有一个策略协商orderid。在联调时由策略协商由部侧先进行发起，下级平台响应或者再次发起策略协商也是使用该orderid。</w:t>
      </w:r>
    </w:p>
    <w:p w14:paraId="30E85757" w14:textId="00DE380A" w:rsidR="006F5780" w:rsidRDefault="006F5780" w:rsidP="003E55A7">
      <w:pPr>
        <w:pStyle w:val="y-20"/>
        <w:numPr>
          <w:ilvl w:val="0"/>
          <w:numId w:val="31"/>
        </w:numPr>
        <w:rPr>
          <w:rFonts w:hint="eastAsia"/>
          <w:b/>
        </w:rPr>
      </w:pPr>
      <w:r>
        <w:rPr>
          <w:rFonts w:hint="eastAsia"/>
        </w:rPr>
        <w:t>orderID</w:t>
      </w:r>
      <w:r>
        <w:rPr>
          <w:rFonts w:hint="eastAsia"/>
        </w:rPr>
        <w:t>（解释性、规范性问题）</w:t>
      </w:r>
    </w:p>
    <w:p w14:paraId="5C6B81AA" w14:textId="77777777" w:rsidR="006F5780" w:rsidRDefault="006F5780" w:rsidP="00D4029B">
      <w:pPr>
        <w:pStyle w:val="y-0"/>
        <w:rPr>
          <w:rFonts w:hint="eastAsia"/>
        </w:rPr>
      </w:pPr>
      <w:r>
        <w:rPr>
          <w:rFonts w:hint="eastAsia"/>
        </w:rPr>
        <w:t>使用orderID = 一级指令+二级指令+19位随机整数，通过“-”链接</w:t>
      </w:r>
    </w:p>
    <w:p w14:paraId="235A4787" w14:textId="41204987" w:rsidR="006F5780" w:rsidRDefault="006F5780" w:rsidP="003E55A7">
      <w:pPr>
        <w:pStyle w:val="y-20"/>
        <w:numPr>
          <w:ilvl w:val="0"/>
          <w:numId w:val="31"/>
        </w:numPr>
        <w:rPr>
          <w:rFonts w:hint="eastAsia"/>
        </w:rPr>
      </w:pPr>
      <w:r>
        <w:rPr>
          <w:rFonts w:hint="eastAsia"/>
        </w:rPr>
        <w:t>规范中</w:t>
      </w:r>
      <w:r>
        <w:rPr>
          <w:rFonts w:hint="eastAsia"/>
        </w:rPr>
        <w:t>exRsnLst</w:t>
      </w:r>
      <w:r>
        <w:rPr>
          <w:rFonts w:hint="eastAsia"/>
        </w:rPr>
        <w:t>、</w:t>
      </w:r>
      <w:r>
        <w:rPr>
          <w:rFonts w:hint="eastAsia"/>
        </w:rPr>
        <w:t>exRsnNumLst</w:t>
      </w:r>
      <w:r>
        <w:rPr>
          <w:rFonts w:hint="eastAsia"/>
        </w:rPr>
        <w:t>、</w:t>
      </w:r>
      <w:r>
        <w:rPr>
          <w:rFonts w:hint="eastAsia"/>
        </w:rPr>
        <w:t>dstVulInfoStat</w:t>
      </w:r>
      <w:r>
        <w:rPr>
          <w:rFonts w:hint="eastAsia"/>
        </w:rPr>
        <w:t>、</w:t>
      </w:r>
      <w:r>
        <w:rPr>
          <w:rFonts w:hint="eastAsia"/>
        </w:rPr>
        <w:t>sucVulInfoNum</w:t>
      </w:r>
      <w:r>
        <w:rPr>
          <w:rFonts w:hint="eastAsia"/>
        </w:rPr>
        <w:t>、</w:t>
      </w:r>
      <w:r>
        <w:rPr>
          <w:rFonts w:hint="eastAsia"/>
        </w:rPr>
        <w:t>dstVulStat</w:t>
      </w:r>
      <w:r>
        <w:rPr>
          <w:rFonts w:hint="eastAsia"/>
        </w:rPr>
        <w:t>、</w:t>
      </w:r>
      <w:r>
        <w:rPr>
          <w:rFonts w:hint="eastAsia"/>
        </w:rPr>
        <w:t>sucVulNum</w:t>
      </w:r>
      <w:r>
        <w:rPr>
          <w:rFonts w:hint="eastAsia"/>
        </w:rPr>
        <w:t>等说明（解释性、规范性问题）</w:t>
      </w:r>
    </w:p>
    <w:p w14:paraId="5976C7AE" w14:textId="77777777" w:rsidR="006F5780" w:rsidRDefault="006F5780" w:rsidP="00D4029B">
      <w:pPr>
        <w:pStyle w:val="y-0"/>
        <w:rPr>
          <w:rFonts w:hint="eastAsia"/>
          <w:sz w:val="18"/>
          <w:szCs w:val="18"/>
        </w:rPr>
      </w:pPr>
      <w:r>
        <w:rPr>
          <w:rFonts w:hint="eastAsia"/>
        </w:rPr>
        <w:t>请求或者响应中参数：</w:t>
      </w:r>
    </w:p>
    <w:p w14:paraId="3CD73C8C" w14:textId="77777777" w:rsidR="006F5780" w:rsidRDefault="006F5780" w:rsidP="00D4029B">
      <w:pPr>
        <w:pStyle w:val="y-0"/>
        <w:rPr>
          <w:rFonts w:hint="eastAsia"/>
        </w:rPr>
      </w:pPr>
      <w:r>
        <w:rPr>
          <w:rFonts w:hint="eastAsia"/>
        </w:rPr>
        <w:t>1、exRsnLst：未排查原因定义 附录编码全部值为：0，1，2，3，4，5，6，99</w:t>
      </w:r>
    </w:p>
    <w:p w14:paraId="283A94A3" w14:textId="77777777" w:rsidR="006F5780" w:rsidRDefault="006F5780" w:rsidP="00D4029B">
      <w:pPr>
        <w:pStyle w:val="y-0"/>
        <w:rPr>
          <w:rFonts w:hint="eastAsia"/>
        </w:rPr>
      </w:pPr>
      <w:r>
        <w:rPr>
          <w:rFonts w:hint="eastAsia"/>
        </w:rPr>
        <w:tab/>
      </w:r>
      <w:r>
        <w:rPr>
          <w:rFonts w:hint="eastAsia"/>
        </w:rPr>
        <w:tab/>
        <w:t>在exRsnLst列表中0固定为第一元素位</w:t>
      </w:r>
    </w:p>
    <w:p w14:paraId="6A64F985" w14:textId="77777777" w:rsidR="006F5780" w:rsidRDefault="006F5780" w:rsidP="00D4029B">
      <w:pPr>
        <w:pStyle w:val="y-0"/>
        <w:rPr>
          <w:rFonts w:hint="eastAsia"/>
        </w:rPr>
      </w:pPr>
      <w:r>
        <w:rPr>
          <w:rFonts w:hint="eastAsia"/>
        </w:rPr>
        <w:t>1固定为第二元素位</w:t>
      </w:r>
    </w:p>
    <w:p w14:paraId="3EC54805" w14:textId="77777777" w:rsidR="006F5780" w:rsidRDefault="006F5780" w:rsidP="00D4029B">
      <w:pPr>
        <w:pStyle w:val="y-0"/>
        <w:rPr>
          <w:rFonts w:hint="eastAsia"/>
        </w:rPr>
      </w:pPr>
      <w:r>
        <w:rPr>
          <w:rFonts w:hint="eastAsia"/>
        </w:rPr>
        <w:t>2固定为第三元素位</w:t>
      </w:r>
    </w:p>
    <w:p w14:paraId="3168C674" w14:textId="77777777" w:rsidR="006F5780" w:rsidRDefault="006F5780" w:rsidP="00D4029B">
      <w:pPr>
        <w:pStyle w:val="y-0"/>
        <w:rPr>
          <w:rFonts w:hint="eastAsia"/>
        </w:rPr>
      </w:pPr>
      <w:r>
        <w:rPr>
          <w:rFonts w:hint="eastAsia"/>
        </w:rPr>
        <w:t>类推</w:t>
      </w:r>
    </w:p>
    <w:p w14:paraId="1B92136E" w14:textId="77777777" w:rsidR="006F5780" w:rsidRDefault="006F5780" w:rsidP="00D4029B">
      <w:pPr>
        <w:pStyle w:val="y-0"/>
        <w:rPr>
          <w:rFonts w:hint="eastAsia"/>
        </w:rPr>
      </w:pPr>
      <w:r>
        <w:rPr>
          <w:rFonts w:hint="eastAsia"/>
        </w:rPr>
        <w:t xml:space="preserve">        无效使用-1，全部无效全部使用-1</w:t>
      </w:r>
    </w:p>
    <w:p w14:paraId="4E001AC8" w14:textId="77777777" w:rsidR="006F5780" w:rsidRDefault="006F5780" w:rsidP="00D4029B">
      <w:pPr>
        <w:pStyle w:val="y-0"/>
        <w:rPr>
          <w:rFonts w:hint="eastAsia"/>
        </w:rPr>
      </w:pPr>
      <w:r>
        <w:rPr>
          <w:rFonts w:hint="eastAsia"/>
        </w:rPr>
        <w:t>2、exRsnNumLst：未排查原因的资产数量分布 附录编码全部值为：0，1，2，3，4，5，6，99</w:t>
      </w:r>
    </w:p>
    <w:p w14:paraId="751050DB" w14:textId="77777777" w:rsidR="006F5780" w:rsidRDefault="006F5780" w:rsidP="00D4029B">
      <w:pPr>
        <w:pStyle w:val="y-0"/>
        <w:rPr>
          <w:rFonts w:hint="eastAsia"/>
        </w:rPr>
      </w:pPr>
      <w:r>
        <w:rPr>
          <w:rFonts w:hint="eastAsia"/>
        </w:rPr>
        <w:tab/>
      </w:r>
      <w:r>
        <w:rPr>
          <w:rFonts w:hint="eastAsia"/>
        </w:rPr>
        <w:tab/>
        <w:t>在exRsnNumLst列表中0固定为第一元素位</w:t>
      </w:r>
    </w:p>
    <w:p w14:paraId="0DFAD879" w14:textId="77777777" w:rsidR="006F5780" w:rsidRDefault="006F5780" w:rsidP="00D4029B">
      <w:pPr>
        <w:pStyle w:val="y-0"/>
        <w:rPr>
          <w:rFonts w:hint="eastAsia"/>
        </w:rPr>
      </w:pPr>
      <w:r>
        <w:rPr>
          <w:rFonts w:hint="eastAsia"/>
        </w:rPr>
        <w:t>1固定为第二元素位</w:t>
      </w:r>
    </w:p>
    <w:p w14:paraId="6B4F579F" w14:textId="77777777" w:rsidR="006F5780" w:rsidRDefault="006F5780" w:rsidP="00D4029B">
      <w:pPr>
        <w:pStyle w:val="y-0"/>
        <w:rPr>
          <w:rFonts w:hint="eastAsia"/>
        </w:rPr>
      </w:pPr>
      <w:r>
        <w:rPr>
          <w:rFonts w:hint="eastAsia"/>
        </w:rPr>
        <w:t>2固定为第三元素位</w:t>
      </w:r>
    </w:p>
    <w:p w14:paraId="5DE15B68" w14:textId="77777777" w:rsidR="006F5780" w:rsidRDefault="006F5780" w:rsidP="00D4029B">
      <w:pPr>
        <w:pStyle w:val="y-0"/>
        <w:rPr>
          <w:rFonts w:hint="eastAsia"/>
        </w:rPr>
      </w:pPr>
      <w:r>
        <w:rPr>
          <w:rFonts w:hint="eastAsia"/>
        </w:rPr>
        <w:lastRenderedPageBreak/>
        <w:t>以此类推</w:t>
      </w:r>
    </w:p>
    <w:p w14:paraId="297C8D4F" w14:textId="77777777" w:rsidR="006F5780" w:rsidRDefault="006F5780" w:rsidP="00D4029B">
      <w:pPr>
        <w:pStyle w:val="y-0"/>
        <w:rPr>
          <w:rFonts w:hint="eastAsia"/>
        </w:rPr>
      </w:pPr>
      <w:r>
        <w:rPr>
          <w:rFonts w:hint="eastAsia"/>
        </w:rPr>
        <w:t xml:space="preserve">        无效使用-1，全部无效全部使用-1</w:t>
      </w:r>
    </w:p>
    <w:p w14:paraId="2A45D216" w14:textId="77777777" w:rsidR="006F5780" w:rsidRDefault="006F5780" w:rsidP="00D4029B">
      <w:pPr>
        <w:pStyle w:val="y-0"/>
        <w:rPr>
          <w:rFonts w:hint="eastAsia"/>
        </w:rPr>
      </w:pPr>
      <w:r>
        <w:rPr>
          <w:rFonts w:hint="eastAsia"/>
        </w:rPr>
        <w:t>3、dstVulInfoStat： 系统漏洞工单待处置目标状态</w:t>
      </w:r>
    </w:p>
    <w:p w14:paraId="53996D48" w14:textId="77777777" w:rsidR="006F5780" w:rsidRDefault="006F5780" w:rsidP="00D4029B">
      <w:pPr>
        <w:pStyle w:val="y-0"/>
        <w:rPr>
          <w:rFonts w:hint="eastAsia"/>
        </w:rPr>
      </w:pPr>
      <w:r>
        <w:rPr>
          <w:rFonts w:hint="eastAsia"/>
        </w:rPr>
        <w:t>附录编码全部值为：0，1，2，3，5，6，7，8，9，10</w:t>
      </w:r>
    </w:p>
    <w:p w14:paraId="40025473" w14:textId="77777777" w:rsidR="006F5780" w:rsidRDefault="006F5780" w:rsidP="00D4029B">
      <w:pPr>
        <w:pStyle w:val="y-0"/>
        <w:rPr>
          <w:rFonts w:hint="eastAsia"/>
        </w:rPr>
      </w:pPr>
      <w:r>
        <w:rPr>
          <w:rFonts w:hint="eastAsia"/>
        </w:rPr>
        <w:tab/>
      </w:r>
      <w:r>
        <w:rPr>
          <w:rFonts w:hint="eastAsia"/>
        </w:rPr>
        <w:tab/>
        <w:t>在dstVulInfoStat列表中0固定为第一元素位</w:t>
      </w:r>
    </w:p>
    <w:p w14:paraId="346E8BD5" w14:textId="77777777" w:rsidR="006F5780" w:rsidRDefault="006F5780" w:rsidP="00D4029B">
      <w:pPr>
        <w:pStyle w:val="y-0"/>
        <w:rPr>
          <w:rFonts w:hint="eastAsia"/>
        </w:rPr>
      </w:pPr>
      <w:r>
        <w:rPr>
          <w:rFonts w:hint="eastAsia"/>
        </w:rPr>
        <w:t>1固定为第二元素位</w:t>
      </w:r>
    </w:p>
    <w:p w14:paraId="0FF72BDF" w14:textId="77777777" w:rsidR="006F5780" w:rsidRDefault="006F5780" w:rsidP="00D4029B">
      <w:pPr>
        <w:pStyle w:val="y-0"/>
        <w:rPr>
          <w:rFonts w:hint="eastAsia"/>
        </w:rPr>
      </w:pPr>
      <w:r>
        <w:rPr>
          <w:rFonts w:hint="eastAsia"/>
        </w:rPr>
        <w:t>2固定为第三元素位</w:t>
      </w:r>
    </w:p>
    <w:p w14:paraId="185AB40D" w14:textId="77777777" w:rsidR="006F5780" w:rsidRDefault="006F5780" w:rsidP="00D4029B">
      <w:pPr>
        <w:pStyle w:val="y-0"/>
        <w:rPr>
          <w:rFonts w:hint="eastAsia"/>
        </w:rPr>
      </w:pPr>
      <w:r>
        <w:rPr>
          <w:rFonts w:hint="eastAsia"/>
        </w:rPr>
        <w:t>3固定为第四元素位</w:t>
      </w:r>
    </w:p>
    <w:p w14:paraId="6ABA0660" w14:textId="77777777" w:rsidR="006F5780" w:rsidRDefault="006F5780" w:rsidP="00D4029B">
      <w:pPr>
        <w:pStyle w:val="y-0"/>
        <w:rPr>
          <w:rFonts w:hint="eastAsia"/>
        </w:rPr>
      </w:pPr>
      <w:r>
        <w:rPr>
          <w:rFonts w:hint="eastAsia"/>
        </w:rPr>
        <w:t>以此类推</w:t>
      </w:r>
    </w:p>
    <w:p w14:paraId="7D937ECB" w14:textId="77777777" w:rsidR="006F5780" w:rsidRDefault="006F5780" w:rsidP="00D4029B">
      <w:pPr>
        <w:pStyle w:val="y-0"/>
        <w:rPr>
          <w:rFonts w:hint="eastAsia"/>
        </w:rPr>
      </w:pPr>
      <w:r>
        <w:rPr>
          <w:rFonts w:hint="eastAsia"/>
        </w:rPr>
        <w:t xml:space="preserve">        无效使用-1，全部无效全部使用-1</w:t>
      </w:r>
    </w:p>
    <w:p w14:paraId="1E741D7F" w14:textId="77777777" w:rsidR="006F5780" w:rsidRDefault="006F5780" w:rsidP="00D4029B">
      <w:pPr>
        <w:pStyle w:val="y-0"/>
        <w:rPr>
          <w:rFonts w:hint="eastAsia"/>
        </w:rPr>
      </w:pPr>
      <w:r>
        <w:rPr>
          <w:rFonts w:hint="eastAsia"/>
        </w:rPr>
        <w:t>4、sucVulInfoNum： 处置到达目标状态的系统漏洞实例个数</w:t>
      </w:r>
    </w:p>
    <w:p w14:paraId="679C4C67" w14:textId="77777777" w:rsidR="006F5780" w:rsidRDefault="006F5780" w:rsidP="00D4029B">
      <w:pPr>
        <w:pStyle w:val="y-0"/>
        <w:rPr>
          <w:rFonts w:hint="eastAsia"/>
        </w:rPr>
      </w:pPr>
      <w:r>
        <w:rPr>
          <w:rFonts w:hint="eastAsia"/>
        </w:rPr>
        <w:t>附录编码全部值为：0，1，2，3，5，6，7，8，9，10</w:t>
      </w:r>
    </w:p>
    <w:p w14:paraId="722BFF41" w14:textId="77777777" w:rsidR="006F5780" w:rsidRDefault="006F5780" w:rsidP="00D4029B">
      <w:pPr>
        <w:pStyle w:val="y-0"/>
        <w:rPr>
          <w:rFonts w:hint="eastAsia"/>
        </w:rPr>
      </w:pPr>
      <w:r>
        <w:rPr>
          <w:rFonts w:hint="eastAsia"/>
        </w:rPr>
        <w:tab/>
      </w:r>
      <w:r>
        <w:rPr>
          <w:rFonts w:hint="eastAsia"/>
        </w:rPr>
        <w:tab/>
        <w:t>在sucVulInfoNum列表中0固定为第一元素位：元素上数字表示为状态为0的个数</w:t>
      </w:r>
    </w:p>
    <w:p w14:paraId="1CEC59C6" w14:textId="77777777" w:rsidR="006F5780" w:rsidRDefault="006F5780" w:rsidP="00D4029B">
      <w:pPr>
        <w:pStyle w:val="y-0"/>
        <w:rPr>
          <w:rFonts w:hint="eastAsia"/>
        </w:rPr>
      </w:pPr>
      <w:r>
        <w:rPr>
          <w:rFonts w:hint="eastAsia"/>
        </w:rPr>
        <w:t>1固定为第二元素位：元素上数字表示状态为1的个数</w:t>
      </w:r>
    </w:p>
    <w:p w14:paraId="323CCFD5" w14:textId="77777777" w:rsidR="006F5780" w:rsidRDefault="006F5780" w:rsidP="00D4029B">
      <w:pPr>
        <w:pStyle w:val="y-0"/>
        <w:rPr>
          <w:rFonts w:hint="eastAsia"/>
        </w:rPr>
      </w:pPr>
      <w:r>
        <w:rPr>
          <w:rFonts w:hint="eastAsia"/>
        </w:rPr>
        <w:t>2固定为第三元素位：元素上数字表示状态为2的个数</w:t>
      </w:r>
    </w:p>
    <w:p w14:paraId="61FDDC1E" w14:textId="77777777" w:rsidR="006F5780" w:rsidRDefault="006F5780" w:rsidP="00D4029B">
      <w:pPr>
        <w:pStyle w:val="y-0"/>
        <w:rPr>
          <w:rFonts w:hint="eastAsia"/>
        </w:rPr>
      </w:pPr>
      <w:r>
        <w:rPr>
          <w:rFonts w:hint="eastAsia"/>
        </w:rPr>
        <w:t>3固定为第四元素位：元素上数字表示状态为3的个数</w:t>
      </w:r>
    </w:p>
    <w:p w14:paraId="62F25E83" w14:textId="77777777" w:rsidR="006F5780" w:rsidRDefault="006F5780" w:rsidP="00D4029B">
      <w:pPr>
        <w:pStyle w:val="y-0"/>
        <w:rPr>
          <w:rFonts w:hint="eastAsia"/>
        </w:rPr>
      </w:pPr>
      <w:r>
        <w:rPr>
          <w:rFonts w:hint="eastAsia"/>
        </w:rPr>
        <w:t>以此类推</w:t>
      </w:r>
    </w:p>
    <w:p w14:paraId="0720ABD9" w14:textId="77777777" w:rsidR="006F5780" w:rsidRDefault="006F5780" w:rsidP="00D4029B">
      <w:pPr>
        <w:pStyle w:val="y-0"/>
        <w:rPr>
          <w:rFonts w:hint="eastAsia"/>
        </w:rPr>
      </w:pPr>
      <w:r>
        <w:rPr>
          <w:rFonts w:hint="eastAsia"/>
        </w:rPr>
        <w:t>5、dstVulStat： 产品漏洞工单待处置目标状态</w:t>
      </w:r>
    </w:p>
    <w:p w14:paraId="0B6D58A9" w14:textId="77777777" w:rsidR="006F5780" w:rsidRDefault="006F5780" w:rsidP="00D4029B">
      <w:pPr>
        <w:pStyle w:val="y-0"/>
        <w:rPr>
          <w:rFonts w:hint="eastAsia"/>
        </w:rPr>
      </w:pPr>
      <w:r>
        <w:rPr>
          <w:rFonts w:hint="eastAsia"/>
        </w:rPr>
        <w:t>附录编码全部值为：0，1，2，3，4，5，6，7，8，9，10</w:t>
      </w:r>
    </w:p>
    <w:p w14:paraId="7CEF010A" w14:textId="77777777" w:rsidR="006F5780" w:rsidRDefault="006F5780" w:rsidP="00D4029B">
      <w:pPr>
        <w:pStyle w:val="y-0"/>
        <w:rPr>
          <w:rFonts w:hint="eastAsia"/>
        </w:rPr>
      </w:pPr>
      <w:r>
        <w:rPr>
          <w:rFonts w:hint="eastAsia"/>
        </w:rPr>
        <w:t>在dstVulStat列表中0固定为第一元素位</w:t>
      </w:r>
    </w:p>
    <w:p w14:paraId="7807DEEE" w14:textId="77777777" w:rsidR="006F5780" w:rsidRDefault="006F5780" w:rsidP="00D4029B">
      <w:pPr>
        <w:pStyle w:val="y-0"/>
        <w:rPr>
          <w:rFonts w:hint="eastAsia"/>
        </w:rPr>
      </w:pPr>
      <w:r>
        <w:rPr>
          <w:rFonts w:hint="eastAsia"/>
        </w:rPr>
        <w:t>1固定为第二元素位</w:t>
      </w:r>
    </w:p>
    <w:p w14:paraId="61004BDE" w14:textId="77777777" w:rsidR="006F5780" w:rsidRDefault="006F5780" w:rsidP="00D4029B">
      <w:pPr>
        <w:pStyle w:val="y-0"/>
        <w:rPr>
          <w:rFonts w:hint="eastAsia"/>
        </w:rPr>
      </w:pPr>
      <w:r>
        <w:rPr>
          <w:rFonts w:hint="eastAsia"/>
        </w:rPr>
        <w:t>2固定为第三元素位</w:t>
      </w:r>
    </w:p>
    <w:p w14:paraId="636B63C8" w14:textId="77777777" w:rsidR="006F5780" w:rsidRDefault="006F5780" w:rsidP="00D4029B">
      <w:pPr>
        <w:pStyle w:val="y-0"/>
        <w:rPr>
          <w:rFonts w:hint="eastAsia"/>
        </w:rPr>
      </w:pPr>
      <w:r>
        <w:rPr>
          <w:rFonts w:hint="eastAsia"/>
        </w:rPr>
        <w:t>3固定为第四元素位</w:t>
      </w:r>
    </w:p>
    <w:p w14:paraId="29DFCB38" w14:textId="77777777" w:rsidR="006F5780" w:rsidRDefault="006F5780" w:rsidP="00D4029B">
      <w:pPr>
        <w:pStyle w:val="y-0"/>
        <w:rPr>
          <w:rFonts w:hint="eastAsia"/>
        </w:rPr>
      </w:pPr>
      <w:r>
        <w:rPr>
          <w:rFonts w:hint="eastAsia"/>
        </w:rPr>
        <w:t>以此类推</w:t>
      </w:r>
    </w:p>
    <w:p w14:paraId="0983FBD6" w14:textId="77777777" w:rsidR="006F5780" w:rsidRDefault="006F5780" w:rsidP="00D4029B">
      <w:pPr>
        <w:pStyle w:val="y-0"/>
        <w:rPr>
          <w:rFonts w:hint="eastAsia"/>
        </w:rPr>
      </w:pPr>
      <w:r>
        <w:rPr>
          <w:rFonts w:hint="eastAsia"/>
        </w:rPr>
        <w:t>无效使用-1，全部无效全部使用-1</w:t>
      </w:r>
    </w:p>
    <w:p w14:paraId="27610813" w14:textId="77777777" w:rsidR="006F5780" w:rsidRDefault="006F5780" w:rsidP="00D4029B">
      <w:pPr>
        <w:pStyle w:val="y-0"/>
        <w:rPr>
          <w:rFonts w:hint="eastAsia"/>
        </w:rPr>
      </w:pPr>
      <w:r>
        <w:rPr>
          <w:rFonts w:hint="eastAsia"/>
        </w:rPr>
        <w:t>6、sucVulNum： 处置到达目标状态的产品漏洞个数</w:t>
      </w:r>
    </w:p>
    <w:p w14:paraId="507F97BE" w14:textId="77777777" w:rsidR="006F5780" w:rsidRDefault="006F5780" w:rsidP="00D4029B">
      <w:pPr>
        <w:pStyle w:val="y-0"/>
        <w:rPr>
          <w:rFonts w:hint="eastAsia"/>
          <w:sz w:val="18"/>
          <w:szCs w:val="18"/>
        </w:rPr>
      </w:pPr>
      <w:r>
        <w:rPr>
          <w:rFonts w:hint="eastAsia"/>
        </w:rPr>
        <w:t>附录编码全部值为：0，1，2，3，4，5，6，7，8，9，10</w:t>
      </w:r>
    </w:p>
    <w:p w14:paraId="49ED41DE" w14:textId="77777777" w:rsidR="006F5780" w:rsidRDefault="006F5780" w:rsidP="00D4029B">
      <w:pPr>
        <w:pStyle w:val="y-0"/>
        <w:rPr>
          <w:rFonts w:hint="eastAsia"/>
        </w:rPr>
      </w:pPr>
      <w:r>
        <w:rPr>
          <w:rFonts w:hint="eastAsia"/>
        </w:rPr>
        <w:t>在sucVulNum列表中0固定为第一元素位：元素上数字表示为状态为0的个数</w:t>
      </w:r>
    </w:p>
    <w:p w14:paraId="2E04C66E" w14:textId="77777777" w:rsidR="006F5780" w:rsidRDefault="006F5780" w:rsidP="00D4029B">
      <w:pPr>
        <w:pStyle w:val="y-0"/>
        <w:rPr>
          <w:rFonts w:hint="eastAsia"/>
        </w:rPr>
      </w:pPr>
      <w:r>
        <w:rPr>
          <w:rFonts w:hint="eastAsia"/>
        </w:rPr>
        <w:t>1固定为第二元素位：元素上数字表示状态为1的个数</w:t>
      </w:r>
    </w:p>
    <w:p w14:paraId="083D2934" w14:textId="77777777" w:rsidR="006F5780" w:rsidRDefault="006F5780" w:rsidP="00D4029B">
      <w:pPr>
        <w:pStyle w:val="y-0"/>
        <w:rPr>
          <w:rFonts w:hint="eastAsia"/>
        </w:rPr>
      </w:pPr>
      <w:r>
        <w:rPr>
          <w:rFonts w:hint="eastAsia"/>
        </w:rPr>
        <w:t>2固定为第三元素位：元素上数字表示状态为2的个数</w:t>
      </w:r>
    </w:p>
    <w:p w14:paraId="2D626F0E" w14:textId="77777777" w:rsidR="006F5780" w:rsidRDefault="006F5780" w:rsidP="00D4029B">
      <w:pPr>
        <w:pStyle w:val="y-0"/>
        <w:rPr>
          <w:rFonts w:ascii="Heiti SC Medium" w:eastAsia="宋体" w:hAnsi="Heiti SC Medium" w:hint="eastAsia"/>
        </w:rPr>
      </w:pPr>
      <w:r>
        <w:t>3固定为第四元素位：元素上数字表示状态为3的个数</w:t>
      </w:r>
    </w:p>
    <w:p w14:paraId="344B4AA5" w14:textId="77777777" w:rsidR="006F5780" w:rsidRDefault="006F5780" w:rsidP="00D4029B">
      <w:pPr>
        <w:pStyle w:val="y-0"/>
        <w:rPr>
          <w:rFonts w:ascii="黑体" w:hAnsi="黑体" w:hint="eastAsia"/>
        </w:rPr>
      </w:pPr>
      <w:r>
        <w:t>以此类推</w:t>
      </w:r>
    </w:p>
    <w:p w14:paraId="477B7E9F" w14:textId="0EB19BAF" w:rsidR="006F5780" w:rsidRDefault="006F5780" w:rsidP="003E55A7">
      <w:pPr>
        <w:pStyle w:val="y-20"/>
        <w:numPr>
          <w:ilvl w:val="0"/>
          <w:numId w:val="31"/>
        </w:numPr>
        <w:rPr>
          <w:rFonts w:hint="eastAsia"/>
        </w:rPr>
      </w:pPr>
      <w:r>
        <w:rPr>
          <w:rFonts w:hint="eastAsia"/>
        </w:rPr>
        <w:t xml:space="preserve">vulId </w:t>
      </w:r>
      <w:r>
        <w:rPr>
          <w:rFonts w:hint="eastAsia"/>
        </w:rPr>
        <w:t>格式（解释性、规范性问题）</w:t>
      </w:r>
    </w:p>
    <w:p w14:paraId="67B57C11" w14:textId="77777777" w:rsidR="006F5780" w:rsidRDefault="006F5780" w:rsidP="00D4029B">
      <w:pPr>
        <w:pStyle w:val="y-0"/>
        <w:rPr>
          <w:rFonts w:hint="eastAsia"/>
          <w:sz w:val="18"/>
          <w:szCs w:val="18"/>
        </w:rPr>
      </w:pPr>
      <w:r>
        <w:rPr>
          <w:rFonts w:hint="eastAsia"/>
        </w:rPr>
        <w:t>如果是部侧下发的漏洞，格式为：MVM + 2023 + 19位随机数 ，通过“-”链接</w:t>
      </w:r>
    </w:p>
    <w:p w14:paraId="38657E01" w14:textId="77777777" w:rsidR="006F5780" w:rsidRDefault="006F5780" w:rsidP="00D4029B">
      <w:pPr>
        <w:pStyle w:val="y-0"/>
        <w:rPr>
          <w:rFonts w:hint="eastAsia"/>
        </w:rPr>
      </w:pPr>
      <w:r>
        <w:rPr>
          <w:rFonts w:hint="eastAsia"/>
        </w:rPr>
        <w:t>如果是常态化上报的情况中，上报未经过部侧核准的漏洞 vulId，其格式为：运营商code（大写）+省code（大写） + 年份 + 19位数 ，通过“-”链接，如：CMCC-100000-2023-0000000000000000001，需要保证下级单位内该 vulId 唯一</w:t>
      </w:r>
    </w:p>
    <w:p w14:paraId="430C9B01" w14:textId="5E335551" w:rsidR="006F5780" w:rsidRDefault="006F5780" w:rsidP="00D4029B">
      <w:pPr>
        <w:pStyle w:val="y-0"/>
        <w:rPr>
          <w:rFonts w:hint="eastAsia"/>
        </w:rPr>
      </w:pPr>
      <w:r>
        <w:rPr>
          <w:rFonts w:hint="eastAsia"/>
        </w:rPr>
        <w:t xml:space="preserve"> </w:t>
      </w:r>
    </w:p>
    <w:p w14:paraId="55A343BD" w14:textId="2839939C" w:rsidR="006F5780" w:rsidRDefault="006F5780" w:rsidP="003E55A7">
      <w:pPr>
        <w:pStyle w:val="y-20"/>
        <w:numPr>
          <w:ilvl w:val="0"/>
          <w:numId w:val="31"/>
        </w:numPr>
        <w:rPr>
          <w:rFonts w:hint="eastAsia"/>
        </w:rPr>
      </w:pPr>
      <w:r>
        <w:rPr>
          <w:rFonts w:hint="eastAsia"/>
        </w:rPr>
        <w:t>接口（解释性、规范性问题）：</w:t>
      </w:r>
    </w:p>
    <w:p w14:paraId="736A8359" w14:textId="77777777" w:rsidR="006F5780" w:rsidRDefault="006F5780" w:rsidP="00D4029B">
      <w:pPr>
        <w:pStyle w:val="y-0"/>
        <w:rPr>
          <w:rFonts w:hint="eastAsia"/>
          <w:sz w:val="18"/>
          <w:szCs w:val="18"/>
        </w:rPr>
      </w:pPr>
      <w:r>
        <w:rPr>
          <w:rFonts w:hint="eastAsia"/>
        </w:rPr>
        <w:t>常态化上报接口与业务统计中系统漏洞表统计走的是一个接口，一个接口的两种业务</w:t>
      </w:r>
    </w:p>
    <w:p w14:paraId="583DD76E" w14:textId="77777777" w:rsidR="006F5780" w:rsidRDefault="006F5780" w:rsidP="00D4029B">
      <w:pPr>
        <w:pStyle w:val="y-0"/>
        <w:rPr>
          <w:rFonts w:hint="eastAsia"/>
        </w:rPr>
      </w:pPr>
      <w:r>
        <w:rPr>
          <w:rFonts w:hint="eastAsia"/>
        </w:rPr>
        <w:lastRenderedPageBreak/>
        <w:t xml:space="preserve"> </w:t>
      </w:r>
    </w:p>
    <w:p w14:paraId="577E7897" w14:textId="2EBB8B7C" w:rsidR="006F5780" w:rsidRDefault="006F5780" w:rsidP="003E55A7">
      <w:pPr>
        <w:pStyle w:val="y-20"/>
        <w:numPr>
          <w:ilvl w:val="0"/>
          <w:numId w:val="31"/>
        </w:numPr>
        <w:rPr>
          <w:rFonts w:hint="eastAsia"/>
        </w:rPr>
      </w:pPr>
      <w:r>
        <w:rPr>
          <w:rFonts w:hint="eastAsia"/>
        </w:rPr>
        <w:t>monitDataObj</w:t>
      </w:r>
      <w:r>
        <w:rPr>
          <w:rFonts w:hint="eastAsia"/>
        </w:rPr>
        <w:t>字段（解释性、规范性问题）：</w:t>
      </w:r>
    </w:p>
    <w:p w14:paraId="57F07B75" w14:textId="47235170" w:rsidR="006F5780" w:rsidRPr="003E55A7" w:rsidRDefault="006F5780" w:rsidP="00D4029B">
      <w:pPr>
        <w:pStyle w:val="y-0"/>
        <w:rPr>
          <w:rFonts w:hint="eastAsia"/>
          <w:sz w:val="18"/>
          <w:szCs w:val="18"/>
        </w:rPr>
      </w:pPr>
      <w:r>
        <w:rPr>
          <w:rFonts w:hint="eastAsia"/>
        </w:rPr>
        <w:t xml:space="preserve">        说明：其中devType设备类型由省侧自定义</w:t>
      </w:r>
    </w:p>
    <w:p w14:paraId="69C1AC54" w14:textId="2E1CFC17" w:rsidR="006F5780" w:rsidRDefault="006F5780" w:rsidP="003E55A7">
      <w:pPr>
        <w:pStyle w:val="y-20"/>
        <w:numPr>
          <w:ilvl w:val="0"/>
          <w:numId w:val="31"/>
        </w:numPr>
        <w:rPr>
          <w:rFonts w:hint="eastAsia"/>
        </w:rPr>
      </w:pPr>
      <w:r>
        <w:rPr>
          <w:rFonts w:hint="eastAsia"/>
        </w:rPr>
        <w:t>文件传输说明</w:t>
      </w:r>
    </w:p>
    <w:p w14:paraId="45FCF13A" w14:textId="77777777" w:rsidR="006F5780" w:rsidRDefault="006F5780" w:rsidP="00D4029B">
      <w:pPr>
        <w:pStyle w:val="y-0"/>
        <w:numPr>
          <w:ilvl w:val="0"/>
          <w:numId w:val="32"/>
        </w:numPr>
        <w:rPr>
          <w:rFonts w:ascii="Heiti SC Medium" w:eastAsia="宋体" w:hAnsi="Heiti SC Medium" w:hint="eastAsia"/>
          <w:sz w:val="18"/>
          <w:szCs w:val="18"/>
        </w:rPr>
      </w:pPr>
      <w:r>
        <w:t>data非必填参数，如果不传文件则data值为空，不携带即可；如果传递文件则在业务接口描述文件传递的业务信息，具体文件实例通过文件上传通道进行传输</w:t>
      </w:r>
    </w:p>
    <w:p w14:paraId="13BF0854" w14:textId="02D4E1CC" w:rsidR="006F5780" w:rsidDel="00D23BBE" w:rsidRDefault="006F5780">
      <w:pPr>
        <w:pStyle w:val="y-0"/>
        <w:rPr>
          <w:del w:id="733" w:author="俊林 杨" w:date="2025-07-14T15:09:00Z" w16du:dateUtc="2025-07-14T07:09:00Z"/>
          <w:rFonts w:ascii="黑体" w:hAnsi="黑体" w:cs="Microsoft YaHei Mono" w:hint="eastAsia"/>
        </w:rPr>
        <w:pPrChange w:id="734" w:author="俊林 杨" w:date="2025-07-16T13:54:00Z" w16du:dateUtc="2025-07-16T05:54:00Z">
          <w:pPr>
            <w:pStyle w:val="y-0"/>
            <w:numPr>
              <w:numId w:val="32"/>
            </w:numPr>
            <w:ind w:left="440" w:hanging="440"/>
          </w:pPr>
        </w:pPrChange>
      </w:pPr>
      <w:del w:id="735" w:author="俊林 杨" w:date="2025-07-14T15:09:00Z" w16du:dateUtc="2025-07-14T07:09:00Z">
        <w:r w:rsidDel="00D23BBE">
          <w:delText>data 中的 name 需要携带文件的使用场景以及后缀，如：</w:delText>
        </w:r>
      </w:del>
      <w:del w:id="736" w:author="俊林 杨" w:date="2025-07-03T16:16:00Z" w16du:dateUtc="2025-07-03T08:16:00Z">
        <w:r w:rsidDel="00B27D2D">
          <w:delText>poc</w:delText>
        </w:r>
      </w:del>
      <w:del w:id="737" w:author="俊林 杨" w:date="2025-07-14T15:09:00Z" w16du:dateUtc="2025-07-14T07:09:00Z">
        <w:r w:rsidDel="00D23BBE">
          <w:delText>_</w:delText>
        </w:r>
      </w:del>
      <w:del w:id="738" w:author="俊林 杨" w:date="2025-07-03T15:55:00Z" w16du:dateUtc="2025-07-03T07:55:00Z">
        <w:r w:rsidDel="00165808">
          <w:delText>MVM-2023-00001</w:delText>
        </w:r>
      </w:del>
      <w:del w:id="739" w:author="俊林 杨" w:date="2025-07-14T15:09:00Z" w16du:dateUtc="2025-07-14T07:09:00Z">
        <w:r w:rsidDel="00D23BBE">
          <w:delText>.py，北京移动靶标部署信息_0901.xlsx</w:delText>
        </w:r>
      </w:del>
    </w:p>
    <w:p w14:paraId="22AF3238" w14:textId="4464D73D" w:rsidR="006F5780" w:rsidRDefault="006F5780">
      <w:pPr>
        <w:pStyle w:val="y-0"/>
        <w:rPr>
          <w:rFonts w:hint="eastAsia"/>
        </w:rPr>
        <w:pPrChange w:id="740" w:author="俊林 杨" w:date="2025-07-16T13:54:00Z" w16du:dateUtc="2025-07-16T05:54:00Z">
          <w:pPr>
            <w:pStyle w:val="y-0"/>
            <w:numPr>
              <w:numId w:val="32"/>
            </w:numPr>
            <w:ind w:left="440" w:hanging="440"/>
          </w:pPr>
        </w:pPrChange>
      </w:pPr>
      <w:r>
        <w:rPr>
          <w:rFonts w:hint="eastAsia"/>
        </w:rPr>
        <w:t>业务接口要求传输文件的情况下，业务接口交互和文件接口交互共同组成一个事务，具有一致性</w:t>
      </w:r>
      <w:ins w:id="741" w:author="俊林 杨" w:date="2025-07-16T09:46:00Z" w16du:dateUtc="2025-07-16T01:46:00Z">
        <w:r w:rsidR="00662B76">
          <w:rPr>
            <w:rFonts w:hint="eastAsia"/>
          </w:rPr>
          <w:t>（即组成orderID的</w:t>
        </w:r>
      </w:ins>
      <w:ins w:id="742" w:author="俊林 杨" w:date="2025-07-16T09:47:00Z" w16du:dateUtc="2025-07-16T01:47:00Z">
        <w:r w:rsidR="00662B76">
          <w:rPr>
            <w:rFonts w:hint="eastAsia"/>
          </w:rPr>
          <w:t>数字部分保持一致</w:t>
        </w:r>
      </w:ins>
      <w:ins w:id="743" w:author="俊林 杨" w:date="2025-07-16T09:46:00Z" w16du:dateUtc="2025-07-16T01:46:00Z">
        <w:r w:rsidR="00662B76">
          <w:rPr>
            <w:rFonts w:hint="eastAsia"/>
          </w:rPr>
          <w:t>）</w:t>
        </w:r>
      </w:ins>
      <w:r>
        <w:rPr>
          <w:rFonts w:hint="eastAsia"/>
        </w:rPr>
        <w:t>。主动请求类接口（比如产品漏洞同步接口），先进行文件交互，对端响应成功后进行业务接口交互；被动响应类接口（比如测试数据交互接口-类型3），可先完成业务接口交互，随后进行文件交互（一般情况下业务接口回调完成，文件需要在8H之内完成上传）。目前符合第二种情况的接口只有测试数据交互接口。</w:t>
      </w:r>
    </w:p>
    <w:p w14:paraId="36264E8F" w14:textId="77777777" w:rsidR="006F5780" w:rsidRDefault="006F5780" w:rsidP="00D4029B">
      <w:pPr>
        <w:pStyle w:val="y-0"/>
        <w:numPr>
          <w:ilvl w:val="0"/>
          <w:numId w:val="32"/>
        </w:numPr>
        <w:rPr>
          <w:rFonts w:hint="eastAsia"/>
        </w:rPr>
      </w:pPr>
      <w:r>
        <w:rPr>
          <w:rFonts w:hint="eastAsia"/>
        </w:rPr>
        <w:t>不同消息接口对应文件传输类型说明，根据实际业务情况进行文件上报</w:t>
      </w:r>
    </w:p>
    <w:tbl>
      <w:tblPr>
        <w:tblW w:w="0" w:type="auto"/>
        <w:tblLayout w:type="fixed"/>
        <w:tblLook w:val="04A0" w:firstRow="1" w:lastRow="0" w:firstColumn="1" w:lastColumn="0" w:noHBand="0" w:noVBand="1"/>
        <w:tblPrChange w:id="744" w:author="俊林 杨" w:date="2025-07-03T16:27:00Z" w16du:dateUtc="2025-07-03T08:27:00Z">
          <w:tblPr>
            <w:tblW w:w="4999" w:type="pct"/>
            <w:tblLook w:val="04A0" w:firstRow="1" w:lastRow="0" w:firstColumn="1" w:lastColumn="0" w:noHBand="0" w:noVBand="1"/>
          </w:tblPr>
        </w:tblPrChange>
      </w:tblPr>
      <w:tblGrid>
        <w:gridCol w:w="4145"/>
        <w:gridCol w:w="4149"/>
        <w:tblGridChange w:id="745">
          <w:tblGrid>
            <w:gridCol w:w="4145"/>
            <w:gridCol w:w="4149"/>
          </w:tblGrid>
        </w:tblGridChange>
      </w:tblGrid>
      <w:tr w:rsidR="006F5780" w14:paraId="111BD740" w14:textId="77777777" w:rsidTr="005749FD">
        <w:trPr>
          <w:trHeight w:val="23"/>
          <w:trPrChange w:id="746" w:author="俊林 杨" w:date="2025-07-03T16:27:00Z" w16du:dateUtc="2025-07-03T08:27:00Z">
            <w:trPr>
              <w:trHeight w:val="23"/>
            </w:trPr>
          </w:trPrChange>
        </w:trPr>
        <w:tc>
          <w:tcPr>
            <w:tcW w:w="4145" w:type="dxa"/>
            <w:tcBorders>
              <w:top w:val="single" w:sz="4" w:space="0" w:color="000000"/>
              <w:left w:val="single" w:sz="4" w:space="0" w:color="000000"/>
              <w:bottom w:val="single" w:sz="4" w:space="0" w:color="000000"/>
              <w:right w:val="single" w:sz="4" w:space="0" w:color="000000"/>
            </w:tcBorders>
            <w:vAlign w:val="center"/>
            <w:hideMark/>
            <w:tcPrChange w:id="747" w:author="俊林 杨" w:date="2025-07-03T16:27:00Z" w16du:dateUtc="2025-07-03T08:27:00Z">
              <w:tcPr>
                <w:tcW w:w="2499" w:type="pct"/>
                <w:tcBorders>
                  <w:top w:val="single" w:sz="4" w:space="0" w:color="000000"/>
                  <w:left w:val="single" w:sz="4" w:space="0" w:color="000000"/>
                  <w:bottom w:val="single" w:sz="4" w:space="0" w:color="000000"/>
                  <w:right w:val="single" w:sz="4" w:space="0" w:color="000000"/>
                </w:tcBorders>
                <w:vAlign w:val="center"/>
                <w:hideMark/>
              </w:tcPr>
            </w:tcPrChange>
          </w:tcPr>
          <w:p w14:paraId="76A090F9" w14:textId="77777777" w:rsidR="006F5780" w:rsidRDefault="006F5780" w:rsidP="00D4029B">
            <w:pPr>
              <w:pStyle w:val="y-0"/>
              <w:rPr>
                <w:rFonts w:cs="Times New Roman" w:hint="eastAsia"/>
              </w:rPr>
            </w:pPr>
            <w:r>
              <w:rPr>
                <w:rFonts w:hint="eastAsia"/>
              </w:rPr>
              <w:t>消息</w:t>
            </w:r>
          </w:p>
        </w:tc>
        <w:tc>
          <w:tcPr>
            <w:tcW w:w="4149" w:type="dxa"/>
            <w:tcBorders>
              <w:top w:val="single" w:sz="4" w:space="0" w:color="000000"/>
              <w:left w:val="nil"/>
              <w:bottom w:val="single" w:sz="4" w:space="0" w:color="000000"/>
              <w:right w:val="single" w:sz="4" w:space="0" w:color="000000"/>
            </w:tcBorders>
            <w:noWrap/>
            <w:vAlign w:val="center"/>
            <w:hideMark/>
            <w:tcPrChange w:id="748" w:author="俊林 杨" w:date="2025-07-03T16:27:00Z" w16du:dateUtc="2025-07-03T08:27:00Z">
              <w:tcPr>
                <w:tcW w:w="2500" w:type="pct"/>
                <w:tcBorders>
                  <w:top w:val="single" w:sz="4" w:space="0" w:color="000000"/>
                  <w:left w:val="nil"/>
                  <w:bottom w:val="single" w:sz="4" w:space="0" w:color="000000"/>
                  <w:right w:val="single" w:sz="4" w:space="0" w:color="000000"/>
                </w:tcBorders>
                <w:noWrap/>
                <w:vAlign w:val="center"/>
                <w:hideMark/>
              </w:tcPr>
            </w:tcPrChange>
          </w:tcPr>
          <w:p w14:paraId="08E6962C" w14:textId="77777777" w:rsidR="006F5780" w:rsidRDefault="006F5780" w:rsidP="00D4029B">
            <w:pPr>
              <w:pStyle w:val="y-0"/>
              <w:rPr>
                <w:rFonts w:hint="eastAsia"/>
              </w:rPr>
            </w:pPr>
            <w:r>
              <w:rPr>
                <w:rFonts w:hint="eastAsia"/>
              </w:rPr>
              <w:t>文件信息</w:t>
            </w:r>
          </w:p>
        </w:tc>
      </w:tr>
      <w:tr w:rsidR="006F5780" w14:paraId="5438004A" w14:textId="77777777" w:rsidTr="005749FD">
        <w:trPr>
          <w:trHeight w:val="23"/>
          <w:trPrChange w:id="749" w:author="俊林 杨" w:date="2025-07-03T16:27:00Z" w16du:dateUtc="2025-07-03T08:27:00Z">
            <w:trPr>
              <w:trHeight w:val="23"/>
            </w:trPr>
          </w:trPrChange>
        </w:trPr>
        <w:tc>
          <w:tcPr>
            <w:tcW w:w="4145" w:type="dxa"/>
            <w:tcBorders>
              <w:top w:val="single" w:sz="4" w:space="0" w:color="000000"/>
              <w:left w:val="single" w:sz="4" w:space="0" w:color="000000"/>
              <w:bottom w:val="single" w:sz="4" w:space="0" w:color="000000"/>
              <w:right w:val="single" w:sz="4" w:space="0" w:color="000000"/>
            </w:tcBorders>
            <w:vAlign w:val="center"/>
            <w:hideMark/>
            <w:tcPrChange w:id="750" w:author="俊林 杨" w:date="2025-07-03T16:27:00Z" w16du:dateUtc="2025-07-03T08:27:00Z">
              <w:tcPr>
                <w:tcW w:w="2499" w:type="pct"/>
                <w:tcBorders>
                  <w:top w:val="single" w:sz="4" w:space="0" w:color="000000"/>
                  <w:left w:val="single" w:sz="4" w:space="0" w:color="000000"/>
                  <w:bottom w:val="single" w:sz="4" w:space="0" w:color="000000"/>
                  <w:right w:val="single" w:sz="4" w:space="0" w:color="000000"/>
                </w:tcBorders>
                <w:vAlign w:val="center"/>
                <w:hideMark/>
              </w:tcPr>
            </w:tcPrChange>
          </w:tcPr>
          <w:p w14:paraId="741D6DBD" w14:textId="77777777" w:rsidR="006F5780" w:rsidRDefault="006F5780" w:rsidP="00D4029B">
            <w:pPr>
              <w:pStyle w:val="y-0"/>
              <w:rPr>
                <w:rFonts w:hint="eastAsia"/>
              </w:rPr>
            </w:pPr>
            <w:r>
              <w:rPr>
                <w:rFonts w:hint="eastAsia"/>
              </w:rPr>
              <w:t>产品漏洞验证/排查验证/修复验证工单请求</w:t>
            </w:r>
          </w:p>
        </w:tc>
        <w:tc>
          <w:tcPr>
            <w:tcW w:w="4149" w:type="dxa"/>
            <w:tcBorders>
              <w:top w:val="single" w:sz="4" w:space="0" w:color="000000"/>
              <w:left w:val="nil"/>
              <w:bottom w:val="single" w:sz="4" w:space="0" w:color="000000"/>
              <w:right w:val="single" w:sz="4" w:space="0" w:color="000000"/>
            </w:tcBorders>
            <w:noWrap/>
            <w:vAlign w:val="center"/>
            <w:hideMark/>
            <w:tcPrChange w:id="751" w:author="俊林 杨" w:date="2025-07-03T16:27:00Z" w16du:dateUtc="2025-07-03T08:27:00Z">
              <w:tcPr>
                <w:tcW w:w="2500" w:type="pct"/>
                <w:tcBorders>
                  <w:top w:val="single" w:sz="4" w:space="0" w:color="000000"/>
                  <w:left w:val="nil"/>
                  <w:bottom w:val="single" w:sz="4" w:space="0" w:color="000000"/>
                  <w:right w:val="single" w:sz="4" w:space="0" w:color="000000"/>
                </w:tcBorders>
                <w:noWrap/>
                <w:vAlign w:val="center"/>
                <w:hideMark/>
              </w:tcPr>
            </w:tcPrChange>
          </w:tcPr>
          <w:p w14:paraId="2807F468" w14:textId="5BB73A1B" w:rsidR="006F5780" w:rsidRDefault="006F5780" w:rsidP="00D4029B">
            <w:pPr>
              <w:pStyle w:val="y-0"/>
              <w:rPr>
                <w:rFonts w:hint="eastAsia"/>
              </w:rPr>
            </w:pPr>
            <w:r>
              <w:rPr>
                <w:rFonts w:hint="eastAsia"/>
              </w:rPr>
              <w:t>1 产品漏洞验证回传-POC文件</w:t>
            </w:r>
            <w:ins w:id="752" w:author="俊林 杨" w:date="2025-07-03T16:21:00Z" w16du:dateUtc="2025-07-03T08:21:00Z">
              <w:r w:rsidR="00B27D2D">
                <w:rPr>
                  <w:rFonts w:hint="eastAsia"/>
                </w:rPr>
                <w:t>【可选】</w:t>
              </w:r>
            </w:ins>
          </w:p>
        </w:tc>
      </w:tr>
      <w:tr w:rsidR="006F5780" w14:paraId="17BE0165" w14:textId="77777777" w:rsidTr="005749FD">
        <w:trPr>
          <w:trHeight w:val="23"/>
          <w:trPrChange w:id="753" w:author="俊林 杨" w:date="2025-07-03T16:27:00Z" w16du:dateUtc="2025-07-03T08:27:00Z">
            <w:trPr>
              <w:trHeight w:val="23"/>
            </w:trPr>
          </w:trPrChange>
        </w:trPr>
        <w:tc>
          <w:tcPr>
            <w:tcW w:w="4145" w:type="dxa"/>
            <w:tcBorders>
              <w:top w:val="single" w:sz="4" w:space="0" w:color="000000"/>
              <w:left w:val="single" w:sz="4" w:space="0" w:color="000000"/>
              <w:bottom w:val="single" w:sz="4" w:space="0" w:color="000000"/>
              <w:right w:val="single" w:sz="4" w:space="0" w:color="000000"/>
            </w:tcBorders>
            <w:vAlign w:val="center"/>
            <w:hideMark/>
            <w:tcPrChange w:id="754" w:author="俊林 杨" w:date="2025-07-03T16:27:00Z" w16du:dateUtc="2025-07-03T08:27:00Z">
              <w:tcPr>
                <w:tcW w:w="2499" w:type="pct"/>
                <w:tcBorders>
                  <w:top w:val="single" w:sz="4" w:space="0" w:color="000000"/>
                  <w:left w:val="single" w:sz="4" w:space="0" w:color="000000"/>
                  <w:bottom w:val="single" w:sz="4" w:space="0" w:color="000000"/>
                  <w:right w:val="single" w:sz="4" w:space="0" w:color="000000"/>
                </w:tcBorders>
                <w:vAlign w:val="center"/>
                <w:hideMark/>
              </w:tcPr>
            </w:tcPrChange>
          </w:tcPr>
          <w:p w14:paraId="036FEDCE" w14:textId="77777777" w:rsidR="006F5780" w:rsidRDefault="006F5780" w:rsidP="00D4029B">
            <w:pPr>
              <w:pStyle w:val="y-0"/>
              <w:rPr>
                <w:rFonts w:hint="eastAsia"/>
              </w:rPr>
            </w:pPr>
            <w:r>
              <w:rPr>
                <w:rFonts w:hint="eastAsia"/>
              </w:rPr>
              <w:t>产品漏洞验证排查验证/修复验证工单回传</w:t>
            </w:r>
          </w:p>
        </w:tc>
        <w:tc>
          <w:tcPr>
            <w:tcW w:w="4149" w:type="dxa"/>
            <w:tcBorders>
              <w:top w:val="single" w:sz="4" w:space="0" w:color="000000"/>
              <w:left w:val="nil"/>
              <w:bottom w:val="single" w:sz="4" w:space="0" w:color="000000"/>
              <w:right w:val="single" w:sz="4" w:space="0" w:color="000000"/>
            </w:tcBorders>
            <w:noWrap/>
            <w:vAlign w:val="center"/>
            <w:hideMark/>
            <w:tcPrChange w:id="755" w:author="俊林 杨" w:date="2025-07-03T16:27:00Z" w16du:dateUtc="2025-07-03T08:27:00Z">
              <w:tcPr>
                <w:tcW w:w="2500" w:type="pct"/>
                <w:tcBorders>
                  <w:top w:val="single" w:sz="4" w:space="0" w:color="000000"/>
                  <w:left w:val="nil"/>
                  <w:bottom w:val="single" w:sz="4" w:space="0" w:color="000000"/>
                  <w:right w:val="single" w:sz="4" w:space="0" w:color="000000"/>
                </w:tcBorders>
                <w:noWrap/>
                <w:vAlign w:val="center"/>
                <w:hideMark/>
              </w:tcPr>
            </w:tcPrChange>
          </w:tcPr>
          <w:p w14:paraId="78029FEB" w14:textId="316496D0" w:rsidR="006F5780" w:rsidRDefault="006F5780" w:rsidP="00D4029B">
            <w:pPr>
              <w:pStyle w:val="y-0"/>
              <w:rPr>
                <w:rFonts w:hint="eastAsia"/>
              </w:rPr>
            </w:pPr>
            <w:r>
              <w:rPr>
                <w:rFonts w:hint="eastAsia"/>
              </w:rPr>
              <w:t>1 产品漏洞验证回传-POC文件</w:t>
            </w:r>
            <w:ins w:id="756" w:author="俊林 杨" w:date="2025-07-03T16:21:00Z" w16du:dateUtc="2025-07-03T08:21:00Z">
              <w:r w:rsidR="00B27D2D">
                <w:rPr>
                  <w:rFonts w:hint="eastAsia"/>
                </w:rPr>
                <w:t>【可选】</w:t>
              </w:r>
            </w:ins>
          </w:p>
        </w:tc>
      </w:tr>
      <w:tr w:rsidR="006F5780" w14:paraId="2C7C4EDB" w14:textId="77777777" w:rsidTr="005749FD">
        <w:trPr>
          <w:trHeight w:val="23"/>
          <w:trPrChange w:id="757" w:author="俊林 杨" w:date="2025-07-03T16:27:00Z" w16du:dateUtc="2025-07-03T08:27:00Z">
            <w:trPr>
              <w:trHeight w:val="23"/>
            </w:trPr>
          </w:trPrChange>
        </w:trPr>
        <w:tc>
          <w:tcPr>
            <w:tcW w:w="4145" w:type="dxa"/>
            <w:tcBorders>
              <w:top w:val="single" w:sz="4" w:space="0" w:color="000000"/>
              <w:left w:val="single" w:sz="4" w:space="0" w:color="000000"/>
              <w:bottom w:val="single" w:sz="4" w:space="0" w:color="000000"/>
              <w:right w:val="single" w:sz="4" w:space="0" w:color="000000"/>
            </w:tcBorders>
            <w:vAlign w:val="center"/>
            <w:hideMark/>
            <w:tcPrChange w:id="758" w:author="俊林 杨" w:date="2025-07-03T16:27:00Z" w16du:dateUtc="2025-07-03T08:27:00Z">
              <w:tcPr>
                <w:tcW w:w="2499" w:type="pct"/>
                <w:tcBorders>
                  <w:top w:val="single" w:sz="4" w:space="0" w:color="000000"/>
                  <w:left w:val="single" w:sz="4" w:space="0" w:color="000000"/>
                  <w:bottom w:val="single" w:sz="4" w:space="0" w:color="000000"/>
                  <w:right w:val="single" w:sz="4" w:space="0" w:color="000000"/>
                </w:tcBorders>
                <w:vAlign w:val="center"/>
                <w:hideMark/>
              </w:tcPr>
            </w:tcPrChange>
          </w:tcPr>
          <w:p w14:paraId="6F483F74" w14:textId="77777777" w:rsidR="006F5780" w:rsidRDefault="006F5780" w:rsidP="00D4029B">
            <w:pPr>
              <w:pStyle w:val="y-0"/>
              <w:rPr>
                <w:rFonts w:hint="eastAsia"/>
              </w:rPr>
            </w:pPr>
            <w:r>
              <w:rPr>
                <w:rFonts w:hint="eastAsia"/>
              </w:rPr>
              <w:t>系统漏洞排查处置/排查/验证/修复/核验工单请求</w:t>
            </w:r>
          </w:p>
        </w:tc>
        <w:tc>
          <w:tcPr>
            <w:tcW w:w="4149" w:type="dxa"/>
            <w:tcBorders>
              <w:top w:val="single" w:sz="4" w:space="0" w:color="000000"/>
              <w:left w:val="nil"/>
              <w:bottom w:val="single" w:sz="4" w:space="0" w:color="000000"/>
              <w:right w:val="single" w:sz="4" w:space="0" w:color="000000"/>
            </w:tcBorders>
            <w:vAlign w:val="center"/>
            <w:hideMark/>
            <w:tcPrChange w:id="759" w:author="俊林 杨" w:date="2025-07-03T16:27:00Z" w16du:dateUtc="2025-07-03T08:27:00Z">
              <w:tcPr>
                <w:tcW w:w="2500" w:type="pct"/>
                <w:tcBorders>
                  <w:top w:val="single" w:sz="4" w:space="0" w:color="000000"/>
                  <w:left w:val="nil"/>
                  <w:bottom w:val="single" w:sz="4" w:space="0" w:color="000000"/>
                  <w:right w:val="single" w:sz="4" w:space="0" w:color="000000"/>
                </w:tcBorders>
                <w:vAlign w:val="center"/>
                <w:hideMark/>
              </w:tcPr>
            </w:tcPrChange>
          </w:tcPr>
          <w:p w14:paraId="41B73515" w14:textId="6386BBD3" w:rsidR="006F5780" w:rsidRDefault="006F5780" w:rsidP="00D4029B">
            <w:pPr>
              <w:pStyle w:val="y-0"/>
              <w:rPr>
                <w:rFonts w:hint="eastAsia"/>
              </w:rPr>
            </w:pPr>
            <w:r>
              <w:rPr>
                <w:rFonts w:hint="eastAsia"/>
              </w:rPr>
              <w:t>2 系统漏洞排查请求-POC文件</w:t>
            </w:r>
            <w:ins w:id="760" w:author="俊林 杨" w:date="2025-07-03T16:21:00Z" w16du:dateUtc="2025-07-03T08:21:00Z">
              <w:r w:rsidR="00B27D2D">
                <w:rPr>
                  <w:rFonts w:hint="eastAsia"/>
                </w:rPr>
                <w:t>【可选】</w:t>
              </w:r>
            </w:ins>
            <w:r>
              <w:rPr>
                <w:rFonts w:hint="eastAsia"/>
              </w:rPr>
              <w:br/>
              <w:t>5 系统漏洞排查-VPT文件</w:t>
            </w:r>
            <w:ins w:id="761" w:author="俊林 杨" w:date="2025-07-03T16:21:00Z" w16du:dateUtc="2025-07-03T08:21:00Z">
              <w:r w:rsidR="00B27D2D">
                <w:rPr>
                  <w:rFonts w:hint="eastAsia"/>
                </w:rPr>
                <w:t>【修复</w:t>
              </w:r>
            </w:ins>
            <w:ins w:id="762" w:author="俊林 杨" w:date="2025-07-03T16:22:00Z" w16du:dateUtc="2025-07-03T08:22:00Z">
              <w:r w:rsidR="00B27D2D">
                <w:rPr>
                  <w:rFonts w:hint="eastAsia"/>
                </w:rPr>
                <w:t>工单且部侧未备案则</w:t>
              </w:r>
            </w:ins>
            <w:ins w:id="763" w:author="俊林 杨" w:date="2025-07-03T16:21:00Z" w16du:dateUtc="2025-07-03T08:21:00Z">
              <w:r w:rsidR="00B27D2D">
                <w:rPr>
                  <w:rFonts w:hint="eastAsia"/>
                </w:rPr>
                <w:t>必选】</w:t>
              </w:r>
            </w:ins>
          </w:p>
        </w:tc>
      </w:tr>
      <w:tr w:rsidR="006F5780" w14:paraId="031C64E1" w14:textId="77777777" w:rsidTr="005749FD">
        <w:trPr>
          <w:trHeight w:val="23"/>
          <w:trPrChange w:id="764" w:author="俊林 杨" w:date="2025-07-03T16:27:00Z" w16du:dateUtc="2025-07-03T08:27:00Z">
            <w:trPr>
              <w:trHeight w:val="23"/>
            </w:trPr>
          </w:trPrChange>
        </w:trPr>
        <w:tc>
          <w:tcPr>
            <w:tcW w:w="4145" w:type="dxa"/>
            <w:tcBorders>
              <w:top w:val="single" w:sz="4" w:space="0" w:color="000000"/>
              <w:left w:val="single" w:sz="4" w:space="0" w:color="000000"/>
              <w:bottom w:val="single" w:sz="4" w:space="0" w:color="000000"/>
              <w:right w:val="single" w:sz="4" w:space="0" w:color="000000"/>
            </w:tcBorders>
            <w:vAlign w:val="center"/>
            <w:hideMark/>
            <w:tcPrChange w:id="765" w:author="俊林 杨" w:date="2025-07-03T16:27:00Z" w16du:dateUtc="2025-07-03T08:27:00Z">
              <w:tcPr>
                <w:tcW w:w="2499" w:type="pct"/>
                <w:tcBorders>
                  <w:top w:val="single" w:sz="4" w:space="0" w:color="000000"/>
                  <w:left w:val="single" w:sz="4" w:space="0" w:color="000000"/>
                  <w:bottom w:val="single" w:sz="4" w:space="0" w:color="000000"/>
                  <w:right w:val="single" w:sz="4" w:space="0" w:color="000000"/>
                </w:tcBorders>
                <w:vAlign w:val="center"/>
                <w:hideMark/>
              </w:tcPr>
            </w:tcPrChange>
          </w:tcPr>
          <w:p w14:paraId="37E9F470" w14:textId="77777777" w:rsidR="006F5780" w:rsidRDefault="006F5780" w:rsidP="00D4029B">
            <w:pPr>
              <w:pStyle w:val="y-0"/>
              <w:rPr>
                <w:rFonts w:hint="eastAsia"/>
              </w:rPr>
            </w:pPr>
            <w:r>
              <w:rPr>
                <w:rFonts w:hint="eastAsia"/>
              </w:rPr>
              <w:t>系统漏洞排查处置/排查/验证/修复/核验工单回传</w:t>
            </w:r>
          </w:p>
        </w:tc>
        <w:tc>
          <w:tcPr>
            <w:tcW w:w="4149" w:type="dxa"/>
            <w:tcBorders>
              <w:top w:val="single" w:sz="4" w:space="0" w:color="000000"/>
              <w:left w:val="nil"/>
              <w:bottom w:val="single" w:sz="4" w:space="0" w:color="000000"/>
              <w:right w:val="single" w:sz="4" w:space="0" w:color="000000"/>
            </w:tcBorders>
            <w:vAlign w:val="center"/>
            <w:hideMark/>
            <w:tcPrChange w:id="766" w:author="俊林 杨" w:date="2025-07-03T16:27:00Z" w16du:dateUtc="2025-07-03T08:27:00Z">
              <w:tcPr>
                <w:tcW w:w="2500" w:type="pct"/>
                <w:tcBorders>
                  <w:top w:val="single" w:sz="4" w:space="0" w:color="000000"/>
                  <w:left w:val="nil"/>
                  <w:bottom w:val="single" w:sz="4" w:space="0" w:color="000000"/>
                  <w:right w:val="single" w:sz="4" w:space="0" w:color="000000"/>
                </w:tcBorders>
                <w:vAlign w:val="center"/>
                <w:hideMark/>
              </w:tcPr>
            </w:tcPrChange>
          </w:tcPr>
          <w:p w14:paraId="71A68B51" w14:textId="5738DE7A" w:rsidR="00482165" w:rsidRDefault="00482165" w:rsidP="00D4029B">
            <w:pPr>
              <w:pStyle w:val="y-0"/>
              <w:rPr>
                <w:ins w:id="767" w:author="俊林 杨" w:date="2025-07-03T16:54:00Z" w16du:dateUtc="2025-07-03T08:54:00Z"/>
                <w:rFonts w:hint="eastAsia"/>
              </w:rPr>
            </w:pPr>
            <w:ins w:id="768" w:author="俊林 杨" w:date="2025-07-03T16:55:00Z" w16du:dateUtc="2025-07-03T08:55:00Z">
              <w:r>
                <w:rPr>
                  <w:rFonts w:hint="eastAsia"/>
                </w:rPr>
                <w:t xml:space="preserve">3 </w:t>
              </w:r>
              <w:r w:rsidRPr="00482165">
                <w:rPr>
                  <w:rFonts w:hint="eastAsia"/>
                </w:rPr>
                <w:t>扫描任务佐证材料</w:t>
              </w:r>
              <w:r>
                <w:rPr>
                  <w:rFonts w:hint="eastAsia"/>
                </w:rPr>
                <w:t>【可选】</w:t>
              </w:r>
            </w:ins>
          </w:p>
          <w:p w14:paraId="7EA8373F" w14:textId="77777777" w:rsidR="006F5780" w:rsidRDefault="006F5780" w:rsidP="00D4029B">
            <w:pPr>
              <w:pStyle w:val="y-0"/>
              <w:rPr>
                <w:ins w:id="769" w:author="俊林 杨" w:date="2025-07-16T09:43:00Z" w16du:dateUtc="2025-07-16T01:43:00Z"/>
                <w:rFonts w:hint="eastAsia"/>
              </w:rPr>
            </w:pPr>
            <w:r>
              <w:rPr>
                <w:rFonts w:hint="eastAsia"/>
              </w:rPr>
              <w:t>4 系统漏洞排查回传-人工核验材料</w:t>
            </w:r>
            <w:ins w:id="770" w:author="俊林 杨" w:date="2025-07-03T16:23:00Z" w16du:dateUtc="2025-07-03T08:23:00Z">
              <w:r w:rsidR="00B27D2D">
                <w:rPr>
                  <w:rFonts w:hint="eastAsia"/>
                </w:rPr>
                <w:t>【</w:t>
              </w:r>
            </w:ins>
            <w:ins w:id="771" w:author="俊林 杨" w:date="2025-07-03T17:00:00Z" w16du:dateUtc="2025-07-03T09:00:00Z">
              <w:r w:rsidR="00482165">
                <w:rPr>
                  <w:rFonts w:hint="eastAsia"/>
                </w:rPr>
                <w:t>可选</w:t>
              </w:r>
            </w:ins>
            <w:ins w:id="772" w:author="俊林 杨" w:date="2025-07-03T16:23:00Z" w16du:dateUtc="2025-07-03T08:23:00Z">
              <w:r w:rsidR="00B27D2D">
                <w:rPr>
                  <w:rFonts w:hint="eastAsia"/>
                </w:rPr>
                <w:t>】</w:t>
              </w:r>
            </w:ins>
            <w:r>
              <w:rPr>
                <w:rFonts w:hint="eastAsia"/>
              </w:rPr>
              <w:br/>
              <w:t>5 系统漏洞排查-VPT文件</w:t>
            </w:r>
            <w:ins w:id="773" w:author="俊林 杨" w:date="2025-07-03T16:26:00Z" w16du:dateUtc="2025-07-03T08:26:00Z">
              <w:r w:rsidR="005749FD">
                <w:rPr>
                  <w:rFonts w:hint="eastAsia"/>
                </w:rPr>
                <w:t>【修复工单且部侧未备案则必选】</w:t>
              </w:r>
            </w:ins>
            <w:r>
              <w:rPr>
                <w:rFonts w:hint="eastAsia"/>
              </w:rPr>
              <w:br/>
              <w:t>11 日志采集场景 – 平台日志文件</w:t>
            </w:r>
            <w:ins w:id="774" w:author="俊林 杨" w:date="2025-07-03T16:26:00Z" w16du:dateUtc="2025-07-03T08:26:00Z">
              <w:r w:rsidR="005749FD">
                <w:rPr>
                  <w:rFonts w:hint="eastAsia"/>
                </w:rPr>
                <w:t>【</w:t>
              </w:r>
            </w:ins>
            <w:ins w:id="775" w:author="俊林 杨" w:date="2025-07-03T17:02:00Z" w16du:dateUtc="2025-07-03T09:02:00Z">
              <w:r w:rsidR="00482165">
                <w:rPr>
                  <w:rFonts w:hint="eastAsia"/>
                </w:rPr>
                <w:t>触发</w:t>
              </w:r>
            </w:ins>
            <w:ins w:id="776" w:author="俊林 杨" w:date="2025-07-03T17:01:00Z" w16du:dateUtc="2025-07-03T09:01:00Z">
              <w:r w:rsidR="00482165">
                <w:rPr>
                  <w:rFonts w:hint="eastAsia"/>
                </w:rPr>
                <w:t>记录日志则必选</w:t>
              </w:r>
            </w:ins>
            <w:ins w:id="777" w:author="俊林 杨" w:date="2025-07-03T16:26:00Z" w16du:dateUtc="2025-07-03T08:26:00Z">
              <w:r w:rsidR="005749FD">
                <w:rPr>
                  <w:rFonts w:hint="eastAsia"/>
                </w:rPr>
                <w:t>】</w:t>
              </w:r>
            </w:ins>
          </w:p>
          <w:p w14:paraId="25532E1A" w14:textId="6B308B18" w:rsidR="00662B76" w:rsidRDefault="00662B76" w:rsidP="00D4029B">
            <w:pPr>
              <w:pStyle w:val="y-0"/>
              <w:rPr>
                <w:rFonts w:hint="eastAsia"/>
              </w:rPr>
            </w:pPr>
            <w:ins w:id="778" w:author="俊林 杨" w:date="2025-07-16T09:43:00Z" w16du:dateUtc="2025-07-16T01:43:00Z">
              <w:r w:rsidRPr="008E1720">
                <w:rPr>
                  <w:rFonts w:hint="eastAsia"/>
                </w:rPr>
                <w:t>13 日志配套数据文件【有排查、渗透类日志必选】</w:t>
              </w:r>
            </w:ins>
          </w:p>
        </w:tc>
      </w:tr>
      <w:tr w:rsidR="006F5780" w14:paraId="663F08B2" w14:textId="77777777" w:rsidTr="005749FD">
        <w:trPr>
          <w:trHeight w:val="23"/>
          <w:trPrChange w:id="779" w:author="俊林 杨" w:date="2025-07-03T16:27:00Z" w16du:dateUtc="2025-07-03T08:27:00Z">
            <w:trPr>
              <w:trHeight w:val="23"/>
            </w:trPr>
          </w:trPrChange>
        </w:trPr>
        <w:tc>
          <w:tcPr>
            <w:tcW w:w="4145" w:type="dxa"/>
            <w:tcBorders>
              <w:top w:val="single" w:sz="4" w:space="0" w:color="000000"/>
              <w:left w:val="single" w:sz="4" w:space="0" w:color="000000"/>
              <w:bottom w:val="single" w:sz="4" w:space="0" w:color="000000"/>
              <w:right w:val="single" w:sz="4" w:space="0" w:color="000000"/>
            </w:tcBorders>
            <w:vAlign w:val="center"/>
            <w:hideMark/>
            <w:tcPrChange w:id="780" w:author="俊林 杨" w:date="2025-07-03T16:27:00Z" w16du:dateUtc="2025-07-03T08:27:00Z">
              <w:tcPr>
                <w:tcW w:w="2499" w:type="pct"/>
                <w:tcBorders>
                  <w:top w:val="single" w:sz="4" w:space="0" w:color="000000"/>
                  <w:left w:val="single" w:sz="4" w:space="0" w:color="000000"/>
                  <w:bottom w:val="single" w:sz="4" w:space="0" w:color="000000"/>
                  <w:right w:val="single" w:sz="4" w:space="0" w:color="000000"/>
                </w:tcBorders>
                <w:vAlign w:val="center"/>
                <w:hideMark/>
              </w:tcPr>
            </w:tcPrChange>
          </w:tcPr>
          <w:p w14:paraId="7356BF83" w14:textId="77777777" w:rsidR="006F5780" w:rsidRDefault="006F5780" w:rsidP="00D4029B">
            <w:pPr>
              <w:pStyle w:val="y-0"/>
              <w:rPr>
                <w:rFonts w:hint="eastAsia"/>
              </w:rPr>
            </w:pPr>
            <w:r>
              <w:rPr>
                <w:rFonts w:hint="eastAsia"/>
              </w:rPr>
              <w:t>产品漏洞预警任务-回传</w:t>
            </w:r>
          </w:p>
        </w:tc>
        <w:tc>
          <w:tcPr>
            <w:tcW w:w="4149" w:type="dxa"/>
            <w:tcBorders>
              <w:top w:val="single" w:sz="4" w:space="0" w:color="000000"/>
              <w:left w:val="nil"/>
              <w:bottom w:val="single" w:sz="4" w:space="0" w:color="000000"/>
              <w:right w:val="single" w:sz="4" w:space="0" w:color="000000"/>
            </w:tcBorders>
            <w:noWrap/>
            <w:vAlign w:val="center"/>
            <w:hideMark/>
            <w:tcPrChange w:id="781" w:author="俊林 杨" w:date="2025-07-03T16:27:00Z" w16du:dateUtc="2025-07-03T08:27:00Z">
              <w:tcPr>
                <w:tcW w:w="2500" w:type="pct"/>
                <w:tcBorders>
                  <w:top w:val="single" w:sz="4" w:space="0" w:color="000000"/>
                  <w:left w:val="nil"/>
                  <w:bottom w:val="single" w:sz="4" w:space="0" w:color="000000"/>
                  <w:right w:val="single" w:sz="4" w:space="0" w:color="000000"/>
                </w:tcBorders>
                <w:noWrap/>
                <w:vAlign w:val="center"/>
                <w:hideMark/>
              </w:tcPr>
            </w:tcPrChange>
          </w:tcPr>
          <w:p w14:paraId="61FDF223" w14:textId="0ED871E6" w:rsidR="006F5780" w:rsidRDefault="006F5780" w:rsidP="00D4029B">
            <w:pPr>
              <w:pStyle w:val="y-0"/>
              <w:rPr>
                <w:rFonts w:hint="eastAsia"/>
              </w:rPr>
            </w:pPr>
            <w:r>
              <w:rPr>
                <w:rFonts w:hint="eastAsia"/>
              </w:rPr>
              <w:t>12 常态化上报本地系统漏洞</w:t>
            </w:r>
            <w:ins w:id="782" w:author="俊林 杨" w:date="2025-07-03T16:27:00Z" w16du:dateUtc="2025-07-03T08:27:00Z">
              <w:r w:rsidR="005749FD">
                <w:rPr>
                  <w:rFonts w:hint="eastAsia"/>
                </w:rPr>
                <w:t>【可选】</w:t>
              </w:r>
            </w:ins>
          </w:p>
        </w:tc>
      </w:tr>
      <w:tr w:rsidR="006F5780" w14:paraId="60E2E900" w14:textId="77777777" w:rsidTr="005749FD">
        <w:trPr>
          <w:trHeight w:val="23"/>
          <w:trPrChange w:id="783" w:author="俊林 杨" w:date="2025-07-03T16:27:00Z" w16du:dateUtc="2025-07-03T08:27:00Z">
            <w:trPr>
              <w:trHeight w:val="23"/>
            </w:trPr>
          </w:trPrChange>
        </w:trPr>
        <w:tc>
          <w:tcPr>
            <w:tcW w:w="4145" w:type="dxa"/>
            <w:tcBorders>
              <w:top w:val="single" w:sz="4" w:space="0" w:color="000000"/>
              <w:left w:val="single" w:sz="4" w:space="0" w:color="000000"/>
              <w:bottom w:val="single" w:sz="4" w:space="0" w:color="000000"/>
              <w:right w:val="single" w:sz="4" w:space="0" w:color="000000"/>
            </w:tcBorders>
            <w:vAlign w:val="center"/>
            <w:hideMark/>
            <w:tcPrChange w:id="784" w:author="俊林 杨" w:date="2025-07-03T16:27:00Z" w16du:dateUtc="2025-07-03T08:27:00Z">
              <w:tcPr>
                <w:tcW w:w="2499" w:type="pct"/>
                <w:tcBorders>
                  <w:top w:val="single" w:sz="4" w:space="0" w:color="000000"/>
                  <w:left w:val="single" w:sz="4" w:space="0" w:color="000000"/>
                  <w:bottom w:val="single" w:sz="4" w:space="0" w:color="000000"/>
                  <w:right w:val="single" w:sz="4" w:space="0" w:color="000000"/>
                </w:tcBorders>
                <w:vAlign w:val="center"/>
                <w:hideMark/>
              </w:tcPr>
            </w:tcPrChange>
          </w:tcPr>
          <w:p w14:paraId="1B3D88A8" w14:textId="77777777" w:rsidR="006F5780" w:rsidRDefault="006F5780" w:rsidP="00D4029B">
            <w:pPr>
              <w:pStyle w:val="y-0"/>
              <w:rPr>
                <w:rFonts w:hint="eastAsia"/>
              </w:rPr>
            </w:pPr>
            <w:r>
              <w:rPr>
                <w:rFonts w:hint="eastAsia"/>
              </w:rPr>
              <w:t>产品漏洞同步任务</w:t>
            </w:r>
          </w:p>
        </w:tc>
        <w:tc>
          <w:tcPr>
            <w:tcW w:w="4149" w:type="dxa"/>
            <w:tcBorders>
              <w:top w:val="single" w:sz="4" w:space="0" w:color="000000"/>
              <w:left w:val="nil"/>
              <w:bottom w:val="single" w:sz="4" w:space="0" w:color="000000"/>
              <w:right w:val="single" w:sz="4" w:space="0" w:color="000000"/>
            </w:tcBorders>
            <w:vAlign w:val="center"/>
            <w:hideMark/>
            <w:tcPrChange w:id="785" w:author="俊林 杨" w:date="2025-07-03T16:27:00Z" w16du:dateUtc="2025-07-03T08:27:00Z">
              <w:tcPr>
                <w:tcW w:w="2500" w:type="pct"/>
                <w:tcBorders>
                  <w:top w:val="single" w:sz="4" w:space="0" w:color="000000"/>
                  <w:left w:val="nil"/>
                  <w:bottom w:val="single" w:sz="4" w:space="0" w:color="000000"/>
                  <w:right w:val="single" w:sz="4" w:space="0" w:color="000000"/>
                </w:tcBorders>
                <w:vAlign w:val="center"/>
                <w:hideMark/>
              </w:tcPr>
            </w:tcPrChange>
          </w:tcPr>
          <w:p w14:paraId="22B04F67" w14:textId="0A64BB7E" w:rsidR="006F5780" w:rsidRDefault="006F5780" w:rsidP="00D4029B">
            <w:pPr>
              <w:pStyle w:val="y-0"/>
              <w:rPr>
                <w:rFonts w:hint="eastAsia"/>
              </w:rPr>
            </w:pPr>
            <w:r>
              <w:rPr>
                <w:rFonts w:hint="eastAsia"/>
              </w:rPr>
              <w:t>6 产品漏洞上传同步-POC文件</w:t>
            </w:r>
            <w:ins w:id="786" w:author="俊林 杨" w:date="2025-07-03T16:27:00Z" w16du:dateUtc="2025-07-03T08:27:00Z">
              <w:r w:rsidR="005749FD">
                <w:rPr>
                  <w:rFonts w:hint="eastAsia"/>
                </w:rPr>
                <w:t>【可选】</w:t>
              </w:r>
            </w:ins>
          </w:p>
        </w:tc>
      </w:tr>
      <w:tr w:rsidR="006F5780" w14:paraId="427934C7" w14:textId="77777777" w:rsidTr="005749FD">
        <w:trPr>
          <w:trHeight w:val="23"/>
          <w:trPrChange w:id="787" w:author="俊林 杨" w:date="2025-07-03T16:27:00Z" w16du:dateUtc="2025-07-03T08:27:00Z">
            <w:trPr>
              <w:trHeight w:val="23"/>
            </w:trPr>
          </w:trPrChange>
        </w:trPr>
        <w:tc>
          <w:tcPr>
            <w:tcW w:w="4145" w:type="dxa"/>
            <w:tcBorders>
              <w:top w:val="single" w:sz="4" w:space="0" w:color="000000"/>
              <w:left w:val="single" w:sz="4" w:space="0" w:color="000000"/>
              <w:bottom w:val="single" w:sz="4" w:space="0" w:color="000000"/>
              <w:right w:val="single" w:sz="4" w:space="0" w:color="000000"/>
            </w:tcBorders>
            <w:vAlign w:val="center"/>
            <w:hideMark/>
            <w:tcPrChange w:id="788" w:author="俊林 杨" w:date="2025-07-03T16:27:00Z" w16du:dateUtc="2025-07-03T08:27:00Z">
              <w:tcPr>
                <w:tcW w:w="2499" w:type="pct"/>
                <w:tcBorders>
                  <w:top w:val="single" w:sz="4" w:space="0" w:color="000000"/>
                  <w:left w:val="single" w:sz="4" w:space="0" w:color="000000"/>
                  <w:bottom w:val="single" w:sz="4" w:space="0" w:color="000000"/>
                  <w:right w:val="single" w:sz="4" w:space="0" w:color="000000"/>
                </w:tcBorders>
                <w:vAlign w:val="center"/>
                <w:hideMark/>
              </w:tcPr>
            </w:tcPrChange>
          </w:tcPr>
          <w:p w14:paraId="7C1182E2" w14:textId="77777777" w:rsidR="006F5780" w:rsidRDefault="006F5780" w:rsidP="00D4029B">
            <w:pPr>
              <w:pStyle w:val="y-0"/>
              <w:rPr>
                <w:rFonts w:hint="eastAsia"/>
              </w:rPr>
            </w:pPr>
            <w:r>
              <w:rPr>
                <w:rFonts w:hint="eastAsia"/>
              </w:rPr>
              <w:t>口令字典同步任务</w:t>
            </w:r>
          </w:p>
        </w:tc>
        <w:tc>
          <w:tcPr>
            <w:tcW w:w="4149" w:type="dxa"/>
            <w:tcBorders>
              <w:top w:val="single" w:sz="4" w:space="0" w:color="000000"/>
              <w:left w:val="nil"/>
              <w:bottom w:val="single" w:sz="4" w:space="0" w:color="000000"/>
              <w:right w:val="single" w:sz="4" w:space="0" w:color="000000"/>
            </w:tcBorders>
            <w:noWrap/>
            <w:vAlign w:val="center"/>
            <w:hideMark/>
            <w:tcPrChange w:id="789" w:author="俊林 杨" w:date="2025-07-03T16:27:00Z" w16du:dateUtc="2025-07-03T08:27:00Z">
              <w:tcPr>
                <w:tcW w:w="2500" w:type="pct"/>
                <w:tcBorders>
                  <w:top w:val="single" w:sz="4" w:space="0" w:color="000000"/>
                  <w:left w:val="nil"/>
                  <w:bottom w:val="single" w:sz="4" w:space="0" w:color="000000"/>
                  <w:right w:val="single" w:sz="4" w:space="0" w:color="000000"/>
                </w:tcBorders>
                <w:noWrap/>
                <w:vAlign w:val="center"/>
                <w:hideMark/>
              </w:tcPr>
            </w:tcPrChange>
          </w:tcPr>
          <w:p w14:paraId="46D708CB" w14:textId="77777777" w:rsidR="006F5780" w:rsidRDefault="006F5780" w:rsidP="00D4029B">
            <w:pPr>
              <w:pStyle w:val="y-0"/>
              <w:rPr>
                <w:rFonts w:hint="eastAsia"/>
              </w:rPr>
            </w:pPr>
            <w:r>
              <w:rPr>
                <w:rFonts w:hint="eastAsia"/>
              </w:rPr>
              <w:t>8 口令字典上传-口令字典JSON数据文件</w:t>
            </w:r>
          </w:p>
        </w:tc>
      </w:tr>
      <w:tr w:rsidR="006F5780" w14:paraId="256862FF" w14:textId="77777777" w:rsidTr="005749FD">
        <w:trPr>
          <w:trHeight w:val="23"/>
          <w:trPrChange w:id="790" w:author="俊林 杨" w:date="2025-07-03T16:27:00Z" w16du:dateUtc="2025-07-03T08:27:00Z">
            <w:trPr>
              <w:trHeight w:val="23"/>
            </w:trPr>
          </w:trPrChange>
        </w:trPr>
        <w:tc>
          <w:tcPr>
            <w:tcW w:w="4145" w:type="dxa"/>
            <w:tcBorders>
              <w:top w:val="single" w:sz="4" w:space="0" w:color="000000"/>
              <w:left w:val="single" w:sz="4" w:space="0" w:color="000000"/>
              <w:bottom w:val="single" w:sz="4" w:space="0" w:color="000000"/>
              <w:right w:val="single" w:sz="4" w:space="0" w:color="000000"/>
            </w:tcBorders>
            <w:vAlign w:val="center"/>
            <w:hideMark/>
            <w:tcPrChange w:id="791" w:author="俊林 杨" w:date="2025-07-03T16:27:00Z" w16du:dateUtc="2025-07-03T08:27:00Z">
              <w:tcPr>
                <w:tcW w:w="2499" w:type="pct"/>
                <w:tcBorders>
                  <w:top w:val="single" w:sz="4" w:space="0" w:color="000000"/>
                  <w:left w:val="single" w:sz="4" w:space="0" w:color="000000"/>
                  <w:bottom w:val="single" w:sz="4" w:space="0" w:color="000000"/>
                  <w:right w:val="single" w:sz="4" w:space="0" w:color="000000"/>
                </w:tcBorders>
                <w:vAlign w:val="center"/>
                <w:hideMark/>
              </w:tcPr>
            </w:tcPrChange>
          </w:tcPr>
          <w:p w14:paraId="3EEA98C0" w14:textId="77777777" w:rsidR="006F5780" w:rsidRDefault="006F5780" w:rsidP="00D4029B">
            <w:pPr>
              <w:pStyle w:val="y-0"/>
              <w:rPr>
                <w:rFonts w:hint="eastAsia"/>
              </w:rPr>
            </w:pPr>
            <w:r>
              <w:rPr>
                <w:rFonts w:hint="eastAsia"/>
              </w:rPr>
              <w:t>产品漏洞上传任务</w:t>
            </w:r>
          </w:p>
        </w:tc>
        <w:tc>
          <w:tcPr>
            <w:tcW w:w="4149" w:type="dxa"/>
            <w:tcBorders>
              <w:top w:val="single" w:sz="4" w:space="0" w:color="000000"/>
              <w:left w:val="nil"/>
              <w:bottom w:val="single" w:sz="4" w:space="0" w:color="000000"/>
              <w:right w:val="single" w:sz="4" w:space="0" w:color="000000"/>
            </w:tcBorders>
            <w:vAlign w:val="center"/>
            <w:hideMark/>
            <w:tcPrChange w:id="792" w:author="俊林 杨" w:date="2025-07-03T16:27:00Z" w16du:dateUtc="2025-07-03T08:27:00Z">
              <w:tcPr>
                <w:tcW w:w="2500" w:type="pct"/>
                <w:tcBorders>
                  <w:top w:val="single" w:sz="4" w:space="0" w:color="000000"/>
                  <w:left w:val="nil"/>
                  <w:bottom w:val="single" w:sz="4" w:space="0" w:color="000000"/>
                  <w:right w:val="single" w:sz="4" w:space="0" w:color="000000"/>
                </w:tcBorders>
                <w:vAlign w:val="center"/>
                <w:hideMark/>
              </w:tcPr>
            </w:tcPrChange>
          </w:tcPr>
          <w:p w14:paraId="48F2CB27" w14:textId="4FFD04F7" w:rsidR="006F5780" w:rsidRDefault="006F5780" w:rsidP="00D4029B">
            <w:pPr>
              <w:pStyle w:val="y-0"/>
              <w:rPr>
                <w:rFonts w:hint="eastAsia"/>
              </w:rPr>
            </w:pPr>
            <w:r>
              <w:rPr>
                <w:rFonts w:hint="eastAsia"/>
              </w:rPr>
              <w:t>6 产品漏洞上传同步-POC文件</w:t>
            </w:r>
            <w:ins w:id="793" w:author="俊林 杨" w:date="2025-07-03T16:28:00Z" w16du:dateUtc="2025-07-03T08:28:00Z">
              <w:r w:rsidR="005749FD" w:rsidRPr="005749FD">
                <w:rPr>
                  <w:rFonts w:hint="eastAsia"/>
                </w:rPr>
                <w:t>【可选】</w:t>
              </w:r>
            </w:ins>
            <w:del w:id="794" w:author="俊林 杨" w:date="2025-07-03T15:57:00Z" w16du:dateUtc="2025-07-03T07:57:00Z">
              <w:r w:rsidDel="00165808">
                <w:rPr>
                  <w:rFonts w:hint="eastAsia"/>
                </w:rPr>
                <w:br/>
                <w:delText>7 产品漏洞上传同步-产品漏洞列表及POC文件</w:delText>
              </w:r>
            </w:del>
          </w:p>
        </w:tc>
      </w:tr>
      <w:tr w:rsidR="006F5780" w14:paraId="7D686AB8" w14:textId="77777777" w:rsidTr="005749FD">
        <w:trPr>
          <w:trHeight w:val="23"/>
          <w:trPrChange w:id="795" w:author="俊林 杨" w:date="2025-07-03T16:27:00Z" w16du:dateUtc="2025-07-03T08:27:00Z">
            <w:trPr>
              <w:trHeight w:val="23"/>
            </w:trPr>
          </w:trPrChange>
        </w:trPr>
        <w:tc>
          <w:tcPr>
            <w:tcW w:w="4145" w:type="dxa"/>
            <w:tcBorders>
              <w:top w:val="single" w:sz="4" w:space="0" w:color="000000"/>
              <w:left w:val="single" w:sz="4" w:space="0" w:color="000000"/>
              <w:bottom w:val="nil"/>
              <w:right w:val="single" w:sz="4" w:space="0" w:color="000000"/>
            </w:tcBorders>
            <w:vAlign w:val="center"/>
            <w:hideMark/>
            <w:tcPrChange w:id="796" w:author="俊林 杨" w:date="2025-07-03T16:27:00Z" w16du:dateUtc="2025-07-03T08:27:00Z">
              <w:tcPr>
                <w:tcW w:w="2499" w:type="pct"/>
                <w:tcBorders>
                  <w:top w:val="single" w:sz="4" w:space="0" w:color="000000"/>
                  <w:left w:val="single" w:sz="4" w:space="0" w:color="000000"/>
                  <w:bottom w:val="nil"/>
                  <w:right w:val="single" w:sz="4" w:space="0" w:color="000000"/>
                </w:tcBorders>
                <w:vAlign w:val="center"/>
                <w:hideMark/>
              </w:tcPr>
            </w:tcPrChange>
          </w:tcPr>
          <w:p w14:paraId="30AAA395" w14:textId="77777777" w:rsidR="006F5780" w:rsidRDefault="006F5780" w:rsidP="00D4029B">
            <w:pPr>
              <w:pStyle w:val="y-0"/>
              <w:rPr>
                <w:rFonts w:hint="eastAsia"/>
              </w:rPr>
            </w:pPr>
            <w:r>
              <w:rPr>
                <w:rFonts w:hint="eastAsia"/>
              </w:rPr>
              <w:t>口令字典上传任务</w:t>
            </w:r>
          </w:p>
        </w:tc>
        <w:tc>
          <w:tcPr>
            <w:tcW w:w="4149" w:type="dxa"/>
            <w:tcBorders>
              <w:top w:val="single" w:sz="4" w:space="0" w:color="000000"/>
              <w:left w:val="nil"/>
              <w:bottom w:val="nil"/>
              <w:right w:val="single" w:sz="4" w:space="0" w:color="000000"/>
            </w:tcBorders>
            <w:noWrap/>
            <w:vAlign w:val="center"/>
            <w:hideMark/>
            <w:tcPrChange w:id="797" w:author="俊林 杨" w:date="2025-07-03T16:27:00Z" w16du:dateUtc="2025-07-03T08:27:00Z">
              <w:tcPr>
                <w:tcW w:w="2500" w:type="pct"/>
                <w:tcBorders>
                  <w:top w:val="single" w:sz="4" w:space="0" w:color="000000"/>
                  <w:left w:val="nil"/>
                  <w:bottom w:val="nil"/>
                  <w:right w:val="single" w:sz="4" w:space="0" w:color="000000"/>
                </w:tcBorders>
                <w:noWrap/>
                <w:vAlign w:val="center"/>
                <w:hideMark/>
              </w:tcPr>
            </w:tcPrChange>
          </w:tcPr>
          <w:p w14:paraId="1D5267E4" w14:textId="00E31F88" w:rsidR="006F5780" w:rsidRDefault="006F5780" w:rsidP="00D4029B">
            <w:pPr>
              <w:pStyle w:val="y-0"/>
              <w:rPr>
                <w:rFonts w:hint="eastAsia"/>
              </w:rPr>
            </w:pPr>
            <w:r>
              <w:rPr>
                <w:rFonts w:hint="eastAsia"/>
              </w:rPr>
              <w:t>8 口令字典上传-口令字典JSON数据文件</w:t>
            </w:r>
            <w:ins w:id="798" w:author="俊林 杨" w:date="2025-07-03T16:28:00Z" w16du:dateUtc="2025-07-03T08:28:00Z">
              <w:r w:rsidR="005749FD">
                <w:rPr>
                  <w:rFonts w:hint="eastAsia"/>
                </w:rPr>
                <w:t>【必选】</w:t>
              </w:r>
            </w:ins>
          </w:p>
        </w:tc>
      </w:tr>
      <w:tr w:rsidR="006F5780" w14:paraId="14B9548F" w14:textId="77777777" w:rsidTr="005749FD">
        <w:trPr>
          <w:trHeight w:val="23"/>
          <w:trPrChange w:id="799" w:author="俊林 杨" w:date="2025-07-03T16:27:00Z" w16du:dateUtc="2025-07-03T08:27:00Z">
            <w:trPr>
              <w:trHeight w:val="23"/>
            </w:trPr>
          </w:trPrChange>
        </w:trPr>
        <w:tc>
          <w:tcPr>
            <w:tcW w:w="4145" w:type="dxa"/>
            <w:tcBorders>
              <w:top w:val="single" w:sz="4" w:space="0" w:color="000000"/>
              <w:left w:val="single" w:sz="4" w:space="0" w:color="000000"/>
              <w:bottom w:val="single" w:sz="4" w:space="0" w:color="000000"/>
              <w:right w:val="single" w:sz="4" w:space="0" w:color="000000"/>
            </w:tcBorders>
            <w:vAlign w:val="center"/>
            <w:hideMark/>
            <w:tcPrChange w:id="800" w:author="俊林 杨" w:date="2025-07-03T16:27:00Z" w16du:dateUtc="2025-07-03T08:27:00Z">
              <w:tcPr>
                <w:tcW w:w="2499" w:type="pct"/>
                <w:tcBorders>
                  <w:top w:val="single" w:sz="4" w:space="0" w:color="000000"/>
                  <w:left w:val="single" w:sz="4" w:space="0" w:color="000000"/>
                  <w:bottom w:val="single" w:sz="4" w:space="0" w:color="000000"/>
                  <w:right w:val="single" w:sz="4" w:space="0" w:color="000000"/>
                </w:tcBorders>
                <w:vAlign w:val="center"/>
                <w:hideMark/>
              </w:tcPr>
            </w:tcPrChange>
          </w:tcPr>
          <w:p w14:paraId="29D30D55" w14:textId="77777777" w:rsidR="006F5780" w:rsidRDefault="006F5780" w:rsidP="00D4029B">
            <w:pPr>
              <w:pStyle w:val="y-0"/>
              <w:rPr>
                <w:rFonts w:hint="eastAsia"/>
              </w:rPr>
            </w:pPr>
            <w:r>
              <w:rPr>
                <w:rFonts w:hint="eastAsia"/>
              </w:rPr>
              <w:t>跨级联动漏洞扫描/排查/验证/核验任务-回传</w:t>
            </w:r>
          </w:p>
        </w:tc>
        <w:tc>
          <w:tcPr>
            <w:tcW w:w="4149" w:type="dxa"/>
            <w:tcBorders>
              <w:top w:val="single" w:sz="4" w:space="0" w:color="000000"/>
              <w:left w:val="nil"/>
              <w:bottom w:val="single" w:sz="4" w:space="0" w:color="000000"/>
              <w:right w:val="single" w:sz="4" w:space="0" w:color="000000"/>
            </w:tcBorders>
            <w:vAlign w:val="center"/>
            <w:hideMark/>
            <w:tcPrChange w:id="801" w:author="俊林 杨" w:date="2025-07-03T16:27:00Z" w16du:dateUtc="2025-07-03T08:27:00Z">
              <w:tcPr>
                <w:tcW w:w="2500" w:type="pct"/>
                <w:tcBorders>
                  <w:top w:val="single" w:sz="4" w:space="0" w:color="000000"/>
                  <w:left w:val="nil"/>
                  <w:bottom w:val="single" w:sz="4" w:space="0" w:color="000000"/>
                  <w:right w:val="single" w:sz="4" w:space="0" w:color="000000"/>
                </w:tcBorders>
                <w:vAlign w:val="center"/>
                <w:hideMark/>
              </w:tcPr>
            </w:tcPrChange>
          </w:tcPr>
          <w:p w14:paraId="20B32C5B" w14:textId="64F62EA0" w:rsidR="006F5780" w:rsidRDefault="006F5780" w:rsidP="00D4029B">
            <w:pPr>
              <w:pStyle w:val="y-0"/>
              <w:rPr>
                <w:rFonts w:hint="eastAsia"/>
              </w:rPr>
            </w:pPr>
            <w:r>
              <w:rPr>
                <w:rFonts w:hint="eastAsia"/>
              </w:rPr>
              <w:t>11 日志采集场景 – 平台日志文件</w:t>
            </w:r>
            <w:ins w:id="802" w:author="俊林 杨" w:date="2025-07-03T16:28:00Z" w16du:dateUtc="2025-07-03T08:28:00Z">
              <w:r w:rsidR="005749FD">
                <w:rPr>
                  <w:rFonts w:hint="eastAsia"/>
                </w:rPr>
                <w:t>【</w:t>
              </w:r>
            </w:ins>
            <w:ins w:id="803" w:author="俊林 杨" w:date="2025-07-03T17:02:00Z" w16du:dateUtc="2025-07-03T09:02:00Z">
              <w:r w:rsidR="00482165">
                <w:rPr>
                  <w:rFonts w:hint="eastAsia"/>
                </w:rPr>
                <w:t>触发记录日志则必选</w:t>
              </w:r>
            </w:ins>
            <w:ins w:id="804" w:author="俊林 杨" w:date="2025-07-03T16:28:00Z" w16du:dateUtc="2025-07-03T08:28:00Z">
              <w:r w:rsidR="005749FD">
                <w:rPr>
                  <w:rFonts w:hint="eastAsia"/>
                </w:rPr>
                <w:t>】</w:t>
              </w:r>
            </w:ins>
          </w:p>
        </w:tc>
      </w:tr>
      <w:tr w:rsidR="006F5780" w14:paraId="523E55C0" w14:textId="77777777" w:rsidTr="005749FD">
        <w:trPr>
          <w:trHeight w:val="23"/>
          <w:trPrChange w:id="805" w:author="俊林 杨" w:date="2025-07-03T16:27:00Z" w16du:dateUtc="2025-07-03T08:27:00Z">
            <w:trPr>
              <w:trHeight w:val="23"/>
            </w:trPr>
          </w:trPrChange>
        </w:trPr>
        <w:tc>
          <w:tcPr>
            <w:tcW w:w="4145" w:type="dxa"/>
            <w:tcBorders>
              <w:top w:val="single" w:sz="4" w:space="0" w:color="000000"/>
              <w:left w:val="single" w:sz="4" w:space="0" w:color="000000"/>
              <w:bottom w:val="single" w:sz="4" w:space="0" w:color="000000"/>
              <w:right w:val="single" w:sz="4" w:space="0" w:color="000000"/>
            </w:tcBorders>
            <w:vAlign w:val="center"/>
            <w:hideMark/>
            <w:tcPrChange w:id="806" w:author="俊林 杨" w:date="2025-07-03T16:27:00Z" w16du:dateUtc="2025-07-03T08:27:00Z">
              <w:tcPr>
                <w:tcW w:w="2499" w:type="pct"/>
                <w:tcBorders>
                  <w:top w:val="single" w:sz="4" w:space="0" w:color="000000"/>
                  <w:left w:val="single" w:sz="4" w:space="0" w:color="000000"/>
                  <w:bottom w:val="single" w:sz="4" w:space="0" w:color="000000"/>
                  <w:right w:val="single" w:sz="4" w:space="0" w:color="000000"/>
                </w:tcBorders>
                <w:vAlign w:val="center"/>
                <w:hideMark/>
              </w:tcPr>
            </w:tcPrChange>
          </w:tcPr>
          <w:p w14:paraId="24EDBFF4" w14:textId="77777777" w:rsidR="006F5780" w:rsidRDefault="006F5780" w:rsidP="00D4029B">
            <w:pPr>
              <w:pStyle w:val="y-0"/>
              <w:rPr>
                <w:rFonts w:hint="eastAsia"/>
              </w:rPr>
            </w:pPr>
            <w:r>
              <w:rPr>
                <w:rFonts w:hint="eastAsia"/>
              </w:rPr>
              <w:t>系统漏洞数据表</w:t>
            </w:r>
          </w:p>
        </w:tc>
        <w:tc>
          <w:tcPr>
            <w:tcW w:w="4149" w:type="dxa"/>
            <w:tcBorders>
              <w:top w:val="single" w:sz="4" w:space="0" w:color="000000"/>
              <w:left w:val="nil"/>
              <w:bottom w:val="single" w:sz="4" w:space="0" w:color="000000"/>
              <w:right w:val="single" w:sz="4" w:space="0" w:color="000000"/>
            </w:tcBorders>
            <w:noWrap/>
            <w:vAlign w:val="center"/>
            <w:hideMark/>
            <w:tcPrChange w:id="807" w:author="俊林 杨" w:date="2025-07-03T16:27:00Z" w16du:dateUtc="2025-07-03T08:27:00Z">
              <w:tcPr>
                <w:tcW w:w="2500" w:type="pct"/>
                <w:tcBorders>
                  <w:top w:val="single" w:sz="4" w:space="0" w:color="000000"/>
                  <w:left w:val="nil"/>
                  <w:bottom w:val="single" w:sz="4" w:space="0" w:color="000000"/>
                  <w:right w:val="single" w:sz="4" w:space="0" w:color="000000"/>
                </w:tcBorders>
                <w:noWrap/>
                <w:vAlign w:val="center"/>
                <w:hideMark/>
              </w:tcPr>
            </w:tcPrChange>
          </w:tcPr>
          <w:p w14:paraId="4FE9AA7D" w14:textId="4F5ED2C7" w:rsidR="006F5780" w:rsidRDefault="006F5780" w:rsidP="00D4029B">
            <w:pPr>
              <w:pStyle w:val="y-0"/>
              <w:rPr>
                <w:rFonts w:hint="eastAsia"/>
              </w:rPr>
            </w:pPr>
            <w:r>
              <w:rPr>
                <w:rFonts w:hint="eastAsia"/>
              </w:rPr>
              <w:t>12 常态化上报本地系统漏洞</w:t>
            </w:r>
            <w:ins w:id="808" w:author="俊林 杨" w:date="2025-07-03T16:28:00Z" w16du:dateUtc="2025-07-03T08:28:00Z">
              <w:r w:rsidR="005749FD" w:rsidRPr="005749FD">
                <w:rPr>
                  <w:rFonts w:hint="eastAsia"/>
                </w:rPr>
                <w:t>【可选】</w:t>
              </w:r>
            </w:ins>
          </w:p>
        </w:tc>
      </w:tr>
      <w:tr w:rsidR="006F5780" w14:paraId="4D58ABCB" w14:textId="77777777" w:rsidTr="005749FD">
        <w:trPr>
          <w:trHeight w:val="23"/>
          <w:trPrChange w:id="809" w:author="俊林 杨" w:date="2025-07-03T16:27:00Z" w16du:dateUtc="2025-07-03T08:27:00Z">
            <w:trPr>
              <w:trHeight w:val="23"/>
            </w:trPr>
          </w:trPrChange>
        </w:trPr>
        <w:tc>
          <w:tcPr>
            <w:tcW w:w="4145" w:type="dxa"/>
            <w:tcBorders>
              <w:top w:val="single" w:sz="4" w:space="0" w:color="000000"/>
              <w:left w:val="single" w:sz="4" w:space="0" w:color="000000"/>
              <w:bottom w:val="single" w:sz="4" w:space="0" w:color="000000"/>
              <w:right w:val="single" w:sz="4" w:space="0" w:color="000000"/>
            </w:tcBorders>
            <w:vAlign w:val="center"/>
            <w:hideMark/>
            <w:tcPrChange w:id="810" w:author="俊林 杨" w:date="2025-07-03T16:27:00Z" w16du:dateUtc="2025-07-03T08:27:00Z">
              <w:tcPr>
                <w:tcW w:w="2499" w:type="pct"/>
                <w:tcBorders>
                  <w:top w:val="single" w:sz="4" w:space="0" w:color="000000"/>
                  <w:left w:val="single" w:sz="4" w:space="0" w:color="000000"/>
                  <w:bottom w:val="single" w:sz="4" w:space="0" w:color="000000"/>
                  <w:right w:val="single" w:sz="4" w:space="0" w:color="000000"/>
                </w:tcBorders>
                <w:vAlign w:val="center"/>
                <w:hideMark/>
              </w:tcPr>
            </w:tcPrChange>
          </w:tcPr>
          <w:p w14:paraId="3C6C8682" w14:textId="77777777" w:rsidR="006F5780" w:rsidRDefault="006F5780" w:rsidP="00D4029B">
            <w:pPr>
              <w:pStyle w:val="y-0"/>
              <w:rPr>
                <w:rFonts w:hint="eastAsia"/>
              </w:rPr>
            </w:pPr>
            <w:r>
              <w:rPr>
                <w:rFonts w:hint="eastAsia"/>
              </w:rPr>
              <w:t>下级平台日志上报</w:t>
            </w:r>
          </w:p>
        </w:tc>
        <w:tc>
          <w:tcPr>
            <w:tcW w:w="4149" w:type="dxa"/>
            <w:tcBorders>
              <w:top w:val="single" w:sz="4" w:space="0" w:color="000000"/>
              <w:left w:val="nil"/>
              <w:bottom w:val="single" w:sz="4" w:space="0" w:color="000000"/>
              <w:right w:val="single" w:sz="4" w:space="0" w:color="000000"/>
            </w:tcBorders>
            <w:vAlign w:val="center"/>
            <w:hideMark/>
            <w:tcPrChange w:id="811" w:author="俊林 杨" w:date="2025-07-03T16:27:00Z" w16du:dateUtc="2025-07-03T08:27:00Z">
              <w:tcPr>
                <w:tcW w:w="2500" w:type="pct"/>
                <w:tcBorders>
                  <w:top w:val="single" w:sz="4" w:space="0" w:color="000000"/>
                  <w:left w:val="nil"/>
                  <w:bottom w:val="single" w:sz="4" w:space="0" w:color="000000"/>
                  <w:right w:val="single" w:sz="4" w:space="0" w:color="000000"/>
                </w:tcBorders>
                <w:vAlign w:val="center"/>
                <w:hideMark/>
              </w:tcPr>
            </w:tcPrChange>
          </w:tcPr>
          <w:p w14:paraId="2A710850" w14:textId="28BDD03E" w:rsidR="006F5780" w:rsidRDefault="006F5780" w:rsidP="00D4029B">
            <w:pPr>
              <w:pStyle w:val="y-0"/>
              <w:rPr>
                <w:rFonts w:hint="eastAsia"/>
              </w:rPr>
            </w:pPr>
            <w:r>
              <w:rPr>
                <w:rFonts w:hint="eastAsia"/>
              </w:rPr>
              <w:t>11 日志采集场景 – 平台日志文件</w:t>
            </w:r>
            <w:ins w:id="812" w:author="俊林 杨" w:date="2025-07-03T16:29:00Z" w16du:dateUtc="2025-07-03T08:29:00Z">
              <w:r w:rsidR="005749FD" w:rsidRPr="005749FD">
                <w:rPr>
                  <w:rFonts w:hint="eastAsia"/>
                </w:rPr>
                <w:t>【可选】</w:t>
              </w:r>
            </w:ins>
            <w:r>
              <w:rPr>
                <w:rFonts w:hint="eastAsia"/>
              </w:rPr>
              <w:br/>
            </w:r>
            <w:r>
              <w:rPr>
                <w:rFonts w:hint="eastAsia"/>
              </w:rPr>
              <w:lastRenderedPageBreak/>
              <w:t>13 日志上传配套的数据文件</w:t>
            </w:r>
            <w:ins w:id="813" w:author="俊林 杨" w:date="2025-07-03T16:29:00Z" w16du:dateUtc="2025-07-03T08:29:00Z">
              <w:r w:rsidR="005749FD" w:rsidRPr="005749FD">
                <w:rPr>
                  <w:rFonts w:hint="eastAsia"/>
                </w:rPr>
                <w:t>【</w:t>
              </w:r>
            </w:ins>
            <w:ins w:id="814" w:author="俊林 杨" w:date="2025-07-16T09:43:00Z" w16du:dateUtc="2025-07-16T01:43:00Z">
              <w:r w:rsidR="00662B76" w:rsidRPr="00745D30">
                <w:rPr>
                  <w:rFonts w:hint="eastAsia"/>
                  <w:color w:val="FF0000"/>
                </w:rPr>
                <w:t>有</w:t>
              </w:r>
              <w:r w:rsidR="00662B76" w:rsidRPr="00745D30">
                <w:rPr>
                  <w:color w:val="FF0000"/>
                </w:rPr>
                <w:t>排查、渗透类日志必选</w:t>
              </w:r>
            </w:ins>
            <w:ins w:id="815" w:author="俊林 杨" w:date="2025-07-03T16:29:00Z" w16du:dateUtc="2025-07-03T08:29:00Z">
              <w:r w:rsidR="005749FD" w:rsidRPr="005749FD">
                <w:rPr>
                  <w:rFonts w:hint="eastAsia"/>
                </w:rPr>
                <w:t>】</w:t>
              </w:r>
            </w:ins>
          </w:p>
        </w:tc>
      </w:tr>
      <w:tr w:rsidR="006F5780" w14:paraId="116E8A69" w14:textId="77777777" w:rsidTr="005749FD">
        <w:trPr>
          <w:trHeight w:val="23"/>
          <w:trPrChange w:id="816" w:author="俊林 杨" w:date="2025-07-03T16:27:00Z" w16du:dateUtc="2025-07-03T08:27:00Z">
            <w:trPr>
              <w:trHeight w:val="23"/>
            </w:trPr>
          </w:trPrChange>
        </w:trPr>
        <w:tc>
          <w:tcPr>
            <w:tcW w:w="4145" w:type="dxa"/>
            <w:tcBorders>
              <w:top w:val="single" w:sz="4" w:space="0" w:color="000000"/>
              <w:left w:val="single" w:sz="4" w:space="0" w:color="000000"/>
              <w:bottom w:val="nil"/>
              <w:right w:val="single" w:sz="4" w:space="0" w:color="000000"/>
            </w:tcBorders>
            <w:vAlign w:val="center"/>
            <w:hideMark/>
            <w:tcPrChange w:id="817" w:author="俊林 杨" w:date="2025-07-03T16:27:00Z" w16du:dateUtc="2025-07-03T08:27:00Z">
              <w:tcPr>
                <w:tcW w:w="2499" w:type="pct"/>
                <w:tcBorders>
                  <w:top w:val="single" w:sz="4" w:space="0" w:color="000000"/>
                  <w:left w:val="single" w:sz="4" w:space="0" w:color="000000"/>
                  <w:bottom w:val="nil"/>
                  <w:right w:val="single" w:sz="4" w:space="0" w:color="000000"/>
                </w:tcBorders>
                <w:vAlign w:val="center"/>
                <w:hideMark/>
              </w:tcPr>
            </w:tcPrChange>
          </w:tcPr>
          <w:p w14:paraId="5DC37691" w14:textId="77777777" w:rsidR="006F5780" w:rsidRDefault="006F5780" w:rsidP="00D4029B">
            <w:pPr>
              <w:pStyle w:val="y-0"/>
              <w:rPr>
                <w:rFonts w:hint="eastAsia"/>
              </w:rPr>
            </w:pPr>
            <w:r>
              <w:rPr>
                <w:rFonts w:hint="eastAsia"/>
              </w:rPr>
              <w:lastRenderedPageBreak/>
              <w:t>平台文件上传</w:t>
            </w:r>
          </w:p>
        </w:tc>
        <w:tc>
          <w:tcPr>
            <w:tcW w:w="4149" w:type="dxa"/>
            <w:tcBorders>
              <w:top w:val="nil"/>
              <w:left w:val="nil"/>
              <w:bottom w:val="nil"/>
              <w:right w:val="nil"/>
            </w:tcBorders>
            <w:vAlign w:val="center"/>
            <w:hideMark/>
            <w:tcPrChange w:id="818" w:author="俊林 杨" w:date="2025-07-03T16:27:00Z" w16du:dateUtc="2025-07-03T08:27:00Z">
              <w:tcPr>
                <w:tcW w:w="2500" w:type="pct"/>
                <w:tcBorders>
                  <w:top w:val="nil"/>
                  <w:left w:val="nil"/>
                  <w:bottom w:val="nil"/>
                  <w:right w:val="nil"/>
                </w:tcBorders>
                <w:vAlign w:val="center"/>
                <w:hideMark/>
              </w:tcPr>
            </w:tcPrChange>
          </w:tcPr>
          <w:p w14:paraId="2EA88121" w14:textId="458AA1CE" w:rsidR="006F5780" w:rsidRDefault="006F5780" w:rsidP="00D4029B">
            <w:pPr>
              <w:pStyle w:val="y-0"/>
              <w:rPr>
                <w:rFonts w:hint="eastAsia"/>
              </w:rPr>
            </w:pPr>
            <w:r>
              <w:rPr>
                <w:rFonts w:hint="eastAsia"/>
              </w:rPr>
              <w:t>支持靶标部署信息上传以及其他文件上传的场景，svcType为-1，在reserved进行标注说明</w:t>
            </w:r>
            <w:ins w:id="819" w:author="俊林 杨" w:date="2025-07-03T16:29:00Z" w16du:dateUtc="2025-07-03T08:29:00Z">
              <w:r w:rsidR="005749FD" w:rsidRPr="005749FD">
                <w:rPr>
                  <w:rFonts w:hint="eastAsia"/>
                </w:rPr>
                <w:t>【</w:t>
              </w:r>
              <w:r w:rsidR="005749FD">
                <w:rPr>
                  <w:rFonts w:hint="eastAsia"/>
                </w:rPr>
                <w:t>必选</w:t>
              </w:r>
              <w:r w:rsidR="005749FD" w:rsidRPr="005749FD">
                <w:rPr>
                  <w:rFonts w:hint="eastAsia"/>
                </w:rPr>
                <w:t>】</w:t>
              </w:r>
            </w:ins>
          </w:p>
        </w:tc>
      </w:tr>
      <w:tr w:rsidR="006F5780" w14:paraId="7CF0F56A" w14:textId="77777777" w:rsidTr="005749FD">
        <w:trPr>
          <w:trHeight w:val="23"/>
          <w:trPrChange w:id="820" w:author="俊林 杨" w:date="2025-07-03T16:27:00Z" w16du:dateUtc="2025-07-03T08:27:00Z">
            <w:trPr>
              <w:trHeight w:val="23"/>
            </w:trPr>
          </w:trPrChange>
        </w:trPr>
        <w:tc>
          <w:tcPr>
            <w:tcW w:w="4145" w:type="dxa"/>
            <w:tcBorders>
              <w:top w:val="single" w:sz="4" w:space="0" w:color="000000"/>
              <w:left w:val="single" w:sz="4" w:space="0" w:color="000000"/>
              <w:bottom w:val="single" w:sz="4" w:space="0" w:color="000000"/>
              <w:right w:val="single" w:sz="4" w:space="0" w:color="000000"/>
            </w:tcBorders>
            <w:noWrap/>
            <w:vAlign w:val="center"/>
            <w:hideMark/>
            <w:tcPrChange w:id="821" w:author="俊林 杨" w:date="2025-07-03T16:27:00Z" w16du:dateUtc="2025-07-03T08:27:00Z">
              <w:tcPr>
                <w:tcW w:w="2499" w:type="pct"/>
                <w:tcBorders>
                  <w:top w:val="single" w:sz="4" w:space="0" w:color="000000"/>
                  <w:left w:val="single" w:sz="4" w:space="0" w:color="000000"/>
                  <w:bottom w:val="single" w:sz="4" w:space="0" w:color="000000"/>
                  <w:right w:val="single" w:sz="4" w:space="0" w:color="000000"/>
                </w:tcBorders>
                <w:noWrap/>
                <w:vAlign w:val="center"/>
                <w:hideMark/>
              </w:tcPr>
            </w:tcPrChange>
          </w:tcPr>
          <w:p w14:paraId="58C09331" w14:textId="77777777" w:rsidR="006F5780" w:rsidRDefault="006F5780" w:rsidP="00D4029B">
            <w:pPr>
              <w:pStyle w:val="y-0"/>
              <w:rPr>
                <w:rFonts w:hint="eastAsia"/>
              </w:rPr>
            </w:pPr>
            <w:r>
              <w:rPr>
                <w:rFonts w:hint="eastAsia"/>
              </w:rPr>
              <w:t>测试数据交互-类型1</w:t>
            </w:r>
          </w:p>
        </w:tc>
        <w:tc>
          <w:tcPr>
            <w:tcW w:w="4149" w:type="dxa"/>
            <w:tcBorders>
              <w:top w:val="single" w:sz="4" w:space="0" w:color="000000"/>
              <w:left w:val="nil"/>
              <w:bottom w:val="single" w:sz="4" w:space="0" w:color="000000"/>
              <w:right w:val="single" w:sz="4" w:space="0" w:color="000000"/>
            </w:tcBorders>
            <w:noWrap/>
            <w:vAlign w:val="center"/>
            <w:hideMark/>
            <w:tcPrChange w:id="822" w:author="俊林 杨" w:date="2025-07-03T16:27:00Z" w16du:dateUtc="2025-07-03T08:27:00Z">
              <w:tcPr>
                <w:tcW w:w="2500" w:type="pct"/>
                <w:tcBorders>
                  <w:top w:val="single" w:sz="4" w:space="0" w:color="000000"/>
                  <w:left w:val="nil"/>
                  <w:bottom w:val="single" w:sz="4" w:space="0" w:color="000000"/>
                  <w:right w:val="single" w:sz="4" w:space="0" w:color="000000"/>
                </w:tcBorders>
                <w:noWrap/>
                <w:vAlign w:val="center"/>
                <w:hideMark/>
              </w:tcPr>
            </w:tcPrChange>
          </w:tcPr>
          <w:p w14:paraId="6EDBAFB7" w14:textId="6F24F8BE" w:rsidR="006F5780" w:rsidRDefault="006F5780" w:rsidP="00D4029B">
            <w:pPr>
              <w:pStyle w:val="y-0"/>
              <w:rPr>
                <w:rFonts w:hint="eastAsia"/>
              </w:rPr>
            </w:pPr>
            <w:r>
              <w:rPr>
                <w:rFonts w:hint="eastAsia"/>
              </w:rPr>
              <w:t>9 预警测试专用资产信息数据集合</w:t>
            </w:r>
            <w:ins w:id="823" w:author="俊林 杨" w:date="2025-07-03T16:30:00Z" w16du:dateUtc="2025-07-03T08:30:00Z">
              <w:r w:rsidR="005749FD">
                <w:rPr>
                  <w:rFonts w:hint="eastAsia"/>
                </w:rPr>
                <w:t>【必选】</w:t>
              </w:r>
            </w:ins>
          </w:p>
        </w:tc>
      </w:tr>
      <w:tr w:rsidR="006F5780" w14:paraId="1898B9E5" w14:textId="77777777" w:rsidTr="005749FD">
        <w:trPr>
          <w:trHeight w:val="23"/>
          <w:trPrChange w:id="824" w:author="俊林 杨" w:date="2025-07-03T16:27:00Z" w16du:dateUtc="2025-07-03T08:27:00Z">
            <w:trPr>
              <w:trHeight w:val="23"/>
            </w:trPr>
          </w:trPrChange>
        </w:trPr>
        <w:tc>
          <w:tcPr>
            <w:tcW w:w="4145" w:type="dxa"/>
            <w:tcBorders>
              <w:top w:val="single" w:sz="4" w:space="0" w:color="000000"/>
              <w:left w:val="single" w:sz="4" w:space="0" w:color="000000"/>
              <w:bottom w:val="single" w:sz="4" w:space="0" w:color="000000"/>
              <w:right w:val="single" w:sz="4" w:space="0" w:color="000000"/>
            </w:tcBorders>
            <w:noWrap/>
            <w:vAlign w:val="center"/>
            <w:hideMark/>
            <w:tcPrChange w:id="825" w:author="俊林 杨" w:date="2025-07-03T16:27:00Z" w16du:dateUtc="2025-07-03T08:27:00Z">
              <w:tcPr>
                <w:tcW w:w="2499" w:type="pct"/>
                <w:tcBorders>
                  <w:top w:val="single" w:sz="4" w:space="0" w:color="000000"/>
                  <w:left w:val="single" w:sz="4" w:space="0" w:color="000000"/>
                  <w:bottom w:val="single" w:sz="4" w:space="0" w:color="000000"/>
                  <w:right w:val="single" w:sz="4" w:space="0" w:color="000000"/>
                </w:tcBorders>
                <w:noWrap/>
                <w:vAlign w:val="center"/>
                <w:hideMark/>
              </w:tcPr>
            </w:tcPrChange>
          </w:tcPr>
          <w:p w14:paraId="4303E01D" w14:textId="77777777" w:rsidR="006F5780" w:rsidRDefault="006F5780" w:rsidP="00D4029B">
            <w:pPr>
              <w:pStyle w:val="y-0"/>
              <w:rPr>
                <w:rFonts w:hint="eastAsia"/>
              </w:rPr>
            </w:pPr>
            <w:r>
              <w:rPr>
                <w:rFonts w:hint="eastAsia"/>
              </w:rPr>
              <w:t>测试数据交互-类型2</w:t>
            </w:r>
          </w:p>
        </w:tc>
        <w:tc>
          <w:tcPr>
            <w:tcW w:w="4149" w:type="dxa"/>
            <w:tcBorders>
              <w:top w:val="single" w:sz="4" w:space="0" w:color="000000"/>
              <w:left w:val="nil"/>
              <w:bottom w:val="single" w:sz="4" w:space="0" w:color="000000"/>
              <w:right w:val="single" w:sz="4" w:space="0" w:color="000000"/>
            </w:tcBorders>
            <w:noWrap/>
            <w:vAlign w:val="center"/>
            <w:hideMark/>
            <w:tcPrChange w:id="826" w:author="俊林 杨" w:date="2025-07-03T16:27:00Z" w16du:dateUtc="2025-07-03T08:27:00Z">
              <w:tcPr>
                <w:tcW w:w="2500" w:type="pct"/>
                <w:tcBorders>
                  <w:top w:val="single" w:sz="4" w:space="0" w:color="000000"/>
                  <w:left w:val="nil"/>
                  <w:bottom w:val="single" w:sz="4" w:space="0" w:color="000000"/>
                  <w:right w:val="single" w:sz="4" w:space="0" w:color="000000"/>
                </w:tcBorders>
                <w:noWrap/>
                <w:vAlign w:val="center"/>
                <w:hideMark/>
              </w:tcPr>
            </w:tcPrChange>
          </w:tcPr>
          <w:p w14:paraId="06B99513" w14:textId="3C5738FE" w:rsidR="006F5780" w:rsidRDefault="006F5780" w:rsidP="00D4029B">
            <w:pPr>
              <w:pStyle w:val="y-0"/>
              <w:rPr>
                <w:rFonts w:hint="eastAsia"/>
              </w:rPr>
            </w:pPr>
            <w:r>
              <w:rPr>
                <w:rFonts w:hint="eastAsia"/>
              </w:rPr>
              <w:t>10 VPT测试专用系统漏洞数据集合</w:t>
            </w:r>
            <w:ins w:id="827" w:author="俊林 杨" w:date="2025-07-03T16:30:00Z" w16du:dateUtc="2025-07-03T08:30:00Z">
              <w:r w:rsidR="005749FD">
                <w:rPr>
                  <w:rFonts w:hint="eastAsia"/>
                </w:rPr>
                <w:t>【必选】</w:t>
              </w:r>
            </w:ins>
          </w:p>
        </w:tc>
      </w:tr>
      <w:tr w:rsidR="006F5780" w14:paraId="3257B85C" w14:textId="77777777" w:rsidTr="005749FD">
        <w:trPr>
          <w:trHeight w:val="23"/>
          <w:trPrChange w:id="828" w:author="俊林 杨" w:date="2025-07-03T16:27:00Z" w16du:dateUtc="2025-07-03T08:27:00Z">
            <w:trPr>
              <w:trHeight w:val="23"/>
            </w:trPr>
          </w:trPrChange>
        </w:trPr>
        <w:tc>
          <w:tcPr>
            <w:tcW w:w="4145" w:type="dxa"/>
            <w:tcBorders>
              <w:top w:val="single" w:sz="4" w:space="0" w:color="000000"/>
              <w:left w:val="single" w:sz="4" w:space="0" w:color="000000"/>
              <w:bottom w:val="single" w:sz="4" w:space="0" w:color="000000"/>
              <w:right w:val="single" w:sz="4" w:space="0" w:color="000000"/>
            </w:tcBorders>
            <w:noWrap/>
            <w:vAlign w:val="bottom"/>
            <w:hideMark/>
            <w:tcPrChange w:id="829" w:author="俊林 杨" w:date="2025-07-03T16:27:00Z" w16du:dateUtc="2025-07-03T08:27:00Z">
              <w:tcPr>
                <w:tcW w:w="2499" w:type="pct"/>
                <w:tcBorders>
                  <w:top w:val="single" w:sz="4" w:space="0" w:color="000000"/>
                  <w:left w:val="single" w:sz="4" w:space="0" w:color="000000"/>
                  <w:bottom w:val="single" w:sz="4" w:space="0" w:color="000000"/>
                  <w:right w:val="single" w:sz="4" w:space="0" w:color="000000"/>
                </w:tcBorders>
                <w:noWrap/>
                <w:vAlign w:val="bottom"/>
                <w:hideMark/>
              </w:tcPr>
            </w:tcPrChange>
          </w:tcPr>
          <w:p w14:paraId="36203E50" w14:textId="77777777" w:rsidR="006F5780" w:rsidRDefault="006F5780" w:rsidP="00D4029B">
            <w:pPr>
              <w:pStyle w:val="y-0"/>
              <w:rPr>
                <w:rFonts w:hint="eastAsia"/>
              </w:rPr>
            </w:pPr>
            <w:r>
              <w:rPr>
                <w:rFonts w:hint="eastAsia"/>
              </w:rPr>
              <w:t>测试数据交互-类型3</w:t>
            </w:r>
          </w:p>
        </w:tc>
        <w:tc>
          <w:tcPr>
            <w:tcW w:w="4149" w:type="dxa"/>
            <w:tcBorders>
              <w:top w:val="single" w:sz="4" w:space="0" w:color="000000"/>
              <w:left w:val="nil"/>
              <w:bottom w:val="single" w:sz="4" w:space="0" w:color="000000"/>
              <w:right w:val="single" w:sz="4" w:space="0" w:color="000000"/>
            </w:tcBorders>
            <w:noWrap/>
            <w:vAlign w:val="center"/>
            <w:hideMark/>
            <w:tcPrChange w:id="830" w:author="俊林 杨" w:date="2025-07-03T16:27:00Z" w16du:dateUtc="2025-07-03T08:27:00Z">
              <w:tcPr>
                <w:tcW w:w="2500" w:type="pct"/>
                <w:tcBorders>
                  <w:top w:val="single" w:sz="4" w:space="0" w:color="000000"/>
                  <w:left w:val="nil"/>
                  <w:bottom w:val="single" w:sz="4" w:space="0" w:color="000000"/>
                  <w:right w:val="single" w:sz="4" w:space="0" w:color="000000"/>
                </w:tcBorders>
                <w:noWrap/>
                <w:vAlign w:val="center"/>
                <w:hideMark/>
              </w:tcPr>
            </w:tcPrChange>
          </w:tcPr>
          <w:p w14:paraId="0E035EC7" w14:textId="43EAF600" w:rsidR="006F5780" w:rsidRDefault="006F5780" w:rsidP="00D4029B">
            <w:pPr>
              <w:pStyle w:val="y-0"/>
              <w:rPr>
                <w:rFonts w:hint="eastAsia"/>
              </w:rPr>
            </w:pPr>
            <w:r>
              <w:rPr>
                <w:rFonts w:hint="eastAsia"/>
              </w:rPr>
              <w:t>11 日志采集场景 – 平台日志文件</w:t>
            </w:r>
            <w:ins w:id="831" w:author="俊林 杨" w:date="2025-07-03T16:30:00Z" w16du:dateUtc="2025-07-03T08:30:00Z">
              <w:r w:rsidR="005749FD">
                <w:rPr>
                  <w:rFonts w:hint="eastAsia"/>
                </w:rPr>
                <w:t>【必选】</w:t>
              </w:r>
            </w:ins>
          </w:p>
        </w:tc>
      </w:tr>
      <w:tr w:rsidR="006F5780" w14:paraId="49892083" w14:textId="77777777" w:rsidTr="005749FD">
        <w:trPr>
          <w:trHeight w:val="23"/>
          <w:trPrChange w:id="832" w:author="俊林 杨" w:date="2025-07-03T16:27:00Z" w16du:dateUtc="2025-07-03T08:27:00Z">
            <w:trPr>
              <w:trHeight w:val="23"/>
            </w:trPr>
          </w:trPrChange>
        </w:trPr>
        <w:tc>
          <w:tcPr>
            <w:tcW w:w="4145" w:type="dxa"/>
            <w:tcBorders>
              <w:top w:val="single" w:sz="4" w:space="0" w:color="000000"/>
              <w:left w:val="single" w:sz="4" w:space="0" w:color="000000"/>
              <w:bottom w:val="single" w:sz="4" w:space="0" w:color="000000"/>
              <w:right w:val="single" w:sz="4" w:space="0" w:color="000000"/>
            </w:tcBorders>
            <w:noWrap/>
            <w:vAlign w:val="bottom"/>
            <w:hideMark/>
            <w:tcPrChange w:id="833" w:author="俊林 杨" w:date="2025-07-03T16:27:00Z" w16du:dateUtc="2025-07-03T08:27:00Z">
              <w:tcPr>
                <w:tcW w:w="2499" w:type="pct"/>
                <w:tcBorders>
                  <w:top w:val="single" w:sz="4" w:space="0" w:color="000000"/>
                  <w:left w:val="single" w:sz="4" w:space="0" w:color="000000"/>
                  <w:bottom w:val="single" w:sz="4" w:space="0" w:color="000000"/>
                  <w:right w:val="single" w:sz="4" w:space="0" w:color="000000"/>
                </w:tcBorders>
                <w:noWrap/>
                <w:vAlign w:val="bottom"/>
                <w:hideMark/>
              </w:tcPr>
            </w:tcPrChange>
          </w:tcPr>
          <w:p w14:paraId="6A486082" w14:textId="77777777" w:rsidR="006F5780" w:rsidRDefault="006F5780" w:rsidP="00D4029B">
            <w:pPr>
              <w:pStyle w:val="y-0"/>
              <w:rPr>
                <w:rFonts w:hint="eastAsia"/>
              </w:rPr>
            </w:pPr>
            <w:r>
              <w:rPr>
                <w:rFonts w:hint="eastAsia"/>
              </w:rPr>
              <w:t>测试数据交互-类型4</w:t>
            </w:r>
          </w:p>
        </w:tc>
        <w:tc>
          <w:tcPr>
            <w:tcW w:w="4149" w:type="dxa"/>
            <w:tcBorders>
              <w:top w:val="single" w:sz="4" w:space="0" w:color="000000"/>
              <w:left w:val="nil"/>
              <w:bottom w:val="single" w:sz="4" w:space="0" w:color="000000"/>
              <w:right w:val="single" w:sz="4" w:space="0" w:color="000000"/>
            </w:tcBorders>
            <w:noWrap/>
            <w:vAlign w:val="center"/>
            <w:hideMark/>
            <w:tcPrChange w:id="834" w:author="俊林 杨" w:date="2025-07-03T16:27:00Z" w16du:dateUtc="2025-07-03T08:27:00Z">
              <w:tcPr>
                <w:tcW w:w="2500" w:type="pct"/>
                <w:tcBorders>
                  <w:top w:val="single" w:sz="4" w:space="0" w:color="000000"/>
                  <w:left w:val="nil"/>
                  <w:bottom w:val="single" w:sz="4" w:space="0" w:color="000000"/>
                  <w:right w:val="single" w:sz="4" w:space="0" w:color="000000"/>
                </w:tcBorders>
                <w:noWrap/>
                <w:vAlign w:val="center"/>
                <w:hideMark/>
              </w:tcPr>
            </w:tcPrChange>
          </w:tcPr>
          <w:p w14:paraId="75AB592E" w14:textId="70030C96" w:rsidR="006F5780" w:rsidRDefault="006F5780" w:rsidP="00D4029B">
            <w:pPr>
              <w:pStyle w:val="y-0"/>
              <w:rPr>
                <w:rFonts w:hint="eastAsia"/>
              </w:rPr>
            </w:pPr>
            <w:r>
              <w:rPr>
                <w:rFonts w:hint="eastAsia"/>
              </w:rPr>
              <w:t>5 系统漏洞排查-VPT文件</w:t>
            </w:r>
            <w:ins w:id="835" w:author="俊林 杨" w:date="2025-07-03T16:30:00Z" w16du:dateUtc="2025-07-03T08:30:00Z">
              <w:r w:rsidR="005749FD">
                <w:rPr>
                  <w:rFonts w:hint="eastAsia"/>
                </w:rPr>
                <w:t>【必选】</w:t>
              </w:r>
            </w:ins>
          </w:p>
        </w:tc>
      </w:tr>
      <w:tr w:rsidR="006F5780" w14:paraId="50E9F86F" w14:textId="77777777" w:rsidTr="005749FD">
        <w:trPr>
          <w:trHeight w:val="23"/>
          <w:trPrChange w:id="836" w:author="俊林 杨" w:date="2025-07-03T16:27:00Z" w16du:dateUtc="2025-07-03T08:27:00Z">
            <w:trPr>
              <w:trHeight w:val="23"/>
            </w:trPr>
          </w:trPrChange>
        </w:trPr>
        <w:tc>
          <w:tcPr>
            <w:tcW w:w="4145" w:type="dxa"/>
            <w:tcBorders>
              <w:top w:val="single" w:sz="4" w:space="0" w:color="000000"/>
              <w:left w:val="single" w:sz="4" w:space="0" w:color="000000"/>
              <w:bottom w:val="single" w:sz="4" w:space="0" w:color="000000"/>
              <w:right w:val="single" w:sz="4" w:space="0" w:color="000000"/>
            </w:tcBorders>
            <w:noWrap/>
            <w:vAlign w:val="center"/>
            <w:hideMark/>
            <w:tcPrChange w:id="837" w:author="俊林 杨" w:date="2025-07-03T16:27:00Z" w16du:dateUtc="2025-07-03T08:27:00Z">
              <w:tcPr>
                <w:tcW w:w="2499" w:type="pct"/>
                <w:tcBorders>
                  <w:top w:val="single" w:sz="4" w:space="0" w:color="000000"/>
                  <w:left w:val="single" w:sz="4" w:space="0" w:color="000000"/>
                  <w:bottom w:val="single" w:sz="4" w:space="0" w:color="000000"/>
                  <w:right w:val="single" w:sz="4" w:space="0" w:color="000000"/>
                </w:tcBorders>
                <w:noWrap/>
                <w:vAlign w:val="center"/>
                <w:hideMark/>
              </w:tcPr>
            </w:tcPrChange>
          </w:tcPr>
          <w:p w14:paraId="2CB12386" w14:textId="77777777" w:rsidR="006F5780" w:rsidRDefault="006F5780" w:rsidP="00D4029B">
            <w:pPr>
              <w:pStyle w:val="y-0"/>
              <w:rPr>
                <w:rFonts w:hint="eastAsia"/>
              </w:rPr>
            </w:pPr>
            <w:r>
              <w:rPr>
                <w:rFonts w:hint="eastAsia"/>
              </w:rPr>
              <w:t>测试数据交互-类型5</w:t>
            </w:r>
          </w:p>
        </w:tc>
        <w:tc>
          <w:tcPr>
            <w:tcW w:w="4149" w:type="dxa"/>
            <w:tcBorders>
              <w:top w:val="single" w:sz="4" w:space="0" w:color="000000"/>
              <w:left w:val="nil"/>
              <w:bottom w:val="single" w:sz="4" w:space="0" w:color="000000"/>
              <w:right w:val="single" w:sz="4" w:space="0" w:color="000000"/>
            </w:tcBorders>
            <w:noWrap/>
            <w:vAlign w:val="center"/>
            <w:hideMark/>
            <w:tcPrChange w:id="838" w:author="俊林 杨" w:date="2025-07-03T16:27:00Z" w16du:dateUtc="2025-07-03T08:27:00Z">
              <w:tcPr>
                <w:tcW w:w="2500" w:type="pct"/>
                <w:tcBorders>
                  <w:top w:val="single" w:sz="4" w:space="0" w:color="000000"/>
                  <w:left w:val="nil"/>
                  <w:bottom w:val="single" w:sz="4" w:space="0" w:color="000000"/>
                  <w:right w:val="single" w:sz="4" w:space="0" w:color="000000"/>
                </w:tcBorders>
                <w:noWrap/>
                <w:vAlign w:val="center"/>
                <w:hideMark/>
              </w:tcPr>
            </w:tcPrChange>
          </w:tcPr>
          <w:p w14:paraId="22AC8EAB" w14:textId="2FEA8FBB" w:rsidR="006F5780" w:rsidRDefault="006F5780" w:rsidP="00D4029B">
            <w:pPr>
              <w:pStyle w:val="y-0"/>
              <w:rPr>
                <w:rFonts w:hint="eastAsia"/>
              </w:rPr>
            </w:pPr>
            <w:r>
              <w:rPr>
                <w:rFonts w:hint="eastAsia"/>
              </w:rPr>
              <w:t>12 常态化上报本地系统漏洞</w:t>
            </w:r>
            <w:ins w:id="839" w:author="俊林 杨" w:date="2025-07-03T16:30:00Z" w16du:dateUtc="2025-07-03T08:30:00Z">
              <w:r w:rsidR="005749FD">
                <w:rPr>
                  <w:rFonts w:hint="eastAsia"/>
                </w:rPr>
                <w:t>【必选】</w:t>
              </w:r>
            </w:ins>
          </w:p>
        </w:tc>
      </w:tr>
      <w:tr w:rsidR="006F5780" w14:paraId="6B5F5BBC" w14:textId="77777777" w:rsidTr="005749FD">
        <w:trPr>
          <w:trHeight w:val="23"/>
          <w:trPrChange w:id="840" w:author="俊林 杨" w:date="2025-07-03T16:27:00Z" w16du:dateUtc="2025-07-03T08:27:00Z">
            <w:trPr>
              <w:trHeight w:val="23"/>
            </w:trPr>
          </w:trPrChange>
        </w:trPr>
        <w:tc>
          <w:tcPr>
            <w:tcW w:w="4145" w:type="dxa"/>
            <w:tcBorders>
              <w:top w:val="single" w:sz="4" w:space="0" w:color="000000"/>
              <w:left w:val="single" w:sz="4" w:space="0" w:color="000000"/>
              <w:bottom w:val="single" w:sz="4" w:space="0" w:color="000000"/>
              <w:right w:val="single" w:sz="4" w:space="0" w:color="000000"/>
            </w:tcBorders>
            <w:noWrap/>
            <w:vAlign w:val="center"/>
            <w:hideMark/>
            <w:tcPrChange w:id="841" w:author="俊林 杨" w:date="2025-07-03T16:27:00Z" w16du:dateUtc="2025-07-03T08:27:00Z">
              <w:tcPr>
                <w:tcW w:w="2499" w:type="pct"/>
                <w:tcBorders>
                  <w:top w:val="single" w:sz="4" w:space="0" w:color="000000"/>
                  <w:left w:val="single" w:sz="4" w:space="0" w:color="000000"/>
                  <w:bottom w:val="single" w:sz="4" w:space="0" w:color="000000"/>
                  <w:right w:val="single" w:sz="4" w:space="0" w:color="000000"/>
                </w:tcBorders>
                <w:noWrap/>
                <w:vAlign w:val="center"/>
                <w:hideMark/>
              </w:tcPr>
            </w:tcPrChange>
          </w:tcPr>
          <w:p w14:paraId="3AEC8AA6" w14:textId="77777777" w:rsidR="006F5780" w:rsidRDefault="006F5780" w:rsidP="00D4029B">
            <w:pPr>
              <w:pStyle w:val="y-0"/>
              <w:rPr>
                <w:rFonts w:hint="eastAsia"/>
              </w:rPr>
            </w:pPr>
            <w:r>
              <w:rPr>
                <w:rFonts w:hint="eastAsia"/>
              </w:rPr>
              <w:t>测试数据交互-类型6</w:t>
            </w:r>
          </w:p>
        </w:tc>
        <w:tc>
          <w:tcPr>
            <w:tcW w:w="4149" w:type="dxa"/>
            <w:tcBorders>
              <w:top w:val="single" w:sz="4" w:space="0" w:color="000000"/>
              <w:left w:val="nil"/>
              <w:bottom w:val="single" w:sz="4" w:space="0" w:color="000000"/>
              <w:right w:val="single" w:sz="4" w:space="0" w:color="000000"/>
            </w:tcBorders>
            <w:vAlign w:val="center"/>
            <w:hideMark/>
            <w:tcPrChange w:id="842" w:author="俊林 杨" w:date="2025-07-03T16:27:00Z" w16du:dateUtc="2025-07-03T08:27:00Z">
              <w:tcPr>
                <w:tcW w:w="2500" w:type="pct"/>
                <w:tcBorders>
                  <w:top w:val="single" w:sz="4" w:space="0" w:color="000000"/>
                  <w:left w:val="nil"/>
                  <w:bottom w:val="single" w:sz="4" w:space="0" w:color="000000"/>
                  <w:right w:val="single" w:sz="4" w:space="0" w:color="000000"/>
                </w:tcBorders>
                <w:vAlign w:val="center"/>
                <w:hideMark/>
              </w:tcPr>
            </w:tcPrChange>
          </w:tcPr>
          <w:p w14:paraId="1F8FD15B" w14:textId="10070663" w:rsidR="006F5780" w:rsidRDefault="006F5780" w:rsidP="00D4029B">
            <w:pPr>
              <w:pStyle w:val="y-0"/>
              <w:rPr>
                <w:rFonts w:hint="eastAsia"/>
              </w:rPr>
            </w:pPr>
            <w:r>
              <w:rPr>
                <w:rFonts w:hint="eastAsia"/>
              </w:rPr>
              <w:t>11 日志采集场景 – 平台日志文件</w:t>
            </w:r>
            <w:ins w:id="843" w:author="俊林 杨" w:date="2025-07-03T16:30:00Z" w16du:dateUtc="2025-07-03T08:30:00Z">
              <w:r w:rsidR="005749FD">
                <w:rPr>
                  <w:rFonts w:hint="eastAsia"/>
                </w:rPr>
                <w:t>【必选】</w:t>
              </w:r>
            </w:ins>
            <w:r>
              <w:rPr>
                <w:rFonts w:hint="eastAsia"/>
              </w:rPr>
              <w:br/>
              <w:t>12 常态化上报本地系统漏洞</w:t>
            </w:r>
            <w:ins w:id="844" w:author="俊林 杨" w:date="2025-07-03T16:30:00Z" w16du:dateUtc="2025-07-03T08:30:00Z">
              <w:r w:rsidR="005749FD">
                <w:rPr>
                  <w:rFonts w:hint="eastAsia"/>
                </w:rPr>
                <w:t>【必选】</w:t>
              </w:r>
            </w:ins>
          </w:p>
        </w:tc>
      </w:tr>
    </w:tbl>
    <w:p w14:paraId="69EB0FB5" w14:textId="7BCBEB9F" w:rsidR="00F94EBB" w:rsidRDefault="00F94EBB" w:rsidP="00D4029B">
      <w:pPr>
        <w:pStyle w:val="y-0"/>
        <w:numPr>
          <w:ilvl w:val="0"/>
          <w:numId w:val="32"/>
        </w:numPr>
        <w:rPr>
          <w:ins w:id="845" w:author="俊林 杨" w:date="2025-07-16T09:46:00Z" w16du:dateUtc="2025-07-16T01:46:00Z"/>
          <w:rFonts w:hint="eastAsia"/>
        </w:rPr>
      </w:pPr>
      <w:ins w:id="846" w:author="俊林 杨" w:date="2025-07-03T16:08:00Z" w16du:dateUtc="2025-07-03T08:08:00Z">
        <w:r>
          <w:rPr>
            <w:rFonts w:hint="eastAsia"/>
          </w:rPr>
          <w:t>不同场景下传递文件参数说明</w:t>
        </w:r>
      </w:ins>
    </w:p>
    <w:p w14:paraId="04EB7C6B" w14:textId="604CB1BC" w:rsidR="00662B76" w:rsidRDefault="00662B76" w:rsidP="00D4029B">
      <w:pPr>
        <w:pStyle w:val="y-0"/>
        <w:rPr>
          <w:ins w:id="847" w:author="俊林 杨" w:date="2025-07-16T09:51:00Z" w16du:dateUtc="2025-07-16T01:51:00Z"/>
          <w:rFonts w:hint="eastAsia"/>
        </w:rPr>
      </w:pPr>
      <w:ins w:id="848" w:author="俊林 杨" w:date="2025-07-16T09:47:00Z" w16du:dateUtc="2025-07-16T01:47:00Z">
        <w:r>
          <w:rPr>
            <w:rFonts w:hint="eastAsia"/>
          </w:rPr>
          <w:t>n</w:t>
        </w:r>
      </w:ins>
      <w:ins w:id="849" w:author="俊林 杨" w:date="2025-07-16T09:46:00Z" w16du:dateUtc="2025-07-16T01:46:00Z">
        <w:r w:rsidRPr="00F94EBB">
          <w:rPr>
            <w:rFonts w:hint="eastAsia"/>
          </w:rPr>
          <w:t>ame</w:t>
        </w:r>
      </w:ins>
      <w:ins w:id="850" w:author="俊林 杨" w:date="2025-07-16T09:47:00Z" w16du:dateUtc="2025-07-16T01:47:00Z">
        <w:r>
          <w:rPr>
            <w:rFonts w:hint="eastAsia"/>
          </w:rPr>
          <w:t>：</w:t>
        </w:r>
      </w:ins>
      <w:ins w:id="851" w:author="俊林 杨" w:date="2025-07-16T09:48:00Z" w16du:dateUtc="2025-07-16T01:48:00Z">
        <w:r>
          <w:rPr>
            <w:rFonts w:hint="eastAsia"/>
          </w:rPr>
          <w:t>文件名称，格式省侧可自行定义，</w:t>
        </w:r>
      </w:ins>
      <w:ins w:id="852" w:author="俊林 杨" w:date="2025-07-16T09:47:00Z" w16du:dateUtc="2025-07-16T01:47:00Z">
        <w:r>
          <w:rPr>
            <w:rFonts w:hint="eastAsia"/>
          </w:rPr>
          <w:t>建议根据以下</w:t>
        </w:r>
      </w:ins>
      <w:ins w:id="853" w:author="俊林 杨" w:date="2025-07-16T09:48:00Z" w16du:dateUtc="2025-07-16T01:48:00Z">
        <w:r>
          <w:rPr>
            <w:rFonts w:hint="eastAsia"/>
          </w:rPr>
          <w:t>表格内的规范对文件进行命名，所有的</w:t>
        </w:r>
      </w:ins>
      <w:ins w:id="854" w:author="俊林 杨" w:date="2025-07-16T09:49:00Z" w16du:dateUtc="2025-07-16T01:49:00Z">
        <w:r>
          <w:rPr>
            <w:rFonts w:hint="eastAsia"/>
          </w:rPr>
          <w:t>文件名需要携带后缀的格式</w:t>
        </w:r>
      </w:ins>
    </w:p>
    <w:p w14:paraId="21C9DD8F" w14:textId="6E2C2E37" w:rsidR="00662B76" w:rsidRDefault="00662B76" w:rsidP="00D4029B">
      <w:pPr>
        <w:pStyle w:val="y-0"/>
        <w:rPr>
          <w:ins w:id="855" w:author="俊林 杨" w:date="2025-07-16T09:52:00Z" w16du:dateUtc="2025-07-16T01:52:00Z"/>
          <w:rFonts w:hint="eastAsia"/>
        </w:rPr>
      </w:pPr>
      <w:ins w:id="856" w:author="俊林 杨" w:date="2025-07-16T09:51:00Z" w16du:dateUtc="2025-07-16T01:51:00Z">
        <w:r w:rsidRPr="00F94EBB">
          <w:rPr>
            <w:rFonts w:hint="eastAsia"/>
          </w:rPr>
          <w:t>dataType</w:t>
        </w:r>
        <w:r>
          <w:rPr>
            <w:rFonts w:hint="eastAsia"/>
          </w:rPr>
          <w:t>：非</w:t>
        </w:r>
        <w:r>
          <w:t>json</w:t>
        </w:r>
        <w:r>
          <w:rPr>
            <w:rFonts w:hint="eastAsia"/>
          </w:rPr>
          <w:t xml:space="preserve">/xml/txt </w:t>
        </w:r>
      </w:ins>
      <w:ins w:id="857" w:author="俊林 杨" w:date="2025-07-16T09:52:00Z" w16du:dateUtc="2025-07-16T01:52:00Z">
        <w:r>
          <w:rPr>
            <w:rFonts w:hint="eastAsia"/>
          </w:rPr>
          <w:t>的文件格式均为 file</w:t>
        </w:r>
      </w:ins>
    </w:p>
    <w:p w14:paraId="25795044" w14:textId="2690D211" w:rsidR="00662B76" w:rsidRDefault="00662B76">
      <w:pPr>
        <w:pStyle w:val="y-0"/>
        <w:rPr>
          <w:ins w:id="858" w:author="俊林 杨" w:date="2025-07-03T16:08:00Z" w16du:dateUtc="2025-07-03T08:08:00Z"/>
          <w:rFonts w:hint="eastAsia"/>
        </w:rPr>
        <w:pPrChange w:id="859" w:author="俊林 杨" w:date="2025-07-16T13:54:00Z" w16du:dateUtc="2025-07-16T05:54:00Z">
          <w:pPr>
            <w:pStyle w:val="y-0"/>
            <w:numPr>
              <w:numId w:val="32"/>
            </w:numPr>
            <w:ind w:left="440" w:hanging="440"/>
          </w:pPr>
        </w:pPrChange>
      </w:pPr>
      <w:ins w:id="860" w:author="俊林 杨" w:date="2025-07-16T09:52:00Z" w16du:dateUtc="2025-07-16T01:52:00Z">
        <w:r w:rsidRPr="00F94EBB">
          <w:rPr>
            <w:rFonts w:hint="eastAsia"/>
          </w:rPr>
          <w:t>objectID</w:t>
        </w:r>
        <w:r>
          <w:rPr>
            <w:rFonts w:hint="eastAsia"/>
          </w:rPr>
          <w:t>：</w:t>
        </w:r>
        <w:r w:rsidRPr="00662B76">
          <w:rPr>
            <w:rFonts w:hint="eastAsia"/>
          </w:rPr>
          <w:t>关联对象ID</w:t>
        </w:r>
        <w:r>
          <w:rPr>
            <w:rFonts w:hint="eastAsia"/>
          </w:rPr>
          <w:t xml:space="preserve">, </w:t>
        </w:r>
      </w:ins>
      <w:ins w:id="861" w:author="俊林 杨" w:date="2025-07-16T09:53:00Z" w16du:dateUtc="2025-07-16T01:53:00Z">
        <w:r>
          <w:rPr>
            <w:rFonts w:hint="eastAsia"/>
          </w:rPr>
          <w:t>不同场景下该值的描述不同</w:t>
        </w:r>
      </w:ins>
    </w:p>
    <w:tbl>
      <w:tblPr>
        <w:tblStyle w:val="af"/>
        <w:tblW w:w="0" w:type="auto"/>
        <w:tblLayout w:type="fixed"/>
        <w:tblLook w:val="04A0" w:firstRow="1" w:lastRow="0" w:firstColumn="1" w:lastColumn="0" w:noHBand="0" w:noVBand="1"/>
        <w:tblPrChange w:id="862" w:author="俊林 杨" w:date="2025-07-16T09:57:00Z" w16du:dateUtc="2025-07-16T01:57:00Z">
          <w:tblPr>
            <w:tblStyle w:val="af"/>
            <w:tblW w:w="0" w:type="auto"/>
            <w:tblLayout w:type="fixed"/>
            <w:tblLook w:val="04A0" w:firstRow="1" w:lastRow="0" w:firstColumn="1" w:lastColumn="0" w:noHBand="0" w:noVBand="1"/>
          </w:tblPr>
        </w:tblPrChange>
      </w:tblPr>
      <w:tblGrid>
        <w:gridCol w:w="1382"/>
        <w:gridCol w:w="1382"/>
        <w:gridCol w:w="1383"/>
        <w:gridCol w:w="1383"/>
        <w:gridCol w:w="1383"/>
        <w:gridCol w:w="1383"/>
        <w:gridCol w:w="1383"/>
        <w:tblGridChange w:id="863">
          <w:tblGrid>
            <w:gridCol w:w="1382"/>
            <w:gridCol w:w="1382"/>
            <w:gridCol w:w="1383"/>
            <w:gridCol w:w="1383"/>
            <w:gridCol w:w="1383"/>
            <w:gridCol w:w="1383"/>
            <w:gridCol w:w="1383"/>
          </w:tblGrid>
        </w:tblGridChange>
      </w:tblGrid>
      <w:tr w:rsidR="006600B0" w14:paraId="590EB896" w14:textId="77777777" w:rsidTr="006600B0">
        <w:trPr>
          <w:ins w:id="864" w:author="俊林 杨" w:date="2025-07-16T09:44:00Z"/>
        </w:trPr>
        <w:tc>
          <w:tcPr>
            <w:tcW w:w="1382" w:type="dxa"/>
            <w:tcPrChange w:id="865" w:author="俊林 杨" w:date="2025-07-16T09:57:00Z" w16du:dateUtc="2025-07-16T01:57:00Z">
              <w:tcPr>
                <w:tcW w:w="1382" w:type="dxa"/>
              </w:tcPr>
            </w:tcPrChange>
          </w:tcPr>
          <w:p w14:paraId="27413970" w14:textId="77777777" w:rsidR="006600B0" w:rsidRDefault="006600B0" w:rsidP="00D4029B">
            <w:pPr>
              <w:pStyle w:val="y-0"/>
              <w:rPr>
                <w:ins w:id="866" w:author="俊林 杨" w:date="2025-07-16T09:44:00Z" w16du:dateUtc="2025-07-16T01:44:00Z"/>
                <w:rFonts w:hint="eastAsia"/>
              </w:rPr>
            </w:pPr>
            <w:ins w:id="867" w:author="俊林 杨" w:date="2025-07-16T09:44:00Z" w16du:dateUtc="2025-07-16T01:44:00Z">
              <w:r>
                <w:rPr>
                  <w:rFonts w:hint="eastAsia"/>
                </w:rPr>
                <w:t>场景</w:t>
              </w:r>
            </w:ins>
          </w:p>
        </w:tc>
        <w:tc>
          <w:tcPr>
            <w:tcW w:w="1382" w:type="dxa"/>
            <w:tcPrChange w:id="868" w:author="俊林 杨" w:date="2025-07-16T09:57:00Z" w16du:dateUtc="2025-07-16T01:57:00Z">
              <w:tcPr>
                <w:tcW w:w="1382" w:type="dxa"/>
              </w:tcPr>
            </w:tcPrChange>
          </w:tcPr>
          <w:p w14:paraId="0C454E3D" w14:textId="77777777" w:rsidR="006600B0" w:rsidRDefault="006600B0" w:rsidP="00D4029B">
            <w:pPr>
              <w:pStyle w:val="y-0"/>
              <w:rPr>
                <w:ins w:id="869" w:author="俊林 杨" w:date="2025-07-16T09:44:00Z" w16du:dateUtc="2025-07-16T01:44:00Z"/>
                <w:rFonts w:hint="eastAsia"/>
              </w:rPr>
            </w:pPr>
            <w:ins w:id="870" w:author="俊林 杨" w:date="2025-07-16T09:44:00Z" w16du:dateUtc="2025-07-16T01:44:00Z">
              <w:r w:rsidRPr="00F94EBB">
                <w:rPr>
                  <w:rFonts w:hint="eastAsia"/>
                </w:rPr>
                <w:t>name</w:t>
              </w:r>
            </w:ins>
          </w:p>
        </w:tc>
        <w:tc>
          <w:tcPr>
            <w:tcW w:w="1383" w:type="dxa"/>
            <w:tcPrChange w:id="871" w:author="俊林 杨" w:date="2025-07-16T09:57:00Z" w16du:dateUtc="2025-07-16T01:57:00Z">
              <w:tcPr>
                <w:tcW w:w="1383" w:type="dxa"/>
              </w:tcPr>
            </w:tcPrChange>
          </w:tcPr>
          <w:p w14:paraId="59D737C0" w14:textId="77777777" w:rsidR="006600B0" w:rsidRDefault="006600B0" w:rsidP="00D4029B">
            <w:pPr>
              <w:pStyle w:val="y-0"/>
              <w:rPr>
                <w:ins w:id="872" w:author="俊林 杨" w:date="2025-07-16T09:44:00Z" w16du:dateUtc="2025-07-16T01:44:00Z"/>
                <w:rFonts w:hint="eastAsia"/>
              </w:rPr>
            </w:pPr>
            <w:ins w:id="873" w:author="俊林 杨" w:date="2025-07-16T09:44:00Z" w16du:dateUtc="2025-07-16T01:44:00Z">
              <w:r w:rsidRPr="00F94EBB">
                <w:rPr>
                  <w:rFonts w:hint="eastAsia"/>
                </w:rPr>
                <w:t>dataType</w:t>
              </w:r>
            </w:ins>
          </w:p>
        </w:tc>
        <w:tc>
          <w:tcPr>
            <w:tcW w:w="1383" w:type="dxa"/>
            <w:tcPrChange w:id="874" w:author="俊林 杨" w:date="2025-07-16T09:57:00Z" w16du:dateUtc="2025-07-16T01:57:00Z">
              <w:tcPr>
                <w:tcW w:w="1383" w:type="dxa"/>
              </w:tcPr>
            </w:tcPrChange>
          </w:tcPr>
          <w:p w14:paraId="3082A66E" w14:textId="31C3E0E5" w:rsidR="006600B0" w:rsidRDefault="006600B0" w:rsidP="00D4029B">
            <w:pPr>
              <w:pStyle w:val="y-0"/>
              <w:rPr>
                <w:ins w:id="875" w:author="俊林 杨" w:date="2025-07-16T09:44:00Z" w16du:dateUtc="2025-07-16T01:44:00Z"/>
                <w:rFonts w:hint="eastAsia"/>
              </w:rPr>
            </w:pPr>
            <w:ins w:id="876" w:author="俊林 杨" w:date="2025-07-16T09:44:00Z" w16du:dateUtc="2025-07-16T01:44:00Z">
              <w:r w:rsidRPr="00F94EBB">
                <w:rPr>
                  <w:rFonts w:hint="eastAsia"/>
                </w:rPr>
                <w:t>objectID</w:t>
              </w:r>
            </w:ins>
          </w:p>
        </w:tc>
        <w:tc>
          <w:tcPr>
            <w:tcW w:w="1383" w:type="dxa"/>
            <w:tcPrChange w:id="877" w:author="俊林 杨" w:date="2025-07-16T09:57:00Z" w16du:dateUtc="2025-07-16T01:57:00Z">
              <w:tcPr>
                <w:tcW w:w="1383" w:type="dxa"/>
              </w:tcPr>
            </w:tcPrChange>
          </w:tcPr>
          <w:p w14:paraId="52FCC3C6" w14:textId="05D258B8" w:rsidR="006600B0" w:rsidRPr="00F94EBB" w:rsidRDefault="006600B0" w:rsidP="00D4029B">
            <w:pPr>
              <w:pStyle w:val="y-0"/>
              <w:rPr>
                <w:ins w:id="878" w:author="俊林 杨" w:date="2025-07-16T09:57:00Z" w16du:dateUtc="2025-07-16T01:57:00Z"/>
                <w:rFonts w:hint="eastAsia"/>
              </w:rPr>
            </w:pPr>
            <w:ins w:id="879" w:author="俊林 杨" w:date="2025-07-16T09:57:00Z" w16du:dateUtc="2025-07-16T01:57:00Z">
              <w:r w:rsidRPr="00F94EBB">
                <w:rPr>
                  <w:rFonts w:hint="eastAsia"/>
                </w:rPr>
                <w:t>objectID</w:t>
              </w:r>
              <w:r>
                <w:rPr>
                  <w:rFonts w:hint="eastAsia"/>
                </w:rPr>
                <w:t>填写说明</w:t>
              </w:r>
            </w:ins>
          </w:p>
        </w:tc>
        <w:tc>
          <w:tcPr>
            <w:tcW w:w="1383" w:type="dxa"/>
            <w:tcPrChange w:id="880" w:author="俊林 杨" w:date="2025-07-16T09:57:00Z" w16du:dateUtc="2025-07-16T01:57:00Z">
              <w:tcPr>
                <w:tcW w:w="1383" w:type="dxa"/>
              </w:tcPr>
            </w:tcPrChange>
          </w:tcPr>
          <w:p w14:paraId="1F379019" w14:textId="30AF5FD9" w:rsidR="006600B0" w:rsidRDefault="006600B0" w:rsidP="00D4029B">
            <w:pPr>
              <w:pStyle w:val="y-0"/>
              <w:rPr>
                <w:ins w:id="881" w:author="俊林 杨" w:date="2025-07-16T09:44:00Z" w16du:dateUtc="2025-07-16T01:44:00Z"/>
                <w:rFonts w:hint="eastAsia"/>
              </w:rPr>
            </w:pPr>
            <w:ins w:id="882" w:author="俊林 杨" w:date="2025-07-16T09:44:00Z" w16du:dateUtc="2025-07-16T01:44:00Z">
              <w:r w:rsidRPr="00F94EBB">
                <w:rPr>
                  <w:rFonts w:hint="eastAsia"/>
                </w:rPr>
                <w:t>svcType</w:t>
              </w:r>
            </w:ins>
          </w:p>
        </w:tc>
        <w:tc>
          <w:tcPr>
            <w:tcW w:w="1383" w:type="dxa"/>
            <w:tcPrChange w:id="883" w:author="俊林 杨" w:date="2025-07-16T09:57:00Z" w16du:dateUtc="2025-07-16T01:57:00Z">
              <w:tcPr>
                <w:tcW w:w="1383" w:type="dxa"/>
              </w:tcPr>
            </w:tcPrChange>
          </w:tcPr>
          <w:p w14:paraId="319FC329" w14:textId="77777777" w:rsidR="006600B0" w:rsidRDefault="006600B0" w:rsidP="00D4029B">
            <w:pPr>
              <w:pStyle w:val="y-0"/>
              <w:rPr>
                <w:ins w:id="884" w:author="俊林 杨" w:date="2025-07-16T09:44:00Z" w16du:dateUtc="2025-07-16T01:44:00Z"/>
                <w:rFonts w:hint="eastAsia"/>
              </w:rPr>
            </w:pPr>
            <w:ins w:id="885" w:author="俊林 杨" w:date="2025-07-16T09:44:00Z" w16du:dateUtc="2025-07-16T01:44:00Z">
              <w:r w:rsidRPr="00F94EBB">
                <w:rPr>
                  <w:rFonts w:hint="eastAsia"/>
                </w:rPr>
                <w:t>reserved</w:t>
              </w:r>
            </w:ins>
          </w:p>
        </w:tc>
      </w:tr>
      <w:tr w:rsidR="006600B0" w14:paraId="274DD69D" w14:textId="77777777" w:rsidTr="006600B0">
        <w:trPr>
          <w:ins w:id="886" w:author="俊林 杨" w:date="2025-07-16T09:44:00Z"/>
        </w:trPr>
        <w:tc>
          <w:tcPr>
            <w:tcW w:w="1382" w:type="dxa"/>
            <w:tcPrChange w:id="887" w:author="俊林 杨" w:date="2025-07-16T09:57:00Z" w16du:dateUtc="2025-07-16T01:57:00Z">
              <w:tcPr>
                <w:tcW w:w="1382" w:type="dxa"/>
              </w:tcPr>
            </w:tcPrChange>
          </w:tcPr>
          <w:p w14:paraId="24CC3147" w14:textId="77777777" w:rsidR="006600B0" w:rsidRDefault="006600B0" w:rsidP="00D4029B">
            <w:pPr>
              <w:pStyle w:val="y-0"/>
              <w:rPr>
                <w:ins w:id="888" w:author="俊林 杨" w:date="2025-07-16T09:44:00Z" w16du:dateUtc="2025-07-16T01:44:00Z"/>
                <w:rFonts w:hint="eastAsia"/>
              </w:rPr>
            </w:pPr>
            <w:ins w:id="889" w:author="俊林 杨" w:date="2025-07-16T09:44:00Z" w16du:dateUtc="2025-07-16T01:44:00Z">
              <w:r w:rsidRPr="00B27D2D">
                <w:rPr>
                  <w:rFonts w:hint="eastAsia"/>
                </w:rPr>
                <w:t>POC文件</w:t>
              </w:r>
            </w:ins>
          </w:p>
        </w:tc>
        <w:tc>
          <w:tcPr>
            <w:tcW w:w="1382" w:type="dxa"/>
            <w:tcPrChange w:id="890" w:author="俊林 杨" w:date="2025-07-16T09:57:00Z" w16du:dateUtc="2025-07-16T01:57:00Z">
              <w:tcPr>
                <w:tcW w:w="1382" w:type="dxa"/>
              </w:tcPr>
            </w:tcPrChange>
          </w:tcPr>
          <w:p w14:paraId="488B4204" w14:textId="739BB9A1" w:rsidR="006600B0" w:rsidRDefault="006600B0" w:rsidP="00D4029B">
            <w:pPr>
              <w:pStyle w:val="y-0"/>
              <w:rPr>
                <w:ins w:id="891" w:author="俊林 杨" w:date="2025-07-16T09:44:00Z" w16du:dateUtc="2025-07-16T01:44:00Z"/>
                <w:rFonts w:hint="eastAsia"/>
              </w:rPr>
            </w:pPr>
            <w:ins w:id="892" w:author="俊林 杨" w:date="2025-07-16T09:44:00Z" w16du:dateUtc="2025-07-16T01:44:00Z">
              <w:r>
                <w:rPr>
                  <w:rFonts w:hint="eastAsia"/>
                </w:rPr>
                <w:t>{orderID}_</w:t>
              </w:r>
            </w:ins>
            <w:ins w:id="893" w:author="俊林 杨" w:date="2025-07-16T09:45:00Z" w16du:dateUtc="2025-07-16T01:45:00Z">
              <w:r>
                <w:rPr>
                  <w:rFonts w:hint="eastAsia"/>
                </w:rPr>
                <w:t>{POC名称}</w:t>
              </w:r>
              <w:r>
                <w:t xml:space="preserve"> </w:t>
              </w:r>
            </w:ins>
            <w:ins w:id="894" w:author="俊林 杨" w:date="2025-07-16T09:44:00Z" w16du:dateUtc="2025-07-16T01:44:00Z">
              <w:r>
                <w:t>_</w:t>
              </w:r>
              <w:r>
                <w:rPr>
                  <w:rFonts w:hint="eastAsia"/>
                </w:rPr>
                <w:t>{orgVulID}</w:t>
              </w:r>
              <w:r>
                <w:t>.py</w:t>
              </w:r>
            </w:ins>
          </w:p>
        </w:tc>
        <w:tc>
          <w:tcPr>
            <w:tcW w:w="1383" w:type="dxa"/>
            <w:tcPrChange w:id="895" w:author="俊林 杨" w:date="2025-07-16T09:57:00Z" w16du:dateUtc="2025-07-16T01:57:00Z">
              <w:tcPr>
                <w:tcW w:w="1383" w:type="dxa"/>
              </w:tcPr>
            </w:tcPrChange>
          </w:tcPr>
          <w:p w14:paraId="21706966" w14:textId="77777777" w:rsidR="006600B0" w:rsidRDefault="006600B0" w:rsidP="00D4029B">
            <w:pPr>
              <w:pStyle w:val="y-0"/>
              <w:rPr>
                <w:ins w:id="896" w:author="俊林 杨" w:date="2025-07-16T09:44:00Z" w16du:dateUtc="2025-07-16T01:44:00Z"/>
                <w:rFonts w:hint="eastAsia"/>
              </w:rPr>
            </w:pPr>
            <w:ins w:id="897" w:author="俊林 杨" w:date="2025-07-16T09:44:00Z" w16du:dateUtc="2025-07-16T01:44:00Z">
              <w:r>
                <w:rPr>
                  <w:rFonts w:hint="eastAsia"/>
                </w:rPr>
                <w:t>file</w:t>
              </w:r>
            </w:ins>
          </w:p>
        </w:tc>
        <w:tc>
          <w:tcPr>
            <w:tcW w:w="1383" w:type="dxa"/>
            <w:tcPrChange w:id="898" w:author="俊林 杨" w:date="2025-07-16T09:57:00Z" w16du:dateUtc="2025-07-16T01:57:00Z">
              <w:tcPr>
                <w:tcW w:w="1383" w:type="dxa"/>
              </w:tcPr>
            </w:tcPrChange>
          </w:tcPr>
          <w:p w14:paraId="70882EA4" w14:textId="5CAE62EE" w:rsidR="006600B0" w:rsidRDefault="003D34C4" w:rsidP="00D4029B">
            <w:pPr>
              <w:pStyle w:val="y-0"/>
              <w:rPr>
                <w:ins w:id="899" w:author="俊林 杨" w:date="2025-07-16T09:44:00Z" w16du:dateUtc="2025-07-16T01:44:00Z"/>
                <w:rFonts w:hint="eastAsia"/>
              </w:rPr>
            </w:pPr>
            <w:ins w:id="900" w:author="俊林 杨" w:date="2025-07-16T09:58:00Z" w16du:dateUtc="2025-07-16T01:58:00Z">
              <w:r>
                <w:rPr>
                  <w:rFonts w:hint="eastAsia"/>
                </w:rPr>
                <w:t>CVE-202</w:t>
              </w:r>
            </w:ins>
            <w:ins w:id="901" w:author="俊林 杨" w:date="2025-07-16T09:59:00Z" w16du:dateUtc="2025-07-16T01:59:00Z">
              <w:r>
                <w:rPr>
                  <w:rFonts w:hint="eastAsia"/>
                </w:rPr>
                <w:t>5</w:t>
              </w:r>
            </w:ins>
            <w:ins w:id="902" w:author="俊林 杨" w:date="2025-07-16T09:58:00Z" w16du:dateUtc="2025-07-16T01:58:00Z">
              <w:r>
                <w:rPr>
                  <w:rFonts w:hint="eastAsia"/>
                </w:rPr>
                <w:t>-0</w:t>
              </w:r>
            </w:ins>
            <w:ins w:id="903" w:author="俊林 杨" w:date="2025-07-16T09:59:00Z" w16du:dateUtc="2025-07-16T01:59:00Z">
              <w:r>
                <w:rPr>
                  <w:rFonts w:hint="eastAsia"/>
                </w:rPr>
                <w:t>0</w:t>
              </w:r>
            </w:ins>
            <w:ins w:id="904" w:author="俊林 杨" w:date="2025-07-16T09:58:00Z" w16du:dateUtc="2025-07-16T01:58:00Z">
              <w:r>
                <w:rPr>
                  <w:rFonts w:hint="eastAsia"/>
                </w:rPr>
                <w:t>02</w:t>
              </w:r>
            </w:ins>
          </w:p>
        </w:tc>
        <w:tc>
          <w:tcPr>
            <w:tcW w:w="1383" w:type="dxa"/>
            <w:tcPrChange w:id="905" w:author="俊林 杨" w:date="2025-07-16T09:57:00Z" w16du:dateUtc="2025-07-16T01:57:00Z">
              <w:tcPr>
                <w:tcW w:w="1383" w:type="dxa"/>
              </w:tcPr>
            </w:tcPrChange>
          </w:tcPr>
          <w:p w14:paraId="0C92AE8D" w14:textId="20CF8FB6" w:rsidR="006600B0" w:rsidRDefault="003D34C4" w:rsidP="00D4029B">
            <w:pPr>
              <w:pStyle w:val="y-0"/>
              <w:rPr>
                <w:ins w:id="906" w:author="俊林 杨" w:date="2025-07-16T09:57:00Z" w16du:dateUtc="2025-07-16T01:57:00Z"/>
                <w:rFonts w:hint="eastAsia"/>
              </w:rPr>
            </w:pPr>
            <w:ins w:id="907" w:author="俊林 杨" w:date="2025-07-16T09:58:00Z" w16du:dateUtc="2025-07-16T01:58:00Z">
              <w:r>
                <w:rPr>
                  <w:rFonts w:hint="eastAsia"/>
                </w:rPr>
                <w:t>必填，</w:t>
              </w:r>
            </w:ins>
            <w:ins w:id="908" w:author="俊林 杨" w:date="2025-07-16T09:59:00Z" w16du:dateUtc="2025-07-16T01:59:00Z">
              <w:r w:rsidRPr="003D34C4">
                <w:rPr>
                  <w:rFonts w:hint="eastAsia"/>
                </w:rPr>
                <w:t>orgVulID</w:t>
              </w:r>
            </w:ins>
          </w:p>
        </w:tc>
        <w:tc>
          <w:tcPr>
            <w:tcW w:w="1383" w:type="dxa"/>
            <w:tcPrChange w:id="909" w:author="俊林 杨" w:date="2025-07-16T09:57:00Z" w16du:dateUtc="2025-07-16T01:57:00Z">
              <w:tcPr>
                <w:tcW w:w="1383" w:type="dxa"/>
              </w:tcPr>
            </w:tcPrChange>
          </w:tcPr>
          <w:p w14:paraId="33723972" w14:textId="45EF68C2" w:rsidR="006600B0" w:rsidRDefault="006600B0" w:rsidP="00D4029B">
            <w:pPr>
              <w:pStyle w:val="y-0"/>
              <w:rPr>
                <w:ins w:id="910" w:author="俊林 杨" w:date="2025-07-16T09:44:00Z" w16du:dateUtc="2025-07-16T01:44:00Z"/>
                <w:rFonts w:hint="eastAsia"/>
              </w:rPr>
            </w:pPr>
            <w:ins w:id="911" w:author="俊林 杨" w:date="2025-07-16T09:44:00Z" w16du:dateUtc="2025-07-16T01:44:00Z">
              <w:r>
                <w:rPr>
                  <w:rFonts w:hint="eastAsia"/>
                </w:rPr>
                <w:t>1</w:t>
              </w:r>
            </w:ins>
          </w:p>
        </w:tc>
        <w:tc>
          <w:tcPr>
            <w:tcW w:w="1383" w:type="dxa"/>
            <w:tcPrChange w:id="912" w:author="俊林 杨" w:date="2025-07-16T09:57:00Z" w16du:dateUtc="2025-07-16T01:57:00Z">
              <w:tcPr>
                <w:tcW w:w="1383" w:type="dxa"/>
              </w:tcPr>
            </w:tcPrChange>
          </w:tcPr>
          <w:p w14:paraId="4012AB99" w14:textId="77777777" w:rsidR="006600B0" w:rsidRDefault="006600B0" w:rsidP="00D4029B">
            <w:pPr>
              <w:pStyle w:val="y-0"/>
              <w:rPr>
                <w:ins w:id="913" w:author="俊林 杨" w:date="2025-07-16T09:44:00Z" w16du:dateUtc="2025-07-16T01:44:00Z"/>
                <w:rFonts w:hint="eastAsia"/>
              </w:rPr>
            </w:pPr>
          </w:p>
        </w:tc>
      </w:tr>
      <w:tr w:rsidR="006600B0" w14:paraId="4EC5903A" w14:textId="77777777" w:rsidTr="006600B0">
        <w:trPr>
          <w:ins w:id="914" w:author="俊林 杨" w:date="2025-07-16T09:44:00Z"/>
        </w:trPr>
        <w:tc>
          <w:tcPr>
            <w:tcW w:w="1382" w:type="dxa"/>
            <w:tcPrChange w:id="915" w:author="俊林 杨" w:date="2025-07-16T09:57:00Z" w16du:dateUtc="2025-07-16T01:57:00Z">
              <w:tcPr>
                <w:tcW w:w="1382" w:type="dxa"/>
              </w:tcPr>
            </w:tcPrChange>
          </w:tcPr>
          <w:p w14:paraId="702F0A31" w14:textId="77777777" w:rsidR="006600B0" w:rsidRDefault="006600B0" w:rsidP="00D4029B">
            <w:pPr>
              <w:pStyle w:val="y-0"/>
              <w:rPr>
                <w:ins w:id="916" w:author="俊林 杨" w:date="2025-07-16T09:44:00Z" w16du:dateUtc="2025-07-16T01:44:00Z"/>
                <w:rFonts w:hint="eastAsia"/>
              </w:rPr>
            </w:pPr>
            <w:ins w:id="917" w:author="俊林 杨" w:date="2025-07-16T09:44:00Z" w16du:dateUtc="2025-07-16T01:44:00Z">
              <w:r w:rsidRPr="00B27D2D">
                <w:rPr>
                  <w:rFonts w:hint="eastAsia"/>
                </w:rPr>
                <w:t>扫描任务佐证材料</w:t>
              </w:r>
            </w:ins>
          </w:p>
        </w:tc>
        <w:tc>
          <w:tcPr>
            <w:tcW w:w="1382" w:type="dxa"/>
            <w:tcPrChange w:id="918" w:author="俊林 杨" w:date="2025-07-16T09:57:00Z" w16du:dateUtc="2025-07-16T01:57:00Z">
              <w:tcPr>
                <w:tcW w:w="1382" w:type="dxa"/>
              </w:tcPr>
            </w:tcPrChange>
          </w:tcPr>
          <w:p w14:paraId="57A6ECBD" w14:textId="5E22A096" w:rsidR="006600B0" w:rsidRDefault="006600B0" w:rsidP="00D4029B">
            <w:pPr>
              <w:pStyle w:val="y-0"/>
              <w:rPr>
                <w:ins w:id="919" w:author="俊林 杨" w:date="2025-07-16T09:44:00Z" w16du:dateUtc="2025-07-16T01:44:00Z"/>
                <w:rFonts w:hint="eastAsia"/>
              </w:rPr>
            </w:pPr>
            <w:ins w:id="920" w:author="俊林 杨" w:date="2025-07-16T09:44:00Z" w16du:dateUtc="2025-07-16T01:44:00Z">
              <w:r>
                <w:rPr>
                  <w:rFonts w:hint="eastAsia"/>
                </w:rPr>
                <w:t>{orderID}_工单</w:t>
              </w:r>
              <w:r w:rsidRPr="00B27D2D">
                <w:rPr>
                  <w:rFonts w:hint="eastAsia"/>
                </w:rPr>
                <w:t>扫描任务佐证材料</w:t>
              </w:r>
              <w:r>
                <w:rPr>
                  <w:rFonts w:hint="eastAsia"/>
                </w:rPr>
                <w:t>_20250331.</w:t>
              </w:r>
            </w:ins>
            <w:ins w:id="921" w:author="俊林 杨" w:date="2025-07-16T10:00:00Z" w16du:dateUtc="2025-07-16T02:00:00Z">
              <w:r w:rsidR="003D34C4">
                <w:rPr>
                  <w:rFonts w:hint="eastAsia"/>
                </w:rPr>
                <w:t>zip</w:t>
              </w:r>
            </w:ins>
          </w:p>
        </w:tc>
        <w:tc>
          <w:tcPr>
            <w:tcW w:w="1383" w:type="dxa"/>
            <w:tcPrChange w:id="922" w:author="俊林 杨" w:date="2025-07-16T09:57:00Z" w16du:dateUtc="2025-07-16T01:57:00Z">
              <w:tcPr>
                <w:tcW w:w="1383" w:type="dxa"/>
              </w:tcPr>
            </w:tcPrChange>
          </w:tcPr>
          <w:p w14:paraId="39D50114" w14:textId="77777777" w:rsidR="006600B0" w:rsidRDefault="006600B0" w:rsidP="00D4029B">
            <w:pPr>
              <w:pStyle w:val="y-0"/>
              <w:rPr>
                <w:ins w:id="923" w:author="俊林 杨" w:date="2025-07-16T09:44:00Z" w16du:dateUtc="2025-07-16T01:44:00Z"/>
                <w:rFonts w:hint="eastAsia"/>
              </w:rPr>
            </w:pPr>
            <w:ins w:id="924" w:author="俊林 杨" w:date="2025-07-16T09:44:00Z" w16du:dateUtc="2025-07-16T01:44:00Z">
              <w:r>
                <w:rPr>
                  <w:rFonts w:hint="eastAsia"/>
                </w:rPr>
                <w:t>file</w:t>
              </w:r>
            </w:ins>
          </w:p>
        </w:tc>
        <w:tc>
          <w:tcPr>
            <w:tcW w:w="1383" w:type="dxa"/>
            <w:tcPrChange w:id="925" w:author="俊林 杨" w:date="2025-07-16T09:57:00Z" w16du:dateUtc="2025-07-16T01:57:00Z">
              <w:tcPr>
                <w:tcW w:w="1383" w:type="dxa"/>
              </w:tcPr>
            </w:tcPrChange>
          </w:tcPr>
          <w:p w14:paraId="3B971DC1" w14:textId="77777777" w:rsidR="006600B0" w:rsidRDefault="006600B0" w:rsidP="00D4029B">
            <w:pPr>
              <w:pStyle w:val="y-0"/>
              <w:rPr>
                <w:ins w:id="926" w:author="俊林 杨" w:date="2025-07-16T09:44:00Z" w16du:dateUtc="2025-07-16T01:44:00Z"/>
                <w:rFonts w:hint="eastAsia"/>
              </w:rPr>
            </w:pPr>
            <w:ins w:id="927" w:author="俊林 杨" w:date="2025-07-16T09:44:00Z" w16du:dateUtc="2025-07-16T01:44:00Z">
              <w:r w:rsidRPr="00400108">
                <w:t>1-43-1688825291109179392</w:t>
              </w:r>
            </w:ins>
          </w:p>
        </w:tc>
        <w:tc>
          <w:tcPr>
            <w:tcW w:w="1383" w:type="dxa"/>
            <w:tcPrChange w:id="928" w:author="俊林 杨" w:date="2025-07-16T09:57:00Z" w16du:dateUtc="2025-07-16T01:57:00Z">
              <w:tcPr>
                <w:tcW w:w="1383" w:type="dxa"/>
              </w:tcPr>
            </w:tcPrChange>
          </w:tcPr>
          <w:p w14:paraId="766513E3" w14:textId="7E36895D" w:rsidR="006600B0" w:rsidRDefault="003D34C4" w:rsidP="00D4029B">
            <w:pPr>
              <w:pStyle w:val="y-0"/>
              <w:rPr>
                <w:ins w:id="929" w:author="俊林 杨" w:date="2025-07-16T09:57:00Z" w16du:dateUtc="2025-07-16T01:57:00Z"/>
                <w:rFonts w:hint="eastAsia"/>
              </w:rPr>
            </w:pPr>
            <w:ins w:id="930" w:author="俊林 杨" w:date="2025-07-16T09:59:00Z" w16du:dateUtc="2025-07-16T01:59:00Z">
              <w:r>
                <w:rPr>
                  <w:rFonts w:hint="eastAsia"/>
                </w:rPr>
                <w:t>必填，该任务对应的orderID，</w:t>
              </w:r>
            </w:ins>
            <w:ins w:id="931" w:author="俊林 杨" w:date="2025-07-16T10:00:00Z" w16du:dateUtc="2025-07-16T02:00:00Z">
              <w:r>
                <w:rPr>
                  <w:rFonts w:hint="eastAsia"/>
                </w:rPr>
                <w:t>如果是有多个证明材料，可放同一个文件内</w:t>
              </w:r>
            </w:ins>
            <w:ins w:id="932" w:author="俊林 杨" w:date="2025-07-16T10:01:00Z" w16du:dateUtc="2025-07-16T02:01:00Z">
              <w:r>
                <w:rPr>
                  <w:rFonts w:hint="eastAsia"/>
                </w:rPr>
                <w:t>，该文件可以是压缩包</w:t>
              </w:r>
            </w:ins>
            <w:ins w:id="933" w:author="俊林 杨" w:date="2025-07-16T10:02:00Z" w16du:dateUtc="2025-07-16T02:02:00Z">
              <w:r>
                <w:rPr>
                  <w:rFonts w:hint="eastAsia"/>
                </w:rPr>
                <w:t>或其他格式</w:t>
              </w:r>
            </w:ins>
          </w:p>
        </w:tc>
        <w:tc>
          <w:tcPr>
            <w:tcW w:w="1383" w:type="dxa"/>
            <w:tcPrChange w:id="934" w:author="俊林 杨" w:date="2025-07-16T09:57:00Z" w16du:dateUtc="2025-07-16T01:57:00Z">
              <w:tcPr>
                <w:tcW w:w="1383" w:type="dxa"/>
              </w:tcPr>
            </w:tcPrChange>
          </w:tcPr>
          <w:p w14:paraId="2F5D4583" w14:textId="723F030E" w:rsidR="006600B0" w:rsidRDefault="006600B0" w:rsidP="00D4029B">
            <w:pPr>
              <w:pStyle w:val="y-0"/>
              <w:rPr>
                <w:ins w:id="935" w:author="俊林 杨" w:date="2025-07-16T09:44:00Z" w16du:dateUtc="2025-07-16T01:44:00Z"/>
                <w:rFonts w:hint="eastAsia"/>
              </w:rPr>
            </w:pPr>
            <w:ins w:id="936" w:author="俊林 杨" w:date="2025-07-16T09:44:00Z" w16du:dateUtc="2025-07-16T01:44:00Z">
              <w:r>
                <w:rPr>
                  <w:rFonts w:hint="eastAsia"/>
                </w:rPr>
                <w:t>3</w:t>
              </w:r>
            </w:ins>
          </w:p>
        </w:tc>
        <w:tc>
          <w:tcPr>
            <w:tcW w:w="1383" w:type="dxa"/>
            <w:tcPrChange w:id="937" w:author="俊林 杨" w:date="2025-07-16T09:57:00Z" w16du:dateUtc="2025-07-16T01:57:00Z">
              <w:tcPr>
                <w:tcW w:w="1383" w:type="dxa"/>
              </w:tcPr>
            </w:tcPrChange>
          </w:tcPr>
          <w:p w14:paraId="2840889C" w14:textId="77777777" w:rsidR="006600B0" w:rsidRDefault="006600B0" w:rsidP="00D4029B">
            <w:pPr>
              <w:pStyle w:val="y-0"/>
              <w:rPr>
                <w:ins w:id="938" w:author="俊林 杨" w:date="2025-07-16T09:44:00Z" w16du:dateUtc="2025-07-16T01:44:00Z"/>
                <w:rFonts w:hint="eastAsia"/>
              </w:rPr>
            </w:pPr>
          </w:p>
        </w:tc>
      </w:tr>
      <w:tr w:rsidR="006600B0" w14:paraId="7EE1DDA7" w14:textId="77777777" w:rsidTr="006600B0">
        <w:trPr>
          <w:ins w:id="939" w:author="俊林 杨" w:date="2025-07-16T09:44:00Z"/>
        </w:trPr>
        <w:tc>
          <w:tcPr>
            <w:tcW w:w="1382" w:type="dxa"/>
            <w:tcPrChange w:id="940" w:author="俊林 杨" w:date="2025-07-16T09:57:00Z" w16du:dateUtc="2025-07-16T01:57:00Z">
              <w:tcPr>
                <w:tcW w:w="1382" w:type="dxa"/>
              </w:tcPr>
            </w:tcPrChange>
          </w:tcPr>
          <w:p w14:paraId="0C3AECD2" w14:textId="77777777" w:rsidR="006600B0" w:rsidRDefault="006600B0" w:rsidP="00D4029B">
            <w:pPr>
              <w:pStyle w:val="y-0"/>
              <w:rPr>
                <w:ins w:id="941" w:author="俊林 杨" w:date="2025-07-16T09:44:00Z" w16du:dateUtc="2025-07-16T01:44:00Z"/>
                <w:rFonts w:hint="eastAsia"/>
              </w:rPr>
            </w:pPr>
            <w:ins w:id="942" w:author="俊林 杨" w:date="2025-07-16T09:44:00Z" w16du:dateUtc="2025-07-16T01:44:00Z">
              <w:r w:rsidRPr="005749FD">
                <w:rPr>
                  <w:rFonts w:hint="eastAsia"/>
                </w:rPr>
                <w:t>人工核验材料</w:t>
              </w:r>
            </w:ins>
          </w:p>
        </w:tc>
        <w:tc>
          <w:tcPr>
            <w:tcW w:w="1382" w:type="dxa"/>
            <w:tcPrChange w:id="943" w:author="俊林 杨" w:date="2025-07-16T09:57:00Z" w16du:dateUtc="2025-07-16T01:57:00Z">
              <w:tcPr>
                <w:tcW w:w="1382" w:type="dxa"/>
              </w:tcPr>
            </w:tcPrChange>
          </w:tcPr>
          <w:p w14:paraId="4B9BEF68" w14:textId="77777777" w:rsidR="006600B0" w:rsidRDefault="006600B0" w:rsidP="00D4029B">
            <w:pPr>
              <w:pStyle w:val="y-0"/>
              <w:rPr>
                <w:ins w:id="944" w:author="俊林 杨" w:date="2025-07-16T09:44:00Z" w16du:dateUtc="2025-07-16T01:44:00Z"/>
                <w:rFonts w:hint="eastAsia"/>
              </w:rPr>
            </w:pPr>
            <w:ins w:id="945" w:author="俊林 杨" w:date="2025-07-16T09:44:00Z" w16du:dateUtc="2025-07-16T01:44:00Z">
              <w:r>
                <w:rPr>
                  <w:rFonts w:hint="eastAsia"/>
                </w:rPr>
                <w:t>{orderID}_</w:t>
              </w:r>
              <w:r w:rsidRPr="005749FD">
                <w:rPr>
                  <w:rFonts w:hint="eastAsia"/>
                </w:rPr>
                <w:t>人工核验材料</w:t>
              </w:r>
              <w:r>
                <w:rPr>
                  <w:rFonts w:hint="eastAsia"/>
                </w:rPr>
                <w:t>_20250331.word</w:t>
              </w:r>
            </w:ins>
          </w:p>
        </w:tc>
        <w:tc>
          <w:tcPr>
            <w:tcW w:w="1383" w:type="dxa"/>
            <w:tcPrChange w:id="946" w:author="俊林 杨" w:date="2025-07-16T09:57:00Z" w16du:dateUtc="2025-07-16T01:57:00Z">
              <w:tcPr>
                <w:tcW w:w="1383" w:type="dxa"/>
              </w:tcPr>
            </w:tcPrChange>
          </w:tcPr>
          <w:p w14:paraId="383C4EAF" w14:textId="77777777" w:rsidR="006600B0" w:rsidRDefault="006600B0" w:rsidP="00D4029B">
            <w:pPr>
              <w:pStyle w:val="y-0"/>
              <w:rPr>
                <w:ins w:id="947" w:author="俊林 杨" w:date="2025-07-16T09:44:00Z" w16du:dateUtc="2025-07-16T01:44:00Z"/>
                <w:rFonts w:hint="eastAsia"/>
              </w:rPr>
            </w:pPr>
            <w:ins w:id="948" w:author="俊林 杨" w:date="2025-07-16T09:44:00Z" w16du:dateUtc="2025-07-16T01:44:00Z">
              <w:r>
                <w:rPr>
                  <w:rFonts w:hint="eastAsia"/>
                </w:rPr>
                <w:t>file</w:t>
              </w:r>
            </w:ins>
          </w:p>
        </w:tc>
        <w:tc>
          <w:tcPr>
            <w:tcW w:w="1383" w:type="dxa"/>
            <w:tcPrChange w:id="949" w:author="俊林 杨" w:date="2025-07-16T09:57:00Z" w16du:dateUtc="2025-07-16T01:57:00Z">
              <w:tcPr>
                <w:tcW w:w="1383" w:type="dxa"/>
              </w:tcPr>
            </w:tcPrChange>
          </w:tcPr>
          <w:p w14:paraId="7CA36A9C" w14:textId="77777777" w:rsidR="006600B0" w:rsidRDefault="006600B0" w:rsidP="00D4029B">
            <w:pPr>
              <w:pStyle w:val="y-0"/>
              <w:rPr>
                <w:ins w:id="950" w:author="俊林 杨" w:date="2025-07-16T09:44:00Z" w16du:dateUtc="2025-07-16T01:44:00Z"/>
                <w:rFonts w:hint="eastAsia"/>
              </w:rPr>
            </w:pPr>
            <w:ins w:id="951" w:author="俊林 杨" w:date="2025-07-16T09:44:00Z" w16du:dateUtc="2025-07-16T01:44:00Z">
              <w:r w:rsidRPr="00400108">
                <w:t>1-43-1688825291109179392</w:t>
              </w:r>
            </w:ins>
          </w:p>
        </w:tc>
        <w:tc>
          <w:tcPr>
            <w:tcW w:w="1383" w:type="dxa"/>
            <w:tcPrChange w:id="952" w:author="俊林 杨" w:date="2025-07-16T09:57:00Z" w16du:dateUtc="2025-07-16T01:57:00Z">
              <w:tcPr>
                <w:tcW w:w="1383" w:type="dxa"/>
              </w:tcPr>
            </w:tcPrChange>
          </w:tcPr>
          <w:p w14:paraId="36E5547D" w14:textId="405C1E9F" w:rsidR="006600B0" w:rsidRDefault="003D34C4" w:rsidP="00D4029B">
            <w:pPr>
              <w:pStyle w:val="y-0"/>
              <w:rPr>
                <w:ins w:id="953" w:author="俊林 杨" w:date="2025-07-16T09:57:00Z" w16du:dateUtc="2025-07-16T01:57:00Z"/>
                <w:rFonts w:hint="eastAsia"/>
              </w:rPr>
            </w:pPr>
            <w:ins w:id="954" w:author="俊林 杨" w:date="2025-07-16T10:01:00Z" w16du:dateUtc="2025-07-16T02:01:00Z">
              <w:r>
                <w:rPr>
                  <w:rFonts w:hint="eastAsia"/>
                </w:rPr>
                <w:t>必填，该任务对应的orderID，如果是有多个证明材料，可放同一个文件内，该</w:t>
              </w:r>
              <w:r>
                <w:rPr>
                  <w:rFonts w:hint="eastAsia"/>
                </w:rPr>
                <w:lastRenderedPageBreak/>
                <w:t>文件可以是压缩包</w:t>
              </w:r>
            </w:ins>
            <w:ins w:id="955" w:author="俊林 杨" w:date="2025-07-16T10:02:00Z" w16du:dateUtc="2025-07-16T02:02:00Z">
              <w:r>
                <w:rPr>
                  <w:rFonts w:hint="eastAsia"/>
                </w:rPr>
                <w:t>或其他格式</w:t>
              </w:r>
            </w:ins>
          </w:p>
        </w:tc>
        <w:tc>
          <w:tcPr>
            <w:tcW w:w="1383" w:type="dxa"/>
            <w:tcPrChange w:id="956" w:author="俊林 杨" w:date="2025-07-16T09:57:00Z" w16du:dateUtc="2025-07-16T01:57:00Z">
              <w:tcPr>
                <w:tcW w:w="1383" w:type="dxa"/>
              </w:tcPr>
            </w:tcPrChange>
          </w:tcPr>
          <w:p w14:paraId="243DD71D" w14:textId="1EB8E992" w:rsidR="006600B0" w:rsidRDefault="006600B0" w:rsidP="00D4029B">
            <w:pPr>
              <w:pStyle w:val="y-0"/>
              <w:rPr>
                <w:ins w:id="957" w:author="俊林 杨" w:date="2025-07-16T09:44:00Z" w16du:dateUtc="2025-07-16T01:44:00Z"/>
                <w:rFonts w:hint="eastAsia"/>
              </w:rPr>
            </w:pPr>
            <w:ins w:id="958" w:author="俊林 杨" w:date="2025-07-16T09:44:00Z" w16du:dateUtc="2025-07-16T01:44:00Z">
              <w:r>
                <w:rPr>
                  <w:rFonts w:hint="eastAsia"/>
                </w:rPr>
                <w:lastRenderedPageBreak/>
                <w:t>4</w:t>
              </w:r>
            </w:ins>
          </w:p>
        </w:tc>
        <w:tc>
          <w:tcPr>
            <w:tcW w:w="1383" w:type="dxa"/>
            <w:tcPrChange w:id="959" w:author="俊林 杨" w:date="2025-07-16T09:57:00Z" w16du:dateUtc="2025-07-16T01:57:00Z">
              <w:tcPr>
                <w:tcW w:w="1383" w:type="dxa"/>
              </w:tcPr>
            </w:tcPrChange>
          </w:tcPr>
          <w:p w14:paraId="7372317F" w14:textId="77777777" w:rsidR="006600B0" w:rsidRDefault="006600B0" w:rsidP="00D4029B">
            <w:pPr>
              <w:pStyle w:val="y-0"/>
              <w:rPr>
                <w:ins w:id="960" w:author="俊林 杨" w:date="2025-07-16T09:44:00Z" w16du:dateUtc="2025-07-16T01:44:00Z"/>
                <w:rFonts w:hint="eastAsia"/>
              </w:rPr>
            </w:pPr>
          </w:p>
        </w:tc>
      </w:tr>
      <w:tr w:rsidR="006600B0" w14:paraId="466EAE1D" w14:textId="77777777" w:rsidTr="006600B0">
        <w:trPr>
          <w:ins w:id="961" w:author="俊林 杨" w:date="2025-07-16T09:44:00Z"/>
        </w:trPr>
        <w:tc>
          <w:tcPr>
            <w:tcW w:w="1382" w:type="dxa"/>
            <w:tcPrChange w:id="962" w:author="俊林 杨" w:date="2025-07-16T09:57:00Z" w16du:dateUtc="2025-07-16T01:57:00Z">
              <w:tcPr>
                <w:tcW w:w="1382" w:type="dxa"/>
              </w:tcPr>
            </w:tcPrChange>
          </w:tcPr>
          <w:p w14:paraId="3A014E13" w14:textId="77777777" w:rsidR="006600B0" w:rsidRDefault="006600B0" w:rsidP="00D4029B">
            <w:pPr>
              <w:pStyle w:val="y-0"/>
              <w:rPr>
                <w:ins w:id="963" w:author="俊林 杨" w:date="2025-07-16T09:44:00Z" w16du:dateUtc="2025-07-16T01:44:00Z"/>
                <w:rFonts w:hint="eastAsia"/>
              </w:rPr>
            </w:pPr>
            <w:ins w:id="964" w:author="俊林 杨" w:date="2025-07-16T09:44:00Z" w16du:dateUtc="2025-07-16T01:44:00Z">
              <w:r w:rsidRPr="005749FD">
                <w:rPr>
                  <w:rFonts w:hint="eastAsia"/>
                </w:rPr>
                <w:t>VPT文件</w:t>
              </w:r>
            </w:ins>
          </w:p>
        </w:tc>
        <w:tc>
          <w:tcPr>
            <w:tcW w:w="1382" w:type="dxa"/>
            <w:tcPrChange w:id="965" w:author="俊林 杨" w:date="2025-07-16T09:57:00Z" w16du:dateUtc="2025-07-16T01:57:00Z">
              <w:tcPr>
                <w:tcW w:w="1382" w:type="dxa"/>
              </w:tcPr>
            </w:tcPrChange>
          </w:tcPr>
          <w:p w14:paraId="5F1CF2DC" w14:textId="77777777" w:rsidR="006600B0" w:rsidRDefault="006600B0" w:rsidP="00D4029B">
            <w:pPr>
              <w:pStyle w:val="y-0"/>
              <w:rPr>
                <w:ins w:id="966" w:author="俊林 杨" w:date="2025-07-16T09:44:00Z" w16du:dateUtc="2025-07-16T01:44:00Z"/>
                <w:rFonts w:hint="eastAsia"/>
              </w:rPr>
            </w:pPr>
            <w:ins w:id="967" w:author="俊林 杨" w:date="2025-07-16T09:44:00Z" w16du:dateUtc="2025-07-16T01:44:00Z">
              <w:r>
                <w:rPr>
                  <w:rFonts w:hint="eastAsia"/>
                </w:rPr>
                <w:t>{orderID}_部侧VPT文件_20250331.json</w:t>
              </w:r>
            </w:ins>
          </w:p>
        </w:tc>
        <w:tc>
          <w:tcPr>
            <w:tcW w:w="1383" w:type="dxa"/>
            <w:tcPrChange w:id="968" w:author="俊林 杨" w:date="2025-07-16T09:57:00Z" w16du:dateUtc="2025-07-16T01:57:00Z">
              <w:tcPr>
                <w:tcW w:w="1383" w:type="dxa"/>
              </w:tcPr>
            </w:tcPrChange>
          </w:tcPr>
          <w:p w14:paraId="749DD875" w14:textId="77777777" w:rsidR="006600B0" w:rsidRDefault="006600B0" w:rsidP="00D4029B">
            <w:pPr>
              <w:pStyle w:val="y-0"/>
              <w:rPr>
                <w:ins w:id="969" w:author="俊林 杨" w:date="2025-07-16T09:44:00Z" w16du:dateUtc="2025-07-16T01:44:00Z"/>
                <w:rFonts w:hint="eastAsia"/>
              </w:rPr>
            </w:pPr>
            <w:ins w:id="970" w:author="俊林 杨" w:date="2025-07-16T09:44:00Z" w16du:dateUtc="2025-07-16T01:44:00Z">
              <w:r>
                <w:rPr>
                  <w:rFonts w:hint="eastAsia"/>
                </w:rPr>
                <w:t>json</w:t>
              </w:r>
            </w:ins>
          </w:p>
        </w:tc>
        <w:tc>
          <w:tcPr>
            <w:tcW w:w="1383" w:type="dxa"/>
            <w:tcPrChange w:id="971" w:author="俊林 杨" w:date="2025-07-16T09:57:00Z" w16du:dateUtc="2025-07-16T01:57:00Z">
              <w:tcPr>
                <w:tcW w:w="1383" w:type="dxa"/>
              </w:tcPr>
            </w:tcPrChange>
          </w:tcPr>
          <w:p w14:paraId="6685E7FA" w14:textId="77777777" w:rsidR="006600B0" w:rsidRDefault="006600B0" w:rsidP="00D4029B">
            <w:pPr>
              <w:pStyle w:val="y-0"/>
              <w:rPr>
                <w:ins w:id="972" w:author="俊林 杨" w:date="2025-07-16T09:44:00Z" w16du:dateUtc="2025-07-16T01:44:00Z"/>
                <w:rFonts w:hint="eastAsia"/>
              </w:rPr>
            </w:pPr>
            <w:ins w:id="973" w:author="俊林 杨" w:date="2025-07-16T09:44:00Z" w16du:dateUtc="2025-07-16T01:44:00Z">
              <w:r w:rsidRPr="001B7783">
                <w:t>2-307-1690657581837721600</w:t>
              </w:r>
            </w:ins>
          </w:p>
        </w:tc>
        <w:tc>
          <w:tcPr>
            <w:tcW w:w="1383" w:type="dxa"/>
            <w:tcPrChange w:id="974" w:author="俊林 杨" w:date="2025-07-16T09:57:00Z" w16du:dateUtc="2025-07-16T01:57:00Z">
              <w:tcPr>
                <w:tcW w:w="1383" w:type="dxa"/>
              </w:tcPr>
            </w:tcPrChange>
          </w:tcPr>
          <w:p w14:paraId="3BC61227" w14:textId="4B85A045" w:rsidR="006600B0" w:rsidRDefault="003D34C4" w:rsidP="00D4029B">
            <w:pPr>
              <w:pStyle w:val="y-0"/>
              <w:rPr>
                <w:ins w:id="975" w:author="俊林 杨" w:date="2025-07-16T09:57:00Z" w16du:dateUtc="2025-07-16T01:57:00Z"/>
                <w:rFonts w:hint="eastAsia"/>
              </w:rPr>
            </w:pPr>
            <w:ins w:id="976" w:author="俊林 杨" w:date="2025-07-16T10:02:00Z" w16du:dateUtc="2025-07-16T02:02:00Z">
              <w:r>
                <w:rPr>
                  <w:rFonts w:hint="eastAsia"/>
                </w:rPr>
                <w:t>必填，该任务对应的orderID</w:t>
              </w:r>
            </w:ins>
          </w:p>
        </w:tc>
        <w:tc>
          <w:tcPr>
            <w:tcW w:w="1383" w:type="dxa"/>
            <w:tcPrChange w:id="977" w:author="俊林 杨" w:date="2025-07-16T09:57:00Z" w16du:dateUtc="2025-07-16T01:57:00Z">
              <w:tcPr>
                <w:tcW w:w="1383" w:type="dxa"/>
              </w:tcPr>
            </w:tcPrChange>
          </w:tcPr>
          <w:p w14:paraId="3A215C2E" w14:textId="16E72012" w:rsidR="006600B0" w:rsidRDefault="006600B0" w:rsidP="00D4029B">
            <w:pPr>
              <w:pStyle w:val="y-0"/>
              <w:rPr>
                <w:ins w:id="978" w:author="俊林 杨" w:date="2025-07-16T09:44:00Z" w16du:dateUtc="2025-07-16T01:44:00Z"/>
                <w:rFonts w:hint="eastAsia"/>
              </w:rPr>
            </w:pPr>
            <w:ins w:id="979" w:author="俊林 杨" w:date="2025-07-16T09:44:00Z" w16du:dateUtc="2025-07-16T01:44:00Z">
              <w:r>
                <w:rPr>
                  <w:rFonts w:hint="eastAsia"/>
                </w:rPr>
                <w:t>5</w:t>
              </w:r>
            </w:ins>
          </w:p>
        </w:tc>
        <w:tc>
          <w:tcPr>
            <w:tcW w:w="1383" w:type="dxa"/>
            <w:tcPrChange w:id="980" w:author="俊林 杨" w:date="2025-07-16T09:57:00Z" w16du:dateUtc="2025-07-16T01:57:00Z">
              <w:tcPr>
                <w:tcW w:w="1383" w:type="dxa"/>
              </w:tcPr>
            </w:tcPrChange>
          </w:tcPr>
          <w:p w14:paraId="2CDA1BF1" w14:textId="77777777" w:rsidR="006600B0" w:rsidRDefault="006600B0" w:rsidP="00D4029B">
            <w:pPr>
              <w:pStyle w:val="y-0"/>
              <w:rPr>
                <w:ins w:id="981" w:author="俊林 杨" w:date="2025-07-16T09:44:00Z" w16du:dateUtc="2025-07-16T01:44:00Z"/>
                <w:rFonts w:hint="eastAsia"/>
              </w:rPr>
            </w:pPr>
          </w:p>
        </w:tc>
      </w:tr>
      <w:tr w:rsidR="006600B0" w14:paraId="06687487" w14:textId="77777777" w:rsidTr="006600B0">
        <w:trPr>
          <w:ins w:id="982" w:author="俊林 杨" w:date="2025-07-16T09:44:00Z"/>
        </w:trPr>
        <w:tc>
          <w:tcPr>
            <w:tcW w:w="1382" w:type="dxa"/>
            <w:tcPrChange w:id="983" w:author="俊林 杨" w:date="2025-07-16T09:57:00Z" w16du:dateUtc="2025-07-16T01:57:00Z">
              <w:tcPr>
                <w:tcW w:w="1382" w:type="dxa"/>
              </w:tcPr>
            </w:tcPrChange>
          </w:tcPr>
          <w:p w14:paraId="1F1A65E7" w14:textId="77777777" w:rsidR="006600B0" w:rsidRDefault="006600B0" w:rsidP="00D4029B">
            <w:pPr>
              <w:pStyle w:val="y-0"/>
              <w:rPr>
                <w:ins w:id="984" w:author="俊林 杨" w:date="2025-07-16T09:44:00Z" w16du:dateUtc="2025-07-16T01:44:00Z"/>
                <w:rFonts w:hint="eastAsia"/>
              </w:rPr>
            </w:pPr>
            <w:ins w:id="985" w:author="俊林 杨" w:date="2025-07-16T09:44:00Z" w16du:dateUtc="2025-07-16T01:44:00Z">
              <w:r w:rsidRPr="001C2B26">
                <w:rPr>
                  <w:rFonts w:hint="eastAsia"/>
                </w:rPr>
                <w:t>口令字典</w:t>
              </w:r>
            </w:ins>
          </w:p>
        </w:tc>
        <w:tc>
          <w:tcPr>
            <w:tcW w:w="1382" w:type="dxa"/>
            <w:tcPrChange w:id="986" w:author="俊林 杨" w:date="2025-07-16T09:57:00Z" w16du:dateUtc="2025-07-16T01:57:00Z">
              <w:tcPr>
                <w:tcW w:w="1382" w:type="dxa"/>
              </w:tcPr>
            </w:tcPrChange>
          </w:tcPr>
          <w:p w14:paraId="52C420D0" w14:textId="77777777" w:rsidR="006600B0" w:rsidRDefault="006600B0" w:rsidP="00D4029B">
            <w:pPr>
              <w:pStyle w:val="y-0"/>
              <w:rPr>
                <w:ins w:id="987" w:author="俊林 杨" w:date="2025-07-16T09:44:00Z" w16du:dateUtc="2025-07-16T01:44:00Z"/>
                <w:rFonts w:hint="eastAsia"/>
              </w:rPr>
            </w:pPr>
            <w:ins w:id="988" w:author="俊林 杨" w:date="2025-07-16T09:44:00Z" w16du:dateUtc="2025-07-16T01:44:00Z">
              <w:r>
                <w:rPr>
                  <w:rFonts w:hint="eastAsia"/>
                </w:rPr>
                <w:t>{orderID}_弱口令_20250331.json</w:t>
              </w:r>
            </w:ins>
          </w:p>
        </w:tc>
        <w:tc>
          <w:tcPr>
            <w:tcW w:w="1383" w:type="dxa"/>
            <w:tcPrChange w:id="989" w:author="俊林 杨" w:date="2025-07-16T09:57:00Z" w16du:dateUtc="2025-07-16T01:57:00Z">
              <w:tcPr>
                <w:tcW w:w="1383" w:type="dxa"/>
              </w:tcPr>
            </w:tcPrChange>
          </w:tcPr>
          <w:p w14:paraId="492BB9DB" w14:textId="77777777" w:rsidR="006600B0" w:rsidRDefault="006600B0" w:rsidP="00D4029B">
            <w:pPr>
              <w:pStyle w:val="y-0"/>
              <w:rPr>
                <w:ins w:id="990" w:author="俊林 杨" w:date="2025-07-16T09:44:00Z" w16du:dateUtc="2025-07-16T01:44:00Z"/>
                <w:rFonts w:hint="eastAsia"/>
              </w:rPr>
            </w:pPr>
            <w:ins w:id="991" w:author="俊林 杨" w:date="2025-07-16T09:44:00Z" w16du:dateUtc="2025-07-16T01:44:00Z">
              <w:r>
                <w:rPr>
                  <w:rFonts w:hint="eastAsia"/>
                </w:rPr>
                <w:t>json</w:t>
              </w:r>
            </w:ins>
          </w:p>
        </w:tc>
        <w:tc>
          <w:tcPr>
            <w:tcW w:w="1383" w:type="dxa"/>
            <w:tcPrChange w:id="992" w:author="俊林 杨" w:date="2025-07-16T09:57:00Z" w16du:dateUtc="2025-07-16T01:57:00Z">
              <w:tcPr>
                <w:tcW w:w="1383" w:type="dxa"/>
              </w:tcPr>
            </w:tcPrChange>
          </w:tcPr>
          <w:p w14:paraId="2D85EEC9" w14:textId="77777777" w:rsidR="006600B0" w:rsidRDefault="006600B0" w:rsidP="00D4029B">
            <w:pPr>
              <w:pStyle w:val="y-0"/>
              <w:rPr>
                <w:ins w:id="993" w:author="俊林 杨" w:date="2025-07-16T09:44:00Z" w16du:dateUtc="2025-07-16T01:44:00Z"/>
                <w:rFonts w:hint="eastAsia"/>
              </w:rPr>
            </w:pPr>
            <w:ins w:id="994" w:author="俊林 杨" w:date="2025-07-16T09:44:00Z" w16du:dateUtc="2025-07-16T01:44:00Z">
              <w:r>
                <w:rPr>
                  <w:rFonts w:hint="eastAsia"/>
                </w:rPr>
                <w:t>2-103-1688825291109179392</w:t>
              </w:r>
            </w:ins>
          </w:p>
        </w:tc>
        <w:tc>
          <w:tcPr>
            <w:tcW w:w="1383" w:type="dxa"/>
            <w:tcPrChange w:id="995" w:author="俊林 杨" w:date="2025-07-16T09:57:00Z" w16du:dateUtc="2025-07-16T01:57:00Z">
              <w:tcPr>
                <w:tcW w:w="1383" w:type="dxa"/>
              </w:tcPr>
            </w:tcPrChange>
          </w:tcPr>
          <w:p w14:paraId="504B3C4D" w14:textId="2111CE98" w:rsidR="006600B0" w:rsidRDefault="003D34C4" w:rsidP="00D4029B">
            <w:pPr>
              <w:pStyle w:val="y-0"/>
              <w:rPr>
                <w:ins w:id="996" w:author="俊林 杨" w:date="2025-07-16T09:57:00Z" w16du:dateUtc="2025-07-16T01:57:00Z"/>
                <w:rFonts w:hint="eastAsia"/>
              </w:rPr>
            </w:pPr>
            <w:ins w:id="997" w:author="俊林 杨" w:date="2025-07-16T10:03:00Z" w16du:dateUtc="2025-07-16T02:03:00Z">
              <w:r>
                <w:rPr>
                  <w:rFonts w:hint="eastAsia"/>
                </w:rPr>
                <w:t>必填，该任务对应的orderID</w:t>
              </w:r>
            </w:ins>
          </w:p>
        </w:tc>
        <w:tc>
          <w:tcPr>
            <w:tcW w:w="1383" w:type="dxa"/>
            <w:tcPrChange w:id="998" w:author="俊林 杨" w:date="2025-07-16T09:57:00Z" w16du:dateUtc="2025-07-16T01:57:00Z">
              <w:tcPr>
                <w:tcW w:w="1383" w:type="dxa"/>
              </w:tcPr>
            </w:tcPrChange>
          </w:tcPr>
          <w:p w14:paraId="062661E6" w14:textId="38B3442D" w:rsidR="006600B0" w:rsidRDefault="006600B0" w:rsidP="00D4029B">
            <w:pPr>
              <w:pStyle w:val="y-0"/>
              <w:rPr>
                <w:ins w:id="999" w:author="俊林 杨" w:date="2025-07-16T09:44:00Z" w16du:dateUtc="2025-07-16T01:44:00Z"/>
                <w:rFonts w:hint="eastAsia"/>
              </w:rPr>
            </w:pPr>
            <w:ins w:id="1000" w:author="俊林 杨" w:date="2025-07-16T09:44:00Z" w16du:dateUtc="2025-07-16T01:44:00Z">
              <w:r>
                <w:rPr>
                  <w:rFonts w:hint="eastAsia"/>
                </w:rPr>
                <w:t>8</w:t>
              </w:r>
            </w:ins>
          </w:p>
        </w:tc>
        <w:tc>
          <w:tcPr>
            <w:tcW w:w="1383" w:type="dxa"/>
            <w:tcPrChange w:id="1001" w:author="俊林 杨" w:date="2025-07-16T09:57:00Z" w16du:dateUtc="2025-07-16T01:57:00Z">
              <w:tcPr>
                <w:tcW w:w="1383" w:type="dxa"/>
              </w:tcPr>
            </w:tcPrChange>
          </w:tcPr>
          <w:p w14:paraId="098675F9" w14:textId="77777777" w:rsidR="006600B0" w:rsidRDefault="006600B0" w:rsidP="00D4029B">
            <w:pPr>
              <w:pStyle w:val="y-0"/>
              <w:rPr>
                <w:ins w:id="1002" w:author="俊林 杨" w:date="2025-07-16T09:44:00Z" w16du:dateUtc="2025-07-16T01:44:00Z"/>
                <w:rFonts w:hint="eastAsia"/>
              </w:rPr>
            </w:pPr>
          </w:p>
        </w:tc>
      </w:tr>
      <w:tr w:rsidR="006600B0" w14:paraId="36E19697" w14:textId="77777777" w:rsidTr="006600B0">
        <w:trPr>
          <w:ins w:id="1003" w:author="俊林 杨" w:date="2025-07-16T09:44:00Z"/>
        </w:trPr>
        <w:tc>
          <w:tcPr>
            <w:tcW w:w="1382" w:type="dxa"/>
            <w:tcPrChange w:id="1004" w:author="俊林 杨" w:date="2025-07-16T09:57:00Z" w16du:dateUtc="2025-07-16T01:57:00Z">
              <w:tcPr>
                <w:tcW w:w="1382" w:type="dxa"/>
              </w:tcPr>
            </w:tcPrChange>
          </w:tcPr>
          <w:p w14:paraId="704B12D1" w14:textId="77777777" w:rsidR="006600B0" w:rsidRPr="001C2B26" w:rsidRDefault="006600B0" w:rsidP="00D4029B">
            <w:pPr>
              <w:pStyle w:val="y-0"/>
              <w:rPr>
                <w:ins w:id="1005" w:author="俊林 杨" w:date="2025-07-16T09:44:00Z" w16du:dateUtc="2025-07-16T01:44:00Z"/>
                <w:rFonts w:hint="eastAsia"/>
              </w:rPr>
            </w:pPr>
            <w:ins w:id="1006" w:author="俊林 杨" w:date="2025-07-16T09:44:00Z" w16du:dateUtc="2025-07-16T01:44:00Z">
              <w:r w:rsidRPr="001C2B26">
                <w:rPr>
                  <w:rFonts w:hint="eastAsia"/>
                </w:rPr>
                <w:t>资产信息数据集合</w:t>
              </w:r>
            </w:ins>
          </w:p>
        </w:tc>
        <w:tc>
          <w:tcPr>
            <w:tcW w:w="1382" w:type="dxa"/>
            <w:tcPrChange w:id="1007" w:author="俊林 杨" w:date="2025-07-16T09:57:00Z" w16du:dateUtc="2025-07-16T01:57:00Z">
              <w:tcPr>
                <w:tcW w:w="1382" w:type="dxa"/>
              </w:tcPr>
            </w:tcPrChange>
          </w:tcPr>
          <w:p w14:paraId="0B1DC979" w14:textId="77777777" w:rsidR="006600B0" w:rsidRDefault="006600B0" w:rsidP="00D4029B">
            <w:pPr>
              <w:pStyle w:val="y-0"/>
              <w:rPr>
                <w:ins w:id="1008" w:author="俊林 杨" w:date="2025-07-16T09:44:00Z" w16du:dateUtc="2025-07-16T01:44:00Z"/>
                <w:rFonts w:hint="eastAsia"/>
              </w:rPr>
            </w:pPr>
            <w:ins w:id="1009" w:author="俊林 杨" w:date="2025-07-16T09:44:00Z" w16du:dateUtc="2025-07-16T01:44:00Z">
              <w:r>
                <w:rPr>
                  <w:rFonts w:hint="eastAsia"/>
                </w:rPr>
                <w:t>{orderID}_</w:t>
              </w:r>
              <w:r w:rsidRPr="001C2B26">
                <w:rPr>
                  <w:rFonts w:hint="eastAsia"/>
                </w:rPr>
                <w:t>资产信息数据集合</w:t>
              </w:r>
              <w:r>
                <w:rPr>
                  <w:rFonts w:hint="eastAsia"/>
                </w:rPr>
                <w:t>_20250331.txt</w:t>
              </w:r>
            </w:ins>
          </w:p>
        </w:tc>
        <w:tc>
          <w:tcPr>
            <w:tcW w:w="1383" w:type="dxa"/>
            <w:tcPrChange w:id="1010" w:author="俊林 杨" w:date="2025-07-16T09:57:00Z" w16du:dateUtc="2025-07-16T01:57:00Z">
              <w:tcPr>
                <w:tcW w:w="1383" w:type="dxa"/>
              </w:tcPr>
            </w:tcPrChange>
          </w:tcPr>
          <w:p w14:paraId="10C6F004" w14:textId="77777777" w:rsidR="006600B0" w:rsidRDefault="006600B0" w:rsidP="00D4029B">
            <w:pPr>
              <w:pStyle w:val="y-0"/>
              <w:rPr>
                <w:ins w:id="1011" w:author="俊林 杨" w:date="2025-07-16T09:44:00Z" w16du:dateUtc="2025-07-16T01:44:00Z"/>
                <w:rFonts w:hint="eastAsia"/>
              </w:rPr>
            </w:pPr>
            <w:ins w:id="1012" w:author="俊林 杨" w:date="2025-07-16T09:44:00Z" w16du:dateUtc="2025-07-16T01:44:00Z">
              <w:r>
                <w:rPr>
                  <w:rFonts w:hint="eastAsia"/>
                </w:rPr>
                <w:t>txt</w:t>
              </w:r>
            </w:ins>
          </w:p>
        </w:tc>
        <w:tc>
          <w:tcPr>
            <w:tcW w:w="1383" w:type="dxa"/>
            <w:tcPrChange w:id="1013" w:author="俊林 杨" w:date="2025-07-16T09:57:00Z" w16du:dateUtc="2025-07-16T01:57:00Z">
              <w:tcPr>
                <w:tcW w:w="1383" w:type="dxa"/>
              </w:tcPr>
            </w:tcPrChange>
          </w:tcPr>
          <w:p w14:paraId="3AF280C0" w14:textId="77777777" w:rsidR="006600B0" w:rsidRDefault="006600B0" w:rsidP="00D4029B">
            <w:pPr>
              <w:pStyle w:val="y-0"/>
              <w:rPr>
                <w:ins w:id="1014" w:author="俊林 杨" w:date="2025-07-16T09:44:00Z" w16du:dateUtc="2025-07-16T01:44:00Z"/>
                <w:rFonts w:hint="eastAsia"/>
              </w:rPr>
            </w:pPr>
            <w:ins w:id="1015" w:author="俊林 杨" w:date="2025-07-16T09:44:00Z" w16du:dateUtc="2025-07-16T01:44:00Z">
              <w:r w:rsidRPr="001B7783">
                <w:t>2-307-1690657581837721600</w:t>
              </w:r>
            </w:ins>
          </w:p>
        </w:tc>
        <w:tc>
          <w:tcPr>
            <w:tcW w:w="1383" w:type="dxa"/>
            <w:tcPrChange w:id="1016" w:author="俊林 杨" w:date="2025-07-16T09:57:00Z" w16du:dateUtc="2025-07-16T01:57:00Z">
              <w:tcPr>
                <w:tcW w:w="1383" w:type="dxa"/>
              </w:tcPr>
            </w:tcPrChange>
          </w:tcPr>
          <w:p w14:paraId="6DB31DBD" w14:textId="59DE77BF" w:rsidR="006600B0" w:rsidRDefault="002F6600" w:rsidP="00D4029B">
            <w:pPr>
              <w:pStyle w:val="y-0"/>
              <w:rPr>
                <w:ins w:id="1017" w:author="俊林 杨" w:date="2025-07-16T09:57:00Z" w16du:dateUtc="2025-07-16T01:57:00Z"/>
                <w:rFonts w:hint="eastAsia"/>
              </w:rPr>
            </w:pPr>
            <w:ins w:id="1018" w:author="俊林 杨" w:date="2025-07-16T10:03:00Z" w16du:dateUtc="2025-07-16T02:03:00Z">
              <w:r>
                <w:rPr>
                  <w:rFonts w:hint="eastAsia"/>
                </w:rPr>
                <w:t>必填，该任务对应的orderID</w:t>
              </w:r>
            </w:ins>
          </w:p>
        </w:tc>
        <w:tc>
          <w:tcPr>
            <w:tcW w:w="1383" w:type="dxa"/>
            <w:tcPrChange w:id="1019" w:author="俊林 杨" w:date="2025-07-16T09:57:00Z" w16du:dateUtc="2025-07-16T01:57:00Z">
              <w:tcPr>
                <w:tcW w:w="1383" w:type="dxa"/>
              </w:tcPr>
            </w:tcPrChange>
          </w:tcPr>
          <w:p w14:paraId="0442218B" w14:textId="71553A86" w:rsidR="006600B0" w:rsidRDefault="006600B0" w:rsidP="00D4029B">
            <w:pPr>
              <w:pStyle w:val="y-0"/>
              <w:rPr>
                <w:ins w:id="1020" w:author="俊林 杨" w:date="2025-07-16T09:44:00Z" w16du:dateUtc="2025-07-16T01:44:00Z"/>
                <w:rFonts w:hint="eastAsia"/>
              </w:rPr>
            </w:pPr>
            <w:ins w:id="1021" w:author="俊林 杨" w:date="2025-07-16T09:44:00Z" w16du:dateUtc="2025-07-16T01:44:00Z">
              <w:r>
                <w:rPr>
                  <w:rFonts w:hint="eastAsia"/>
                </w:rPr>
                <w:t>9</w:t>
              </w:r>
            </w:ins>
          </w:p>
        </w:tc>
        <w:tc>
          <w:tcPr>
            <w:tcW w:w="1383" w:type="dxa"/>
            <w:tcPrChange w:id="1022" w:author="俊林 杨" w:date="2025-07-16T09:57:00Z" w16du:dateUtc="2025-07-16T01:57:00Z">
              <w:tcPr>
                <w:tcW w:w="1383" w:type="dxa"/>
              </w:tcPr>
            </w:tcPrChange>
          </w:tcPr>
          <w:p w14:paraId="780D7229" w14:textId="77777777" w:rsidR="006600B0" w:rsidRDefault="006600B0" w:rsidP="00D4029B">
            <w:pPr>
              <w:pStyle w:val="y-0"/>
              <w:rPr>
                <w:ins w:id="1023" w:author="俊林 杨" w:date="2025-07-16T09:44:00Z" w16du:dateUtc="2025-07-16T01:44:00Z"/>
                <w:rFonts w:hint="eastAsia"/>
              </w:rPr>
            </w:pPr>
          </w:p>
        </w:tc>
      </w:tr>
      <w:tr w:rsidR="006600B0" w14:paraId="58AD4BED" w14:textId="77777777" w:rsidTr="006600B0">
        <w:trPr>
          <w:ins w:id="1024" w:author="俊林 杨" w:date="2025-07-16T09:44:00Z"/>
        </w:trPr>
        <w:tc>
          <w:tcPr>
            <w:tcW w:w="1382" w:type="dxa"/>
            <w:tcPrChange w:id="1025" w:author="俊林 杨" w:date="2025-07-16T09:57:00Z" w16du:dateUtc="2025-07-16T01:57:00Z">
              <w:tcPr>
                <w:tcW w:w="1382" w:type="dxa"/>
              </w:tcPr>
            </w:tcPrChange>
          </w:tcPr>
          <w:p w14:paraId="075AF6E6" w14:textId="77777777" w:rsidR="006600B0" w:rsidRPr="00745D30" w:rsidRDefault="006600B0" w:rsidP="00D4029B">
            <w:pPr>
              <w:pStyle w:val="y-0"/>
              <w:rPr>
                <w:ins w:id="1026" w:author="俊林 杨" w:date="2025-07-16T09:44:00Z" w16du:dateUtc="2025-07-16T01:44:00Z"/>
                <w:rFonts w:hint="eastAsia"/>
              </w:rPr>
            </w:pPr>
            <w:ins w:id="1027" w:author="俊林 杨" w:date="2025-07-16T09:44:00Z" w16du:dateUtc="2025-07-16T01:44:00Z">
              <w:r w:rsidRPr="00745D30">
                <w:rPr>
                  <w:rFonts w:hint="eastAsia"/>
                </w:rPr>
                <w:t>平台日志文件</w:t>
              </w:r>
              <w:r>
                <w:rPr>
                  <w:rFonts w:hint="eastAsia"/>
                </w:rPr>
                <w:t>、配套数据文件</w:t>
              </w:r>
              <w:r w:rsidRPr="00745D30">
                <w:rPr>
                  <w:rFonts w:hint="eastAsia"/>
                </w:rPr>
                <w:t xml:space="preserve"> </w:t>
              </w:r>
              <w:r w:rsidRPr="00745D30">
                <w:t>– 日志周期上报</w:t>
              </w:r>
            </w:ins>
          </w:p>
        </w:tc>
        <w:tc>
          <w:tcPr>
            <w:tcW w:w="1382" w:type="dxa"/>
            <w:tcPrChange w:id="1028" w:author="俊林 杨" w:date="2025-07-16T09:57:00Z" w16du:dateUtc="2025-07-16T01:57:00Z">
              <w:tcPr>
                <w:tcW w:w="1382" w:type="dxa"/>
              </w:tcPr>
            </w:tcPrChange>
          </w:tcPr>
          <w:p w14:paraId="47BE9971" w14:textId="77777777" w:rsidR="006600B0" w:rsidRPr="00745D30" w:rsidRDefault="006600B0" w:rsidP="00D4029B">
            <w:pPr>
              <w:pStyle w:val="y-0"/>
              <w:rPr>
                <w:ins w:id="1029" w:author="俊林 杨" w:date="2025-07-16T09:44:00Z" w16du:dateUtc="2025-07-16T01:44:00Z"/>
                <w:rFonts w:hint="eastAsia"/>
              </w:rPr>
            </w:pPr>
            <w:ins w:id="1030" w:author="俊林 杨" w:date="2025-07-16T09:44:00Z" w16du:dateUtc="2025-07-16T01:44:00Z">
              <w:r w:rsidRPr="00745D30">
                <w:rPr>
                  <w:rFonts w:hint="eastAsia"/>
                </w:rPr>
                <w:t>{orderID}_平台日志文件_20250331.json</w:t>
              </w:r>
              <w:r>
                <w:rPr>
                  <w:rFonts w:hint="eastAsia"/>
                </w:rPr>
                <w:t>、</w:t>
              </w:r>
              <w:r w:rsidRPr="00745D30">
                <w:rPr>
                  <w:rFonts w:hint="eastAsia"/>
                </w:rPr>
                <w:t>{orderID}_日志</w:t>
              </w:r>
              <w:r>
                <w:rPr>
                  <w:rFonts w:hint="eastAsia"/>
                </w:rPr>
                <w:t>配套数据</w:t>
              </w:r>
              <w:r w:rsidRPr="00745D30">
                <w:rPr>
                  <w:rFonts w:hint="eastAsia"/>
                </w:rPr>
                <w:t>文件_20250331.json</w:t>
              </w:r>
            </w:ins>
          </w:p>
        </w:tc>
        <w:tc>
          <w:tcPr>
            <w:tcW w:w="1383" w:type="dxa"/>
            <w:tcPrChange w:id="1031" w:author="俊林 杨" w:date="2025-07-16T09:57:00Z" w16du:dateUtc="2025-07-16T01:57:00Z">
              <w:tcPr>
                <w:tcW w:w="1383" w:type="dxa"/>
              </w:tcPr>
            </w:tcPrChange>
          </w:tcPr>
          <w:p w14:paraId="76114D41" w14:textId="77777777" w:rsidR="006600B0" w:rsidRPr="00745D30" w:rsidRDefault="006600B0" w:rsidP="00D4029B">
            <w:pPr>
              <w:pStyle w:val="y-0"/>
              <w:rPr>
                <w:ins w:id="1032" w:author="俊林 杨" w:date="2025-07-16T09:44:00Z" w16du:dateUtc="2025-07-16T01:44:00Z"/>
                <w:rFonts w:hint="eastAsia"/>
              </w:rPr>
            </w:pPr>
            <w:ins w:id="1033" w:author="俊林 杨" w:date="2025-07-16T09:44:00Z" w16du:dateUtc="2025-07-16T01:44:00Z">
              <w:r>
                <w:rPr>
                  <w:rFonts w:hint="eastAsia"/>
                </w:rPr>
                <w:t>json</w:t>
              </w:r>
            </w:ins>
          </w:p>
        </w:tc>
        <w:tc>
          <w:tcPr>
            <w:tcW w:w="1383" w:type="dxa"/>
            <w:tcPrChange w:id="1034" w:author="俊林 杨" w:date="2025-07-16T09:57:00Z" w16du:dateUtc="2025-07-16T01:57:00Z">
              <w:tcPr>
                <w:tcW w:w="1383" w:type="dxa"/>
              </w:tcPr>
            </w:tcPrChange>
          </w:tcPr>
          <w:p w14:paraId="10CDA237" w14:textId="11BCE5FF" w:rsidR="006600B0" w:rsidRPr="00745D30" w:rsidRDefault="00E677E6" w:rsidP="00D4029B">
            <w:pPr>
              <w:pStyle w:val="y-0"/>
              <w:rPr>
                <w:ins w:id="1035" w:author="俊林 杨" w:date="2025-07-16T09:44:00Z" w16du:dateUtc="2025-07-16T01:44:00Z"/>
                <w:rFonts w:hint="eastAsia"/>
              </w:rPr>
            </w:pPr>
            <w:ins w:id="1036" w:author="俊林 杨" w:date="2025-07-16T11:04:00Z" w16du:dateUtc="2025-07-16T03:04:00Z">
              <w:r w:rsidRPr="00E677E6">
                <w:rPr>
                  <w:rFonts w:hint="eastAsia"/>
                </w:rPr>
                <w:t>2-305-1346893412389499</w:t>
              </w:r>
            </w:ins>
          </w:p>
        </w:tc>
        <w:tc>
          <w:tcPr>
            <w:tcW w:w="1383" w:type="dxa"/>
            <w:tcPrChange w:id="1037" w:author="俊林 杨" w:date="2025-07-16T09:57:00Z" w16du:dateUtc="2025-07-16T01:57:00Z">
              <w:tcPr>
                <w:tcW w:w="1383" w:type="dxa"/>
              </w:tcPr>
            </w:tcPrChange>
          </w:tcPr>
          <w:p w14:paraId="1A45579B" w14:textId="49163BF5" w:rsidR="006600B0" w:rsidRDefault="00E677E6" w:rsidP="00D4029B">
            <w:pPr>
              <w:pStyle w:val="y-0"/>
              <w:rPr>
                <w:ins w:id="1038" w:author="俊林 杨" w:date="2025-07-16T09:57:00Z" w16du:dateUtc="2025-07-16T01:57:00Z"/>
                <w:rFonts w:hint="eastAsia"/>
              </w:rPr>
            </w:pPr>
            <w:ins w:id="1039" w:author="俊林 杨" w:date="2025-07-16T11:03:00Z" w16du:dateUtc="2025-07-16T03:03:00Z">
              <w:r>
                <w:rPr>
                  <w:rFonts w:hint="eastAsia"/>
                </w:rPr>
                <w:t>必填，</w:t>
              </w:r>
              <w:r>
                <w:t>日志文件、配套数据文件</w:t>
              </w:r>
              <w:r>
                <w:rPr>
                  <w:rFonts w:hint="eastAsia"/>
                </w:rPr>
                <w:t>：2</w:t>
              </w:r>
              <w:r>
                <w:t>-305-1346893412389499（同时传输都填本次上传指令</w:t>
              </w:r>
              <w:r>
                <w:rPr>
                  <w:rFonts w:hint="eastAsia"/>
                </w:rPr>
                <w:t>o</w:t>
              </w:r>
              <w:r>
                <w:t>rderID，分开传输配套数据文件时数据文件</w:t>
              </w:r>
            </w:ins>
            <w:ins w:id="1040" w:author="俊林 杨" w:date="2025-07-16T11:07:00Z" w16du:dateUtc="2025-07-16T03:07:00Z">
              <w:r>
                <w:t>orderID</w:t>
              </w:r>
              <w:r>
                <w:rPr>
                  <w:rFonts w:hint="eastAsia"/>
                </w:rPr>
                <w:t>19位数字部分与</w:t>
              </w:r>
            </w:ins>
            <w:ins w:id="1041" w:author="俊林 杨" w:date="2025-07-16T11:03:00Z" w16du:dateUtc="2025-07-16T03:03:00Z">
              <w:r>
                <w:t>日志文件</w:t>
              </w:r>
            </w:ins>
            <w:ins w:id="1042" w:author="俊林 杨" w:date="2025-07-16T11:07:00Z" w16du:dateUtc="2025-07-16T03:07:00Z">
              <w:r>
                <w:rPr>
                  <w:rFonts w:hint="eastAsia"/>
                </w:rPr>
                <w:t>保持一致</w:t>
              </w:r>
            </w:ins>
            <w:ins w:id="1043" w:author="俊林 杨" w:date="2025-07-16T11:03:00Z" w16du:dateUtc="2025-07-16T03:03:00Z">
              <w:r>
                <w:t>）</w:t>
              </w:r>
            </w:ins>
          </w:p>
        </w:tc>
        <w:tc>
          <w:tcPr>
            <w:tcW w:w="1383" w:type="dxa"/>
            <w:tcPrChange w:id="1044" w:author="俊林 杨" w:date="2025-07-16T09:57:00Z" w16du:dateUtc="2025-07-16T01:57:00Z">
              <w:tcPr>
                <w:tcW w:w="1383" w:type="dxa"/>
              </w:tcPr>
            </w:tcPrChange>
          </w:tcPr>
          <w:p w14:paraId="3BD4C52A" w14:textId="0B88CDA1" w:rsidR="006600B0" w:rsidRDefault="006600B0" w:rsidP="00D4029B">
            <w:pPr>
              <w:pStyle w:val="y-0"/>
              <w:rPr>
                <w:ins w:id="1045" w:author="俊林 杨" w:date="2025-07-16T09:44:00Z" w16du:dateUtc="2025-07-16T01:44:00Z"/>
                <w:rFonts w:hint="eastAsia"/>
              </w:rPr>
            </w:pPr>
            <w:ins w:id="1046" w:author="俊林 杨" w:date="2025-07-16T09:44:00Z" w16du:dateUtc="2025-07-16T01:44:00Z">
              <w:r>
                <w:rPr>
                  <w:rFonts w:hint="eastAsia"/>
                </w:rPr>
                <w:t>日志文件</w:t>
              </w:r>
              <w:r>
                <w:t>：</w:t>
              </w:r>
              <w:r>
                <w:rPr>
                  <w:rFonts w:hint="eastAsia"/>
                </w:rPr>
                <w:t>1</w:t>
              </w:r>
              <w:r>
                <w:t>1</w:t>
              </w:r>
            </w:ins>
          </w:p>
          <w:p w14:paraId="6C9CA409" w14:textId="77777777" w:rsidR="006600B0" w:rsidRPr="00745D30" w:rsidRDefault="006600B0" w:rsidP="00D4029B">
            <w:pPr>
              <w:pStyle w:val="y-0"/>
              <w:rPr>
                <w:ins w:id="1047" w:author="俊林 杨" w:date="2025-07-16T09:44:00Z" w16du:dateUtc="2025-07-16T01:44:00Z"/>
                <w:rFonts w:hint="eastAsia"/>
              </w:rPr>
            </w:pPr>
            <w:ins w:id="1048" w:author="俊林 杨" w:date="2025-07-16T09:44:00Z" w16du:dateUtc="2025-07-16T01:44:00Z">
              <w:r>
                <w:t>日志配套文件</w:t>
              </w:r>
              <w:r>
                <w:rPr>
                  <w:rFonts w:hint="eastAsia"/>
                </w:rPr>
                <w:t>：1</w:t>
              </w:r>
              <w:r>
                <w:t>3</w:t>
              </w:r>
            </w:ins>
          </w:p>
        </w:tc>
        <w:tc>
          <w:tcPr>
            <w:tcW w:w="1383" w:type="dxa"/>
            <w:tcPrChange w:id="1049" w:author="俊林 杨" w:date="2025-07-16T09:57:00Z" w16du:dateUtc="2025-07-16T01:57:00Z">
              <w:tcPr>
                <w:tcW w:w="1383" w:type="dxa"/>
              </w:tcPr>
            </w:tcPrChange>
          </w:tcPr>
          <w:p w14:paraId="504DEDEC" w14:textId="49A4BC15" w:rsidR="006600B0" w:rsidRPr="00745D30" w:rsidRDefault="00E677E6" w:rsidP="00D4029B">
            <w:pPr>
              <w:pStyle w:val="y-0"/>
              <w:rPr>
                <w:ins w:id="1050" w:author="俊林 杨" w:date="2025-07-16T09:44:00Z" w16du:dateUtc="2025-07-16T01:44:00Z"/>
                <w:rFonts w:hint="eastAsia"/>
              </w:rPr>
            </w:pPr>
            <w:ins w:id="1051" w:author="俊林 杨" w:date="2025-07-16T11:05:00Z" w16du:dateUtc="2025-07-16T03:05:00Z">
              <w:r w:rsidRPr="00745D30">
                <w:rPr>
                  <w:rFonts w:hint="eastAsia"/>
                </w:rPr>
                <w:t xml:space="preserve"> </w:t>
              </w:r>
            </w:ins>
          </w:p>
        </w:tc>
      </w:tr>
      <w:tr w:rsidR="006600B0" w14:paraId="598C4658" w14:textId="77777777" w:rsidTr="006600B0">
        <w:trPr>
          <w:ins w:id="1052" w:author="俊林 杨" w:date="2025-07-16T09:44:00Z"/>
        </w:trPr>
        <w:tc>
          <w:tcPr>
            <w:tcW w:w="1382" w:type="dxa"/>
            <w:tcPrChange w:id="1053" w:author="俊林 杨" w:date="2025-07-16T09:57:00Z" w16du:dateUtc="2025-07-16T01:57:00Z">
              <w:tcPr>
                <w:tcW w:w="1382" w:type="dxa"/>
              </w:tcPr>
            </w:tcPrChange>
          </w:tcPr>
          <w:p w14:paraId="0B46B119" w14:textId="77777777" w:rsidR="006600B0" w:rsidRPr="008E1720" w:rsidRDefault="006600B0" w:rsidP="00D4029B">
            <w:pPr>
              <w:pStyle w:val="y-0"/>
              <w:rPr>
                <w:ins w:id="1054" w:author="俊林 杨" w:date="2025-07-16T09:44:00Z" w16du:dateUtc="2025-07-16T01:44:00Z"/>
                <w:rFonts w:hint="eastAsia"/>
              </w:rPr>
            </w:pPr>
            <w:ins w:id="1055" w:author="俊林 杨" w:date="2025-07-16T09:44:00Z" w16du:dateUtc="2025-07-16T01:44:00Z">
              <w:r w:rsidRPr="008E1720">
                <w:rPr>
                  <w:rFonts w:hint="eastAsia"/>
                </w:rPr>
                <w:t>系统漏洞数据集合 – 常态化上报</w:t>
              </w:r>
              <w:r>
                <w:t>（按台账日志拆分的多个系统漏洞列表文件，每个文件与日志关联）</w:t>
              </w:r>
            </w:ins>
          </w:p>
        </w:tc>
        <w:tc>
          <w:tcPr>
            <w:tcW w:w="1382" w:type="dxa"/>
            <w:tcPrChange w:id="1056" w:author="俊林 杨" w:date="2025-07-16T09:57:00Z" w16du:dateUtc="2025-07-16T01:57:00Z">
              <w:tcPr>
                <w:tcW w:w="1382" w:type="dxa"/>
              </w:tcPr>
            </w:tcPrChange>
          </w:tcPr>
          <w:p w14:paraId="3204B212" w14:textId="77777777" w:rsidR="006600B0" w:rsidRPr="008E1720" w:rsidRDefault="006600B0" w:rsidP="00D4029B">
            <w:pPr>
              <w:pStyle w:val="y-0"/>
              <w:rPr>
                <w:ins w:id="1057" w:author="俊林 杨" w:date="2025-07-16T09:44:00Z" w16du:dateUtc="2025-07-16T01:44:00Z"/>
                <w:rFonts w:hint="eastAsia"/>
              </w:rPr>
            </w:pPr>
            <w:ins w:id="1058" w:author="俊林 杨" w:date="2025-07-16T09:44:00Z" w16du:dateUtc="2025-07-16T01:44:00Z">
              <w:r w:rsidRPr="008E1720">
                <w:rPr>
                  <w:rFonts w:hint="eastAsia"/>
                </w:rPr>
                <w:t>{orderID}_系统漏洞数据集合_</w:t>
              </w:r>
              <w:r>
                <w:rPr>
                  <w:rFonts w:hint="eastAsia"/>
                </w:rPr>
                <w:t>台账日志</w:t>
              </w:r>
              <w:r>
                <w:t>ID</w:t>
              </w:r>
              <w:r w:rsidRPr="008E1720">
                <w:rPr>
                  <w:rFonts w:hint="eastAsia"/>
                </w:rPr>
                <w:t>.json</w:t>
              </w:r>
            </w:ins>
          </w:p>
        </w:tc>
        <w:tc>
          <w:tcPr>
            <w:tcW w:w="1383" w:type="dxa"/>
            <w:tcPrChange w:id="1059" w:author="俊林 杨" w:date="2025-07-16T09:57:00Z" w16du:dateUtc="2025-07-16T01:57:00Z">
              <w:tcPr>
                <w:tcW w:w="1383" w:type="dxa"/>
              </w:tcPr>
            </w:tcPrChange>
          </w:tcPr>
          <w:p w14:paraId="793039E6" w14:textId="77777777" w:rsidR="006600B0" w:rsidRPr="008E1720" w:rsidRDefault="006600B0" w:rsidP="00D4029B">
            <w:pPr>
              <w:pStyle w:val="y-0"/>
              <w:rPr>
                <w:ins w:id="1060" w:author="俊林 杨" w:date="2025-07-16T09:44:00Z" w16du:dateUtc="2025-07-16T01:44:00Z"/>
                <w:rFonts w:hint="eastAsia"/>
              </w:rPr>
            </w:pPr>
            <w:ins w:id="1061" w:author="俊林 杨" w:date="2025-07-16T09:44:00Z" w16du:dateUtc="2025-07-16T01:44:00Z">
              <w:r w:rsidRPr="008E1720">
                <w:rPr>
                  <w:rFonts w:hint="eastAsia"/>
                </w:rPr>
                <w:t>json</w:t>
              </w:r>
            </w:ins>
          </w:p>
        </w:tc>
        <w:tc>
          <w:tcPr>
            <w:tcW w:w="1383" w:type="dxa"/>
            <w:tcPrChange w:id="1062" w:author="俊林 杨" w:date="2025-07-16T09:57:00Z" w16du:dateUtc="2025-07-16T01:57:00Z">
              <w:tcPr>
                <w:tcW w:w="1383" w:type="dxa"/>
              </w:tcPr>
            </w:tcPrChange>
          </w:tcPr>
          <w:p w14:paraId="5792ACE5" w14:textId="761B3987" w:rsidR="006600B0" w:rsidRPr="008E1720" w:rsidRDefault="006600B0" w:rsidP="00D4029B">
            <w:pPr>
              <w:pStyle w:val="y-0"/>
              <w:rPr>
                <w:ins w:id="1063" w:author="俊林 杨" w:date="2025-07-16T09:44:00Z" w16du:dateUtc="2025-07-16T01:44:00Z"/>
                <w:rFonts w:hint="eastAsia"/>
              </w:rPr>
            </w:pPr>
            <w:ins w:id="1064" w:author="俊林 杨" w:date="2025-07-16T09:44:00Z" w16du:dateUtc="2025-07-16T01:44:00Z">
              <w:r>
                <w:t>12EE34DDWDW3EW2341215ECDF</w:t>
              </w:r>
            </w:ins>
          </w:p>
        </w:tc>
        <w:tc>
          <w:tcPr>
            <w:tcW w:w="1383" w:type="dxa"/>
            <w:tcPrChange w:id="1065" w:author="俊林 杨" w:date="2025-07-16T09:57:00Z" w16du:dateUtc="2025-07-16T01:57:00Z">
              <w:tcPr>
                <w:tcW w:w="1383" w:type="dxa"/>
              </w:tcPr>
            </w:tcPrChange>
          </w:tcPr>
          <w:p w14:paraId="465E6956" w14:textId="18161A41" w:rsidR="00E677E6" w:rsidRDefault="00E677E6" w:rsidP="00D4029B">
            <w:pPr>
              <w:pStyle w:val="y-0"/>
              <w:rPr>
                <w:ins w:id="1066" w:author="俊林 杨" w:date="2025-07-16T11:09:00Z" w16du:dateUtc="2025-07-16T03:09:00Z"/>
                <w:rFonts w:hint="eastAsia"/>
              </w:rPr>
            </w:pPr>
            <w:ins w:id="1067" w:author="俊林 杨" w:date="2025-07-16T11:06:00Z" w16du:dateUtc="2025-07-16T03:06:00Z">
              <w:r>
                <w:rPr>
                  <w:rFonts w:hint="eastAsia"/>
                </w:rPr>
                <w:t>必填，</w:t>
              </w:r>
            </w:ins>
            <w:ins w:id="1068" w:author="俊林 杨" w:date="2025-07-16T11:05:00Z" w16du:dateUtc="2025-07-16T03:05:00Z">
              <w:r>
                <w:rPr>
                  <w:rFonts w:hint="eastAsia"/>
                </w:rPr>
                <w:t>该</w:t>
              </w:r>
              <w:r>
                <w:t>系统漏洞列表</w:t>
              </w:r>
              <w:r>
                <w:rPr>
                  <w:rFonts w:hint="eastAsia"/>
                </w:rPr>
                <w:t>f</w:t>
              </w:r>
              <w:r>
                <w:t>ile对应的台账日志</w:t>
              </w:r>
              <w:r>
                <w:rPr>
                  <w:rFonts w:hint="eastAsia"/>
                </w:rPr>
                <w:t>I</w:t>
              </w:r>
              <w:r>
                <w:t>D</w:t>
              </w:r>
            </w:ins>
            <w:ins w:id="1069" w:author="俊林 杨" w:date="2025-07-16T11:09:00Z" w16du:dateUtc="2025-07-16T03:09:00Z">
              <w:r>
                <w:rPr>
                  <w:rFonts w:hint="eastAsia"/>
                </w:rPr>
                <w:t>.</w:t>
              </w:r>
            </w:ins>
          </w:p>
          <w:p w14:paraId="42E64042" w14:textId="7C3F4F74" w:rsidR="00E677E6" w:rsidRDefault="00E677E6" w:rsidP="00D4029B">
            <w:pPr>
              <w:pStyle w:val="y-0"/>
              <w:rPr>
                <w:ins w:id="1070" w:author="俊林 杨" w:date="2025-07-16T11:05:00Z" w16du:dateUtc="2025-07-16T03:05:00Z"/>
                <w:rFonts w:hint="eastAsia"/>
              </w:rPr>
            </w:pPr>
            <w:ins w:id="1071" w:author="俊林 杨" w:date="2025-07-16T11:09:00Z" w16du:dateUtc="2025-07-16T03:09:00Z">
              <w:r>
                <w:t>说明</w:t>
              </w:r>
              <w:r>
                <w:rPr>
                  <w:rFonts w:hint="eastAsia"/>
                </w:rPr>
                <w:t>：</w:t>
              </w:r>
              <w:r>
                <w:t>压缩包内一般是N</w:t>
              </w:r>
              <w:r>
                <w:rPr>
                  <w:rFonts w:hint="eastAsia"/>
                </w:rPr>
                <w:t>个文件，N为同期的回传结果类型的台账日志数量，例如1</w:t>
              </w:r>
              <w:r>
                <w:t>538个</w:t>
              </w:r>
            </w:ins>
          </w:p>
          <w:p w14:paraId="0A681249" w14:textId="77777777" w:rsidR="006600B0" w:rsidRPr="00E677E6" w:rsidRDefault="006600B0" w:rsidP="00D4029B">
            <w:pPr>
              <w:pStyle w:val="y-0"/>
              <w:rPr>
                <w:ins w:id="1072" w:author="俊林 杨" w:date="2025-07-16T09:57:00Z" w16du:dateUtc="2025-07-16T01:57:00Z"/>
                <w:rFonts w:hint="eastAsia"/>
              </w:rPr>
            </w:pPr>
          </w:p>
        </w:tc>
        <w:tc>
          <w:tcPr>
            <w:tcW w:w="1383" w:type="dxa"/>
            <w:tcPrChange w:id="1073" w:author="俊林 杨" w:date="2025-07-16T09:57:00Z" w16du:dateUtc="2025-07-16T01:57:00Z">
              <w:tcPr>
                <w:tcW w:w="1383" w:type="dxa"/>
              </w:tcPr>
            </w:tcPrChange>
          </w:tcPr>
          <w:p w14:paraId="30FFAF20" w14:textId="713E9F09" w:rsidR="006600B0" w:rsidRPr="008E1720" w:rsidRDefault="006600B0" w:rsidP="00D4029B">
            <w:pPr>
              <w:pStyle w:val="y-0"/>
              <w:rPr>
                <w:ins w:id="1074" w:author="俊林 杨" w:date="2025-07-16T09:44:00Z" w16du:dateUtc="2025-07-16T01:44:00Z"/>
                <w:rFonts w:hint="eastAsia"/>
              </w:rPr>
            </w:pPr>
            <w:ins w:id="1075" w:author="俊林 杨" w:date="2025-07-16T09:44:00Z" w16du:dateUtc="2025-07-16T01:44:00Z">
              <w:r w:rsidRPr="008E1720">
                <w:rPr>
                  <w:rFonts w:hint="eastAsia"/>
                </w:rPr>
                <w:lastRenderedPageBreak/>
                <w:t>12</w:t>
              </w:r>
            </w:ins>
          </w:p>
        </w:tc>
        <w:tc>
          <w:tcPr>
            <w:tcW w:w="1383" w:type="dxa"/>
            <w:tcPrChange w:id="1076" w:author="俊林 杨" w:date="2025-07-16T09:57:00Z" w16du:dateUtc="2025-07-16T01:57:00Z">
              <w:tcPr>
                <w:tcW w:w="1383" w:type="dxa"/>
              </w:tcPr>
            </w:tcPrChange>
          </w:tcPr>
          <w:p w14:paraId="5BEE219C" w14:textId="6FFE5037" w:rsidR="006600B0" w:rsidRPr="008E1720" w:rsidRDefault="006600B0" w:rsidP="00D4029B">
            <w:pPr>
              <w:pStyle w:val="y-0"/>
              <w:rPr>
                <w:ins w:id="1077" w:author="俊林 杨" w:date="2025-07-16T09:44:00Z" w16du:dateUtc="2025-07-16T01:44:00Z"/>
                <w:rFonts w:hint="eastAsia"/>
              </w:rPr>
            </w:pPr>
          </w:p>
        </w:tc>
      </w:tr>
      <w:tr w:rsidR="006600B0" w14:paraId="5E7C0C0E" w14:textId="77777777" w:rsidTr="006600B0">
        <w:trPr>
          <w:ins w:id="1078" w:author="俊林 杨" w:date="2025-07-16T09:44:00Z"/>
        </w:trPr>
        <w:tc>
          <w:tcPr>
            <w:tcW w:w="1382" w:type="dxa"/>
            <w:tcPrChange w:id="1079" w:author="俊林 杨" w:date="2025-07-16T09:57:00Z" w16du:dateUtc="2025-07-16T01:57:00Z">
              <w:tcPr>
                <w:tcW w:w="1382" w:type="dxa"/>
              </w:tcPr>
            </w:tcPrChange>
          </w:tcPr>
          <w:p w14:paraId="757394A7" w14:textId="77777777" w:rsidR="006600B0" w:rsidRPr="008E1720" w:rsidRDefault="006600B0" w:rsidP="00D4029B">
            <w:pPr>
              <w:pStyle w:val="y-0"/>
              <w:rPr>
                <w:ins w:id="1080" w:author="俊林 杨" w:date="2025-07-16T09:44:00Z" w16du:dateUtc="2025-07-16T01:44:00Z"/>
                <w:rFonts w:hint="eastAsia"/>
              </w:rPr>
            </w:pPr>
            <w:ins w:id="1081" w:author="俊林 杨" w:date="2025-07-16T09:44:00Z" w16du:dateUtc="2025-07-16T01:44:00Z">
              <w:r>
                <w:rPr>
                  <w:rFonts w:hint="eastAsia"/>
                </w:rPr>
                <w:t>日志文件</w:t>
              </w:r>
              <w:r w:rsidRPr="008E1720">
                <w:rPr>
                  <w:rFonts w:hint="eastAsia"/>
                </w:rPr>
                <w:t xml:space="preserve">集合 </w:t>
              </w:r>
              <w:r w:rsidRPr="003A22D9">
                <w:t>– 测试交互查询类型3</w:t>
              </w:r>
            </w:ins>
          </w:p>
        </w:tc>
        <w:tc>
          <w:tcPr>
            <w:tcW w:w="1382" w:type="dxa"/>
            <w:tcPrChange w:id="1082" w:author="俊林 杨" w:date="2025-07-16T09:57:00Z" w16du:dateUtc="2025-07-16T01:57:00Z">
              <w:tcPr>
                <w:tcW w:w="1382" w:type="dxa"/>
              </w:tcPr>
            </w:tcPrChange>
          </w:tcPr>
          <w:p w14:paraId="6E1AC014" w14:textId="77777777" w:rsidR="006600B0" w:rsidRPr="008E1720" w:rsidRDefault="006600B0" w:rsidP="00D4029B">
            <w:pPr>
              <w:pStyle w:val="y-0"/>
              <w:rPr>
                <w:ins w:id="1083" w:author="俊林 杨" w:date="2025-07-16T09:44:00Z" w16du:dateUtc="2025-07-16T01:44:00Z"/>
                <w:rFonts w:hint="eastAsia"/>
              </w:rPr>
            </w:pPr>
            <w:ins w:id="1084" w:author="俊林 杨" w:date="2025-07-16T09:44:00Z" w16du:dateUtc="2025-07-16T01:44:00Z">
              <w:r w:rsidRPr="00745D30">
                <w:rPr>
                  <w:rFonts w:hint="eastAsia"/>
                </w:rPr>
                <w:t>{orderID}_平台日志文件_20250331.json</w:t>
              </w:r>
              <w:r>
                <w:rPr>
                  <w:rFonts w:hint="eastAsia"/>
                </w:rPr>
                <w:t>、</w:t>
              </w:r>
              <w:r w:rsidRPr="00745D30">
                <w:rPr>
                  <w:rFonts w:hint="eastAsia"/>
                </w:rPr>
                <w:t>{orderID}_日志</w:t>
              </w:r>
              <w:r>
                <w:rPr>
                  <w:rFonts w:hint="eastAsia"/>
                </w:rPr>
                <w:t>配套数据</w:t>
              </w:r>
              <w:r w:rsidRPr="00745D30">
                <w:rPr>
                  <w:rFonts w:hint="eastAsia"/>
                </w:rPr>
                <w:t>文件_20250331.json</w:t>
              </w:r>
            </w:ins>
          </w:p>
        </w:tc>
        <w:tc>
          <w:tcPr>
            <w:tcW w:w="1383" w:type="dxa"/>
            <w:tcPrChange w:id="1085" w:author="俊林 杨" w:date="2025-07-16T09:57:00Z" w16du:dateUtc="2025-07-16T01:57:00Z">
              <w:tcPr>
                <w:tcW w:w="1383" w:type="dxa"/>
              </w:tcPr>
            </w:tcPrChange>
          </w:tcPr>
          <w:p w14:paraId="1347B162" w14:textId="77777777" w:rsidR="006600B0" w:rsidRPr="008E1720" w:rsidRDefault="006600B0" w:rsidP="00D4029B">
            <w:pPr>
              <w:pStyle w:val="y-0"/>
              <w:rPr>
                <w:ins w:id="1086" w:author="俊林 杨" w:date="2025-07-16T09:44:00Z" w16du:dateUtc="2025-07-16T01:44:00Z"/>
                <w:rFonts w:hint="eastAsia"/>
              </w:rPr>
            </w:pPr>
            <w:ins w:id="1087" w:author="俊林 杨" w:date="2025-07-16T09:44:00Z" w16du:dateUtc="2025-07-16T01:44:00Z">
              <w:r>
                <w:rPr>
                  <w:rFonts w:hint="eastAsia"/>
                </w:rPr>
                <w:t>json</w:t>
              </w:r>
            </w:ins>
          </w:p>
        </w:tc>
        <w:tc>
          <w:tcPr>
            <w:tcW w:w="1383" w:type="dxa"/>
            <w:tcPrChange w:id="1088" w:author="俊林 杨" w:date="2025-07-16T09:57:00Z" w16du:dateUtc="2025-07-16T01:57:00Z">
              <w:tcPr>
                <w:tcW w:w="1383" w:type="dxa"/>
              </w:tcPr>
            </w:tcPrChange>
          </w:tcPr>
          <w:p w14:paraId="406CC8A7" w14:textId="7F3C7511" w:rsidR="006600B0" w:rsidRPr="008E1720" w:rsidRDefault="00E677E6" w:rsidP="00D4029B">
            <w:pPr>
              <w:pStyle w:val="y-0"/>
              <w:rPr>
                <w:ins w:id="1089" w:author="俊林 杨" w:date="2025-07-16T09:44:00Z" w16du:dateUtc="2025-07-16T01:44:00Z"/>
                <w:rFonts w:hint="eastAsia"/>
              </w:rPr>
            </w:pPr>
            <w:ins w:id="1090" w:author="俊林 杨" w:date="2025-07-16T11:09:00Z" w16du:dateUtc="2025-07-16T03:09:00Z">
              <w:r>
                <w:rPr>
                  <w:rFonts w:hint="eastAsia"/>
                </w:rPr>
                <w:t>2</w:t>
              </w:r>
              <w:r>
                <w:t>-307-1346893412389499</w:t>
              </w:r>
            </w:ins>
          </w:p>
        </w:tc>
        <w:tc>
          <w:tcPr>
            <w:tcW w:w="1383" w:type="dxa"/>
            <w:tcPrChange w:id="1091" w:author="俊林 杨" w:date="2025-07-16T09:57:00Z" w16du:dateUtc="2025-07-16T01:57:00Z">
              <w:tcPr>
                <w:tcW w:w="1383" w:type="dxa"/>
              </w:tcPr>
            </w:tcPrChange>
          </w:tcPr>
          <w:p w14:paraId="78BC95DF" w14:textId="77777777" w:rsidR="006600B0" w:rsidRDefault="00E677E6" w:rsidP="00D4029B">
            <w:pPr>
              <w:pStyle w:val="y-0"/>
              <w:rPr>
                <w:ins w:id="1092" w:author="俊林 杨" w:date="2025-07-16T11:10:00Z" w16du:dateUtc="2025-07-16T03:10:00Z"/>
                <w:rFonts w:hint="eastAsia"/>
              </w:rPr>
            </w:pPr>
            <w:ins w:id="1093" w:author="俊林 杨" w:date="2025-07-16T11:09:00Z" w16du:dateUtc="2025-07-16T03:09:00Z">
              <w:r>
                <w:rPr>
                  <w:rFonts w:hint="eastAsia"/>
                </w:rPr>
                <w:t>必填，</w:t>
              </w:r>
            </w:ins>
            <w:ins w:id="1094" w:author="俊林 杨" w:date="2025-07-16T11:08:00Z" w16du:dateUtc="2025-07-16T03:08:00Z">
              <w:r>
                <w:t>日志文件、配套数据文件</w:t>
              </w:r>
              <w:r>
                <w:rPr>
                  <w:rFonts w:hint="eastAsia"/>
                </w:rPr>
                <w:t>：2</w:t>
              </w:r>
              <w:r>
                <w:t>-307-1346893412389499（本次查询指令</w:t>
              </w:r>
              <w:r>
                <w:rPr>
                  <w:rFonts w:hint="eastAsia"/>
                </w:rPr>
                <w:t>o</w:t>
              </w:r>
              <w:r>
                <w:t>rderID，配套数据文件另外指令传输时填写日志文件的</w:t>
              </w:r>
              <w:r>
                <w:rPr>
                  <w:rFonts w:hint="eastAsia"/>
                </w:rPr>
                <w:t>o</w:t>
              </w:r>
              <w:r>
                <w:t>rderID）</w:t>
              </w:r>
            </w:ins>
          </w:p>
          <w:p w14:paraId="6479DB9E" w14:textId="1E5A199A" w:rsidR="00E677E6" w:rsidRDefault="00E677E6" w:rsidP="00D4029B">
            <w:pPr>
              <w:pStyle w:val="y-0"/>
              <w:rPr>
                <w:ins w:id="1095" w:author="俊林 杨" w:date="2025-07-16T09:57:00Z" w16du:dateUtc="2025-07-16T01:57:00Z"/>
                <w:rFonts w:hint="eastAsia"/>
              </w:rPr>
            </w:pPr>
            <w:ins w:id="1096" w:author="俊林 杨" w:date="2025-07-16T11:10:00Z" w16du:dateUtc="2025-07-16T03:10:00Z">
              <w:r>
                <w:t>说明</w:t>
              </w:r>
              <w:r>
                <w:rPr>
                  <w:rFonts w:hint="eastAsia"/>
                </w:rPr>
                <w:t>：</w:t>
              </w:r>
              <w:r>
                <w:t>压缩包内一般是</w:t>
              </w:r>
              <w:r>
                <w:rPr>
                  <w:rFonts w:hint="eastAsia"/>
                </w:rPr>
                <w:t>2个文件</w:t>
              </w:r>
            </w:ins>
          </w:p>
        </w:tc>
        <w:tc>
          <w:tcPr>
            <w:tcW w:w="1383" w:type="dxa"/>
            <w:tcPrChange w:id="1097" w:author="俊林 杨" w:date="2025-07-16T09:57:00Z" w16du:dateUtc="2025-07-16T01:57:00Z">
              <w:tcPr>
                <w:tcW w:w="1383" w:type="dxa"/>
              </w:tcPr>
            </w:tcPrChange>
          </w:tcPr>
          <w:p w14:paraId="285A9685" w14:textId="5592314B" w:rsidR="006600B0" w:rsidRDefault="006600B0" w:rsidP="00D4029B">
            <w:pPr>
              <w:pStyle w:val="y-0"/>
              <w:rPr>
                <w:ins w:id="1098" w:author="俊林 杨" w:date="2025-07-16T09:44:00Z" w16du:dateUtc="2025-07-16T01:44:00Z"/>
                <w:rFonts w:hint="eastAsia"/>
              </w:rPr>
            </w:pPr>
            <w:ins w:id="1099" w:author="俊林 杨" w:date="2025-07-16T09:44:00Z" w16du:dateUtc="2025-07-16T01:44:00Z">
              <w:r>
                <w:rPr>
                  <w:rFonts w:hint="eastAsia"/>
                </w:rPr>
                <w:t>日志文件</w:t>
              </w:r>
              <w:r>
                <w:t>：</w:t>
              </w:r>
              <w:r>
                <w:rPr>
                  <w:rFonts w:hint="eastAsia"/>
                </w:rPr>
                <w:t>1</w:t>
              </w:r>
              <w:r>
                <w:t>1</w:t>
              </w:r>
            </w:ins>
          </w:p>
          <w:p w14:paraId="364D3CB7" w14:textId="77777777" w:rsidR="006600B0" w:rsidRPr="008E1720" w:rsidRDefault="006600B0" w:rsidP="00D4029B">
            <w:pPr>
              <w:pStyle w:val="y-0"/>
              <w:rPr>
                <w:ins w:id="1100" w:author="俊林 杨" w:date="2025-07-16T09:44:00Z" w16du:dateUtc="2025-07-16T01:44:00Z"/>
                <w:rFonts w:hint="eastAsia"/>
              </w:rPr>
            </w:pPr>
            <w:ins w:id="1101" w:author="俊林 杨" w:date="2025-07-16T09:44:00Z" w16du:dateUtc="2025-07-16T01:44:00Z">
              <w:r>
                <w:t>日志配套文件</w:t>
              </w:r>
              <w:r>
                <w:rPr>
                  <w:rFonts w:hint="eastAsia"/>
                </w:rPr>
                <w:t>：1</w:t>
              </w:r>
              <w:r>
                <w:t>3</w:t>
              </w:r>
            </w:ins>
          </w:p>
        </w:tc>
        <w:tc>
          <w:tcPr>
            <w:tcW w:w="1383" w:type="dxa"/>
            <w:tcPrChange w:id="1102" w:author="俊林 杨" w:date="2025-07-16T09:57:00Z" w16du:dateUtc="2025-07-16T01:57:00Z">
              <w:tcPr>
                <w:tcW w:w="1383" w:type="dxa"/>
              </w:tcPr>
            </w:tcPrChange>
          </w:tcPr>
          <w:p w14:paraId="4C1F0E7F" w14:textId="49D1A10C" w:rsidR="006600B0" w:rsidRPr="008E1720" w:rsidRDefault="006600B0" w:rsidP="00D4029B">
            <w:pPr>
              <w:pStyle w:val="y-0"/>
              <w:rPr>
                <w:ins w:id="1103" w:author="俊林 杨" w:date="2025-07-16T09:44:00Z" w16du:dateUtc="2025-07-16T01:44:00Z"/>
                <w:rFonts w:hint="eastAsia"/>
              </w:rPr>
            </w:pPr>
          </w:p>
        </w:tc>
      </w:tr>
      <w:tr w:rsidR="006600B0" w14:paraId="770ABDCE" w14:textId="77777777" w:rsidTr="006600B0">
        <w:trPr>
          <w:ins w:id="1104" w:author="俊林 杨" w:date="2025-07-16T09:44:00Z"/>
        </w:trPr>
        <w:tc>
          <w:tcPr>
            <w:tcW w:w="1382" w:type="dxa"/>
            <w:tcPrChange w:id="1105" w:author="俊林 杨" w:date="2025-07-16T09:57:00Z" w16du:dateUtc="2025-07-16T01:57:00Z">
              <w:tcPr>
                <w:tcW w:w="1382" w:type="dxa"/>
              </w:tcPr>
            </w:tcPrChange>
          </w:tcPr>
          <w:p w14:paraId="57E760D5" w14:textId="77777777" w:rsidR="006600B0" w:rsidRPr="003A22D9" w:rsidRDefault="006600B0" w:rsidP="00D4029B">
            <w:pPr>
              <w:pStyle w:val="y-0"/>
              <w:rPr>
                <w:ins w:id="1106" w:author="俊林 杨" w:date="2025-07-16T09:44:00Z" w16du:dateUtc="2025-07-16T01:44:00Z"/>
                <w:rFonts w:hint="eastAsia"/>
              </w:rPr>
            </w:pPr>
            <w:ins w:id="1107" w:author="俊林 杨" w:date="2025-07-16T09:44:00Z" w16du:dateUtc="2025-07-16T01:44:00Z">
              <w:r w:rsidRPr="00745D30">
                <w:rPr>
                  <w:rFonts w:hint="eastAsia"/>
                </w:rPr>
                <w:t xml:space="preserve">系统漏洞数据集合 </w:t>
              </w:r>
              <w:r w:rsidRPr="00745D30">
                <w:t>– 测试交互查询类型</w:t>
              </w:r>
              <w:r>
                <w:t>5</w:t>
              </w:r>
            </w:ins>
          </w:p>
        </w:tc>
        <w:tc>
          <w:tcPr>
            <w:tcW w:w="1382" w:type="dxa"/>
            <w:tcPrChange w:id="1108" w:author="俊林 杨" w:date="2025-07-16T09:57:00Z" w16du:dateUtc="2025-07-16T01:57:00Z">
              <w:tcPr>
                <w:tcW w:w="1382" w:type="dxa"/>
              </w:tcPr>
            </w:tcPrChange>
          </w:tcPr>
          <w:p w14:paraId="627AACDC" w14:textId="77777777" w:rsidR="006600B0" w:rsidRPr="003A22D9" w:rsidRDefault="006600B0" w:rsidP="00D4029B">
            <w:pPr>
              <w:pStyle w:val="y-0"/>
              <w:rPr>
                <w:ins w:id="1109" w:author="俊林 杨" w:date="2025-07-16T09:44:00Z" w16du:dateUtc="2025-07-16T01:44:00Z"/>
                <w:rFonts w:hint="eastAsia"/>
              </w:rPr>
            </w:pPr>
            <w:ins w:id="1110" w:author="俊林 杨" w:date="2025-07-16T09:44:00Z" w16du:dateUtc="2025-07-16T01:44:00Z">
              <w:r w:rsidRPr="00745D30">
                <w:rPr>
                  <w:rFonts w:hint="eastAsia"/>
                </w:rPr>
                <w:t>{orderID}_系统漏洞数据集合_20250331.json</w:t>
              </w:r>
            </w:ins>
          </w:p>
        </w:tc>
        <w:tc>
          <w:tcPr>
            <w:tcW w:w="1383" w:type="dxa"/>
            <w:tcPrChange w:id="1111" w:author="俊林 杨" w:date="2025-07-16T09:57:00Z" w16du:dateUtc="2025-07-16T01:57:00Z">
              <w:tcPr>
                <w:tcW w:w="1383" w:type="dxa"/>
              </w:tcPr>
            </w:tcPrChange>
          </w:tcPr>
          <w:p w14:paraId="174659D4" w14:textId="77777777" w:rsidR="006600B0" w:rsidRPr="003A22D9" w:rsidRDefault="006600B0" w:rsidP="00D4029B">
            <w:pPr>
              <w:pStyle w:val="y-0"/>
              <w:rPr>
                <w:ins w:id="1112" w:author="俊林 杨" w:date="2025-07-16T09:44:00Z" w16du:dateUtc="2025-07-16T01:44:00Z"/>
                <w:rFonts w:hint="eastAsia"/>
              </w:rPr>
            </w:pPr>
            <w:ins w:id="1113" w:author="俊林 杨" w:date="2025-07-16T09:44:00Z" w16du:dateUtc="2025-07-16T01:44:00Z">
              <w:r>
                <w:rPr>
                  <w:rFonts w:hint="eastAsia"/>
                </w:rPr>
                <w:t>json</w:t>
              </w:r>
            </w:ins>
          </w:p>
        </w:tc>
        <w:tc>
          <w:tcPr>
            <w:tcW w:w="1383" w:type="dxa"/>
            <w:tcPrChange w:id="1114" w:author="俊林 杨" w:date="2025-07-16T09:57:00Z" w16du:dateUtc="2025-07-16T01:57:00Z">
              <w:tcPr>
                <w:tcW w:w="1383" w:type="dxa"/>
              </w:tcPr>
            </w:tcPrChange>
          </w:tcPr>
          <w:p w14:paraId="00F0CEB2" w14:textId="607ACB8D" w:rsidR="006600B0" w:rsidRPr="003A22D9" w:rsidRDefault="006600B0" w:rsidP="00D4029B">
            <w:pPr>
              <w:pStyle w:val="y-0"/>
              <w:rPr>
                <w:ins w:id="1115" w:author="俊林 杨" w:date="2025-07-16T09:44:00Z" w16du:dateUtc="2025-07-16T01:44:00Z"/>
                <w:rFonts w:hint="eastAsia"/>
              </w:rPr>
            </w:pPr>
            <w:ins w:id="1116" w:author="俊林 杨" w:date="2025-07-16T09:44:00Z" w16du:dateUtc="2025-07-16T01:44:00Z">
              <w:r>
                <w:rPr>
                  <w:rFonts w:hint="eastAsia"/>
                </w:rPr>
                <w:t>2</w:t>
              </w:r>
              <w:r>
                <w:t>-307-1368393412389479</w:t>
              </w:r>
            </w:ins>
          </w:p>
        </w:tc>
        <w:tc>
          <w:tcPr>
            <w:tcW w:w="1383" w:type="dxa"/>
            <w:tcPrChange w:id="1117" w:author="俊林 杨" w:date="2025-07-16T09:57:00Z" w16du:dateUtc="2025-07-16T01:57:00Z">
              <w:tcPr>
                <w:tcW w:w="1383" w:type="dxa"/>
              </w:tcPr>
            </w:tcPrChange>
          </w:tcPr>
          <w:p w14:paraId="417DC7E0" w14:textId="7FF73F6C" w:rsidR="00E677E6" w:rsidRDefault="00E677E6" w:rsidP="00D4029B">
            <w:pPr>
              <w:pStyle w:val="y-0"/>
              <w:rPr>
                <w:ins w:id="1118" w:author="俊林 杨" w:date="2025-07-16T11:10:00Z" w16du:dateUtc="2025-07-16T03:10:00Z"/>
                <w:rFonts w:hint="eastAsia"/>
              </w:rPr>
            </w:pPr>
            <w:ins w:id="1119" w:author="俊林 杨" w:date="2025-07-16T11:10:00Z" w16du:dateUtc="2025-07-16T03:10:00Z">
              <w:r>
                <w:rPr>
                  <w:rFonts w:hint="eastAsia"/>
                </w:rPr>
                <w:t>必填，</w:t>
              </w:r>
              <w:r>
                <w:t>对应测试交互指令</w:t>
              </w:r>
              <w:r>
                <w:rPr>
                  <w:rFonts w:hint="eastAsia"/>
                </w:rPr>
                <w:t>o</w:t>
              </w:r>
              <w:r>
                <w:t>rderID</w:t>
              </w:r>
            </w:ins>
          </w:p>
          <w:p w14:paraId="24422281" w14:textId="4F426732" w:rsidR="006600B0" w:rsidRDefault="00E677E6" w:rsidP="00D4029B">
            <w:pPr>
              <w:pStyle w:val="y-0"/>
              <w:rPr>
                <w:ins w:id="1120" w:author="俊林 杨" w:date="2025-07-16T09:57:00Z" w16du:dateUtc="2025-07-16T01:57:00Z"/>
                <w:rFonts w:hint="eastAsia"/>
              </w:rPr>
            </w:pPr>
            <w:ins w:id="1121" w:author="俊林 杨" w:date="2025-07-16T11:10:00Z" w16du:dateUtc="2025-07-16T03:10:00Z">
              <w:r>
                <w:t>说明</w:t>
              </w:r>
              <w:r>
                <w:rPr>
                  <w:rFonts w:hint="eastAsia"/>
                </w:rPr>
                <w:t>：</w:t>
              </w:r>
              <w:r>
                <w:t>压缩包内一般是1</w:t>
              </w:r>
              <w:r>
                <w:rPr>
                  <w:rFonts w:hint="eastAsia"/>
                </w:rPr>
                <w:t>个文件</w:t>
              </w:r>
            </w:ins>
          </w:p>
        </w:tc>
        <w:tc>
          <w:tcPr>
            <w:tcW w:w="1383" w:type="dxa"/>
            <w:tcPrChange w:id="1122" w:author="俊林 杨" w:date="2025-07-16T09:57:00Z" w16du:dateUtc="2025-07-16T01:57:00Z">
              <w:tcPr>
                <w:tcW w:w="1383" w:type="dxa"/>
              </w:tcPr>
            </w:tcPrChange>
          </w:tcPr>
          <w:p w14:paraId="31362A61" w14:textId="31EB2047" w:rsidR="006600B0" w:rsidRPr="003A22D9" w:rsidRDefault="006600B0" w:rsidP="00D4029B">
            <w:pPr>
              <w:pStyle w:val="y-0"/>
              <w:rPr>
                <w:ins w:id="1123" w:author="俊林 杨" w:date="2025-07-16T09:44:00Z" w16du:dateUtc="2025-07-16T01:44:00Z"/>
                <w:rFonts w:hint="eastAsia"/>
              </w:rPr>
            </w:pPr>
            <w:ins w:id="1124" w:author="俊林 杨" w:date="2025-07-16T09:44:00Z" w16du:dateUtc="2025-07-16T01:44:00Z">
              <w:r>
                <w:rPr>
                  <w:rFonts w:hint="eastAsia"/>
                </w:rPr>
                <w:t>1</w:t>
              </w:r>
              <w:r>
                <w:t>2</w:t>
              </w:r>
            </w:ins>
          </w:p>
        </w:tc>
        <w:tc>
          <w:tcPr>
            <w:tcW w:w="1383" w:type="dxa"/>
            <w:tcPrChange w:id="1125" w:author="俊林 杨" w:date="2025-07-16T09:57:00Z" w16du:dateUtc="2025-07-16T01:57:00Z">
              <w:tcPr>
                <w:tcW w:w="1383" w:type="dxa"/>
              </w:tcPr>
            </w:tcPrChange>
          </w:tcPr>
          <w:p w14:paraId="0604890F" w14:textId="3E2F2603" w:rsidR="006600B0" w:rsidRPr="003A22D9" w:rsidRDefault="006600B0" w:rsidP="00D4029B">
            <w:pPr>
              <w:pStyle w:val="y-0"/>
              <w:rPr>
                <w:ins w:id="1126" w:author="俊林 杨" w:date="2025-07-16T09:44:00Z" w16du:dateUtc="2025-07-16T01:44:00Z"/>
                <w:rFonts w:hint="eastAsia"/>
              </w:rPr>
            </w:pPr>
          </w:p>
        </w:tc>
      </w:tr>
      <w:tr w:rsidR="006600B0" w:rsidRPr="006F7F49" w14:paraId="02294878" w14:textId="77777777" w:rsidTr="006600B0">
        <w:trPr>
          <w:ins w:id="1127" w:author="俊林 杨" w:date="2025-07-16T09:44:00Z"/>
        </w:trPr>
        <w:tc>
          <w:tcPr>
            <w:tcW w:w="1382" w:type="dxa"/>
            <w:tcPrChange w:id="1128" w:author="俊林 杨" w:date="2025-07-16T09:57:00Z" w16du:dateUtc="2025-07-16T01:57:00Z">
              <w:tcPr>
                <w:tcW w:w="1382" w:type="dxa"/>
              </w:tcPr>
            </w:tcPrChange>
          </w:tcPr>
          <w:p w14:paraId="7220769D" w14:textId="77777777" w:rsidR="006600B0" w:rsidRPr="003A22D9" w:rsidRDefault="006600B0" w:rsidP="00D4029B">
            <w:pPr>
              <w:pStyle w:val="y-0"/>
              <w:rPr>
                <w:ins w:id="1129" w:author="俊林 杨" w:date="2025-07-16T09:44:00Z" w16du:dateUtc="2025-07-16T01:44:00Z"/>
                <w:rFonts w:hint="eastAsia"/>
              </w:rPr>
            </w:pPr>
            <w:ins w:id="1130" w:author="俊林 杨" w:date="2025-07-16T09:44:00Z" w16du:dateUtc="2025-07-16T01:44:00Z">
              <w:r>
                <w:rPr>
                  <w:rFonts w:hint="eastAsia"/>
                </w:rPr>
                <w:t>日志文件集合、</w:t>
              </w:r>
              <w:r w:rsidRPr="00745D30">
                <w:rPr>
                  <w:rFonts w:hint="eastAsia"/>
                </w:rPr>
                <w:t xml:space="preserve">系统漏洞数据集合 </w:t>
              </w:r>
              <w:r w:rsidRPr="00745D30">
                <w:t>– 测试交互查询类型</w:t>
              </w:r>
              <w:r>
                <w:t>6（</w:t>
              </w:r>
              <w:r>
                <w:rPr>
                  <w:rFonts w:hint="eastAsia"/>
                </w:rPr>
                <w:t>3</w:t>
              </w:r>
              <w:r>
                <w:t>+5）</w:t>
              </w:r>
            </w:ins>
          </w:p>
        </w:tc>
        <w:tc>
          <w:tcPr>
            <w:tcW w:w="1382" w:type="dxa"/>
            <w:tcPrChange w:id="1131" w:author="俊林 杨" w:date="2025-07-16T09:57:00Z" w16du:dateUtc="2025-07-16T01:57:00Z">
              <w:tcPr>
                <w:tcW w:w="1382" w:type="dxa"/>
              </w:tcPr>
            </w:tcPrChange>
          </w:tcPr>
          <w:p w14:paraId="6273677C" w14:textId="77777777" w:rsidR="006600B0" w:rsidRPr="003A22D9" w:rsidRDefault="006600B0" w:rsidP="00D4029B">
            <w:pPr>
              <w:pStyle w:val="y-0"/>
              <w:rPr>
                <w:ins w:id="1132" w:author="俊林 杨" w:date="2025-07-16T09:44:00Z" w16du:dateUtc="2025-07-16T01:44:00Z"/>
                <w:rFonts w:hint="eastAsia"/>
              </w:rPr>
            </w:pPr>
            <w:ins w:id="1133" w:author="俊林 杨" w:date="2025-07-16T09:44:00Z" w16du:dateUtc="2025-07-16T01:44:00Z">
              <w:r w:rsidRPr="00745D30">
                <w:rPr>
                  <w:rFonts w:hint="eastAsia"/>
                </w:rPr>
                <w:t>{orderID}_平台日志文件_20250331.json</w:t>
              </w:r>
              <w:r>
                <w:rPr>
                  <w:rFonts w:hint="eastAsia"/>
                </w:rPr>
                <w:t>、</w:t>
              </w:r>
              <w:r w:rsidRPr="00745D30">
                <w:rPr>
                  <w:rFonts w:hint="eastAsia"/>
                </w:rPr>
                <w:t>{orderID}_日志</w:t>
              </w:r>
              <w:r>
                <w:rPr>
                  <w:rFonts w:hint="eastAsia"/>
                </w:rPr>
                <w:t>配套数据</w:t>
              </w:r>
              <w:r w:rsidRPr="00745D30">
                <w:rPr>
                  <w:rFonts w:hint="eastAsia"/>
                </w:rPr>
                <w:t>文件_20250331.json</w:t>
              </w:r>
              <w:r>
                <w:rPr>
                  <w:rFonts w:hint="eastAsia"/>
                </w:rPr>
                <w:t>、</w:t>
              </w:r>
              <w:r w:rsidRPr="00745D30">
                <w:rPr>
                  <w:rFonts w:hint="eastAsia"/>
                </w:rPr>
                <w:t>{orderID}_系统漏洞数据集合_</w:t>
              </w:r>
              <w:r>
                <w:rPr>
                  <w:rFonts w:hint="eastAsia"/>
                </w:rPr>
                <w:t>台账日志</w:t>
              </w:r>
              <w:r>
                <w:t>ID</w:t>
              </w:r>
              <w:r w:rsidRPr="00745D30">
                <w:rPr>
                  <w:rFonts w:hint="eastAsia"/>
                </w:rPr>
                <w:t>.json</w:t>
              </w:r>
            </w:ins>
          </w:p>
        </w:tc>
        <w:tc>
          <w:tcPr>
            <w:tcW w:w="1383" w:type="dxa"/>
            <w:tcPrChange w:id="1134" w:author="俊林 杨" w:date="2025-07-16T09:57:00Z" w16du:dateUtc="2025-07-16T01:57:00Z">
              <w:tcPr>
                <w:tcW w:w="1383" w:type="dxa"/>
              </w:tcPr>
            </w:tcPrChange>
          </w:tcPr>
          <w:p w14:paraId="0055E308" w14:textId="77777777" w:rsidR="006600B0" w:rsidRPr="003A22D9" w:rsidRDefault="006600B0" w:rsidP="00D4029B">
            <w:pPr>
              <w:pStyle w:val="y-0"/>
              <w:rPr>
                <w:ins w:id="1135" w:author="俊林 杨" w:date="2025-07-16T09:44:00Z" w16du:dateUtc="2025-07-16T01:44:00Z"/>
                <w:rFonts w:hint="eastAsia"/>
              </w:rPr>
            </w:pPr>
            <w:ins w:id="1136" w:author="俊林 杨" w:date="2025-07-16T09:44:00Z" w16du:dateUtc="2025-07-16T01:44:00Z">
              <w:r>
                <w:rPr>
                  <w:rFonts w:hint="eastAsia"/>
                </w:rPr>
                <w:t>json</w:t>
              </w:r>
            </w:ins>
          </w:p>
        </w:tc>
        <w:tc>
          <w:tcPr>
            <w:tcW w:w="1383" w:type="dxa"/>
            <w:tcPrChange w:id="1137" w:author="俊林 杨" w:date="2025-07-16T09:57:00Z" w16du:dateUtc="2025-07-16T01:57:00Z">
              <w:tcPr>
                <w:tcW w:w="1383" w:type="dxa"/>
              </w:tcPr>
            </w:tcPrChange>
          </w:tcPr>
          <w:p w14:paraId="368B1C3C" w14:textId="3F5C5040" w:rsidR="006600B0" w:rsidRPr="003A22D9" w:rsidRDefault="00E677E6" w:rsidP="00D4029B">
            <w:pPr>
              <w:pStyle w:val="y-0"/>
              <w:rPr>
                <w:ins w:id="1138" w:author="俊林 杨" w:date="2025-07-16T09:44:00Z" w16du:dateUtc="2025-07-16T01:44:00Z"/>
                <w:rFonts w:hint="eastAsia"/>
              </w:rPr>
            </w:pPr>
            <w:ins w:id="1139" w:author="俊林 杨" w:date="2025-07-16T11:11:00Z" w16du:dateUtc="2025-07-16T03:11:00Z">
              <w:r>
                <w:rPr>
                  <w:rFonts w:hint="eastAsia"/>
                </w:rPr>
                <w:t>2</w:t>
              </w:r>
              <w:r>
                <w:t>-307-1346893412389499</w:t>
              </w:r>
            </w:ins>
          </w:p>
        </w:tc>
        <w:tc>
          <w:tcPr>
            <w:tcW w:w="1383" w:type="dxa"/>
            <w:tcPrChange w:id="1140" w:author="俊林 杨" w:date="2025-07-16T09:57:00Z" w16du:dateUtc="2025-07-16T01:57:00Z">
              <w:tcPr>
                <w:tcW w:w="1383" w:type="dxa"/>
              </w:tcPr>
            </w:tcPrChange>
          </w:tcPr>
          <w:p w14:paraId="64D0080C" w14:textId="77777777" w:rsidR="00E677E6" w:rsidRDefault="00E677E6" w:rsidP="00D4029B">
            <w:pPr>
              <w:pStyle w:val="y-0"/>
              <w:rPr>
                <w:ins w:id="1141" w:author="俊林 杨" w:date="2025-07-16T11:11:00Z" w16du:dateUtc="2025-07-16T03:11:00Z"/>
                <w:rFonts w:hint="eastAsia"/>
              </w:rPr>
            </w:pPr>
            <w:ins w:id="1142" w:author="俊林 杨" w:date="2025-07-16T11:11:00Z" w16du:dateUtc="2025-07-16T03:11:00Z">
              <w:r>
                <w:t>日志文件、配套数据文件</w:t>
              </w:r>
              <w:r>
                <w:rPr>
                  <w:rFonts w:hint="eastAsia"/>
                </w:rPr>
                <w:t>：2</w:t>
              </w:r>
              <w:r>
                <w:t>-307-1346893412389499（本次查询指令</w:t>
              </w:r>
              <w:r>
                <w:rPr>
                  <w:rFonts w:hint="eastAsia"/>
                </w:rPr>
                <w:t>o</w:t>
              </w:r>
              <w:r>
                <w:t>rderID）</w:t>
              </w:r>
            </w:ins>
          </w:p>
          <w:p w14:paraId="1BD198FE" w14:textId="77777777" w:rsidR="00E677E6" w:rsidRDefault="00E677E6" w:rsidP="00D4029B">
            <w:pPr>
              <w:pStyle w:val="y-0"/>
              <w:rPr>
                <w:ins w:id="1143" w:author="俊林 杨" w:date="2025-07-16T11:11:00Z" w16du:dateUtc="2025-07-16T03:11:00Z"/>
                <w:rFonts w:hint="eastAsia"/>
              </w:rPr>
            </w:pPr>
          </w:p>
          <w:p w14:paraId="063D6CB0" w14:textId="77777777" w:rsidR="00E677E6" w:rsidRDefault="00E677E6" w:rsidP="00D4029B">
            <w:pPr>
              <w:pStyle w:val="y-0"/>
              <w:rPr>
                <w:ins w:id="1144" w:author="俊林 杨" w:date="2025-07-16T11:11:00Z" w16du:dateUtc="2025-07-16T03:11:00Z"/>
                <w:rFonts w:hint="eastAsia"/>
              </w:rPr>
            </w:pPr>
            <w:ins w:id="1145" w:author="俊林 杨" w:date="2025-07-16T11:11:00Z" w16du:dateUtc="2025-07-16T03:11:00Z">
              <w:r>
                <w:rPr>
                  <w:rFonts w:hint="eastAsia"/>
                </w:rPr>
                <w:t>系统漏洞文件：该</w:t>
              </w:r>
              <w:r>
                <w:t>系统漏洞列表</w:t>
              </w:r>
              <w:r>
                <w:rPr>
                  <w:rFonts w:hint="eastAsia"/>
                </w:rPr>
                <w:t>f</w:t>
              </w:r>
              <w:r>
                <w:t>ile对应的台账日志</w:t>
              </w:r>
              <w:r>
                <w:rPr>
                  <w:rFonts w:hint="eastAsia"/>
                </w:rPr>
                <w:t>I</w:t>
              </w:r>
              <w:r>
                <w:t>D</w:t>
              </w:r>
            </w:ins>
          </w:p>
          <w:p w14:paraId="635D4DF6" w14:textId="2B76C3AC" w:rsidR="006600B0" w:rsidRDefault="00E677E6" w:rsidP="00D4029B">
            <w:pPr>
              <w:pStyle w:val="y-0"/>
              <w:rPr>
                <w:ins w:id="1146" w:author="俊林 杨" w:date="2025-07-16T09:57:00Z" w16du:dateUtc="2025-07-16T01:57:00Z"/>
                <w:rFonts w:hint="eastAsia"/>
              </w:rPr>
            </w:pPr>
            <w:ins w:id="1147" w:author="俊林 杨" w:date="2025-07-16T11:11:00Z" w16du:dateUtc="2025-07-16T03:11:00Z">
              <w:r>
                <w:t>说明</w:t>
              </w:r>
              <w:r>
                <w:rPr>
                  <w:rFonts w:hint="eastAsia"/>
                </w:rPr>
                <w:t>：</w:t>
              </w:r>
              <w:r>
                <w:t>压缩包内一般是N+2</w:t>
              </w:r>
              <w:r>
                <w:rPr>
                  <w:rFonts w:hint="eastAsia"/>
                </w:rPr>
                <w:t>个文件，N为同期的回传结果类型的台账日志数量，例如</w:t>
              </w:r>
              <w:r>
                <w:rPr>
                  <w:rFonts w:hint="eastAsia"/>
                </w:rPr>
                <w:lastRenderedPageBreak/>
                <w:t>1</w:t>
              </w:r>
              <w:r>
                <w:t>538+2个</w:t>
              </w:r>
            </w:ins>
          </w:p>
        </w:tc>
        <w:tc>
          <w:tcPr>
            <w:tcW w:w="1383" w:type="dxa"/>
            <w:tcPrChange w:id="1148" w:author="俊林 杨" w:date="2025-07-16T09:57:00Z" w16du:dateUtc="2025-07-16T01:57:00Z">
              <w:tcPr>
                <w:tcW w:w="1383" w:type="dxa"/>
              </w:tcPr>
            </w:tcPrChange>
          </w:tcPr>
          <w:p w14:paraId="11C6F015" w14:textId="1832791F" w:rsidR="006600B0" w:rsidRDefault="006600B0" w:rsidP="00D4029B">
            <w:pPr>
              <w:pStyle w:val="y-0"/>
              <w:rPr>
                <w:ins w:id="1149" w:author="俊林 杨" w:date="2025-07-16T09:44:00Z" w16du:dateUtc="2025-07-16T01:44:00Z"/>
                <w:rFonts w:hint="eastAsia"/>
              </w:rPr>
            </w:pPr>
            <w:ins w:id="1150" w:author="俊林 杨" w:date="2025-07-16T09:44:00Z" w16du:dateUtc="2025-07-16T01:44:00Z">
              <w:r>
                <w:rPr>
                  <w:rFonts w:hint="eastAsia"/>
                </w:rPr>
                <w:lastRenderedPageBreak/>
                <w:t>日志文件</w:t>
              </w:r>
              <w:r>
                <w:t>：</w:t>
              </w:r>
              <w:r>
                <w:rPr>
                  <w:rFonts w:hint="eastAsia"/>
                </w:rPr>
                <w:t>1</w:t>
              </w:r>
              <w:r>
                <w:t>1</w:t>
              </w:r>
            </w:ins>
          </w:p>
          <w:p w14:paraId="17F517A5" w14:textId="77777777" w:rsidR="006600B0" w:rsidRDefault="006600B0" w:rsidP="00D4029B">
            <w:pPr>
              <w:pStyle w:val="y-0"/>
              <w:rPr>
                <w:ins w:id="1151" w:author="俊林 杨" w:date="2025-07-16T09:44:00Z" w16du:dateUtc="2025-07-16T01:44:00Z"/>
                <w:rFonts w:hint="eastAsia"/>
              </w:rPr>
            </w:pPr>
            <w:ins w:id="1152" w:author="俊林 杨" w:date="2025-07-16T09:44:00Z" w16du:dateUtc="2025-07-16T01:44:00Z">
              <w:r>
                <w:t>日志配套文件</w:t>
              </w:r>
              <w:r>
                <w:rPr>
                  <w:rFonts w:hint="eastAsia"/>
                </w:rPr>
                <w:t>：1</w:t>
              </w:r>
              <w:r>
                <w:t>3</w:t>
              </w:r>
            </w:ins>
          </w:p>
          <w:p w14:paraId="3098C964" w14:textId="77777777" w:rsidR="006600B0" w:rsidRPr="003A22D9" w:rsidRDefault="006600B0" w:rsidP="00D4029B">
            <w:pPr>
              <w:pStyle w:val="y-0"/>
              <w:rPr>
                <w:ins w:id="1153" w:author="俊林 杨" w:date="2025-07-16T09:44:00Z" w16du:dateUtc="2025-07-16T01:44:00Z"/>
                <w:rFonts w:hint="eastAsia"/>
              </w:rPr>
            </w:pPr>
            <w:ins w:id="1154" w:author="俊林 杨" w:date="2025-07-16T09:44:00Z" w16du:dateUtc="2025-07-16T01:44:00Z">
              <w:r>
                <w:t>系统漏洞文件：</w:t>
              </w:r>
              <w:r>
                <w:rPr>
                  <w:rFonts w:hint="eastAsia"/>
                </w:rPr>
                <w:t>1</w:t>
              </w:r>
              <w:r>
                <w:t>2</w:t>
              </w:r>
            </w:ins>
          </w:p>
        </w:tc>
        <w:tc>
          <w:tcPr>
            <w:tcW w:w="1383" w:type="dxa"/>
            <w:tcPrChange w:id="1155" w:author="俊林 杨" w:date="2025-07-16T09:57:00Z" w16du:dateUtc="2025-07-16T01:57:00Z">
              <w:tcPr>
                <w:tcW w:w="1383" w:type="dxa"/>
              </w:tcPr>
            </w:tcPrChange>
          </w:tcPr>
          <w:p w14:paraId="7072E0DC" w14:textId="3D9B4B9E" w:rsidR="006600B0" w:rsidRPr="003A22D9" w:rsidRDefault="006600B0" w:rsidP="00D4029B">
            <w:pPr>
              <w:pStyle w:val="y-0"/>
              <w:rPr>
                <w:ins w:id="1156" w:author="俊林 杨" w:date="2025-07-16T09:44:00Z" w16du:dateUtc="2025-07-16T01:44:00Z"/>
                <w:rFonts w:hint="eastAsia"/>
              </w:rPr>
            </w:pPr>
          </w:p>
        </w:tc>
      </w:tr>
      <w:tr w:rsidR="006600B0" w14:paraId="6C336200" w14:textId="77777777" w:rsidTr="006600B0">
        <w:trPr>
          <w:ins w:id="1157" w:author="俊林 杨" w:date="2025-07-16T09:44:00Z"/>
        </w:trPr>
        <w:tc>
          <w:tcPr>
            <w:tcW w:w="1382" w:type="dxa"/>
            <w:tcPrChange w:id="1158" w:author="俊林 杨" w:date="2025-07-16T09:57:00Z" w16du:dateUtc="2025-07-16T01:57:00Z">
              <w:tcPr>
                <w:tcW w:w="1382" w:type="dxa"/>
              </w:tcPr>
            </w:tcPrChange>
          </w:tcPr>
          <w:p w14:paraId="04CDD07B" w14:textId="77777777" w:rsidR="006600B0" w:rsidRPr="008E1720" w:rsidRDefault="006600B0" w:rsidP="00D4029B">
            <w:pPr>
              <w:pStyle w:val="y-0"/>
              <w:rPr>
                <w:ins w:id="1159" w:author="俊林 杨" w:date="2025-07-16T09:44:00Z" w16du:dateUtc="2025-07-16T01:44:00Z"/>
                <w:rFonts w:hint="eastAsia"/>
              </w:rPr>
            </w:pPr>
            <w:ins w:id="1160" w:author="俊林 杨" w:date="2025-07-16T09:44:00Z" w16du:dateUtc="2025-07-16T01:44:00Z">
              <w:r w:rsidRPr="008E1720">
                <w:rPr>
                  <w:rFonts w:hint="eastAsia"/>
                </w:rPr>
                <w:t>平台日志文件 – 任务/工单指令回传</w:t>
              </w:r>
            </w:ins>
          </w:p>
        </w:tc>
        <w:tc>
          <w:tcPr>
            <w:tcW w:w="1382" w:type="dxa"/>
            <w:tcPrChange w:id="1161" w:author="俊林 杨" w:date="2025-07-16T09:57:00Z" w16du:dateUtc="2025-07-16T01:57:00Z">
              <w:tcPr>
                <w:tcW w:w="1382" w:type="dxa"/>
              </w:tcPr>
            </w:tcPrChange>
          </w:tcPr>
          <w:p w14:paraId="66C3AA98" w14:textId="77777777" w:rsidR="006600B0" w:rsidRPr="008E1720" w:rsidRDefault="006600B0" w:rsidP="00D4029B">
            <w:pPr>
              <w:pStyle w:val="y-0"/>
              <w:rPr>
                <w:ins w:id="1162" w:author="俊林 杨" w:date="2025-07-16T09:44:00Z" w16du:dateUtc="2025-07-16T01:44:00Z"/>
                <w:rFonts w:hint="eastAsia"/>
              </w:rPr>
            </w:pPr>
            <w:ins w:id="1163" w:author="俊林 杨" w:date="2025-07-16T09:44:00Z" w16du:dateUtc="2025-07-16T01:44:00Z">
              <w:r w:rsidRPr="008E1720">
                <w:rPr>
                  <w:rFonts w:hint="eastAsia"/>
                </w:rPr>
                <w:t>{orderID}_平台日志文件_20250331.json</w:t>
              </w:r>
              <w:r>
                <w:rPr>
                  <w:rFonts w:hint="eastAsia"/>
                </w:rPr>
                <w:t>、</w:t>
              </w:r>
              <w:r w:rsidRPr="00745D30">
                <w:rPr>
                  <w:rFonts w:hint="eastAsia"/>
                </w:rPr>
                <w:t>{orderID}_日志</w:t>
              </w:r>
              <w:r>
                <w:rPr>
                  <w:rFonts w:hint="eastAsia"/>
                </w:rPr>
                <w:t>配套数据</w:t>
              </w:r>
              <w:r w:rsidRPr="00745D30">
                <w:rPr>
                  <w:rFonts w:hint="eastAsia"/>
                </w:rPr>
                <w:t>文件_20250331.json</w:t>
              </w:r>
            </w:ins>
          </w:p>
        </w:tc>
        <w:tc>
          <w:tcPr>
            <w:tcW w:w="1383" w:type="dxa"/>
            <w:tcPrChange w:id="1164" w:author="俊林 杨" w:date="2025-07-16T09:57:00Z" w16du:dateUtc="2025-07-16T01:57:00Z">
              <w:tcPr>
                <w:tcW w:w="1383" w:type="dxa"/>
              </w:tcPr>
            </w:tcPrChange>
          </w:tcPr>
          <w:p w14:paraId="7B74649E" w14:textId="77777777" w:rsidR="006600B0" w:rsidRPr="008E1720" w:rsidRDefault="006600B0" w:rsidP="00D4029B">
            <w:pPr>
              <w:pStyle w:val="y-0"/>
              <w:rPr>
                <w:ins w:id="1165" w:author="俊林 杨" w:date="2025-07-16T09:44:00Z" w16du:dateUtc="2025-07-16T01:44:00Z"/>
                <w:rFonts w:hint="eastAsia"/>
              </w:rPr>
            </w:pPr>
            <w:ins w:id="1166" w:author="俊林 杨" w:date="2025-07-16T09:44:00Z" w16du:dateUtc="2025-07-16T01:44:00Z">
              <w:r w:rsidRPr="008E1720">
                <w:rPr>
                  <w:rFonts w:hint="eastAsia"/>
                </w:rPr>
                <w:t>json</w:t>
              </w:r>
            </w:ins>
          </w:p>
        </w:tc>
        <w:tc>
          <w:tcPr>
            <w:tcW w:w="1383" w:type="dxa"/>
            <w:tcPrChange w:id="1167" w:author="俊林 杨" w:date="2025-07-16T09:57:00Z" w16du:dateUtc="2025-07-16T01:57:00Z">
              <w:tcPr>
                <w:tcW w:w="1383" w:type="dxa"/>
              </w:tcPr>
            </w:tcPrChange>
          </w:tcPr>
          <w:p w14:paraId="3B450965" w14:textId="592CA632" w:rsidR="006600B0" w:rsidRPr="008E1720" w:rsidRDefault="00E677E6" w:rsidP="00D4029B">
            <w:pPr>
              <w:pStyle w:val="y-0"/>
              <w:rPr>
                <w:ins w:id="1168" w:author="俊林 杨" w:date="2025-07-16T09:44:00Z" w16du:dateUtc="2025-07-16T01:44:00Z"/>
                <w:rFonts w:hint="eastAsia"/>
              </w:rPr>
            </w:pPr>
            <w:ins w:id="1169" w:author="俊林 杨" w:date="2025-07-16T11:11:00Z" w16du:dateUtc="2025-07-16T03:11:00Z">
              <w:r w:rsidRPr="008E1720">
                <w:rPr>
                  <w:rFonts w:hint="eastAsia"/>
                </w:rPr>
                <w:t>2-305-1690657581837721600</w:t>
              </w:r>
            </w:ins>
          </w:p>
        </w:tc>
        <w:tc>
          <w:tcPr>
            <w:tcW w:w="1383" w:type="dxa"/>
            <w:tcPrChange w:id="1170" w:author="俊林 杨" w:date="2025-07-16T09:57:00Z" w16du:dateUtc="2025-07-16T01:57:00Z">
              <w:tcPr>
                <w:tcW w:w="1383" w:type="dxa"/>
              </w:tcPr>
            </w:tcPrChange>
          </w:tcPr>
          <w:p w14:paraId="0EA209DE" w14:textId="77777777" w:rsidR="006600B0" w:rsidRDefault="00E677E6" w:rsidP="00D4029B">
            <w:pPr>
              <w:pStyle w:val="y-0"/>
              <w:rPr>
                <w:ins w:id="1171" w:author="俊林 杨" w:date="2025-07-16T11:12:00Z" w16du:dateUtc="2025-07-16T03:12:00Z"/>
                <w:rFonts w:hint="eastAsia"/>
              </w:rPr>
            </w:pPr>
            <w:ins w:id="1172" w:author="俊林 杨" w:date="2025-07-16T11:11:00Z" w16du:dateUtc="2025-07-16T03:11:00Z">
              <w:r>
                <w:t>日志文件、配套数据文件</w:t>
              </w:r>
              <w:r>
                <w:rPr>
                  <w:rFonts w:hint="eastAsia"/>
                </w:rPr>
                <w:t>：</w:t>
              </w:r>
              <w:r w:rsidRPr="008E1720">
                <w:rPr>
                  <w:rFonts w:hint="eastAsia"/>
                </w:rPr>
                <w:t>2-305-1690657581837721600</w:t>
              </w:r>
              <w:r>
                <w:t>（本次</w:t>
              </w:r>
              <w:r>
                <w:rPr>
                  <w:rFonts w:hint="eastAsia"/>
                </w:rPr>
                <w:t>回传</w:t>
              </w:r>
              <w:r>
                <w:t>指令</w:t>
              </w:r>
              <w:r>
                <w:rPr>
                  <w:rFonts w:hint="eastAsia"/>
                </w:rPr>
                <w:t>o</w:t>
              </w:r>
              <w:r>
                <w:t>rderID）</w:t>
              </w:r>
            </w:ins>
          </w:p>
          <w:p w14:paraId="38515CF1" w14:textId="4554964E" w:rsidR="00E677E6" w:rsidRDefault="00E677E6" w:rsidP="00D4029B">
            <w:pPr>
              <w:pStyle w:val="y-0"/>
              <w:rPr>
                <w:ins w:id="1173" w:author="俊林 杨" w:date="2025-07-16T09:57:00Z" w16du:dateUtc="2025-07-16T01:57:00Z"/>
                <w:rFonts w:hint="eastAsia"/>
              </w:rPr>
            </w:pPr>
            <w:ins w:id="1174" w:author="俊林 杨" w:date="2025-07-16T11:12:00Z" w16du:dateUtc="2025-07-16T03:12:00Z">
              <w:r>
                <w:t>说明</w:t>
              </w:r>
              <w:r>
                <w:rPr>
                  <w:rFonts w:hint="eastAsia"/>
                </w:rPr>
                <w:t>：</w:t>
              </w:r>
              <w:r>
                <w:t>压缩包内一般是</w:t>
              </w:r>
              <w:r>
                <w:rPr>
                  <w:rFonts w:hint="eastAsia"/>
                </w:rPr>
                <w:t>2个文件</w:t>
              </w:r>
            </w:ins>
          </w:p>
        </w:tc>
        <w:tc>
          <w:tcPr>
            <w:tcW w:w="1383" w:type="dxa"/>
            <w:tcPrChange w:id="1175" w:author="俊林 杨" w:date="2025-07-16T09:57:00Z" w16du:dateUtc="2025-07-16T01:57:00Z">
              <w:tcPr>
                <w:tcW w:w="1383" w:type="dxa"/>
              </w:tcPr>
            </w:tcPrChange>
          </w:tcPr>
          <w:p w14:paraId="6286353E" w14:textId="0D84BCF3" w:rsidR="006600B0" w:rsidRDefault="006600B0" w:rsidP="00D4029B">
            <w:pPr>
              <w:pStyle w:val="y-0"/>
              <w:rPr>
                <w:ins w:id="1176" w:author="俊林 杨" w:date="2025-07-16T09:44:00Z" w16du:dateUtc="2025-07-16T01:44:00Z"/>
                <w:rFonts w:hint="eastAsia"/>
              </w:rPr>
            </w:pPr>
            <w:ins w:id="1177" w:author="俊林 杨" w:date="2025-07-16T09:44:00Z" w16du:dateUtc="2025-07-16T01:44:00Z">
              <w:r>
                <w:rPr>
                  <w:rFonts w:hint="eastAsia"/>
                </w:rPr>
                <w:t>日志文件</w:t>
              </w:r>
              <w:r>
                <w:t>：</w:t>
              </w:r>
              <w:r>
                <w:rPr>
                  <w:rFonts w:hint="eastAsia"/>
                </w:rPr>
                <w:t>1</w:t>
              </w:r>
              <w:r>
                <w:t>1</w:t>
              </w:r>
            </w:ins>
          </w:p>
          <w:p w14:paraId="51B56549" w14:textId="77777777" w:rsidR="006600B0" w:rsidRPr="008E1720" w:rsidRDefault="006600B0" w:rsidP="00D4029B">
            <w:pPr>
              <w:pStyle w:val="y-0"/>
              <w:rPr>
                <w:ins w:id="1178" w:author="俊林 杨" w:date="2025-07-16T09:44:00Z" w16du:dateUtc="2025-07-16T01:44:00Z"/>
                <w:rFonts w:hint="eastAsia"/>
              </w:rPr>
            </w:pPr>
            <w:ins w:id="1179" w:author="俊林 杨" w:date="2025-07-16T09:44:00Z" w16du:dateUtc="2025-07-16T01:44:00Z">
              <w:r>
                <w:t>日志配套文件</w:t>
              </w:r>
              <w:r>
                <w:rPr>
                  <w:rFonts w:hint="eastAsia"/>
                </w:rPr>
                <w:t>：1</w:t>
              </w:r>
              <w:r>
                <w:t>3</w:t>
              </w:r>
            </w:ins>
          </w:p>
        </w:tc>
        <w:tc>
          <w:tcPr>
            <w:tcW w:w="1383" w:type="dxa"/>
            <w:tcPrChange w:id="1180" w:author="俊林 杨" w:date="2025-07-16T09:57:00Z" w16du:dateUtc="2025-07-16T01:57:00Z">
              <w:tcPr>
                <w:tcW w:w="1383" w:type="dxa"/>
              </w:tcPr>
            </w:tcPrChange>
          </w:tcPr>
          <w:p w14:paraId="36FB9296" w14:textId="0FC943A5" w:rsidR="006600B0" w:rsidRPr="008E1720" w:rsidRDefault="006600B0" w:rsidP="00D4029B">
            <w:pPr>
              <w:pStyle w:val="y-0"/>
              <w:rPr>
                <w:ins w:id="1181" w:author="俊林 杨" w:date="2025-07-16T09:44:00Z" w16du:dateUtc="2025-07-16T01:44:00Z"/>
                <w:rFonts w:hint="eastAsia"/>
              </w:rPr>
            </w:pPr>
          </w:p>
        </w:tc>
      </w:tr>
      <w:tr w:rsidR="006600B0" w14:paraId="706FEB68" w14:textId="77777777" w:rsidTr="006600B0">
        <w:trPr>
          <w:ins w:id="1182" w:author="俊林 杨" w:date="2025-07-16T09:44:00Z"/>
        </w:trPr>
        <w:tc>
          <w:tcPr>
            <w:tcW w:w="1382" w:type="dxa"/>
            <w:tcPrChange w:id="1183" w:author="俊林 杨" w:date="2025-07-16T09:57:00Z" w16du:dateUtc="2025-07-16T01:57:00Z">
              <w:tcPr>
                <w:tcW w:w="1382" w:type="dxa"/>
              </w:tcPr>
            </w:tcPrChange>
          </w:tcPr>
          <w:p w14:paraId="0A438E38" w14:textId="77777777" w:rsidR="006600B0" w:rsidRPr="001C2B26" w:rsidRDefault="006600B0" w:rsidP="00D4029B">
            <w:pPr>
              <w:pStyle w:val="y-0"/>
              <w:rPr>
                <w:ins w:id="1184" w:author="俊林 杨" w:date="2025-07-16T09:44:00Z" w16du:dateUtc="2025-07-16T01:44:00Z"/>
                <w:rFonts w:hint="eastAsia"/>
              </w:rPr>
            </w:pPr>
            <w:ins w:id="1185" w:author="俊林 杨" w:date="2025-07-16T09:44:00Z" w16du:dateUtc="2025-07-16T01:44:00Z">
              <w:r w:rsidRPr="001C2B26">
                <w:rPr>
                  <w:rFonts w:hint="eastAsia"/>
                </w:rPr>
                <w:t>数据文件</w:t>
              </w:r>
            </w:ins>
          </w:p>
        </w:tc>
        <w:tc>
          <w:tcPr>
            <w:tcW w:w="1382" w:type="dxa"/>
            <w:tcPrChange w:id="1186" w:author="俊林 杨" w:date="2025-07-16T09:57:00Z" w16du:dateUtc="2025-07-16T01:57:00Z">
              <w:tcPr>
                <w:tcW w:w="1382" w:type="dxa"/>
              </w:tcPr>
            </w:tcPrChange>
          </w:tcPr>
          <w:p w14:paraId="5CB3A354" w14:textId="77777777" w:rsidR="006600B0" w:rsidRPr="001C2B26" w:rsidRDefault="006600B0" w:rsidP="00D4029B">
            <w:pPr>
              <w:pStyle w:val="y-0"/>
              <w:rPr>
                <w:ins w:id="1187" w:author="俊林 杨" w:date="2025-07-16T09:44:00Z" w16du:dateUtc="2025-07-16T01:44:00Z"/>
                <w:rFonts w:hint="eastAsia"/>
              </w:rPr>
            </w:pPr>
            <w:ins w:id="1188" w:author="俊林 杨" w:date="2025-07-16T09:44:00Z" w16du:dateUtc="2025-07-16T01:44:00Z">
              <w:r>
                <w:rPr>
                  <w:rFonts w:hint="eastAsia"/>
                </w:rPr>
                <w:t>{orderID}_</w:t>
              </w:r>
              <w:r w:rsidRPr="001C2B26">
                <w:rPr>
                  <w:rFonts w:hint="eastAsia"/>
                </w:rPr>
                <w:t>数据文件</w:t>
              </w:r>
              <w:r>
                <w:rPr>
                  <w:rFonts w:hint="eastAsia"/>
                </w:rPr>
                <w:t>_20250331.json</w:t>
              </w:r>
            </w:ins>
          </w:p>
        </w:tc>
        <w:tc>
          <w:tcPr>
            <w:tcW w:w="1383" w:type="dxa"/>
            <w:tcPrChange w:id="1189" w:author="俊林 杨" w:date="2025-07-16T09:57:00Z" w16du:dateUtc="2025-07-16T01:57:00Z">
              <w:tcPr>
                <w:tcW w:w="1383" w:type="dxa"/>
              </w:tcPr>
            </w:tcPrChange>
          </w:tcPr>
          <w:p w14:paraId="728DB510" w14:textId="77777777" w:rsidR="006600B0" w:rsidRDefault="006600B0" w:rsidP="00D4029B">
            <w:pPr>
              <w:pStyle w:val="y-0"/>
              <w:rPr>
                <w:ins w:id="1190" w:author="俊林 杨" w:date="2025-07-16T09:44:00Z" w16du:dateUtc="2025-07-16T01:44:00Z"/>
                <w:rFonts w:hint="eastAsia"/>
              </w:rPr>
            </w:pPr>
            <w:ins w:id="1191" w:author="俊林 杨" w:date="2025-07-16T09:44:00Z" w16du:dateUtc="2025-07-16T01:44:00Z">
              <w:r>
                <w:rPr>
                  <w:rFonts w:hint="eastAsia"/>
                </w:rPr>
                <w:t>json</w:t>
              </w:r>
            </w:ins>
          </w:p>
        </w:tc>
        <w:tc>
          <w:tcPr>
            <w:tcW w:w="1383" w:type="dxa"/>
            <w:tcPrChange w:id="1192" w:author="俊林 杨" w:date="2025-07-16T09:57:00Z" w16du:dateUtc="2025-07-16T01:57:00Z">
              <w:tcPr>
                <w:tcW w:w="1383" w:type="dxa"/>
              </w:tcPr>
            </w:tcPrChange>
          </w:tcPr>
          <w:p w14:paraId="41682810" w14:textId="77777777" w:rsidR="006600B0" w:rsidRPr="001B7783" w:rsidRDefault="006600B0" w:rsidP="00D4029B">
            <w:pPr>
              <w:pStyle w:val="y-0"/>
              <w:rPr>
                <w:ins w:id="1193" w:author="俊林 杨" w:date="2025-07-16T09:44:00Z" w16du:dateUtc="2025-07-16T01:44:00Z"/>
                <w:rFonts w:hint="eastAsia"/>
              </w:rPr>
            </w:pPr>
            <w:ins w:id="1194" w:author="俊林 杨" w:date="2025-07-16T09:44:00Z" w16du:dateUtc="2025-07-16T01:44:00Z">
              <w:r w:rsidRPr="00D30FCA">
                <w:t>2-305-1690657581837721600</w:t>
              </w:r>
            </w:ins>
          </w:p>
        </w:tc>
        <w:tc>
          <w:tcPr>
            <w:tcW w:w="1383" w:type="dxa"/>
            <w:tcPrChange w:id="1195" w:author="俊林 杨" w:date="2025-07-16T09:57:00Z" w16du:dateUtc="2025-07-16T01:57:00Z">
              <w:tcPr>
                <w:tcW w:w="1383" w:type="dxa"/>
              </w:tcPr>
            </w:tcPrChange>
          </w:tcPr>
          <w:p w14:paraId="2BCA571B" w14:textId="4E4DC631" w:rsidR="006600B0" w:rsidRDefault="00E677E6" w:rsidP="00D4029B">
            <w:pPr>
              <w:pStyle w:val="y-0"/>
              <w:rPr>
                <w:ins w:id="1196" w:author="俊林 杨" w:date="2025-07-16T09:57:00Z" w16du:dateUtc="2025-07-16T01:57:00Z"/>
                <w:rFonts w:hint="eastAsia"/>
              </w:rPr>
            </w:pPr>
            <w:ins w:id="1197" w:author="俊林 杨" w:date="2025-07-16T11:12:00Z" w16du:dateUtc="2025-07-16T03:12:00Z">
              <w:r>
                <w:t>日志文件的</w:t>
              </w:r>
              <w:r>
                <w:rPr>
                  <w:rFonts w:hint="eastAsia"/>
                </w:rPr>
                <w:t>o</w:t>
              </w:r>
              <w:r>
                <w:t>rderID</w:t>
              </w:r>
            </w:ins>
          </w:p>
        </w:tc>
        <w:tc>
          <w:tcPr>
            <w:tcW w:w="1383" w:type="dxa"/>
            <w:tcPrChange w:id="1198" w:author="俊林 杨" w:date="2025-07-16T09:57:00Z" w16du:dateUtc="2025-07-16T01:57:00Z">
              <w:tcPr>
                <w:tcW w:w="1383" w:type="dxa"/>
              </w:tcPr>
            </w:tcPrChange>
          </w:tcPr>
          <w:p w14:paraId="53D5D463" w14:textId="246758E7" w:rsidR="006600B0" w:rsidRDefault="006600B0" w:rsidP="00D4029B">
            <w:pPr>
              <w:pStyle w:val="y-0"/>
              <w:rPr>
                <w:ins w:id="1199" w:author="俊林 杨" w:date="2025-07-16T09:44:00Z" w16du:dateUtc="2025-07-16T01:44:00Z"/>
                <w:rFonts w:hint="eastAsia"/>
              </w:rPr>
            </w:pPr>
            <w:ins w:id="1200" w:author="俊林 杨" w:date="2025-07-16T09:44:00Z" w16du:dateUtc="2025-07-16T01:44:00Z">
              <w:r>
                <w:rPr>
                  <w:rFonts w:hint="eastAsia"/>
                </w:rPr>
                <w:t>13</w:t>
              </w:r>
            </w:ins>
          </w:p>
        </w:tc>
        <w:tc>
          <w:tcPr>
            <w:tcW w:w="1383" w:type="dxa"/>
            <w:tcPrChange w:id="1201" w:author="俊林 杨" w:date="2025-07-16T09:57:00Z" w16du:dateUtc="2025-07-16T01:57:00Z">
              <w:tcPr>
                <w:tcW w:w="1383" w:type="dxa"/>
              </w:tcPr>
            </w:tcPrChange>
          </w:tcPr>
          <w:p w14:paraId="4D41CD5B" w14:textId="77777777" w:rsidR="006600B0" w:rsidRDefault="006600B0" w:rsidP="00D4029B">
            <w:pPr>
              <w:pStyle w:val="y-0"/>
              <w:rPr>
                <w:ins w:id="1202" w:author="俊林 杨" w:date="2025-07-16T09:44:00Z" w16du:dateUtc="2025-07-16T01:44:00Z"/>
                <w:rFonts w:hint="eastAsia"/>
              </w:rPr>
            </w:pPr>
          </w:p>
        </w:tc>
      </w:tr>
      <w:tr w:rsidR="006600B0" w14:paraId="73D9A7FF" w14:textId="77777777" w:rsidTr="006600B0">
        <w:trPr>
          <w:ins w:id="1203" w:author="俊林 杨" w:date="2025-07-16T09:44:00Z"/>
        </w:trPr>
        <w:tc>
          <w:tcPr>
            <w:tcW w:w="1382" w:type="dxa"/>
            <w:tcPrChange w:id="1204" w:author="俊林 杨" w:date="2025-07-16T09:57:00Z" w16du:dateUtc="2025-07-16T01:57:00Z">
              <w:tcPr>
                <w:tcW w:w="1382" w:type="dxa"/>
              </w:tcPr>
            </w:tcPrChange>
          </w:tcPr>
          <w:p w14:paraId="10A6DC56" w14:textId="77777777" w:rsidR="006600B0" w:rsidRPr="001C2B26" w:rsidRDefault="006600B0" w:rsidP="00D4029B">
            <w:pPr>
              <w:pStyle w:val="y-0"/>
              <w:rPr>
                <w:ins w:id="1205" w:author="俊林 杨" w:date="2025-07-16T09:44:00Z" w16du:dateUtc="2025-07-16T01:44:00Z"/>
                <w:rFonts w:hint="eastAsia"/>
              </w:rPr>
            </w:pPr>
            <w:ins w:id="1206" w:author="俊林 杨" w:date="2025-07-16T09:44:00Z" w16du:dateUtc="2025-07-16T01:44:00Z">
              <w:r>
                <w:rPr>
                  <w:rFonts w:hint="eastAsia"/>
                </w:rPr>
                <w:t>靶标部署信息</w:t>
              </w:r>
            </w:ins>
          </w:p>
        </w:tc>
        <w:tc>
          <w:tcPr>
            <w:tcW w:w="1382" w:type="dxa"/>
            <w:tcPrChange w:id="1207" w:author="俊林 杨" w:date="2025-07-16T09:57:00Z" w16du:dateUtc="2025-07-16T01:57:00Z">
              <w:tcPr>
                <w:tcW w:w="1382" w:type="dxa"/>
              </w:tcPr>
            </w:tcPrChange>
          </w:tcPr>
          <w:p w14:paraId="6C5F83EA" w14:textId="77777777" w:rsidR="006600B0" w:rsidRPr="001C2B26" w:rsidRDefault="006600B0" w:rsidP="00D4029B">
            <w:pPr>
              <w:pStyle w:val="y-0"/>
              <w:rPr>
                <w:ins w:id="1208" w:author="俊林 杨" w:date="2025-07-16T09:44:00Z" w16du:dateUtc="2025-07-16T01:44:00Z"/>
                <w:rFonts w:hint="eastAsia"/>
              </w:rPr>
            </w:pPr>
            <w:ins w:id="1209" w:author="俊林 杨" w:date="2025-07-16T09:44:00Z" w16du:dateUtc="2025-07-16T01:44:00Z">
              <w:r>
                <w:rPr>
                  <w:rFonts w:hint="eastAsia"/>
                </w:rPr>
                <w:t>{orderID}_北京移动_靶标部署信息_20250901.xlsx</w:t>
              </w:r>
            </w:ins>
          </w:p>
        </w:tc>
        <w:tc>
          <w:tcPr>
            <w:tcW w:w="1383" w:type="dxa"/>
            <w:tcPrChange w:id="1210" w:author="俊林 杨" w:date="2025-07-16T09:57:00Z" w16du:dateUtc="2025-07-16T01:57:00Z">
              <w:tcPr>
                <w:tcW w:w="1383" w:type="dxa"/>
              </w:tcPr>
            </w:tcPrChange>
          </w:tcPr>
          <w:p w14:paraId="27549C73" w14:textId="77777777" w:rsidR="006600B0" w:rsidRPr="0085350B" w:rsidRDefault="006600B0" w:rsidP="00D4029B">
            <w:pPr>
              <w:pStyle w:val="y-0"/>
              <w:rPr>
                <w:ins w:id="1211" w:author="俊林 杨" w:date="2025-07-16T09:44:00Z" w16du:dateUtc="2025-07-16T01:44:00Z"/>
                <w:rFonts w:hint="eastAsia"/>
              </w:rPr>
            </w:pPr>
            <w:ins w:id="1212" w:author="俊林 杨" w:date="2025-07-16T09:44:00Z" w16du:dateUtc="2025-07-16T01:44:00Z">
              <w:r>
                <w:rPr>
                  <w:rFonts w:hint="eastAsia"/>
                </w:rPr>
                <w:t>file</w:t>
              </w:r>
            </w:ins>
          </w:p>
        </w:tc>
        <w:tc>
          <w:tcPr>
            <w:tcW w:w="1383" w:type="dxa"/>
            <w:tcPrChange w:id="1213" w:author="俊林 杨" w:date="2025-07-16T09:57:00Z" w16du:dateUtc="2025-07-16T01:57:00Z">
              <w:tcPr>
                <w:tcW w:w="1383" w:type="dxa"/>
              </w:tcPr>
            </w:tcPrChange>
          </w:tcPr>
          <w:p w14:paraId="7402A5BD" w14:textId="77777777" w:rsidR="006600B0" w:rsidRPr="00D30FCA" w:rsidRDefault="006600B0" w:rsidP="00D4029B">
            <w:pPr>
              <w:pStyle w:val="y-0"/>
              <w:rPr>
                <w:ins w:id="1214" w:author="俊林 杨" w:date="2025-07-16T09:44:00Z" w16du:dateUtc="2025-07-16T01:44:00Z"/>
                <w:rFonts w:hint="eastAsia"/>
              </w:rPr>
            </w:pPr>
            <w:ins w:id="1215" w:author="俊林 杨" w:date="2025-07-16T09:44:00Z" w16du:dateUtc="2025-07-16T01:44:00Z">
              <w:r w:rsidRPr="00D30FCA">
                <w:t>2-306-1690657581837721600</w:t>
              </w:r>
            </w:ins>
          </w:p>
        </w:tc>
        <w:tc>
          <w:tcPr>
            <w:tcW w:w="1383" w:type="dxa"/>
            <w:tcPrChange w:id="1216" w:author="俊林 杨" w:date="2025-07-16T09:57:00Z" w16du:dateUtc="2025-07-16T01:57:00Z">
              <w:tcPr>
                <w:tcW w:w="1383" w:type="dxa"/>
              </w:tcPr>
            </w:tcPrChange>
          </w:tcPr>
          <w:p w14:paraId="1F88702B" w14:textId="2411FBE9" w:rsidR="006600B0" w:rsidRDefault="00E677E6" w:rsidP="00D4029B">
            <w:pPr>
              <w:pStyle w:val="y-0"/>
              <w:rPr>
                <w:ins w:id="1217" w:author="俊林 杨" w:date="2025-07-16T09:57:00Z" w16du:dateUtc="2025-07-16T01:57:00Z"/>
                <w:rFonts w:hint="eastAsia"/>
              </w:rPr>
            </w:pPr>
            <w:ins w:id="1218" w:author="俊林 杨" w:date="2025-07-16T11:13:00Z" w16du:dateUtc="2025-07-16T03:13:00Z">
              <w:r>
                <w:t>本次</w:t>
              </w:r>
              <w:r>
                <w:rPr>
                  <w:rFonts w:hint="eastAsia"/>
                </w:rPr>
                <w:t>回传</w:t>
              </w:r>
              <w:r>
                <w:t>指令</w:t>
              </w:r>
              <w:r>
                <w:rPr>
                  <w:rFonts w:hint="eastAsia"/>
                </w:rPr>
                <w:t>o</w:t>
              </w:r>
              <w:r>
                <w:t>rderID</w:t>
              </w:r>
            </w:ins>
          </w:p>
        </w:tc>
        <w:tc>
          <w:tcPr>
            <w:tcW w:w="1383" w:type="dxa"/>
            <w:tcPrChange w:id="1219" w:author="俊林 杨" w:date="2025-07-16T09:57:00Z" w16du:dateUtc="2025-07-16T01:57:00Z">
              <w:tcPr>
                <w:tcW w:w="1383" w:type="dxa"/>
              </w:tcPr>
            </w:tcPrChange>
          </w:tcPr>
          <w:p w14:paraId="249D4C2E" w14:textId="0C7C81B3" w:rsidR="006600B0" w:rsidRDefault="006600B0" w:rsidP="00D4029B">
            <w:pPr>
              <w:pStyle w:val="y-0"/>
              <w:rPr>
                <w:ins w:id="1220" w:author="俊林 杨" w:date="2025-07-16T09:44:00Z" w16du:dateUtc="2025-07-16T01:44:00Z"/>
                <w:rFonts w:hint="eastAsia"/>
              </w:rPr>
            </w:pPr>
            <w:ins w:id="1221" w:author="俊林 杨" w:date="2025-07-16T09:44:00Z" w16du:dateUtc="2025-07-16T01:44:00Z">
              <w:r>
                <w:rPr>
                  <w:rFonts w:hint="eastAsia"/>
                </w:rPr>
                <w:t>-1</w:t>
              </w:r>
            </w:ins>
          </w:p>
        </w:tc>
        <w:tc>
          <w:tcPr>
            <w:tcW w:w="1383" w:type="dxa"/>
            <w:tcPrChange w:id="1222" w:author="俊林 杨" w:date="2025-07-16T09:57:00Z" w16du:dateUtc="2025-07-16T01:57:00Z">
              <w:tcPr>
                <w:tcW w:w="1383" w:type="dxa"/>
              </w:tcPr>
            </w:tcPrChange>
          </w:tcPr>
          <w:p w14:paraId="418058C0" w14:textId="40CB6E33" w:rsidR="006600B0" w:rsidRDefault="00525F8F" w:rsidP="00D4029B">
            <w:pPr>
              <w:pStyle w:val="y-0"/>
              <w:rPr>
                <w:ins w:id="1223" w:author="俊林 杨" w:date="2025-07-16T09:44:00Z" w16du:dateUtc="2025-07-16T01:44:00Z"/>
                <w:rFonts w:hint="eastAsia"/>
              </w:rPr>
            </w:pPr>
            <w:ins w:id="1224" w:author="俊林 杨" w:date="2025-07-16T11:18:00Z" w16du:dateUtc="2025-07-16T03:18:00Z">
              <w:r>
                <w:rPr>
                  <w:rFonts w:hint="eastAsia"/>
                </w:rPr>
                <w:t>b</w:t>
              </w:r>
            </w:ins>
            <w:ins w:id="1225" w:author="俊林 杨" w:date="2025-07-16T09:44:00Z" w16du:dateUtc="2025-07-16T01:44:00Z">
              <w:r w:rsidR="006600B0">
                <w:rPr>
                  <w:rFonts w:hint="eastAsia"/>
                </w:rPr>
                <w:t>sxx</w:t>
              </w:r>
            </w:ins>
            <w:ins w:id="1226" w:author="俊林 杨" w:date="2025-07-16T11:18:00Z" w16du:dateUtc="2025-07-16T03:18:00Z">
              <w:r>
                <w:rPr>
                  <w:rFonts w:hint="eastAsia"/>
                </w:rPr>
                <w:t>（注意该值必传）</w:t>
              </w:r>
            </w:ins>
          </w:p>
        </w:tc>
      </w:tr>
    </w:tbl>
    <w:p w14:paraId="1A3E460E" w14:textId="77777777" w:rsidR="00F94EBB" w:rsidRDefault="00F94EBB" w:rsidP="00D4029B">
      <w:pPr>
        <w:pStyle w:val="y-0"/>
        <w:rPr>
          <w:ins w:id="1227" w:author="俊林 杨" w:date="2025-07-03T16:08:00Z" w16du:dateUtc="2025-07-03T08:08:00Z"/>
          <w:rFonts w:hint="eastAsia"/>
        </w:rPr>
      </w:pPr>
    </w:p>
    <w:p w14:paraId="444F26AB" w14:textId="6CFF7E6A" w:rsidR="006F5780" w:rsidRDefault="006F5780" w:rsidP="00B73469">
      <w:pPr>
        <w:pStyle w:val="y-20"/>
        <w:numPr>
          <w:ilvl w:val="0"/>
          <w:numId w:val="31"/>
        </w:numPr>
        <w:rPr>
          <w:rFonts w:cs="Times New Roman" w:hint="eastAsia"/>
        </w:rPr>
      </w:pPr>
      <w:r>
        <w:rPr>
          <w:rFonts w:hint="eastAsia"/>
        </w:rPr>
        <w:t>参数中关于</w:t>
      </w:r>
      <w:r>
        <w:rPr>
          <w:rFonts w:hint="eastAsia"/>
        </w:rPr>
        <w:t xml:space="preserve"> -1</w:t>
      </w:r>
      <w:r>
        <w:rPr>
          <w:rFonts w:hint="eastAsia"/>
        </w:rPr>
        <w:t>、</w:t>
      </w:r>
      <w:r>
        <w:rPr>
          <w:rFonts w:hint="eastAsia"/>
        </w:rPr>
        <w:t>null</w:t>
      </w:r>
      <w:r>
        <w:rPr>
          <w:rFonts w:hint="eastAsia"/>
        </w:rPr>
        <w:t>、</w:t>
      </w:r>
      <w:r>
        <w:rPr>
          <w:rFonts w:hint="eastAsia"/>
        </w:rPr>
        <w:t>N/A</w:t>
      </w:r>
      <w:r>
        <w:rPr>
          <w:rFonts w:hint="eastAsia"/>
        </w:rPr>
        <w:t>、</w:t>
      </w:r>
      <w:r>
        <w:rPr>
          <w:rFonts w:hint="eastAsia"/>
        </w:rPr>
        <w:t xml:space="preserve">"" </w:t>
      </w:r>
      <w:r>
        <w:rPr>
          <w:rFonts w:hint="eastAsia"/>
        </w:rPr>
        <w:t>的说明</w:t>
      </w:r>
    </w:p>
    <w:p w14:paraId="2B8B5333" w14:textId="77777777" w:rsidR="006F5780" w:rsidRDefault="006F5780" w:rsidP="00D4029B">
      <w:pPr>
        <w:pStyle w:val="y-0"/>
        <w:numPr>
          <w:ilvl w:val="0"/>
          <w:numId w:val="33"/>
        </w:numPr>
        <w:rPr>
          <w:rFonts w:hint="eastAsia"/>
        </w:rPr>
      </w:pPr>
      <w:r>
        <w:rPr>
          <w:rFonts w:hint="eastAsia"/>
        </w:rPr>
        <w:t>对于字符型中空值定义说明：</w:t>
      </w:r>
    </w:p>
    <w:p w14:paraId="1B03A6A5" w14:textId="77777777" w:rsidR="006F5780" w:rsidRDefault="006F5780" w:rsidP="00D4029B">
      <w:pPr>
        <w:pStyle w:val="y-0"/>
        <w:rPr>
          <w:rFonts w:hint="eastAsia"/>
          <w:sz w:val="18"/>
          <w:szCs w:val="18"/>
        </w:rPr>
      </w:pPr>
      <w:r>
        <w:rPr>
          <w:rFonts w:hint="eastAsia"/>
        </w:rPr>
        <w:t>空字符串（""）</w:t>
      </w:r>
      <w:r>
        <w:rPr>
          <w:rFonts w:ascii="Cambria Math" w:hAnsi="Cambria Math" w:cs="Cambria Math"/>
        </w:rPr>
        <w:t>​​</w:t>
      </w:r>
      <w:r>
        <w:rPr>
          <w:rFonts w:hint="eastAsia"/>
        </w:rPr>
        <w:t>：表示该字段有一个值，但这个值是一个空字符串。</w:t>
      </w:r>
      <w:r>
        <w:rPr>
          <w:rFonts w:hint="eastAsia"/>
        </w:rPr>
        <w:br/>
      </w:r>
      <w:r>
        <w:rPr>
          <w:rFonts w:ascii="Cambria Math" w:hAnsi="Cambria Math" w:cs="Cambria Math"/>
        </w:rPr>
        <w:t>​​</w:t>
      </w:r>
      <w:r>
        <w:rPr>
          <w:rFonts w:hint="eastAsia"/>
        </w:rPr>
        <w:t>null</w:t>
      </w:r>
      <w:r>
        <w:rPr>
          <w:rFonts w:ascii="Cambria Math" w:hAnsi="Cambria Math" w:cs="Cambria Math"/>
        </w:rPr>
        <w:t>​​</w:t>
      </w:r>
      <w:r>
        <w:rPr>
          <w:rFonts w:hint="eastAsia"/>
        </w:rPr>
        <w:t>：表示该字段没有值，或者值未知/未设置。</w:t>
      </w:r>
      <w:r>
        <w:rPr>
          <w:rFonts w:hint="eastAsia"/>
        </w:rPr>
        <w:br/>
      </w:r>
      <w:r>
        <w:rPr>
          <w:rFonts w:ascii="Cambria Math" w:hAnsi="Cambria Math" w:cs="Cambria Math"/>
        </w:rPr>
        <w:t>​​</w:t>
      </w:r>
      <w:r>
        <w:rPr>
          <w:rFonts w:hint="eastAsia"/>
        </w:rPr>
        <w:t>N/A</w:t>
      </w:r>
      <w:r>
        <w:rPr>
          <w:rFonts w:ascii="Cambria Math" w:hAnsi="Cambria Math" w:cs="Cambria Math"/>
        </w:rPr>
        <w:t>​​</w:t>
      </w:r>
      <w:r>
        <w:rPr>
          <w:rFonts w:hint="eastAsia"/>
        </w:rPr>
        <w:t>：是一个字符串值，用于表示该字段的值是“不可用”或“不适用”，它是一个有意义的字符串，而不是真正的空。</w:t>
      </w:r>
    </w:p>
    <w:p w14:paraId="761CB69E" w14:textId="77777777" w:rsidR="006F5780" w:rsidRDefault="006F5780" w:rsidP="00D4029B">
      <w:pPr>
        <w:pStyle w:val="y-0"/>
        <w:numPr>
          <w:ilvl w:val="0"/>
          <w:numId w:val="33"/>
        </w:numPr>
        <w:rPr>
          <w:rFonts w:hint="eastAsia"/>
        </w:rPr>
      </w:pPr>
      <w:r>
        <w:rPr>
          <w:rFonts w:hint="eastAsia"/>
        </w:rPr>
        <w:t>对于整型中无效值的定义说明：</w:t>
      </w:r>
    </w:p>
    <w:p w14:paraId="4696D1D2" w14:textId="77777777" w:rsidR="006F5780" w:rsidRDefault="006F5780" w:rsidP="00D4029B">
      <w:pPr>
        <w:pStyle w:val="y-0"/>
        <w:rPr>
          <w:rFonts w:hint="eastAsia"/>
          <w:sz w:val="18"/>
          <w:szCs w:val="18"/>
        </w:rPr>
      </w:pPr>
      <w:r>
        <w:rPr>
          <w:rFonts w:hint="eastAsia"/>
        </w:rPr>
        <w:t>对于必填参数没有实际的业务意义的情况下，如果值类型为整型，则可通过 -1 代表该值无效</w:t>
      </w:r>
    </w:p>
    <w:p w14:paraId="22FC3A09" w14:textId="77777777" w:rsidR="006F5780" w:rsidRDefault="006F5780" w:rsidP="00D4029B">
      <w:pPr>
        <w:pStyle w:val="y-0"/>
        <w:numPr>
          <w:ilvl w:val="0"/>
          <w:numId w:val="33"/>
        </w:numPr>
        <w:rPr>
          <w:rFonts w:hint="eastAsia"/>
        </w:rPr>
      </w:pPr>
      <w:r>
        <w:rPr>
          <w:rFonts w:hint="eastAsia"/>
        </w:rPr>
        <w:t>对于复合参数类型中空值的定义说明：</w:t>
      </w:r>
    </w:p>
    <w:p w14:paraId="414B2F74" w14:textId="77777777" w:rsidR="006F5780" w:rsidRDefault="006F5780" w:rsidP="00D4029B">
      <w:pPr>
        <w:pStyle w:val="y-0"/>
        <w:rPr>
          <w:rFonts w:hint="eastAsia"/>
          <w:sz w:val="18"/>
          <w:szCs w:val="18"/>
        </w:rPr>
      </w:pPr>
      <w:r>
        <w:rPr>
          <w:rFonts w:hint="eastAsia"/>
        </w:rPr>
        <w:t>采用当前类型的空值表示，包括 {}、[] 等</w:t>
      </w:r>
    </w:p>
    <w:p w14:paraId="7C685A37" w14:textId="0A12ABA4" w:rsidR="006F5780" w:rsidRDefault="006F5780" w:rsidP="003E55A7">
      <w:pPr>
        <w:pStyle w:val="y-20"/>
        <w:numPr>
          <w:ilvl w:val="0"/>
          <w:numId w:val="31"/>
        </w:numPr>
        <w:rPr>
          <w:rFonts w:hint="eastAsia"/>
        </w:rPr>
      </w:pPr>
      <w:r>
        <w:rPr>
          <w:rFonts w:hint="eastAsia"/>
        </w:rPr>
        <w:t>参数中关于</w:t>
      </w:r>
      <w:r>
        <w:rPr>
          <w:rFonts w:hint="eastAsia"/>
        </w:rPr>
        <w:t xml:space="preserve"> pwDictID </w:t>
      </w:r>
      <w:r>
        <w:rPr>
          <w:rFonts w:hint="eastAsia"/>
        </w:rPr>
        <w:t>值范围的说明</w:t>
      </w:r>
    </w:p>
    <w:p w14:paraId="4A59F175" w14:textId="77777777" w:rsidR="006F5780" w:rsidRDefault="006F5780" w:rsidP="00D4029B">
      <w:pPr>
        <w:pStyle w:val="y-0"/>
        <w:rPr>
          <w:rFonts w:hint="eastAsia"/>
          <w:sz w:val="18"/>
          <w:szCs w:val="18"/>
        </w:rPr>
      </w:pPr>
      <w:r>
        <w:rPr>
          <w:rFonts w:hint="eastAsia"/>
        </w:rPr>
        <w:t>pwDictID 采用16 位整型，取值范围 [0 : 65535] ，其中 [1 : 32767] 为省侧定义口令字典可使用的 pwDictID 范围，[32768 : 65535] 为部侧定义口令字典可使用的 pwDictID 范围。</w:t>
      </w:r>
    </w:p>
    <w:p w14:paraId="7790EA8B" w14:textId="473C682D" w:rsidR="006F5780" w:rsidRDefault="006F5780" w:rsidP="003E55A7">
      <w:pPr>
        <w:pStyle w:val="y-20"/>
        <w:numPr>
          <w:ilvl w:val="0"/>
          <w:numId w:val="31"/>
        </w:numPr>
        <w:rPr>
          <w:rFonts w:hint="eastAsia"/>
        </w:rPr>
      </w:pPr>
      <w:r>
        <w:rPr>
          <w:rFonts w:hint="eastAsia"/>
        </w:rPr>
        <w:t>参数中关于</w:t>
      </w:r>
      <w:r>
        <w:rPr>
          <w:rFonts w:hint="eastAsia"/>
        </w:rPr>
        <w:t xml:space="preserve"> pwData </w:t>
      </w:r>
      <w:r>
        <w:rPr>
          <w:rFonts w:hint="eastAsia"/>
        </w:rPr>
        <w:t>值的说明</w:t>
      </w:r>
    </w:p>
    <w:p w14:paraId="0D82DCEC" w14:textId="77777777" w:rsidR="006F5780" w:rsidRDefault="006F5780" w:rsidP="00D4029B">
      <w:pPr>
        <w:pStyle w:val="y-0"/>
        <w:rPr>
          <w:rFonts w:hint="eastAsia"/>
          <w:sz w:val="18"/>
          <w:szCs w:val="18"/>
        </w:rPr>
      </w:pPr>
      <w:r>
        <w:rPr>
          <w:rFonts w:hint="eastAsia"/>
        </w:rPr>
        <w:t>以行为单位，如果类型是 0-userPwd，则 用户名和密码之间使用 一个空格 分隔，例</w:t>
      </w:r>
      <w:r>
        <w:rPr>
          <w:rFonts w:hint="eastAsia"/>
        </w:rPr>
        <w:lastRenderedPageBreak/>
        <w:t>如：admin 123456；如果用户密码为空格，则值为空格，非空；注意区分空、空字符、空格的区别。</w:t>
      </w:r>
    </w:p>
    <w:p w14:paraId="7061F81D" w14:textId="20825A69" w:rsidR="006F5780" w:rsidRDefault="006F5780" w:rsidP="003E55A7">
      <w:pPr>
        <w:pStyle w:val="y-20"/>
        <w:numPr>
          <w:ilvl w:val="0"/>
          <w:numId w:val="31"/>
        </w:numPr>
        <w:rPr>
          <w:rFonts w:hint="eastAsia"/>
        </w:rPr>
      </w:pPr>
      <w:r>
        <w:rPr>
          <w:rFonts w:hint="eastAsia"/>
        </w:rPr>
        <w:t>字段注意事项的说明</w:t>
      </w:r>
    </w:p>
    <w:p w14:paraId="1ADF67D1" w14:textId="77777777" w:rsidR="003E55A7" w:rsidRDefault="006F5780" w:rsidP="00D4029B">
      <w:pPr>
        <w:pStyle w:val="y-0"/>
        <w:numPr>
          <w:ilvl w:val="0"/>
          <w:numId w:val="34"/>
        </w:numPr>
        <w:rPr>
          <w:rFonts w:hint="eastAsia"/>
          <w:sz w:val="18"/>
          <w:szCs w:val="18"/>
        </w:rPr>
      </w:pPr>
      <w:r>
        <w:rPr>
          <w:rFonts w:hint="eastAsia"/>
          <w:kern w:val="0"/>
        </w:rPr>
        <w:t>engRegParams中</w:t>
      </w:r>
      <w:r>
        <w:rPr>
          <w:rFonts w:hint="eastAsia"/>
        </w:rPr>
        <w:t>devIp长度为255，支持传递ipv6</w:t>
      </w:r>
    </w:p>
    <w:p w14:paraId="1EC8F16E" w14:textId="77777777" w:rsidR="003E55A7" w:rsidRDefault="006F5780" w:rsidP="00D4029B">
      <w:pPr>
        <w:pStyle w:val="y-0"/>
        <w:numPr>
          <w:ilvl w:val="0"/>
          <w:numId w:val="34"/>
        </w:numPr>
        <w:rPr>
          <w:rFonts w:hint="eastAsia"/>
          <w:sz w:val="18"/>
          <w:szCs w:val="18"/>
        </w:rPr>
      </w:pPr>
      <w:r>
        <w:rPr>
          <w:rFonts w:hint="eastAsia"/>
        </w:rPr>
        <w:t>logType 支持的长度为 2，支持查询全部的日志类型</w:t>
      </w:r>
    </w:p>
    <w:p w14:paraId="3D31B4DF" w14:textId="77777777" w:rsidR="003E55A7" w:rsidRDefault="006F5780" w:rsidP="00D4029B">
      <w:pPr>
        <w:pStyle w:val="y-0"/>
        <w:numPr>
          <w:ilvl w:val="0"/>
          <w:numId w:val="34"/>
        </w:numPr>
        <w:rPr>
          <w:rFonts w:hint="eastAsia"/>
          <w:sz w:val="18"/>
          <w:szCs w:val="18"/>
        </w:rPr>
      </w:pPr>
      <w:r>
        <w:rPr>
          <w:rFonts w:hint="eastAsia"/>
        </w:rPr>
        <w:t>所有字段默认全部驼峰命名</w:t>
      </w:r>
    </w:p>
    <w:p w14:paraId="50A939B5" w14:textId="77777777" w:rsidR="003E55A7" w:rsidRDefault="006F5780" w:rsidP="00D4029B">
      <w:pPr>
        <w:pStyle w:val="y-0"/>
        <w:numPr>
          <w:ilvl w:val="0"/>
          <w:numId w:val="34"/>
        </w:numPr>
        <w:rPr>
          <w:rFonts w:hint="eastAsia"/>
          <w:sz w:val="18"/>
          <w:szCs w:val="18"/>
        </w:rPr>
      </w:pPr>
      <w:r>
        <w:rPr>
          <w:rFonts w:hint="eastAsia"/>
        </w:rPr>
        <w:t>所有请求数据和响应数据严格遵守规范说明，字段错误、缺失或者多余均会导致接口交互失败</w:t>
      </w:r>
    </w:p>
    <w:p w14:paraId="24348075" w14:textId="568BEA52" w:rsidR="006F5780" w:rsidRPr="00F84553" w:rsidRDefault="006F5780" w:rsidP="00D4029B">
      <w:pPr>
        <w:pStyle w:val="y-0"/>
        <w:numPr>
          <w:ilvl w:val="0"/>
          <w:numId w:val="34"/>
        </w:numPr>
        <w:rPr>
          <w:rFonts w:hint="eastAsia"/>
          <w:sz w:val="18"/>
          <w:szCs w:val="18"/>
        </w:rPr>
      </w:pPr>
      <w:r>
        <w:rPr>
          <w:rFonts w:hint="eastAsia"/>
        </w:rPr>
        <w:t>transferTime系统漏洞时间戳，该时间戳是系统漏洞的当前状态，不随着工单要求进行改变；比如某系统漏洞发现时间为1647530234，接收到系统漏洞排查工单，响应工单的时候该漏洞如果还是初始发现状态，则时间仍然为1647530234。</w:t>
      </w:r>
    </w:p>
    <w:p w14:paraId="49BDAEE3" w14:textId="77777777" w:rsidR="00D230AE" w:rsidRDefault="00F84553" w:rsidP="00D4029B">
      <w:pPr>
        <w:pStyle w:val="y-0"/>
        <w:numPr>
          <w:ilvl w:val="0"/>
          <w:numId w:val="34"/>
        </w:numPr>
        <w:rPr>
          <w:ins w:id="1228" w:author="俊林 杨" w:date="2025-07-04T17:47:00Z" w16du:dateUtc="2025-07-04T09:47:00Z"/>
          <w:rFonts w:hint="eastAsia"/>
        </w:rPr>
      </w:pPr>
      <w:r w:rsidRPr="007A664B">
        <w:rPr>
          <w:rFonts w:hint="eastAsia"/>
        </w:rPr>
        <w:t>bkItemID 省平台记录台账ID，推荐</w:t>
      </w:r>
      <w:r w:rsidRPr="007A664B">
        <w:t>按台账类型处置编码</w:t>
      </w:r>
      <w:r w:rsidRPr="007A664B">
        <w:rPr>
          <w:rFonts w:hint="eastAsia"/>
        </w:rPr>
        <w:t>+</w:t>
      </w:r>
      <w:r w:rsidRPr="007A664B">
        <w:t>天进行划分，比如</w:t>
      </w:r>
      <w:r w:rsidR="007A664B" w:rsidRPr="007A664B">
        <w:t>108020250511</w:t>
      </w:r>
    </w:p>
    <w:p w14:paraId="1E50B4FA" w14:textId="7FB56250" w:rsidR="001467B1" w:rsidRDefault="001467B1" w:rsidP="00D4029B">
      <w:pPr>
        <w:pStyle w:val="y-0"/>
        <w:numPr>
          <w:ilvl w:val="0"/>
          <w:numId w:val="34"/>
        </w:numPr>
        <w:rPr>
          <w:ins w:id="1229" w:author="俊林 杨" w:date="2025-06-30T11:42:00Z" w16du:dateUtc="2025-06-30T03:42:00Z"/>
          <w:rFonts w:hint="eastAsia"/>
        </w:rPr>
      </w:pPr>
      <w:ins w:id="1230" w:author="俊林 杨" w:date="2025-07-04T17:47:00Z" w16du:dateUtc="2025-07-04T09:47:00Z">
        <w:r w:rsidRPr="001467B1">
          <w:rPr>
            <w:rFonts w:hint="eastAsia"/>
          </w:rPr>
          <w:t>unitType</w:t>
        </w:r>
        <w:r>
          <w:rPr>
            <w:rFonts w:hint="eastAsia"/>
          </w:rPr>
          <w:t xml:space="preserve"> </w:t>
        </w:r>
      </w:ins>
      <w:ins w:id="1231" w:author="俊林 杨" w:date="2025-07-04T18:14:00Z" w16du:dateUtc="2025-07-04T10:14:00Z">
        <w:r w:rsidR="00536F73">
          <w:rPr>
            <w:rFonts w:hint="eastAsia"/>
          </w:rPr>
          <w:t>取值为</w:t>
        </w:r>
      </w:ins>
      <w:ins w:id="1232" w:author="俊林 杨" w:date="2025-07-04T18:15:00Z" w16du:dateUtc="2025-07-04T10:15:00Z">
        <w:r w:rsidR="00536F73" w:rsidRPr="00536F73">
          <w:rPr>
            <w:rFonts w:hint="eastAsia"/>
          </w:rPr>
          <w:t>网络单元类型代码</w:t>
        </w:r>
        <w:r w:rsidR="00536F73">
          <w:rPr>
            <w:rFonts w:hint="eastAsia"/>
          </w:rPr>
          <w:t xml:space="preserve">的后四位值，比如 </w:t>
        </w:r>
        <w:r w:rsidR="00536F73">
          <w:t>“</w:t>
        </w:r>
        <w:r w:rsidR="00536F73" w:rsidRPr="00536F73">
          <w:rPr>
            <w:rFonts w:hint="eastAsia"/>
          </w:rPr>
          <w:t>0101</w:t>
        </w:r>
        <w:r w:rsidR="00536F73">
          <w:t>”</w:t>
        </w:r>
        <w:r w:rsidR="00536F73">
          <w:rPr>
            <w:rFonts w:hint="eastAsia"/>
          </w:rPr>
          <w:t>，</w:t>
        </w:r>
      </w:ins>
      <w:ins w:id="1233" w:author="俊林 杨" w:date="2025-07-04T17:48:00Z" w16du:dateUtc="2025-07-04T09:48:00Z">
        <w:r>
          <w:rPr>
            <w:rFonts w:hint="eastAsia"/>
          </w:rPr>
          <w:t xml:space="preserve">且 </w:t>
        </w:r>
        <w:r w:rsidRPr="001467B1">
          <w:rPr>
            <w:rPrChange w:id="1234" w:author="俊林 杨" w:date="2025-07-04T17:49:00Z" w16du:dateUtc="2025-07-04T09:49:00Z">
              <w:rPr>
                <w:rFonts w:ascii="Times New Roman" w:eastAsia="宋体" w:hAnsi="Times New Roman" w:cs="Times New Roman"/>
                <w:color w:val="000000"/>
                <w:kern w:val="0"/>
                <w:sz w:val="24"/>
                <w:szCs w:val="24"/>
                <w:lang w:bidi="ar"/>
              </w:rPr>
            </w:rPrChange>
          </w:rPr>
          <w:t xml:space="preserve">1012 </w:t>
        </w:r>
      </w:ins>
      <w:ins w:id="1235" w:author="俊林 杨" w:date="2025-07-04T17:49:00Z" w16du:dateUtc="2025-07-04T09:49:00Z">
        <w:r w:rsidRPr="001467B1">
          <w:rPr>
            <w:rFonts w:hint="eastAsia"/>
            <w:rPrChange w:id="1236" w:author="俊林 杨" w:date="2025-07-04T17:49:00Z" w16du:dateUtc="2025-07-04T09:49:00Z">
              <w:rPr>
                <w:rFonts w:ascii="Times New Roman" w:eastAsia="宋体" w:hAnsi="Times New Roman" w:cs="Times New Roman" w:hint="eastAsia"/>
                <w:color w:val="000000"/>
                <w:kern w:val="0"/>
                <w:sz w:val="24"/>
                <w:szCs w:val="24"/>
                <w:lang w:bidi="ar"/>
              </w:rPr>
            </w:rPrChange>
          </w:rPr>
          <w:t>只代表</w:t>
        </w:r>
        <w:r w:rsidRPr="001467B1">
          <w:rPr>
            <w:rPrChange w:id="1237" w:author="俊林 杨" w:date="2025-07-04T17:49:00Z" w16du:dateUtc="2025-07-04T09:49:00Z">
              <w:rPr>
                <w:rFonts w:ascii="Times New Roman" w:eastAsia="宋体" w:hAnsi="Times New Roman" w:cs="Times New Roman"/>
                <w:color w:val="000000"/>
                <w:kern w:val="0"/>
                <w:sz w:val="24"/>
                <w:szCs w:val="24"/>
                <w:lang w:bidi="ar"/>
              </w:rPr>
            </w:rPrChange>
          </w:rPr>
          <w:t xml:space="preserve"> “</w:t>
        </w:r>
        <w:r w:rsidRPr="001467B1">
          <w:rPr>
            <w:rFonts w:hint="eastAsia"/>
            <w:rPrChange w:id="1238" w:author="俊林 杨" w:date="2025-07-04T17:49:00Z" w16du:dateUtc="2025-07-04T09:49:00Z">
              <w:rPr>
                <w:rFonts w:ascii="Times New Roman" w:eastAsia="宋体" w:hAnsi="Times New Roman" w:cs="Times New Roman" w:hint="eastAsia"/>
                <w:color w:val="000000"/>
                <w:kern w:val="0"/>
                <w:sz w:val="24"/>
                <w:szCs w:val="24"/>
                <w:lang w:bidi="ar"/>
              </w:rPr>
            </w:rPrChange>
          </w:rPr>
          <w:t>运维管理网</w:t>
        </w:r>
        <w:r w:rsidRPr="001467B1">
          <w:rPr>
            <w:rPrChange w:id="1239" w:author="俊林 杨" w:date="2025-07-04T17:49:00Z" w16du:dateUtc="2025-07-04T09:49:00Z">
              <w:rPr>
                <w:rFonts w:ascii="Times New Roman" w:eastAsia="宋体" w:hAnsi="Times New Roman" w:cs="Times New Roman"/>
                <w:color w:val="000000"/>
                <w:kern w:val="0"/>
                <w:sz w:val="24"/>
                <w:szCs w:val="24"/>
                <w:lang w:bidi="ar"/>
              </w:rPr>
            </w:rPrChange>
          </w:rPr>
          <w:t>”</w:t>
        </w:r>
      </w:ins>
    </w:p>
    <w:p w14:paraId="2EE85404" w14:textId="634CF638" w:rsidR="00C15580" w:rsidRPr="00725FF4" w:rsidRDefault="00D230AE" w:rsidP="00D4029B">
      <w:pPr>
        <w:pStyle w:val="y-0"/>
        <w:numPr>
          <w:ilvl w:val="0"/>
          <w:numId w:val="34"/>
        </w:numPr>
        <w:rPr>
          <w:ins w:id="1240" w:author="俊林 杨" w:date="2025-06-30T11:44:00Z" w16du:dateUtc="2025-06-30T03:44:00Z"/>
          <w:rFonts w:hint="eastAsia"/>
          <w:sz w:val="20"/>
          <w:szCs w:val="20"/>
          <w:rPrChange w:id="1241" w:author="俊林 杨" w:date="2025-06-30T12:00:00Z" w16du:dateUtc="2025-06-30T04:00:00Z">
            <w:rPr>
              <w:ins w:id="1242" w:author="俊林 杨" w:date="2025-06-30T11:44:00Z" w16du:dateUtc="2025-06-30T03:44:00Z"/>
              <w:rFonts w:hint="eastAsia"/>
            </w:rPr>
          </w:rPrChange>
        </w:rPr>
      </w:pPr>
      <w:ins w:id="1243" w:author="俊林 杨" w:date="2025-06-30T11:42:00Z" w16du:dateUtc="2025-06-30T03:42:00Z">
        <w:r w:rsidRPr="00583C32">
          <w:t>reqMsgCnt</w:t>
        </w:r>
      </w:ins>
      <w:ins w:id="1244" w:author="俊林 杨" w:date="2025-06-30T11:43:00Z" w16du:dateUtc="2025-06-30T03:43:00Z">
        <w:r w:rsidRPr="00583C32">
          <w:rPr>
            <w:rFonts w:hint="eastAsia"/>
          </w:rPr>
          <w:t>/</w:t>
        </w:r>
        <w:r w:rsidRPr="00583C32">
          <w:t xml:space="preserve"> rspMsgCnt</w:t>
        </w:r>
        <w:r w:rsidRPr="00583C32">
          <w:rPr>
            <w:rFonts w:hint="eastAsia"/>
          </w:rPr>
          <w:t xml:space="preserve"> </w:t>
        </w:r>
      </w:ins>
      <w:ins w:id="1245" w:author="俊林 杨" w:date="2025-06-30T11:46:00Z" w16du:dateUtc="2025-06-30T03:46:00Z">
        <w:r w:rsidR="00C15580" w:rsidRPr="00583C32">
          <w:rPr>
            <w:rFonts w:hint="eastAsia"/>
          </w:rPr>
          <w:t>处理逻辑：</w:t>
        </w:r>
      </w:ins>
    </w:p>
    <w:p w14:paraId="2FAD43AB" w14:textId="199CC4A3" w:rsidR="00C15580" w:rsidRPr="00583C32" w:rsidRDefault="00C15580">
      <w:pPr>
        <w:pStyle w:val="y-0"/>
        <w:numPr>
          <w:ilvl w:val="0"/>
          <w:numId w:val="52"/>
        </w:numPr>
        <w:rPr>
          <w:ins w:id="1246" w:author="俊林 杨" w:date="2025-06-30T11:46:00Z" w16du:dateUtc="2025-06-30T03:46:00Z"/>
          <w:rFonts w:hint="eastAsia"/>
        </w:rPr>
        <w:pPrChange w:id="1247" w:author="俊林 杨" w:date="2025-07-16T13:54:00Z" w16du:dateUtc="2025-07-16T05:54:00Z">
          <w:pPr>
            <w:pStyle w:val="y-0"/>
            <w:numPr>
              <w:numId w:val="41"/>
            </w:numPr>
            <w:ind w:left="440" w:hanging="440"/>
          </w:pPr>
        </w:pPrChange>
      </w:pPr>
      <w:ins w:id="1248" w:author="俊林 杨" w:date="2025-06-30T11:46:00Z" w16du:dateUtc="2025-06-30T03:46:00Z">
        <w:r w:rsidRPr="00583C32">
          <w:rPr>
            <w:rFonts w:hint="eastAsia"/>
          </w:rPr>
          <w:t>序列化：</w:t>
        </w:r>
      </w:ins>
      <w:ins w:id="1249" w:author="俊林 杨" w:date="2025-06-30T11:47:00Z" w16du:dateUtc="2025-06-30T03:47:00Z">
        <w:r w:rsidRPr="00583C32">
          <w:rPr>
            <w:rFonts w:hint="eastAsia"/>
          </w:rPr>
          <w:t>将 JSON 对象序列化为字符串</w:t>
        </w:r>
      </w:ins>
      <w:ins w:id="1250" w:author="俊林 杨" w:date="2025-06-30T11:48:00Z" w16du:dateUtc="2025-06-30T03:48:00Z">
        <w:r w:rsidRPr="00583C32">
          <w:rPr>
            <w:rFonts w:hint="eastAsia"/>
          </w:rPr>
          <w:t>，得到jsonBytes</w:t>
        </w:r>
      </w:ins>
      <w:ins w:id="1251" w:author="俊林 杨" w:date="2025-06-30T11:47:00Z" w16du:dateUtc="2025-06-30T03:47:00Z">
        <w:r w:rsidRPr="00583C32">
          <w:rPr>
            <w:rFonts w:hint="eastAsia"/>
          </w:rPr>
          <w:t>。指定明确的字符集（UTF-8）</w:t>
        </w:r>
      </w:ins>
      <w:ins w:id="1252" w:author="俊林 杨" w:date="2025-06-30T11:48:00Z" w16du:dateUtc="2025-06-30T03:48:00Z">
        <w:r w:rsidRPr="00583C32">
          <w:rPr>
            <w:rFonts w:hint="eastAsia"/>
          </w:rPr>
          <w:t>。</w:t>
        </w:r>
      </w:ins>
    </w:p>
    <w:p w14:paraId="4022E184" w14:textId="438B23C6" w:rsidR="00C15580" w:rsidRPr="00D4029B" w:rsidRDefault="00C15580">
      <w:pPr>
        <w:pStyle w:val="y-0"/>
        <w:numPr>
          <w:ilvl w:val="0"/>
          <w:numId w:val="52"/>
        </w:numPr>
        <w:rPr>
          <w:ins w:id="1253" w:author="俊林 杨" w:date="2025-06-30T11:46:00Z" w16du:dateUtc="2025-06-30T03:46:00Z"/>
          <w:rFonts w:hint="eastAsia"/>
        </w:rPr>
        <w:pPrChange w:id="1254" w:author="俊林 杨" w:date="2025-07-16T13:54:00Z" w16du:dateUtc="2025-07-16T05:54:00Z">
          <w:pPr>
            <w:pStyle w:val="a9"/>
            <w:numPr>
              <w:numId w:val="41"/>
            </w:numPr>
            <w:ind w:left="440" w:hanging="440"/>
          </w:pPr>
        </w:pPrChange>
      </w:pPr>
      <w:ins w:id="1255" w:author="俊林 杨" w:date="2025-06-30T11:46:00Z" w16du:dateUtc="2025-06-30T03:46:00Z">
        <w:r w:rsidRPr="00725FF4">
          <w:rPr>
            <w:rFonts w:hint="eastAsia"/>
            <w:rPrChange w:id="1256" w:author="俊林 杨" w:date="2025-06-30T12:00:00Z" w16du:dateUtc="2025-06-30T04:00:00Z">
              <w:rPr>
                <w:rFonts w:eastAsia="黑体" w:hint="eastAsia"/>
              </w:rPr>
            </w:rPrChange>
          </w:rPr>
          <w:t>加密</w:t>
        </w:r>
      </w:ins>
      <w:ins w:id="1257" w:author="俊林 杨" w:date="2025-06-30T11:48:00Z" w16du:dateUtc="2025-06-30T03:48:00Z">
        <w:r w:rsidRPr="00725FF4">
          <w:rPr>
            <w:rFonts w:hint="eastAsia"/>
            <w:rPrChange w:id="1258" w:author="俊林 杨" w:date="2025-06-30T12:00:00Z" w16du:dateUtc="2025-06-30T04:00:00Z">
              <w:rPr>
                <w:rFonts w:eastAsia="黑体" w:hint="eastAsia"/>
              </w:rPr>
            </w:rPrChange>
          </w:rPr>
          <w:t>：使用</w:t>
        </w:r>
        <w:r w:rsidRPr="00725FF4">
          <w:rPr>
            <w:rFonts w:hint="eastAsia"/>
            <w:rPrChange w:id="1259" w:author="俊林 杨" w:date="2025-06-30T12:00:00Z" w16du:dateUtc="2025-06-30T04:00:00Z">
              <w:rPr>
                <w:rFonts w:eastAsia="黑体" w:hint="eastAsia"/>
              </w:rPr>
            </w:rPrChange>
          </w:rPr>
          <w:t xml:space="preserve"> SM4-GCM</w:t>
        </w:r>
        <w:r w:rsidRPr="00725FF4">
          <w:rPr>
            <w:rFonts w:hint="eastAsia"/>
            <w:rPrChange w:id="1260" w:author="俊林 杨" w:date="2025-06-30T12:00:00Z" w16du:dateUtc="2025-06-30T04:00:00Z">
              <w:rPr>
                <w:rFonts w:eastAsia="黑体" w:hint="eastAsia"/>
              </w:rPr>
            </w:rPrChange>
          </w:rPr>
          <w:t>（使用之前通过</w:t>
        </w:r>
        <w:r w:rsidRPr="00725FF4">
          <w:rPr>
            <w:rFonts w:hint="eastAsia"/>
            <w:rPrChange w:id="1261" w:author="俊林 杨" w:date="2025-06-30T12:00:00Z" w16du:dateUtc="2025-06-30T04:00:00Z">
              <w:rPr>
                <w:rFonts w:eastAsia="黑体" w:hint="eastAsia"/>
              </w:rPr>
            </w:rPrChange>
          </w:rPr>
          <w:t xml:space="preserve"> SM2 </w:t>
        </w:r>
        <w:r w:rsidRPr="00725FF4">
          <w:rPr>
            <w:rFonts w:hint="eastAsia"/>
            <w:rPrChange w:id="1262" w:author="俊林 杨" w:date="2025-06-30T12:00:00Z" w16du:dateUtc="2025-06-30T04:00:00Z">
              <w:rPr>
                <w:rFonts w:eastAsia="黑体" w:hint="eastAsia"/>
              </w:rPr>
            </w:rPrChange>
          </w:rPr>
          <w:t>密钥交换协商好的密钥</w:t>
        </w:r>
        <w:r w:rsidRPr="00725FF4">
          <w:rPr>
            <w:rFonts w:hint="eastAsia"/>
            <w:rPrChange w:id="1263" w:author="俊林 杨" w:date="2025-06-30T12:00:00Z" w16du:dateUtc="2025-06-30T04:00:00Z">
              <w:rPr>
                <w:rFonts w:eastAsia="黑体" w:hint="eastAsia"/>
              </w:rPr>
            </w:rPrChange>
          </w:rPr>
          <w:t xml:space="preserve"> key </w:t>
        </w:r>
        <w:r w:rsidRPr="00725FF4">
          <w:rPr>
            <w:rFonts w:hint="eastAsia"/>
            <w:rPrChange w:id="1264" w:author="俊林 杨" w:date="2025-06-30T12:00:00Z" w16du:dateUtc="2025-06-30T04:00:00Z">
              <w:rPr>
                <w:rFonts w:eastAsia="黑体" w:hint="eastAsia"/>
              </w:rPr>
            </w:rPrChange>
          </w:rPr>
          <w:t>和随机生成的</w:t>
        </w:r>
        <w:r w:rsidRPr="00725FF4">
          <w:rPr>
            <w:rFonts w:hint="eastAsia"/>
            <w:rPrChange w:id="1265" w:author="俊林 杨" w:date="2025-06-30T12:00:00Z" w16du:dateUtc="2025-06-30T04:00:00Z">
              <w:rPr>
                <w:rFonts w:eastAsia="黑体" w:hint="eastAsia"/>
              </w:rPr>
            </w:rPrChange>
          </w:rPr>
          <w:t xml:space="preserve"> nonce</w:t>
        </w:r>
        <w:r w:rsidRPr="00725FF4">
          <w:rPr>
            <w:rFonts w:hint="eastAsia"/>
            <w:rPrChange w:id="1266" w:author="俊林 杨" w:date="2025-06-30T12:00:00Z" w16du:dateUtc="2025-06-30T04:00:00Z">
              <w:rPr>
                <w:rFonts w:eastAsia="黑体" w:hint="eastAsia"/>
              </w:rPr>
            </w:rPrChange>
          </w:rPr>
          <w:t>），直接加密</w:t>
        </w:r>
        <w:r w:rsidRPr="00725FF4">
          <w:rPr>
            <w:rFonts w:hint="eastAsia"/>
            <w:rPrChange w:id="1267" w:author="俊林 杨" w:date="2025-06-30T12:00:00Z" w16du:dateUtc="2025-06-30T04:00:00Z">
              <w:rPr>
                <w:rFonts w:eastAsia="黑体" w:hint="eastAsia"/>
              </w:rPr>
            </w:rPrChange>
          </w:rPr>
          <w:t xml:space="preserve"> jsonBytes</w:t>
        </w:r>
      </w:ins>
      <w:ins w:id="1268" w:author="俊林 杨" w:date="2025-06-30T11:49:00Z" w16du:dateUtc="2025-06-30T03:49:00Z">
        <w:r w:rsidRPr="00725FF4">
          <w:rPr>
            <w:rFonts w:hint="eastAsia"/>
            <w:rPrChange w:id="1269" w:author="俊林 杨" w:date="2025-06-30T12:00:00Z" w16du:dateUtc="2025-06-30T04:00:00Z">
              <w:rPr>
                <w:rFonts w:eastAsia="黑体" w:hint="eastAsia"/>
              </w:rPr>
            </w:rPrChange>
          </w:rPr>
          <w:t>，得到加密结果</w:t>
        </w:r>
      </w:ins>
      <w:ins w:id="1270" w:author="俊林 杨" w:date="2025-06-30T11:53:00Z" w16du:dateUtc="2025-06-30T03:53:00Z">
        <w:r w:rsidRPr="00725FF4">
          <w:rPr>
            <w:rFonts w:hint="eastAsia"/>
            <w:rPrChange w:id="1271" w:author="俊林 杨" w:date="2025-06-30T12:00:00Z" w16du:dateUtc="2025-06-30T04:00:00Z">
              <w:rPr>
                <w:rFonts w:eastAsia="黑体" w:hint="eastAsia"/>
              </w:rPr>
            </w:rPrChange>
          </w:rPr>
          <w:t>和认证标签</w:t>
        </w:r>
      </w:ins>
      <w:ins w:id="1272" w:author="俊林 杨" w:date="2025-06-30T11:49:00Z" w16du:dateUtc="2025-06-30T03:49:00Z">
        <w:r w:rsidRPr="00725FF4">
          <w:rPr>
            <w:rFonts w:hint="eastAsia"/>
            <w:rPrChange w:id="1273" w:author="俊林 杨" w:date="2025-06-30T12:00:00Z" w16du:dateUtc="2025-06-30T04:00:00Z">
              <w:rPr>
                <w:rFonts w:eastAsia="黑体" w:hint="eastAsia"/>
              </w:rPr>
            </w:rPrChange>
          </w:rPr>
          <w:t>。</w:t>
        </w:r>
      </w:ins>
    </w:p>
    <w:p w14:paraId="5FDF7FD2" w14:textId="633D1E6E" w:rsidR="00C15580" w:rsidRPr="00583C32" w:rsidRDefault="00C15580">
      <w:pPr>
        <w:pStyle w:val="y-0"/>
        <w:numPr>
          <w:ilvl w:val="0"/>
          <w:numId w:val="52"/>
        </w:numPr>
        <w:rPr>
          <w:ins w:id="1274" w:author="俊林 杨" w:date="2025-06-30T11:46:00Z" w16du:dateUtc="2025-06-30T03:46:00Z"/>
          <w:rFonts w:hint="eastAsia"/>
        </w:rPr>
        <w:pPrChange w:id="1275" w:author="俊林 杨" w:date="2025-07-16T13:54:00Z" w16du:dateUtc="2025-07-16T05:54:00Z">
          <w:pPr>
            <w:pStyle w:val="y-0"/>
            <w:numPr>
              <w:numId w:val="41"/>
            </w:numPr>
            <w:ind w:left="440" w:hanging="440"/>
          </w:pPr>
        </w:pPrChange>
      </w:pPr>
      <w:ins w:id="1276" w:author="俊林 杨" w:date="2025-06-30T11:46:00Z" w16du:dateUtc="2025-06-30T03:46:00Z">
        <w:r w:rsidRPr="00583C32">
          <w:rPr>
            <w:rFonts w:hint="eastAsia"/>
          </w:rPr>
          <w:t>传输</w:t>
        </w:r>
      </w:ins>
      <w:ins w:id="1277" w:author="俊林 杨" w:date="2025-06-30T11:50:00Z" w16du:dateUtc="2025-06-30T03:50:00Z">
        <w:r w:rsidRPr="00583C32">
          <w:rPr>
            <w:rFonts w:hint="eastAsia"/>
          </w:rPr>
          <w:t>：对加密结果</w:t>
        </w:r>
        <w:r w:rsidRPr="00725FF4">
          <w:rPr>
            <w:rFonts w:ascii="Cambria Math" w:hAnsi="Cambria Math" w:cs="Cambria Math"/>
          </w:rPr>
          <w:t>​​</w:t>
        </w:r>
        <w:r w:rsidRPr="00725FF4">
          <w:rPr>
            <w:rFonts w:cs="黑体" w:hint="eastAsia"/>
          </w:rPr>
          <w:t>进行</w:t>
        </w:r>
        <w:r w:rsidRPr="00583C32">
          <w:t xml:space="preserve"> </w:t>
        </w:r>
        <w:r w:rsidRPr="00725FF4">
          <w:rPr>
            <w:rFonts w:ascii="Cambria Math" w:hAnsi="Cambria Math" w:cs="Cambria Math"/>
            <w:rPrChange w:id="1278" w:author="俊林 杨" w:date="2025-06-30T12:00:00Z" w16du:dateUtc="2025-06-30T04:00:00Z">
              <w:rPr>
                <w:rFonts w:ascii="Times New Roman" w:hAnsi="Times New Roman" w:cs="Times New Roman"/>
              </w:rPr>
            </w:rPrChange>
          </w:rPr>
          <w:t>​​</w:t>
        </w:r>
        <w:r w:rsidRPr="00583C32">
          <w:t>Base64 编码</w:t>
        </w:r>
        <w:r w:rsidRPr="00583C32">
          <w:rPr>
            <w:rFonts w:hint="eastAsia"/>
          </w:rPr>
          <w:t>，</w:t>
        </w:r>
      </w:ins>
      <w:ins w:id="1279" w:author="俊林 杨" w:date="2025-06-30T11:51:00Z" w16du:dateUtc="2025-06-30T03:51:00Z">
        <w:r w:rsidRPr="00583C32">
          <w:rPr>
            <w:rFonts w:hint="eastAsia"/>
          </w:rPr>
          <w:t>作为</w:t>
        </w:r>
      </w:ins>
      <w:ins w:id="1280" w:author="俊林 杨" w:date="2025-06-30T11:50:00Z" w16du:dateUtc="2025-06-30T03:50:00Z">
        <w:r w:rsidRPr="00583C32">
          <w:rPr>
            <w:rFonts w:hint="eastAsia"/>
          </w:rPr>
          <w:t xml:space="preserve"> </w:t>
        </w:r>
      </w:ins>
      <w:ins w:id="1281" w:author="俊林 杨" w:date="2025-06-30T11:51:00Z" w16du:dateUtc="2025-06-30T03:51:00Z">
        <w:r w:rsidRPr="00583C32">
          <w:t>reqMsgCnt</w:t>
        </w:r>
        <w:r w:rsidRPr="00583C32">
          <w:rPr>
            <w:rFonts w:hint="eastAsia"/>
          </w:rPr>
          <w:t>/</w:t>
        </w:r>
        <w:r w:rsidRPr="00583C32">
          <w:t xml:space="preserve"> rspMsgCnt</w:t>
        </w:r>
        <w:r w:rsidRPr="00583C32">
          <w:rPr>
            <w:rFonts w:hint="eastAsia"/>
          </w:rPr>
          <w:t xml:space="preserve"> 的值；</w:t>
        </w:r>
      </w:ins>
      <w:ins w:id="1282" w:author="俊林 杨" w:date="2025-06-30T11:53:00Z" w16du:dateUtc="2025-06-30T03:53:00Z">
        <w:r w:rsidRPr="00583C32">
          <w:rPr>
            <w:rFonts w:hint="eastAsia"/>
          </w:rPr>
          <w:t>认证标签，密钥，nonce值在请求/响应头中传递。</w:t>
        </w:r>
      </w:ins>
    </w:p>
    <w:p w14:paraId="3A3577A8" w14:textId="77777777" w:rsidR="00C15580" w:rsidRPr="00583C32" w:rsidRDefault="00C15580">
      <w:pPr>
        <w:pStyle w:val="y-0"/>
        <w:numPr>
          <w:ilvl w:val="0"/>
          <w:numId w:val="53"/>
        </w:numPr>
        <w:rPr>
          <w:ins w:id="1283" w:author="俊林 杨" w:date="2025-06-30T11:54:00Z" w16du:dateUtc="2025-06-30T03:54:00Z"/>
          <w:rFonts w:hint="eastAsia"/>
        </w:rPr>
        <w:pPrChange w:id="1284" w:author="俊林 杨" w:date="2025-07-16T13:54:00Z" w16du:dateUtc="2025-07-16T05:54:00Z">
          <w:pPr>
            <w:pStyle w:val="y-0"/>
            <w:numPr>
              <w:numId w:val="41"/>
            </w:numPr>
            <w:ind w:left="440" w:hanging="440"/>
          </w:pPr>
        </w:pPrChange>
      </w:pPr>
      <w:ins w:id="1285" w:author="俊林 杨" w:date="2025-06-30T11:46:00Z" w16du:dateUtc="2025-06-30T03:46:00Z">
        <w:r w:rsidRPr="00583C32">
          <w:rPr>
            <w:rFonts w:hint="eastAsia"/>
          </w:rPr>
          <w:t>解密</w:t>
        </w:r>
      </w:ins>
      <w:ins w:id="1286" w:author="俊林 杨" w:date="2025-06-30T11:51:00Z" w16du:dateUtc="2025-06-30T03:51:00Z">
        <w:r w:rsidRPr="00583C32">
          <w:rPr>
            <w:rFonts w:hint="eastAsia"/>
          </w:rPr>
          <w:t>：</w:t>
        </w:r>
      </w:ins>
    </w:p>
    <w:p w14:paraId="3043B039" w14:textId="689E3DB7" w:rsidR="00C15580" w:rsidRPr="00583C32" w:rsidRDefault="00C15580" w:rsidP="00D4029B">
      <w:pPr>
        <w:pStyle w:val="y-0"/>
        <w:numPr>
          <w:ilvl w:val="1"/>
          <w:numId w:val="41"/>
        </w:numPr>
        <w:rPr>
          <w:ins w:id="1287" w:author="俊林 杨" w:date="2025-06-30T11:55:00Z" w16du:dateUtc="2025-06-30T03:55:00Z"/>
          <w:rFonts w:hint="eastAsia"/>
        </w:rPr>
      </w:pPr>
      <w:ins w:id="1288" w:author="俊林 杨" w:date="2025-06-30T11:54:00Z">
        <w:r w:rsidRPr="00583C32">
          <w:t>从收到的消息中</w:t>
        </w:r>
      </w:ins>
      <w:ins w:id="1289" w:author="俊林 杨" w:date="2025-06-30T11:55:00Z" w16du:dateUtc="2025-06-30T03:55:00Z">
        <w:r w:rsidR="00725FF4" w:rsidRPr="00583C32">
          <w:rPr>
            <w:rFonts w:hint="eastAsia"/>
          </w:rPr>
          <w:t>(</w:t>
        </w:r>
        <w:r w:rsidR="00725FF4" w:rsidRPr="00583C32">
          <w:t>reqMsgCnt</w:t>
        </w:r>
        <w:r w:rsidR="00725FF4" w:rsidRPr="00583C32">
          <w:rPr>
            <w:rFonts w:hint="eastAsia"/>
          </w:rPr>
          <w:t>/</w:t>
        </w:r>
        <w:r w:rsidR="00725FF4" w:rsidRPr="00583C32">
          <w:t xml:space="preserve"> rspMsgCnt</w:t>
        </w:r>
        <w:r w:rsidR="00725FF4" w:rsidRPr="00583C32">
          <w:rPr>
            <w:rFonts w:hint="eastAsia"/>
          </w:rPr>
          <w:t>)</w:t>
        </w:r>
      </w:ins>
      <w:ins w:id="1290" w:author="俊林 杨" w:date="2025-06-30T11:54:00Z">
        <w:r w:rsidRPr="00583C32">
          <w:t>提取 Base64 编码字符串。</w:t>
        </w:r>
      </w:ins>
    </w:p>
    <w:p w14:paraId="2FCC36CD" w14:textId="3B7FEBA1" w:rsidR="00C15580" w:rsidRPr="00583C32" w:rsidRDefault="00C15580" w:rsidP="00D4029B">
      <w:pPr>
        <w:pStyle w:val="y-0"/>
        <w:numPr>
          <w:ilvl w:val="1"/>
          <w:numId w:val="41"/>
        </w:numPr>
        <w:rPr>
          <w:ins w:id="1291" w:author="俊林 杨" w:date="2025-06-30T11:58:00Z" w16du:dateUtc="2025-06-30T03:58:00Z"/>
          <w:rFonts w:hint="eastAsia"/>
        </w:rPr>
      </w:pPr>
      <w:ins w:id="1292" w:author="俊林 杨" w:date="2025-06-30T11:54:00Z">
        <w:r w:rsidRPr="00583C32">
          <w:t xml:space="preserve">进行 </w:t>
        </w:r>
        <w:r w:rsidRPr="00725FF4">
          <w:rPr>
            <w:rFonts w:ascii="Cambria Math" w:hAnsi="Cambria Math" w:cs="Cambria Math"/>
            <w:rPrChange w:id="1293" w:author="俊林 杨" w:date="2025-06-30T12:00:00Z" w16du:dateUtc="2025-06-30T04:00:00Z">
              <w:rPr>
                <w:rFonts w:ascii="Times New Roman" w:hAnsi="Times New Roman" w:cs="Times New Roman"/>
              </w:rPr>
            </w:rPrChange>
          </w:rPr>
          <w:t>​​</w:t>
        </w:r>
        <w:r w:rsidRPr="00583C32">
          <w:t>Base64 解码</w:t>
        </w:r>
        <w:r w:rsidRPr="00725FF4">
          <w:rPr>
            <w:rFonts w:ascii="Cambria Math" w:hAnsi="Cambria Math" w:cs="Cambria Math"/>
            <w:rPrChange w:id="1294" w:author="俊林 杨" w:date="2025-06-30T12:00:00Z" w16du:dateUtc="2025-06-30T04:00:00Z">
              <w:rPr>
                <w:rFonts w:ascii="Times New Roman" w:hAnsi="Times New Roman" w:cs="Times New Roman"/>
              </w:rPr>
            </w:rPrChange>
          </w:rPr>
          <w:t>​​</w:t>
        </w:r>
        <w:r w:rsidRPr="00583C32">
          <w:t xml:space="preserve">，得到二进制数据 </w:t>
        </w:r>
      </w:ins>
      <w:ins w:id="1295" w:author="俊林 杨" w:date="2025-06-30T11:57:00Z" w16du:dateUtc="2025-06-30T03:57:00Z">
        <w:r w:rsidR="00725FF4" w:rsidRPr="00583C32">
          <w:t>ciphertext</w:t>
        </w:r>
      </w:ins>
      <w:ins w:id="1296" w:author="俊林 杨" w:date="2025-06-30T11:54:00Z">
        <w:r w:rsidRPr="00583C32">
          <w:t>。</w:t>
        </w:r>
      </w:ins>
    </w:p>
    <w:p w14:paraId="6ADE7AA4" w14:textId="23B8864E" w:rsidR="00725FF4" w:rsidRPr="00583C32" w:rsidRDefault="00725FF4" w:rsidP="00D4029B">
      <w:pPr>
        <w:pStyle w:val="y-0"/>
        <w:numPr>
          <w:ilvl w:val="1"/>
          <w:numId w:val="41"/>
        </w:numPr>
        <w:rPr>
          <w:ins w:id="1297" w:author="俊林 杨" w:date="2025-06-30T11:58:00Z" w16du:dateUtc="2025-06-30T03:58:00Z"/>
          <w:rFonts w:hint="eastAsia"/>
        </w:rPr>
      </w:pPr>
      <w:ins w:id="1298" w:author="俊林 杨" w:date="2025-06-30T11:58:00Z" w16du:dateUtc="2025-06-30T03:58:00Z">
        <w:r w:rsidRPr="00583C32">
          <w:rPr>
            <w:rFonts w:hint="eastAsia"/>
          </w:rPr>
          <w:t>从请求/响应头中提取X-Enc-Key、X-Enc-Nonce、X-Enc-Auth-Tag</w:t>
        </w:r>
      </w:ins>
      <w:ins w:id="1299" w:author="俊林 杨" w:date="2025-07-09T14:22:00Z" w16du:dateUtc="2025-07-09T06:22:00Z">
        <w:r w:rsidR="00B73469">
          <w:rPr>
            <w:rFonts w:hint="eastAsia"/>
          </w:rPr>
          <w:t>、</w:t>
        </w:r>
        <w:r w:rsidR="00B73469" w:rsidRPr="00583C32">
          <w:rPr>
            <w:rFonts w:hint="eastAsia"/>
          </w:rPr>
          <w:t>X-Enc-Auth-Tag</w:t>
        </w:r>
        <w:r w:rsidR="00B73469">
          <w:rPr>
            <w:rFonts w:hint="eastAsia"/>
          </w:rPr>
          <w:t>-File</w:t>
        </w:r>
      </w:ins>
    </w:p>
    <w:p w14:paraId="04F01435" w14:textId="67CDB5C3" w:rsidR="00C15580" w:rsidRPr="00583C32" w:rsidRDefault="00725FF4" w:rsidP="00D4029B">
      <w:pPr>
        <w:pStyle w:val="y-0"/>
        <w:numPr>
          <w:ilvl w:val="1"/>
          <w:numId w:val="41"/>
        </w:numPr>
        <w:rPr>
          <w:ins w:id="1300" w:author="俊林 杨" w:date="2025-06-30T11:54:00Z"/>
          <w:rFonts w:hint="eastAsia"/>
        </w:rPr>
      </w:pPr>
      <w:ins w:id="1301" w:author="俊林 杨" w:date="2025-06-30T11:58:00Z" w16du:dateUtc="2025-06-30T03:58:00Z">
        <w:r w:rsidRPr="00583C32">
          <w:rPr>
            <w:rFonts w:hint="eastAsia"/>
          </w:rPr>
          <w:t xml:space="preserve">对 </w:t>
        </w:r>
        <w:r w:rsidRPr="00583C32">
          <w:t>ciphertext</w:t>
        </w:r>
        <w:r w:rsidRPr="00583C32">
          <w:rPr>
            <w:rFonts w:hint="eastAsia"/>
          </w:rPr>
          <w:t xml:space="preserve"> 进行</w:t>
        </w:r>
      </w:ins>
      <w:ins w:id="1302" w:author="俊林 杨" w:date="2025-06-30T11:54:00Z">
        <w:r w:rsidR="00C15580" w:rsidRPr="00583C32">
          <w:t>解密验证操作。</w:t>
        </w:r>
      </w:ins>
    </w:p>
    <w:p w14:paraId="0943E1D7" w14:textId="65CB564C" w:rsidR="00C15580" w:rsidRPr="00583C32" w:rsidRDefault="00C15580" w:rsidP="00D4029B">
      <w:pPr>
        <w:pStyle w:val="y-0"/>
        <w:numPr>
          <w:ilvl w:val="1"/>
          <w:numId w:val="41"/>
        </w:numPr>
        <w:rPr>
          <w:ins w:id="1303" w:author="俊林 杨" w:date="2025-06-30T11:59:00Z" w16du:dateUtc="2025-06-30T03:59:00Z"/>
          <w:rFonts w:hint="eastAsia"/>
        </w:rPr>
      </w:pPr>
      <w:ins w:id="1304" w:author="俊林 杨" w:date="2025-06-30T11:54:00Z">
        <w:r w:rsidRPr="00583C32">
          <w:t>如果验证成功，得到解密后的</w:t>
        </w:r>
        <w:r w:rsidRPr="00725FF4">
          <w:rPr>
            <w:rFonts w:ascii="Cambria Math" w:hAnsi="Cambria Math" w:cs="Cambria Math"/>
            <w:rPrChange w:id="1305" w:author="俊林 杨" w:date="2025-06-30T12:00:00Z" w16du:dateUtc="2025-06-30T04:00:00Z">
              <w:rPr>
                <w:rFonts w:ascii="Times New Roman" w:hAnsi="Times New Roman" w:cs="Times New Roman"/>
              </w:rPr>
            </w:rPrChange>
          </w:rPr>
          <w:t>​​</w:t>
        </w:r>
        <w:r w:rsidRPr="00583C32">
          <w:t>二进制字节流 decryptedBytes</w:t>
        </w:r>
        <w:r w:rsidRPr="00725FF4">
          <w:rPr>
            <w:rFonts w:ascii="Cambria Math" w:hAnsi="Cambria Math" w:cs="Cambria Math"/>
            <w:rPrChange w:id="1306" w:author="俊林 杨" w:date="2025-06-30T12:00:00Z" w16du:dateUtc="2025-06-30T04:00:00Z">
              <w:rPr>
                <w:rFonts w:ascii="Times New Roman" w:hAnsi="Times New Roman" w:cs="Times New Roman"/>
              </w:rPr>
            </w:rPrChange>
          </w:rPr>
          <w:t>​​</w:t>
        </w:r>
        <w:r w:rsidRPr="00583C32">
          <w:t>。</w:t>
        </w:r>
      </w:ins>
    </w:p>
    <w:p w14:paraId="31FC4515" w14:textId="054CD872" w:rsidR="00D230AE" w:rsidRPr="00725FF4" w:rsidRDefault="00725FF4" w:rsidP="00D4029B">
      <w:pPr>
        <w:pStyle w:val="y-0"/>
        <w:numPr>
          <w:ilvl w:val="1"/>
          <w:numId w:val="41"/>
        </w:numPr>
        <w:rPr>
          <w:rFonts w:hint="eastAsia"/>
          <w:rPrChange w:id="1307" w:author="俊林 杨" w:date="2025-06-30T12:00:00Z" w16du:dateUtc="2025-06-30T04:00:00Z">
            <w:rPr>
              <w:rFonts w:hint="eastAsia"/>
              <w:sz w:val="20"/>
              <w:szCs w:val="20"/>
            </w:rPr>
          </w:rPrChange>
        </w:rPr>
      </w:pPr>
      <w:ins w:id="1308" w:author="俊林 杨" w:date="2025-06-30T11:59:00Z" w16du:dateUtc="2025-06-30T03:59:00Z">
        <w:r w:rsidRPr="00583C32">
          <w:rPr>
            <w:rFonts w:hint="eastAsia"/>
          </w:rPr>
          <w:t>对</w:t>
        </w:r>
        <w:r w:rsidRPr="00583C32">
          <w:t>decryptedBytes</w:t>
        </w:r>
        <w:r w:rsidRPr="00583C32">
          <w:rPr>
            <w:rFonts w:hint="eastAsia"/>
          </w:rPr>
          <w:t>进行解码和</w:t>
        </w:r>
        <w:r w:rsidRPr="00583C32">
          <w:t>JSON 反序列化</w:t>
        </w:r>
        <w:r w:rsidRPr="00725FF4">
          <w:rPr>
            <w:rFonts w:ascii="Cambria Math" w:hAnsi="Cambria Math" w:cs="Cambria Math"/>
            <w:rPrChange w:id="1309" w:author="俊林 杨" w:date="2025-06-30T12:00:00Z" w16du:dateUtc="2025-06-30T04:00:00Z">
              <w:rPr>
                <w:rFonts w:ascii="Times New Roman" w:hAnsi="Times New Roman" w:cs="Times New Roman"/>
              </w:rPr>
            </w:rPrChange>
          </w:rPr>
          <w:t>​​</w:t>
        </w:r>
        <w:r w:rsidRPr="00583C32">
          <w:t xml:space="preserve">，得到原始 JSON </w:t>
        </w:r>
      </w:ins>
      <w:ins w:id="1310" w:author="俊林 杨" w:date="2025-06-30T12:00:00Z" w16du:dateUtc="2025-06-30T04:00:00Z">
        <w:r w:rsidRPr="00583C32">
          <w:rPr>
            <w:rFonts w:hint="eastAsia"/>
          </w:rPr>
          <w:t>明文</w:t>
        </w:r>
      </w:ins>
      <w:ins w:id="1311" w:author="俊林 杨" w:date="2025-06-30T11:59:00Z" w16du:dateUtc="2025-06-30T03:59:00Z">
        <w:r w:rsidRPr="00583C32">
          <w:t>对象</w:t>
        </w:r>
      </w:ins>
      <w:ins w:id="1312" w:author="俊林 杨" w:date="2025-06-30T12:00:00Z" w16du:dateUtc="2025-06-30T04:00:00Z">
        <w:r w:rsidRPr="00583C32">
          <w:rPr>
            <w:rFonts w:hint="eastAsia"/>
          </w:rPr>
          <w:t>。</w:t>
        </w:r>
      </w:ins>
    </w:p>
    <w:sectPr w:rsidR="00D230AE" w:rsidRPr="00725FF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64B58" w14:textId="77777777" w:rsidR="00D1477A" w:rsidRDefault="00D1477A" w:rsidP="00AF6FB6">
      <w:pPr>
        <w:rPr>
          <w:rFonts w:hint="eastAsia"/>
        </w:rPr>
      </w:pPr>
      <w:r>
        <w:separator/>
      </w:r>
    </w:p>
  </w:endnote>
  <w:endnote w:type="continuationSeparator" w:id="0">
    <w:p w14:paraId="38D568A1" w14:textId="77777777" w:rsidR="00D1477A" w:rsidRDefault="00D1477A" w:rsidP="00AF6F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Mono">
    <w:altName w:val="宋体"/>
    <w:charset w:val="86"/>
    <w:family w:val="modern"/>
    <w:pitch w:val="default"/>
    <w:sig w:usb0="00000000" w:usb1="00000000" w:usb2="00000016" w:usb3="00000000" w:csb0="0004001F" w:csb1="00000000"/>
  </w:font>
  <w:font w:name="Heiti SC Medium">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560B1" w14:textId="77777777" w:rsidR="00D1477A" w:rsidRDefault="00D1477A" w:rsidP="00AF6FB6">
      <w:pPr>
        <w:rPr>
          <w:rFonts w:hint="eastAsia"/>
        </w:rPr>
      </w:pPr>
      <w:r>
        <w:separator/>
      </w:r>
    </w:p>
  </w:footnote>
  <w:footnote w:type="continuationSeparator" w:id="0">
    <w:p w14:paraId="391358BF" w14:textId="77777777" w:rsidR="00D1477A" w:rsidRDefault="00D1477A" w:rsidP="00AF6FB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0F73"/>
    <w:multiLevelType w:val="hybridMultilevel"/>
    <w:tmpl w:val="732A9BF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2EA6F37"/>
    <w:multiLevelType w:val="multilevel"/>
    <w:tmpl w:val="B816D46C"/>
    <w:lvl w:ilvl="0">
      <w:start w:val="1"/>
      <w:numFmt w:val="bullet"/>
      <w:lvlText w:val=""/>
      <w:lvlJc w:val="left"/>
      <w:pPr>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F0C70CE"/>
    <w:multiLevelType w:val="hybridMultilevel"/>
    <w:tmpl w:val="60F4015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26840EA"/>
    <w:multiLevelType w:val="multilevel"/>
    <w:tmpl w:val="0A6AE924"/>
    <w:lvl w:ilvl="0">
      <w:start w:val="1"/>
      <w:numFmt w:val="bullet"/>
      <w:lvlText w:val=""/>
      <w:lvlJc w:val="left"/>
      <w:pPr>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4A11C1C"/>
    <w:multiLevelType w:val="hybridMultilevel"/>
    <w:tmpl w:val="BDD2CD8A"/>
    <w:lvl w:ilvl="0" w:tplc="0409000F">
      <w:start w:val="1"/>
      <w:numFmt w:val="decimal"/>
      <w:lvlText w:val="%1."/>
      <w:lvlJc w:val="left"/>
      <w:pPr>
        <w:ind w:left="440" w:hanging="440"/>
      </w:pPr>
    </w:lvl>
    <w:lvl w:ilvl="1" w:tplc="A4F0F82A">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58F34C5"/>
    <w:multiLevelType w:val="hybridMultilevel"/>
    <w:tmpl w:val="634E2E7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62544D2"/>
    <w:multiLevelType w:val="hybridMultilevel"/>
    <w:tmpl w:val="DF7ACAE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7137179"/>
    <w:multiLevelType w:val="hybridMultilevel"/>
    <w:tmpl w:val="0E923F3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1993208"/>
    <w:multiLevelType w:val="multilevel"/>
    <w:tmpl w:val="3C1C598E"/>
    <w:lvl w:ilvl="0">
      <w:start w:val="1"/>
      <w:numFmt w:val="bullet"/>
      <w:lvlText w:val=""/>
      <w:lvlJc w:val="left"/>
      <w:pPr>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23996736"/>
    <w:multiLevelType w:val="multilevel"/>
    <w:tmpl w:val="A0961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00786D"/>
    <w:multiLevelType w:val="hybridMultilevel"/>
    <w:tmpl w:val="8604B3F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2ABF1BE3"/>
    <w:multiLevelType w:val="multilevel"/>
    <w:tmpl w:val="19B6C1E4"/>
    <w:lvl w:ilvl="0">
      <w:start w:val="1"/>
      <w:numFmt w:val="bullet"/>
      <w:lvlText w:val=""/>
      <w:lvlJc w:val="left"/>
      <w:pPr>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B785812"/>
    <w:multiLevelType w:val="hybridMultilevel"/>
    <w:tmpl w:val="297E54B2"/>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307A07D2"/>
    <w:multiLevelType w:val="hybridMultilevel"/>
    <w:tmpl w:val="BFB409A0"/>
    <w:lvl w:ilvl="0" w:tplc="A89A8BEE">
      <w:start w:val="1"/>
      <w:numFmt w:val="chineseCountingThousand"/>
      <w:pStyle w:val="y-"/>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13633CE"/>
    <w:multiLevelType w:val="hybridMultilevel"/>
    <w:tmpl w:val="427016C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347B0D18"/>
    <w:multiLevelType w:val="hybridMultilevel"/>
    <w:tmpl w:val="3C1096B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54B29C2"/>
    <w:multiLevelType w:val="multilevel"/>
    <w:tmpl w:val="88D82E56"/>
    <w:lvl w:ilvl="0">
      <w:start w:val="1"/>
      <w:numFmt w:val="bullet"/>
      <w:lvlText w:val=""/>
      <w:lvlJc w:val="left"/>
      <w:pPr>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37EB74DB"/>
    <w:multiLevelType w:val="multilevel"/>
    <w:tmpl w:val="9728725E"/>
    <w:lvl w:ilvl="0">
      <w:start w:val="1"/>
      <w:numFmt w:val="bullet"/>
      <w:lvlText w:val=""/>
      <w:lvlJc w:val="left"/>
      <w:pPr>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3BAD1410"/>
    <w:multiLevelType w:val="hybridMultilevel"/>
    <w:tmpl w:val="96D0464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CB24A3B"/>
    <w:multiLevelType w:val="hybridMultilevel"/>
    <w:tmpl w:val="E188C5A4"/>
    <w:lvl w:ilvl="0" w:tplc="0CCAFBB2">
      <w:start w:val="1"/>
      <w:numFmt w:val="bullet"/>
      <w:lvlText w:val="•"/>
      <w:lvlJc w:val="left"/>
      <w:pPr>
        <w:ind w:left="440" w:hanging="440"/>
      </w:pPr>
      <w:rPr>
        <w:rFonts w:ascii="Arial" w:hAnsi="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3DBC22CE"/>
    <w:multiLevelType w:val="multilevel"/>
    <w:tmpl w:val="BDA2A790"/>
    <w:lvl w:ilvl="0">
      <w:start w:val="1"/>
      <w:numFmt w:val="bullet"/>
      <w:lvlText w:val=""/>
      <w:lvlJc w:val="left"/>
      <w:pPr>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42D40A9D"/>
    <w:multiLevelType w:val="multilevel"/>
    <w:tmpl w:val="A87E69FA"/>
    <w:lvl w:ilvl="0">
      <w:start w:val="1"/>
      <w:numFmt w:val="bullet"/>
      <w:lvlText w:val=""/>
      <w:lvlJc w:val="left"/>
      <w:pPr>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445232F9"/>
    <w:multiLevelType w:val="hybridMultilevel"/>
    <w:tmpl w:val="3E72198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4511655C"/>
    <w:multiLevelType w:val="hybridMultilevel"/>
    <w:tmpl w:val="9B1E427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459D4C75"/>
    <w:multiLevelType w:val="multilevel"/>
    <w:tmpl w:val="EC18DD06"/>
    <w:lvl w:ilvl="0">
      <w:start w:val="1"/>
      <w:numFmt w:val="bullet"/>
      <w:lvlText w:val=""/>
      <w:lvlJc w:val="left"/>
      <w:pPr>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4A8233D1"/>
    <w:multiLevelType w:val="multilevel"/>
    <w:tmpl w:val="2A661744"/>
    <w:lvl w:ilvl="0">
      <w:start w:val="1"/>
      <w:numFmt w:val="bullet"/>
      <w:lvlText w:val=""/>
      <w:lvlJc w:val="left"/>
      <w:pPr>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4C4C4377"/>
    <w:multiLevelType w:val="hybridMultilevel"/>
    <w:tmpl w:val="427016C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ECC28DE"/>
    <w:multiLevelType w:val="multilevel"/>
    <w:tmpl w:val="09FAFC72"/>
    <w:lvl w:ilvl="0">
      <w:start w:val="1"/>
      <w:numFmt w:val="bullet"/>
      <w:lvlText w:val=""/>
      <w:lvlJc w:val="left"/>
      <w:pPr>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4F9F567A"/>
    <w:multiLevelType w:val="hybridMultilevel"/>
    <w:tmpl w:val="F3104E38"/>
    <w:lvl w:ilvl="0" w:tplc="04090011">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52E5687B"/>
    <w:multiLevelType w:val="hybridMultilevel"/>
    <w:tmpl w:val="0548E2A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537B5D9A"/>
    <w:multiLevelType w:val="hybridMultilevel"/>
    <w:tmpl w:val="478C3E04"/>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59804A48"/>
    <w:multiLevelType w:val="hybridMultilevel"/>
    <w:tmpl w:val="C2A263EE"/>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59AE25F4"/>
    <w:multiLevelType w:val="hybridMultilevel"/>
    <w:tmpl w:val="66B222F2"/>
    <w:lvl w:ilvl="0" w:tplc="0CCAFBB2">
      <w:start w:val="1"/>
      <w:numFmt w:val="bullet"/>
      <w:lvlText w:val="•"/>
      <w:lvlJc w:val="left"/>
      <w:pPr>
        <w:ind w:left="440" w:hanging="440"/>
      </w:pPr>
      <w:rPr>
        <w:rFonts w:ascii="Arial" w:hAnsi="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59D74779"/>
    <w:multiLevelType w:val="multilevel"/>
    <w:tmpl w:val="7F2405CC"/>
    <w:lvl w:ilvl="0">
      <w:start w:val="1"/>
      <w:numFmt w:val="bullet"/>
      <w:lvlText w:val=""/>
      <w:lvlJc w:val="left"/>
      <w:pPr>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5BB33829"/>
    <w:multiLevelType w:val="multilevel"/>
    <w:tmpl w:val="561E1F04"/>
    <w:lvl w:ilvl="0">
      <w:start w:val="1"/>
      <w:numFmt w:val="bullet"/>
      <w:lvlText w:val=""/>
      <w:lvlJc w:val="left"/>
      <w:pPr>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5D4E4530"/>
    <w:multiLevelType w:val="multilevel"/>
    <w:tmpl w:val="FC1A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DDA2F32"/>
    <w:multiLevelType w:val="hybridMultilevel"/>
    <w:tmpl w:val="56D45D1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5E035D13"/>
    <w:multiLevelType w:val="multilevel"/>
    <w:tmpl w:val="E2A0C14C"/>
    <w:lvl w:ilvl="0">
      <w:start w:val="1"/>
      <w:numFmt w:val="bullet"/>
      <w:lvlText w:val=""/>
      <w:lvlJc w:val="left"/>
      <w:pPr>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5FF63697"/>
    <w:multiLevelType w:val="multilevel"/>
    <w:tmpl w:val="FA2C154E"/>
    <w:lvl w:ilvl="0">
      <w:start w:val="1"/>
      <w:numFmt w:val="bullet"/>
      <w:lvlText w:val=""/>
      <w:lvlJc w:val="left"/>
      <w:pPr>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60AC6F57"/>
    <w:multiLevelType w:val="hybridMultilevel"/>
    <w:tmpl w:val="CF903BA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640C5B80"/>
    <w:multiLevelType w:val="hybridMultilevel"/>
    <w:tmpl w:val="231C323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66DC3FF3"/>
    <w:multiLevelType w:val="hybridMultilevel"/>
    <w:tmpl w:val="E18AE8FE"/>
    <w:lvl w:ilvl="0" w:tplc="0CCAFBB2">
      <w:start w:val="1"/>
      <w:numFmt w:val="bullet"/>
      <w:lvlText w:val="•"/>
      <w:lvlJc w:val="left"/>
      <w:pPr>
        <w:ind w:left="440" w:hanging="440"/>
      </w:pPr>
      <w:rPr>
        <w:rFonts w:ascii="Arial" w:hAnsi="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67B4204C"/>
    <w:multiLevelType w:val="multilevel"/>
    <w:tmpl w:val="72CA10B4"/>
    <w:lvl w:ilvl="0">
      <w:start w:val="1"/>
      <w:numFmt w:val="bullet"/>
      <w:lvlText w:val=""/>
      <w:lvlJc w:val="left"/>
      <w:pPr>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68AB3FF4"/>
    <w:multiLevelType w:val="hybridMultilevel"/>
    <w:tmpl w:val="66DC81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 w15:restartNumberingAfterBreak="0">
    <w:nsid w:val="6F91527E"/>
    <w:multiLevelType w:val="multilevel"/>
    <w:tmpl w:val="D8C0E394"/>
    <w:lvl w:ilvl="0">
      <w:start w:val="1"/>
      <w:numFmt w:val="bullet"/>
      <w:lvlText w:val=""/>
      <w:lvlJc w:val="left"/>
      <w:pPr>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70D616C1"/>
    <w:multiLevelType w:val="hybridMultilevel"/>
    <w:tmpl w:val="27B00E7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 w15:restartNumberingAfterBreak="0">
    <w:nsid w:val="73E867E9"/>
    <w:multiLevelType w:val="hybridMultilevel"/>
    <w:tmpl w:val="2AC0909C"/>
    <w:lvl w:ilvl="0" w:tplc="0CCAFBB2">
      <w:start w:val="1"/>
      <w:numFmt w:val="bullet"/>
      <w:lvlText w:val="•"/>
      <w:lvlJc w:val="left"/>
      <w:pPr>
        <w:ind w:left="440" w:hanging="440"/>
      </w:pPr>
      <w:rPr>
        <w:rFonts w:ascii="Arial" w:hAnsi="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7" w15:restartNumberingAfterBreak="0">
    <w:nsid w:val="74261EBC"/>
    <w:multiLevelType w:val="hybridMultilevel"/>
    <w:tmpl w:val="D1E03D5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748A2088"/>
    <w:multiLevelType w:val="hybridMultilevel"/>
    <w:tmpl w:val="F3104E38"/>
    <w:lvl w:ilvl="0" w:tplc="FFFFFFFF">
      <w:start w:val="1"/>
      <w:numFmt w:val="decimal"/>
      <w:lvlText w:val="%1)"/>
      <w:lvlJc w:val="left"/>
      <w:pPr>
        <w:ind w:left="440" w:hanging="440"/>
      </w:p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9" w15:restartNumberingAfterBreak="0">
    <w:nsid w:val="76C36C31"/>
    <w:multiLevelType w:val="hybridMultilevel"/>
    <w:tmpl w:val="CE08BA38"/>
    <w:lvl w:ilvl="0" w:tplc="0CCAFBB2">
      <w:start w:val="1"/>
      <w:numFmt w:val="bullet"/>
      <w:lvlText w:val="•"/>
      <w:lvlJc w:val="left"/>
      <w:pPr>
        <w:ind w:left="860" w:hanging="440"/>
      </w:pPr>
      <w:rPr>
        <w:rFonts w:ascii="Arial" w:hAnsi="Arial"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0" w15:restartNumberingAfterBreak="0">
    <w:nsid w:val="7B3160FF"/>
    <w:multiLevelType w:val="hybridMultilevel"/>
    <w:tmpl w:val="B2BA3B7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1" w15:restartNumberingAfterBreak="0">
    <w:nsid w:val="7C227EE6"/>
    <w:multiLevelType w:val="multilevel"/>
    <w:tmpl w:val="4778140C"/>
    <w:lvl w:ilvl="0">
      <w:start w:val="1"/>
      <w:numFmt w:val="bullet"/>
      <w:lvlText w:val=""/>
      <w:lvlJc w:val="left"/>
      <w:pPr>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7DDB1DDD"/>
    <w:multiLevelType w:val="multilevel"/>
    <w:tmpl w:val="C18C91B4"/>
    <w:lvl w:ilvl="0">
      <w:start w:val="1"/>
      <w:numFmt w:val="bullet"/>
      <w:lvlText w:val=""/>
      <w:lvlJc w:val="left"/>
      <w:pPr>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15:restartNumberingAfterBreak="0">
    <w:nsid w:val="7EBC4523"/>
    <w:multiLevelType w:val="hybridMultilevel"/>
    <w:tmpl w:val="13286D1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15851499">
    <w:abstractNumId w:val="30"/>
  </w:num>
  <w:num w:numId="2" w16cid:durableId="128599476">
    <w:abstractNumId w:val="31"/>
  </w:num>
  <w:num w:numId="3" w16cid:durableId="87775135">
    <w:abstractNumId w:val="13"/>
  </w:num>
  <w:num w:numId="4" w16cid:durableId="2006855944">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89002982">
    <w:abstractNumId w:val="10"/>
  </w:num>
  <w:num w:numId="6" w16cid:durableId="71514639">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6047436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77001253">
    <w:abstractNumId w:val="12"/>
  </w:num>
  <w:num w:numId="9" w16cid:durableId="663316878">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95955426">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24050509">
    <w:abstractNumId w:val="29"/>
  </w:num>
  <w:num w:numId="12" w16cid:durableId="1732463983">
    <w:abstractNumId w:val="36"/>
  </w:num>
  <w:num w:numId="13" w16cid:durableId="887498453">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78204392">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6469694">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95767298">
    <w:abstractNumId w:val="18"/>
  </w:num>
  <w:num w:numId="17" w16cid:durableId="287324206">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70846214">
    <w:abstractNumId w:val="50"/>
  </w:num>
  <w:num w:numId="19" w16cid:durableId="1090659441">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81054065">
    <w:abstractNumId w:val="22"/>
  </w:num>
  <w:num w:numId="21" w16cid:durableId="591936149">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27103684">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76716078">
    <w:abstractNumId w:val="5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47622471">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81205080">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27812129">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70491124">
    <w:abstractNumId w:val="43"/>
  </w:num>
  <w:num w:numId="28" w16cid:durableId="775950226">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1850733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22876318">
    <w:abstractNumId w:val="5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78354806">
    <w:abstractNumId w:val="0"/>
  </w:num>
  <w:num w:numId="32" w16cid:durableId="298464073">
    <w:abstractNumId w:val="15"/>
  </w:num>
  <w:num w:numId="33" w16cid:durableId="2098597116">
    <w:abstractNumId w:val="26"/>
  </w:num>
  <w:num w:numId="34" w16cid:durableId="400442959">
    <w:abstractNumId w:val="5"/>
  </w:num>
  <w:num w:numId="35" w16cid:durableId="307782188">
    <w:abstractNumId w:val="14"/>
  </w:num>
  <w:num w:numId="36" w16cid:durableId="1530143456">
    <w:abstractNumId w:val="4"/>
  </w:num>
  <w:num w:numId="37" w16cid:durableId="658580433">
    <w:abstractNumId w:val="35"/>
  </w:num>
  <w:num w:numId="38" w16cid:durableId="1781024229">
    <w:abstractNumId w:val="9"/>
  </w:num>
  <w:num w:numId="39" w16cid:durableId="931931263">
    <w:abstractNumId w:val="28"/>
  </w:num>
  <w:num w:numId="40" w16cid:durableId="539590437">
    <w:abstractNumId w:val="2"/>
  </w:num>
  <w:num w:numId="41" w16cid:durableId="574822129">
    <w:abstractNumId w:val="39"/>
  </w:num>
  <w:num w:numId="42" w16cid:durableId="1082680327">
    <w:abstractNumId w:val="48"/>
  </w:num>
  <w:num w:numId="43" w16cid:durableId="1446272669">
    <w:abstractNumId w:val="53"/>
  </w:num>
  <w:num w:numId="44" w16cid:durableId="108017475">
    <w:abstractNumId w:val="23"/>
  </w:num>
  <w:num w:numId="45" w16cid:durableId="1150443622">
    <w:abstractNumId w:val="45"/>
  </w:num>
  <w:num w:numId="46" w16cid:durableId="882014963">
    <w:abstractNumId w:val="6"/>
  </w:num>
  <w:num w:numId="47" w16cid:durableId="1211499659">
    <w:abstractNumId w:val="47"/>
  </w:num>
  <w:num w:numId="48" w16cid:durableId="371420511">
    <w:abstractNumId w:val="7"/>
  </w:num>
  <w:num w:numId="49" w16cid:durableId="281351314">
    <w:abstractNumId w:val="41"/>
  </w:num>
  <w:num w:numId="50" w16cid:durableId="1354695571">
    <w:abstractNumId w:val="32"/>
  </w:num>
  <w:num w:numId="51" w16cid:durableId="1040203222">
    <w:abstractNumId w:val="49"/>
  </w:num>
  <w:num w:numId="52" w16cid:durableId="667637366">
    <w:abstractNumId w:val="19"/>
  </w:num>
  <w:num w:numId="53" w16cid:durableId="1952592681">
    <w:abstractNumId w:val="46"/>
  </w:num>
  <w:num w:numId="54" w16cid:durableId="1134102994">
    <w:abstractNumId w:val="4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俊林 杨">
    <w15:presenceInfo w15:providerId="Windows Live" w15:userId="6fa3f04ba7b04a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39F"/>
    <w:rsid w:val="00005070"/>
    <w:rsid w:val="0005134E"/>
    <w:rsid w:val="000547E6"/>
    <w:rsid w:val="00073B2E"/>
    <w:rsid w:val="00074E03"/>
    <w:rsid w:val="00077D08"/>
    <w:rsid w:val="00080086"/>
    <w:rsid w:val="00082759"/>
    <w:rsid w:val="0008346A"/>
    <w:rsid w:val="00084E8B"/>
    <w:rsid w:val="000A1DFE"/>
    <w:rsid w:val="000B4E5F"/>
    <w:rsid w:val="000D4BF5"/>
    <w:rsid w:val="000F38E3"/>
    <w:rsid w:val="0010560D"/>
    <w:rsid w:val="00115753"/>
    <w:rsid w:val="00122EEE"/>
    <w:rsid w:val="00137DC4"/>
    <w:rsid w:val="001467B1"/>
    <w:rsid w:val="00165808"/>
    <w:rsid w:val="00181CB1"/>
    <w:rsid w:val="001A1B99"/>
    <w:rsid w:val="001B4011"/>
    <w:rsid w:val="001B7783"/>
    <w:rsid w:val="001C163C"/>
    <w:rsid w:val="001C239E"/>
    <w:rsid w:val="001C2B26"/>
    <w:rsid w:val="002114D6"/>
    <w:rsid w:val="002335A4"/>
    <w:rsid w:val="00245F7E"/>
    <w:rsid w:val="00261228"/>
    <w:rsid w:val="00275538"/>
    <w:rsid w:val="00281577"/>
    <w:rsid w:val="00296B82"/>
    <w:rsid w:val="002A6C51"/>
    <w:rsid w:val="002B0AC0"/>
    <w:rsid w:val="002C01FC"/>
    <w:rsid w:val="002C31CD"/>
    <w:rsid w:val="002C35A2"/>
    <w:rsid w:val="002D05EE"/>
    <w:rsid w:val="002F42E5"/>
    <w:rsid w:val="002F6600"/>
    <w:rsid w:val="00301113"/>
    <w:rsid w:val="00327FB0"/>
    <w:rsid w:val="00346DC9"/>
    <w:rsid w:val="00351F70"/>
    <w:rsid w:val="003626D2"/>
    <w:rsid w:val="003819C2"/>
    <w:rsid w:val="00397C84"/>
    <w:rsid w:val="003C05CA"/>
    <w:rsid w:val="003D34C4"/>
    <w:rsid w:val="003D77BF"/>
    <w:rsid w:val="003E55A7"/>
    <w:rsid w:val="003F0DA5"/>
    <w:rsid w:val="00400108"/>
    <w:rsid w:val="004258E1"/>
    <w:rsid w:val="004346EB"/>
    <w:rsid w:val="00444EE1"/>
    <w:rsid w:val="00462488"/>
    <w:rsid w:val="00462940"/>
    <w:rsid w:val="0047270E"/>
    <w:rsid w:val="00475001"/>
    <w:rsid w:val="00482165"/>
    <w:rsid w:val="004A0D8B"/>
    <w:rsid w:val="004B7234"/>
    <w:rsid w:val="004C3117"/>
    <w:rsid w:val="004D458D"/>
    <w:rsid w:val="004E08D7"/>
    <w:rsid w:val="00503F1D"/>
    <w:rsid w:val="00512390"/>
    <w:rsid w:val="00515DEB"/>
    <w:rsid w:val="00525F8F"/>
    <w:rsid w:val="005345B3"/>
    <w:rsid w:val="00536F73"/>
    <w:rsid w:val="00564FC4"/>
    <w:rsid w:val="005712E4"/>
    <w:rsid w:val="005749FD"/>
    <w:rsid w:val="00575179"/>
    <w:rsid w:val="00583C32"/>
    <w:rsid w:val="005D34CE"/>
    <w:rsid w:val="005E17E0"/>
    <w:rsid w:val="006040C2"/>
    <w:rsid w:val="006154D2"/>
    <w:rsid w:val="00615A2D"/>
    <w:rsid w:val="006241EF"/>
    <w:rsid w:val="006429FE"/>
    <w:rsid w:val="00644F09"/>
    <w:rsid w:val="006600B0"/>
    <w:rsid w:val="00662B76"/>
    <w:rsid w:val="006A4468"/>
    <w:rsid w:val="006C4FFF"/>
    <w:rsid w:val="006D0885"/>
    <w:rsid w:val="006F5780"/>
    <w:rsid w:val="007236AA"/>
    <w:rsid w:val="00725FF4"/>
    <w:rsid w:val="007267C5"/>
    <w:rsid w:val="0072760A"/>
    <w:rsid w:val="007347F2"/>
    <w:rsid w:val="00767169"/>
    <w:rsid w:val="007A664B"/>
    <w:rsid w:val="007D1823"/>
    <w:rsid w:val="007D4316"/>
    <w:rsid w:val="007E2BFF"/>
    <w:rsid w:val="00800D6E"/>
    <w:rsid w:val="00806ABA"/>
    <w:rsid w:val="00806D97"/>
    <w:rsid w:val="00813AEA"/>
    <w:rsid w:val="00826A08"/>
    <w:rsid w:val="0085350B"/>
    <w:rsid w:val="008605EF"/>
    <w:rsid w:val="00875713"/>
    <w:rsid w:val="00882A22"/>
    <w:rsid w:val="00887488"/>
    <w:rsid w:val="008A012A"/>
    <w:rsid w:val="008A210F"/>
    <w:rsid w:val="008A49BF"/>
    <w:rsid w:val="008B179E"/>
    <w:rsid w:val="008B1A2E"/>
    <w:rsid w:val="008B38D1"/>
    <w:rsid w:val="008C6154"/>
    <w:rsid w:val="009038D6"/>
    <w:rsid w:val="00911FA5"/>
    <w:rsid w:val="009158D0"/>
    <w:rsid w:val="00925F81"/>
    <w:rsid w:val="00952511"/>
    <w:rsid w:val="00961E76"/>
    <w:rsid w:val="00977A5E"/>
    <w:rsid w:val="0098267F"/>
    <w:rsid w:val="00996E89"/>
    <w:rsid w:val="009A13E0"/>
    <w:rsid w:val="009B48C8"/>
    <w:rsid w:val="009C783E"/>
    <w:rsid w:val="009D069E"/>
    <w:rsid w:val="009D5F4A"/>
    <w:rsid w:val="009E3E41"/>
    <w:rsid w:val="00A2130D"/>
    <w:rsid w:val="00A31111"/>
    <w:rsid w:val="00A74695"/>
    <w:rsid w:val="00A76289"/>
    <w:rsid w:val="00A83B2D"/>
    <w:rsid w:val="00A85BA5"/>
    <w:rsid w:val="00A8739F"/>
    <w:rsid w:val="00A9374E"/>
    <w:rsid w:val="00AD07B4"/>
    <w:rsid w:val="00AF5A7A"/>
    <w:rsid w:val="00AF6FB6"/>
    <w:rsid w:val="00B03650"/>
    <w:rsid w:val="00B27D2D"/>
    <w:rsid w:val="00B5253A"/>
    <w:rsid w:val="00B72BCD"/>
    <w:rsid w:val="00B73469"/>
    <w:rsid w:val="00B92328"/>
    <w:rsid w:val="00BD77BB"/>
    <w:rsid w:val="00BF2293"/>
    <w:rsid w:val="00C00E12"/>
    <w:rsid w:val="00C15580"/>
    <w:rsid w:val="00C1647B"/>
    <w:rsid w:val="00C407C9"/>
    <w:rsid w:val="00C4431F"/>
    <w:rsid w:val="00C86D28"/>
    <w:rsid w:val="00CA08C3"/>
    <w:rsid w:val="00CC1674"/>
    <w:rsid w:val="00CD342F"/>
    <w:rsid w:val="00CE72CA"/>
    <w:rsid w:val="00CF3A18"/>
    <w:rsid w:val="00CF3FE2"/>
    <w:rsid w:val="00D1477A"/>
    <w:rsid w:val="00D21B2D"/>
    <w:rsid w:val="00D230AE"/>
    <w:rsid w:val="00D23BBE"/>
    <w:rsid w:val="00D30041"/>
    <w:rsid w:val="00D30FCA"/>
    <w:rsid w:val="00D4029B"/>
    <w:rsid w:val="00D43949"/>
    <w:rsid w:val="00D579D6"/>
    <w:rsid w:val="00D705E3"/>
    <w:rsid w:val="00D9286A"/>
    <w:rsid w:val="00D95AF5"/>
    <w:rsid w:val="00DA153D"/>
    <w:rsid w:val="00DA16FA"/>
    <w:rsid w:val="00DA44B5"/>
    <w:rsid w:val="00E026DF"/>
    <w:rsid w:val="00E23901"/>
    <w:rsid w:val="00E25FFD"/>
    <w:rsid w:val="00E646A0"/>
    <w:rsid w:val="00E677E6"/>
    <w:rsid w:val="00E70C28"/>
    <w:rsid w:val="00E73183"/>
    <w:rsid w:val="00E81D12"/>
    <w:rsid w:val="00EC25F2"/>
    <w:rsid w:val="00EE07F2"/>
    <w:rsid w:val="00EE0C98"/>
    <w:rsid w:val="00EE4E76"/>
    <w:rsid w:val="00EF1480"/>
    <w:rsid w:val="00F037D4"/>
    <w:rsid w:val="00F03BC5"/>
    <w:rsid w:val="00F06206"/>
    <w:rsid w:val="00F2101E"/>
    <w:rsid w:val="00F21EDA"/>
    <w:rsid w:val="00F2464F"/>
    <w:rsid w:val="00F52F79"/>
    <w:rsid w:val="00F643DA"/>
    <w:rsid w:val="00F84553"/>
    <w:rsid w:val="00F91136"/>
    <w:rsid w:val="00F94EBB"/>
    <w:rsid w:val="00F9727C"/>
    <w:rsid w:val="00FB2F4B"/>
    <w:rsid w:val="00FC2CC5"/>
    <w:rsid w:val="00FE479F"/>
    <w:rsid w:val="00FF62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7868D6"/>
  <w15:chartTrackingRefBased/>
  <w15:docId w15:val="{D1B6C255-0369-4E60-B69A-D239A4F09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5070"/>
    <w:pPr>
      <w:widowControl w:val="0"/>
      <w:jc w:val="both"/>
    </w:pPr>
  </w:style>
  <w:style w:type="paragraph" w:styleId="1">
    <w:name w:val="heading 1"/>
    <w:basedOn w:val="a"/>
    <w:next w:val="a"/>
    <w:link w:val="10"/>
    <w:uiPriority w:val="9"/>
    <w:qFormat/>
    <w:rsid w:val="00A8739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8739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A8739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8739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8739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A8739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8739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8739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8739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8739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8739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A8739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8739F"/>
    <w:rPr>
      <w:rFonts w:cstheme="majorBidi"/>
      <w:color w:val="2F5496" w:themeColor="accent1" w:themeShade="BF"/>
      <w:sz w:val="28"/>
      <w:szCs w:val="28"/>
    </w:rPr>
  </w:style>
  <w:style w:type="character" w:customStyle="1" w:styleId="50">
    <w:name w:val="标题 5 字符"/>
    <w:basedOn w:val="a0"/>
    <w:link w:val="5"/>
    <w:uiPriority w:val="9"/>
    <w:semiHidden/>
    <w:rsid w:val="00A8739F"/>
    <w:rPr>
      <w:rFonts w:cstheme="majorBidi"/>
      <w:color w:val="2F5496" w:themeColor="accent1" w:themeShade="BF"/>
      <w:sz w:val="24"/>
      <w:szCs w:val="24"/>
    </w:rPr>
  </w:style>
  <w:style w:type="character" w:customStyle="1" w:styleId="60">
    <w:name w:val="标题 6 字符"/>
    <w:basedOn w:val="a0"/>
    <w:link w:val="6"/>
    <w:uiPriority w:val="9"/>
    <w:semiHidden/>
    <w:rsid w:val="00A8739F"/>
    <w:rPr>
      <w:rFonts w:cstheme="majorBidi"/>
      <w:b/>
      <w:bCs/>
      <w:color w:val="2F5496" w:themeColor="accent1" w:themeShade="BF"/>
    </w:rPr>
  </w:style>
  <w:style w:type="character" w:customStyle="1" w:styleId="70">
    <w:name w:val="标题 7 字符"/>
    <w:basedOn w:val="a0"/>
    <w:link w:val="7"/>
    <w:uiPriority w:val="9"/>
    <w:semiHidden/>
    <w:rsid w:val="00A8739F"/>
    <w:rPr>
      <w:rFonts w:cstheme="majorBidi"/>
      <w:b/>
      <w:bCs/>
      <w:color w:val="595959" w:themeColor="text1" w:themeTint="A6"/>
    </w:rPr>
  </w:style>
  <w:style w:type="character" w:customStyle="1" w:styleId="80">
    <w:name w:val="标题 8 字符"/>
    <w:basedOn w:val="a0"/>
    <w:link w:val="8"/>
    <w:uiPriority w:val="9"/>
    <w:semiHidden/>
    <w:rsid w:val="00A8739F"/>
    <w:rPr>
      <w:rFonts w:cstheme="majorBidi"/>
      <w:color w:val="595959" w:themeColor="text1" w:themeTint="A6"/>
    </w:rPr>
  </w:style>
  <w:style w:type="character" w:customStyle="1" w:styleId="90">
    <w:name w:val="标题 9 字符"/>
    <w:basedOn w:val="a0"/>
    <w:link w:val="9"/>
    <w:uiPriority w:val="9"/>
    <w:semiHidden/>
    <w:rsid w:val="00A8739F"/>
    <w:rPr>
      <w:rFonts w:eastAsiaTheme="majorEastAsia" w:cstheme="majorBidi"/>
      <w:color w:val="595959" w:themeColor="text1" w:themeTint="A6"/>
    </w:rPr>
  </w:style>
  <w:style w:type="paragraph" w:styleId="a3">
    <w:name w:val="Title"/>
    <w:basedOn w:val="a"/>
    <w:next w:val="a"/>
    <w:link w:val="a4"/>
    <w:uiPriority w:val="10"/>
    <w:qFormat/>
    <w:rsid w:val="00A8739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873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739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8739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8739F"/>
    <w:pPr>
      <w:spacing w:before="160" w:after="160"/>
      <w:jc w:val="center"/>
    </w:pPr>
    <w:rPr>
      <w:i/>
      <w:iCs/>
      <w:color w:val="404040" w:themeColor="text1" w:themeTint="BF"/>
    </w:rPr>
  </w:style>
  <w:style w:type="character" w:customStyle="1" w:styleId="a8">
    <w:name w:val="引用 字符"/>
    <w:basedOn w:val="a0"/>
    <w:link w:val="a7"/>
    <w:uiPriority w:val="29"/>
    <w:rsid w:val="00A8739F"/>
    <w:rPr>
      <w:i/>
      <w:iCs/>
      <w:color w:val="404040" w:themeColor="text1" w:themeTint="BF"/>
    </w:rPr>
  </w:style>
  <w:style w:type="paragraph" w:styleId="a9">
    <w:name w:val="List Paragraph"/>
    <w:basedOn w:val="a"/>
    <w:link w:val="aa"/>
    <w:uiPriority w:val="34"/>
    <w:qFormat/>
    <w:rsid w:val="00A8739F"/>
    <w:pPr>
      <w:ind w:left="720"/>
      <w:contextualSpacing/>
    </w:pPr>
  </w:style>
  <w:style w:type="character" w:styleId="ab">
    <w:name w:val="Intense Emphasis"/>
    <w:basedOn w:val="a0"/>
    <w:uiPriority w:val="21"/>
    <w:qFormat/>
    <w:rsid w:val="00A8739F"/>
    <w:rPr>
      <w:i/>
      <w:iCs/>
      <w:color w:val="2F5496" w:themeColor="accent1" w:themeShade="BF"/>
    </w:rPr>
  </w:style>
  <w:style w:type="paragraph" w:styleId="ac">
    <w:name w:val="Intense Quote"/>
    <w:basedOn w:val="a"/>
    <w:next w:val="a"/>
    <w:link w:val="ad"/>
    <w:uiPriority w:val="30"/>
    <w:qFormat/>
    <w:rsid w:val="00A873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A8739F"/>
    <w:rPr>
      <w:i/>
      <w:iCs/>
      <w:color w:val="2F5496" w:themeColor="accent1" w:themeShade="BF"/>
    </w:rPr>
  </w:style>
  <w:style w:type="character" w:styleId="ae">
    <w:name w:val="Intense Reference"/>
    <w:basedOn w:val="a0"/>
    <w:uiPriority w:val="32"/>
    <w:qFormat/>
    <w:rsid w:val="00A8739F"/>
    <w:rPr>
      <w:b/>
      <w:bCs/>
      <w:smallCaps/>
      <w:color w:val="2F5496" w:themeColor="accent1" w:themeShade="BF"/>
      <w:spacing w:val="5"/>
    </w:rPr>
  </w:style>
  <w:style w:type="paragraph" w:customStyle="1" w:styleId="11">
    <w:name w:val="正文1"/>
    <w:rsid w:val="00A8739F"/>
    <w:pPr>
      <w:jc w:val="both"/>
    </w:pPr>
    <w:rPr>
      <w:rFonts w:ascii="Times New Roman" w:eastAsia="宋体" w:hAnsi="Times New Roman" w:cs="Times New Roman"/>
      <w:szCs w:val="21"/>
    </w:rPr>
  </w:style>
  <w:style w:type="paragraph" w:customStyle="1" w:styleId="y-">
    <w:name w:val="y-标题一"/>
    <w:basedOn w:val="1"/>
    <w:next w:val="y-0"/>
    <w:link w:val="y-1"/>
    <w:qFormat/>
    <w:rsid w:val="00952511"/>
    <w:pPr>
      <w:numPr>
        <w:numId w:val="3"/>
      </w:numPr>
    </w:pPr>
    <w:rPr>
      <w:rFonts w:eastAsia="黑体"/>
      <w:color w:val="000000" w:themeColor="text1"/>
      <w:sz w:val="32"/>
    </w:rPr>
  </w:style>
  <w:style w:type="character" w:customStyle="1" w:styleId="aa">
    <w:name w:val="列表段落 字符"/>
    <w:basedOn w:val="a0"/>
    <w:link w:val="a9"/>
    <w:uiPriority w:val="34"/>
    <w:rsid w:val="00952511"/>
  </w:style>
  <w:style w:type="character" w:customStyle="1" w:styleId="y-1">
    <w:name w:val="y-标题一 字符"/>
    <w:basedOn w:val="aa"/>
    <w:link w:val="y-"/>
    <w:rsid w:val="00952511"/>
    <w:rPr>
      <w:rFonts w:asciiTheme="majorHAnsi" w:eastAsia="黑体" w:hAnsiTheme="majorHAnsi" w:cstheme="majorBidi"/>
      <w:color w:val="000000" w:themeColor="text1"/>
      <w:sz w:val="32"/>
      <w:szCs w:val="48"/>
    </w:rPr>
  </w:style>
  <w:style w:type="paragraph" w:customStyle="1" w:styleId="y-2">
    <w:name w:val="y-名称"/>
    <w:basedOn w:val="a3"/>
    <w:link w:val="y-3"/>
    <w:qFormat/>
    <w:rsid w:val="00952511"/>
    <w:rPr>
      <w:rFonts w:eastAsia="黑体"/>
      <w:sz w:val="44"/>
    </w:rPr>
  </w:style>
  <w:style w:type="character" w:customStyle="1" w:styleId="y-3">
    <w:name w:val="y-名称 字符"/>
    <w:basedOn w:val="a4"/>
    <w:link w:val="y-2"/>
    <w:rsid w:val="00952511"/>
    <w:rPr>
      <w:rFonts w:asciiTheme="majorHAnsi" w:eastAsia="黑体" w:hAnsiTheme="majorHAnsi" w:cstheme="majorBidi"/>
      <w:spacing w:val="-10"/>
      <w:kern w:val="28"/>
      <w:sz w:val="44"/>
      <w:szCs w:val="56"/>
    </w:rPr>
  </w:style>
  <w:style w:type="paragraph" w:customStyle="1" w:styleId="y-0">
    <w:name w:val="y-正文"/>
    <w:basedOn w:val="a"/>
    <w:link w:val="y-4"/>
    <w:autoRedefine/>
    <w:qFormat/>
    <w:rsid w:val="00D4029B"/>
    <w:pPr>
      <w:jc w:val="left"/>
      <w:pPrChange w:id="0" w:author="俊林 杨" w:date="2025-07-16T13:54:00Z">
        <w:pPr>
          <w:widowControl w:val="0"/>
        </w:pPr>
      </w:pPrChange>
    </w:pPr>
    <w:rPr>
      <w:noProof/>
      <w:rPrChange w:id="0" w:author="俊林 杨" w:date="2025-07-16T13:54:00Z">
        <w:rPr>
          <w:rFonts w:asciiTheme="minorHAnsi" w:eastAsiaTheme="minorEastAsia" w:hAnsiTheme="minorHAnsi" w:cstheme="minorBidi"/>
          <w:noProof/>
          <w:kern w:val="2"/>
          <w:sz w:val="21"/>
          <w:szCs w:val="22"/>
          <w:lang w:val="en-US" w:eastAsia="zh-CN" w:bidi="ar-SA"/>
        </w:rPr>
      </w:rPrChange>
    </w:rPr>
  </w:style>
  <w:style w:type="character" w:customStyle="1" w:styleId="y-4">
    <w:name w:val="y-正文 字符"/>
    <w:basedOn w:val="a0"/>
    <w:link w:val="y-0"/>
    <w:rsid w:val="00D4029B"/>
    <w:rPr>
      <w:noProof/>
    </w:rPr>
  </w:style>
  <w:style w:type="table" w:styleId="af">
    <w:name w:val="Table Grid"/>
    <w:basedOn w:val="a1"/>
    <w:uiPriority w:val="99"/>
    <w:rsid w:val="008757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20">
    <w:name w:val="y-标题2"/>
    <w:basedOn w:val="2"/>
    <w:next w:val="y-0"/>
    <w:link w:val="y-21"/>
    <w:qFormat/>
    <w:rsid w:val="009C783E"/>
    <w:rPr>
      <w:rFonts w:eastAsia="黑体"/>
      <w:color w:val="auto"/>
      <w:sz w:val="28"/>
    </w:rPr>
  </w:style>
  <w:style w:type="character" w:customStyle="1" w:styleId="y-21">
    <w:name w:val="y-标题2 字符"/>
    <w:basedOn w:val="20"/>
    <w:link w:val="y-20"/>
    <w:rsid w:val="009C783E"/>
    <w:rPr>
      <w:rFonts w:asciiTheme="majorHAnsi" w:eastAsia="黑体" w:hAnsiTheme="majorHAnsi" w:cstheme="majorBidi"/>
      <w:color w:val="2F5496" w:themeColor="accent1" w:themeShade="BF"/>
      <w:sz w:val="28"/>
      <w:szCs w:val="40"/>
    </w:rPr>
  </w:style>
  <w:style w:type="paragraph" w:styleId="31">
    <w:name w:val="index 3"/>
    <w:basedOn w:val="a"/>
    <w:next w:val="a"/>
    <w:autoRedefine/>
    <w:uiPriority w:val="99"/>
    <w:unhideWhenUsed/>
    <w:rsid w:val="00D30FCA"/>
    <w:pPr>
      <w:spacing w:before="100" w:beforeAutospacing="1" w:after="100" w:afterAutospacing="1"/>
      <w:ind w:left="630" w:hanging="210"/>
      <w:jc w:val="left"/>
    </w:pPr>
    <w:rPr>
      <w:rFonts w:ascii="Calibri" w:eastAsia="宋体" w:hAnsi="Calibri" w:cs="Times New Roman"/>
      <w:sz w:val="20"/>
      <w:szCs w:val="20"/>
    </w:rPr>
  </w:style>
  <w:style w:type="paragraph" w:customStyle="1" w:styleId="y-5">
    <w:name w:val="y-表格文档"/>
    <w:next w:val="11"/>
    <w:qFormat/>
    <w:rsid w:val="00E23901"/>
    <w:rPr>
      <w:rFonts w:eastAsia="黑体"/>
    </w:rPr>
  </w:style>
  <w:style w:type="paragraph" w:customStyle="1" w:styleId="af0">
    <w:name w:val="段"/>
    <w:basedOn w:val="a"/>
    <w:rsid w:val="007E2BFF"/>
    <w:pPr>
      <w:widowControl/>
      <w:tabs>
        <w:tab w:val="center" w:pos="4201"/>
        <w:tab w:val="right" w:leader="dot" w:pos="9298"/>
      </w:tabs>
      <w:autoSpaceDE w:val="0"/>
      <w:autoSpaceDN w:val="0"/>
      <w:ind w:firstLine="420"/>
    </w:pPr>
    <w:rPr>
      <w:rFonts w:ascii="宋体" w:eastAsia="宋体" w:hAnsi="宋体" w:cs="Microsoft YaHei Mono"/>
      <w:kern w:val="0"/>
      <w:szCs w:val="21"/>
    </w:rPr>
  </w:style>
  <w:style w:type="paragraph" w:styleId="af1">
    <w:name w:val="annotation text"/>
    <w:basedOn w:val="a"/>
    <w:link w:val="af2"/>
    <w:uiPriority w:val="99"/>
    <w:unhideWhenUsed/>
    <w:rsid w:val="007E2BFF"/>
    <w:pPr>
      <w:jc w:val="left"/>
    </w:pPr>
    <w:rPr>
      <w:rFonts w:ascii="Heiti SC Medium" w:eastAsia="宋体" w:hAnsi="Heiti SC Medium" w:cs="Times New Roman"/>
      <w:sz w:val="18"/>
      <w:szCs w:val="18"/>
    </w:rPr>
  </w:style>
  <w:style w:type="character" w:customStyle="1" w:styleId="af2">
    <w:name w:val="批注文字 字符"/>
    <w:basedOn w:val="a0"/>
    <w:link w:val="af1"/>
    <w:uiPriority w:val="99"/>
    <w:rsid w:val="007E2BFF"/>
    <w:rPr>
      <w:rFonts w:ascii="Heiti SC Medium" w:eastAsia="宋体" w:hAnsi="Heiti SC Medium" w:cs="Times New Roman"/>
      <w:sz w:val="18"/>
      <w:szCs w:val="18"/>
    </w:rPr>
  </w:style>
  <w:style w:type="character" w:customStyle="1" w:styleId="15">
    <w:name w:val="15"/>
    <w:basedOn w:val="a0"/>
    <w:rsid w:val="007E2BFF"/>
    <w:rPr>
      <w:rFonts w:ascii="Times New Roman" w:hAnsi="Times New Roman" w:cs="Times New Roman" w:hint="default"/>
      <w:b/>
    </w:rPr>
  </w:style>
  <w:style w:type="paragraph" w:customStyle="1" w:styleId="y-30">
    <w:name w:val="y-标题3"/>
    <w:basedOn w:val="3"/>
    <w:next w:val="y-0"/>
    <w:link w:val="y-31"/>
    <w:qFormat/>
    <w:rsid w:val="004B7234"/>
    <w:rPr>
      <w:rFonts w:eastAsia="黑体"/>
      <w:color w:val="auto"/>
      <w:sz w:val="24"/>
    </w:rPr>
  </w:style>
  <w:style w:type="character" w:customStyle="1" w:styleId="y-31">
    <w:name w:val="y-标题3 字符"/>
    <w:basedOn w:val="30"/>
    <w:link w:val="y-30"/>
    <w:rsid w:val="004B7234"/>
    <w:rPr>
      <w:rFonts w:asciiTheme="majorHAnsi" w:eastAsia="黑体" w:hAnsiTheme="majorHAnsi" w:cstheme="majorBidi"/>
      <w:color w:val="2F5496" w:themeColor="accent1" w:themeShade="BF"/>
      <w:sz w:val="24"/>
      <w:szCs w:val="32"/>
    </w:rPr>
  </w:style>
  <w:style w:type="character" w:styleId="af3">
    <w:name w:val="Strong"/>
    <w:basedOn w:val="a0"/>
    <w:uiPriority w:val="22"/>
    <w:qFormat/>
    <w:rsid w:val="009A13E0"/>
    <w:rPr>
      <w:b/>
      <w:bCs/>
    </w:rPr>
  </w:style>
  <w:style w:type="paragraph" w:styleId="af4">
    <w:name w:val="Normal (Web)"/>
    <w:basedOn w:val="a"/>
    <w:uiPriority w:val="99"/>
    <w:unhideWhenUsed/>
    <w:rsid w:val="00475001"/>
    <w:rPr>
      <w:rFonts w:ascii="Heiti SC Medium" w:eastAsia="宋体" w:hAnsi="Heiti SC Medium" w:cs="Times New Roman"/>
      <w:sz w:val="24"/>
      <w:szCs w:val="24"/>
    </w:rPr>
  </w:style>
  <w:style w:type="character" w:styleId="af5">
    <w:name w:val="Hyperlink"/>
    <w:basedOn w:val="a0"/>
    <w:uiPriority w:val="99"/>
    <w:unhideWhenUsed/>
    <w:rsid w:val="008B1A2E"/>
    <w:rPr>
      <w:color w:val="0563C1" w:themeColor="hyperlink"/>
      <w:u w:val="single"/>
    </w:rPr>
  </w:style>
  <w:style w:type="character" w:styleId="af6">
    <w:name w:val="Unresolved Mention"/>
    <w:basedOn w:val="a0"/>
    <w:uiPriority w:val="99"/>
    <w:semiHidden/>
    <w:unhideWhenUsed/>
    <w:rsid w:val="008B1A2E"/>
    <w:rPr>
      <w:color w:val="605E5C"/>
      <w:shd w:val="clear" w:color="auto" w:fill="E1DFDD"/>
    </w:rPr>
  </w:style>
  <w:style w:type="paragraph" w:styleId="af7">
    <w:name w:val="header"/>
    <w:basedOn w:val="a"/>
    <w:link w:val="af8"/>
    <w:uiPriority w:val="99"/>
    <w:unhideWhenUsed/>
    <w:rsid w:val="00AF6FB6"/>
    <w:pPr>
      <w:tabs>
        <w:tab w:val="center" w:pos="4153"/>
        <w:tab w:val="right" w:pos="8306"/>
      </w:tabs>
      <w:snapToGrid w:val="0"/>
      <w:jc w:val="center"/>
    </w:pPr>
    <w:rPr>
      <w:sz w:val="18"/>
      <w:szCs w:val="18"/>
    </w:rPr>
  </w:style>
  <w:style w:type="character" w:customStyle="1" w:styleId="af8">
    <w:name w:val="页眉 字符"/>
    <w:basedOn w:val="a0"/>
    <w:link w:val="af7"/>
    <w:uiPriority w:val="99"/>
    <w:rsid w:val="00AF6FB6"/>
    <w:rPr>
      <w:sz w:val="18"/>
      <w:szCs w:val="18"/>
    </w:rPr>
  </w:style>
  <w:style w:type="paragraph" w:styleId="af9">
    <w:name w:val="footer"/>
    <w:basedOn w:val="a"/>
    <w:link w:val="afa"/>
    <w:uiPriority w:val="99"/>
    <w:unhideWhenUsed/>
    <w:rsid w:val="00AF6FB6"/>
    <w:pPr>
      <w:tabs>
        <w:tab w:val="center" w:pos="4153"/>
        <w:tab w:val="right" w:pos="8306"/>
      </w:tabs>
      <w:snapToGrid w:val="0"/>
      <w:jc w:val="left"/>
    </w:pPr>
    <w:rPr>
      <w:sz w:val="18"/>
      <w:szCs w:val="18"/>
    </w:rPr>
  </w:style>
  <w:style w:type="character" w:customStyle="1" w:styleId="afa">
    <w:name w:val="页脚 字符"/>
    <w:basedOn w:val="a0"/>
    <w:link w:val="af9"/>
    <w:uiPriority w:val="99"/>
    <w:rsid w:val="00AF6FB6"/>
    <w:rPr>
      <w:sz w:val="18"/>
      <w:szCs w:val="18"/>
    </w:rPr>
  </w:style>
  <w:style w:type="paragraph" w:styleId="afb">
    <w:name w:val="Revision"/>
    <w:hidden/>
    <w:uiPriority w:val="99"/>
    <w:semiHidden/>
    <w:rsid w:val="00AF6FB6"/>
  </w:style>
  <w:style w:type="character" w:styleId="afc">
    <w:name w:val="annotation reference"/>
    <w:basedOn w:val="a0"/>
    <w:uiPriority w:val="99"/>
    <w:semiHidden/>
    <w:unhideWhenUsed/>
    <w:rsid w:val="00AF6FB6"/>
    <w:rPr>
      <w:sz w:val="21"/>
      <w:szCs w:val="21"/>
    </w:rPr>
  </w:style>
  <w:style w:type="paragraph" w:styleId="afd">
    <w:name w:val="annotation subject"/>
    <w:basedOn w:val="af1"/>
    <w:next w:val="af1"/>
    <w:link w:val="afe"/>
    <w:uiPriority w:val="99"/>
    <w:semiHidden/>
    <w:unhideWhenUsed/>
    <w:rsid w:val="00AF6FB6"/>
    <w:rPr>
      <w:rFonts w:asciiTheme="minorHAnsi" w:eastAsiaTheme="minorEastAsia" w:hAnsiTheme="minorHAnsi" w:cstheme="minorBidi"/>
      <w:b/>
      <w:bCs/>
      <w:sz w:val="21"/>
      <w:szCs w:val="22"/>
    </w:rPr>
  </w:style>
  <w:style w:type="character" w:customStyle="1" w:styleId="afe">
    <w:name w:val="批注主题 字符"/>
    <w:basedOn w:val="af2"/>
    <w:link w:val="afd"/>
    <w:uiPriority w:val="99"/>
    <w:semiHidden/>
    <w:rsid w:val="00AF6FB6"/>
    <w:rPr>
      <w:rFonts w:ascii="Heiti SC Medium" w:eastAsia="宋体" w:hAnsi="Heiti SC Medium" w:cs="Times New Roman"/>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5319">
      <w:bodyDiv w:val="1"/>
      <w:marLeft w:val="0"/>
      <w:marRight w:val="0"/>
      <w:marTop w:val="0"/>
      <w:marBottom w:val="0"/>
      <w:divBdr>
        <w:top w:val="none" w:sz="0" w:space="0" w:color="auto"/>
        <w:left w:val="none" w:sz="0" w:space="0" w:color="auto"/>
        <w:bottom w:val="none" w:sz="0" w:space="0" w:color="auto"/>
        <w:right w:val="none" w:sz="0" w:space="0" w:color="auto"/>
      </w:divBdr>
      <w:divsChild>
        <w:div w:id="297340355">
          <w:marLeft w:val="0"/>
          <w:marRight w:val="0"/>
          <w:marTop w:val="0"/>
          <w:marBottom w:val="0"/>
          <w:divBdr>
            <w:top w:val="none" w:sz="0" w:space="0" w:color="auto"/>
            <w:left w:val="none" w:sz="0" w:space="0" w:color="auto"/>
            <w:bottom w:val="none" w:sz="0" w:space="0" w:color="auto"/>
            <w:right w:val="none" w:sz="0" w:space="0" w:color="auto"/>
          </w:divBdr>
          <w:divsChild>
            <w:div w:id="1710527">
              <w:marLeft w:val="0"/>
              <w:marRight w:val="0"/>
              <w:marTop w:val="0"/>
              <w:marBottom w:val="0"/>
              <w:divBdr>
                <w:top w:val="none" w:sz="0" w:space="0" w:color="auto"/>
                <w:left w:val="none" w:sz="0" w:space="0" w:color="auto"/>
                <w:bottom w:val="none" w:sz="0" w:space="0" w:color="auto"/>
                <w:right w:val="none" w:sz="0" w:space="0" w:color="auto"/>
              </w:divBdr>
            </w:div>
            <w:div w:id="14239064">
              <w:marLeft w:val="0"/>
              <w:marRight w:val="0"/>
              <w:marTop w:val="0"/>
              <w:marBottom w:val="0"/>
              <w:divBdr>
                <w:top w:val="none" w:sz="0" w:space="0" w:color="auto"/>
                <w:left w:val="none" w:sz="0" w:space="0" w:color="auto"/>
                <w:bottom w:val="none" w:sz="0" w:space="0" w:color="auto"/>
                <w:right w:val="none" w:sz="0" w:space="0" w:color="auto"/>
              </w:divBdr>
            </w:div>
            <w:div w:id="25838242">
              <w:marLeft w:val="0"/>
              <w:marRight w:val="0"/>
              <w:marTop w:val="0"/>
              <w:marBottom w:val="0"/>
              <w:divBdr>
                <w:top w:val="none" w:sz="0" w:space="0" w:color="auto"/>
                <w:left w:val="none" w:sz="0" w:space="0" w:color="auto"/>
                <w:bottom w:val="none" w:sz="0" w:space="0" w:color="auto"/>
                <w:right w:val="none" w:sz="0" w:space="0" w:color="auto"/>
              </w:divBdr>
            </w:div>
            <w:div w:id="30498879">
              <w:marLeft w:val="0"/>
              <w:marRight w:val="0"/>
              <w:marTop w:val="0"/>
              <w:marBottom w:val="0"/>
              <w:divBdr>
                <w:top w:val="none" w:sz="0" w:space="0" w:color="auto"/>
                <w:left w:val="none" w:sz="0" w:space="0" w:color="auto"/>
                <w:bottom w:val="none" w:sz="0" w:space="0" w:color="auto"/>
                <w:right w:val="none" w:sz="0" w:space="0" w:color="auto"/>
              </w:divBdr>
            </w:div>
            <w:div w:id="37897008">
              <w:marLeft w:val="0"/>
              <w:marRight w:val="0"/>
              <w:marTop w:val="0"/>
              <w:marBottom w:val="0"/>
              <w:divBdr>
                <w:top w:val="none" w:sz="0" w:space="0" w:color="auto"/>
                <w:left w:val="none" w:sz="0" w:space="0" w:color="auto"/>
                <w:bottom w:val="none" w:sz="0" w:space="0" w:color="auto"/>
                <w:right w:val="none" w:sz="0" w:space="0" w:color="auto"/>
              </w:divBdr>
            </w:div>
            <w:div w:id="65299637">
              <w:marLeft w:val="0"/>
              <w:marRight w:val="0"/>
              <w:marTop w:val="0"/>
              <w:marBottom w:val="0"/>
              <w:divBdr>
                <w:top w:val="none" w:sz="0" w:space="0" w:color="auto"/>
                <w:left w:val="none" w:sz="0" w:space="0" w:color="auto"/>
                <w:bottom w:val="none" w:sz="0" w:space="0" w:color="auto"/>
                <w:right w:val="none" w:sz="0" w:space="0" w:color="auto"/>
              </w:divBdr>
            </w:div>
            <w:div w:id="86970084">
              <w:marLeft w:val="0"/>
              <w:marRight w:val="0"/>
              <w:marTop w:val="0"/>
              <w:marBottom w:val="0"/>
              <w:divBdr>
                <w:top w:val="none" w:sz="0" w:space="0" w:color="auto"/>
                <w:left w:val="none" w:sz="0" w:space="0" w:color="auto"/>
                <w:bottom w:val="none" w:sz="0" w:space="0" w:color="auto"/>
                <w:right w:val="none" w:sz="0" w:space="0" w:color="auto"/>
              </w:divBdr>
            </w:div>
            <w:div w:id="97215707">
              <w:marLeft w:val="0"/>
              <w:marRight w:val="0"/>
              <w:marTop w:val="0"/>
              <w:marBottom w:val="0"/>
              <w:divBdr>
                <w:top w:val="none" w:sz="0" w:space="0" w:color="auto"/>
                <w:left w:val="none" w:sz="0" w:space="0" w:color="auto"/>
                <w:bottom w:val="none" w:sz="0" w:space="0" w:color="auto"/>
                <w:right w:val="none" w:sz="0" w:space="0" w:color="auto"/>
              </w:divBdr>
            </w:div>
            <w:div w:id="109666192">
              <w:marLeft w:val="0"/>
              <w:marRight w:val="0"/>
              <w:marTop w:val="0"/>
              <w:marBottom w:val="0"/>
              <w:divBdr>
                <w:top w:val="none" w:sz="0" w:space="0" w:color="auto"/>
                <w:left w:val="none" w:sz="0" w:space="0" w:color="auto"/>
                <w:bottom w:val="none" w:sz="0" w:space="0" w:color="auto"/>
                <w:right w:val="none" w:sz="0" w:space="0" w:color="auto"/>
              </w:divBdr>
            </w:div>
            <w:div w:id="118110597">
              <w:marLeft w:val="0"/>
              <w:marRight w:val="0"/>
              <w:marTop w:val="0"/>
              <w:marBottom w:val="0"/>
              <w:divBdr>
                <w:top w:val="none" w:sz="0" w:space="0" w:color="auto"/>
                <w:left w:val="none" w:sz="0" w:space="0" w:color="auto"/>
                <w:bottom w:val="none" w:sz="0" w:space="0" w:color="auto"/>
                <w:right w:val="none" w:sz="0" w:space="0" w:color="auto"/>
              </w:divBdr>
            </w:div>
            <w:div w:id="127867618">
              <w:marLeft w:val="0"/>
              <w:marRight w:val="0"/>
              <w:marTop w:val="0"/>
              <w:marBottom w:val="0"/>
              <w:divBdr>
                <w:top w:val="none" w:sz="0" w:space="0" w:color="auto"/>
                <w:left w:val="none" w:sz="0" w:space="0" w:color="auto"/>
                <w:bottom w:val="none" w:sz="0" w:space="0" w:color="auto"/>
                <w:right w:val="none" w:sz="0" w:space="0" w:color="auto"/>
              </w:divBdr>
            </w:div>
            <w:div w:id="151801157">
              <w:marLeft w:val="0"/>
              <w:marRight w:val="0"/>
              <w:marTop w:val="0"/>
              <w:marBottom w:val="0"/>
              <w:divBdr>
                <w:top w:val="none" w:sz="0" w:space="0" w:color="auto"/>
                <w:left w:val="none" w:sz="0" w:space="0" w:color="auto"/>
                <w:bottom w:val="none" w:sz="0" w:space="0" w:color="auto"/>
                <w:right w:val="none" w:sz="0" w:space="0" w:color="auto"/>
              </w:divBdr>
            </w:div>
            <w:div w:id="159664955">
              <w:marLeft w:val="0"/>
              <w:marRight w:val="0"/>
              <w:marTop w:val="0"/>
              <w:marBottom w:val="0"/>
              <w:divBdr>
                <w:top w:val="none" w:sz="0" w:space="0" w:color="auto"/>
                <w:left w:val="none" w:sz="0" w:space="0" w:color="auto"/>
                <w:bottom w:val="none" w:sz="0" w:space="0" w:color="auto"/>
                <w:right w:val="none" w:sz="0" w:space="0" w:color="auto"/>
              </w:divBdr>
            </w:div>
            <w:div w:id="196283047">
              <w:marLeft w:val="0"/>
              <w:marRight w:val="0"/>
              <w:marTop w:val="0"/>
              <w:marBottom w:val="0"/>
              <w:divBdr>
                <w:top w:val="none" w:sz="0" w:space="0" w:color="auto"/>
                <w:left w:val="none" w:sz="0" w:space="0" w:color="auto"/>
                <w:bottom w:val="none" w:sz="0" w:space="0" w:color="auto"/>
                <w:right w:val="none" w:sz="0" w:space="0" w:color="auto"/>
              </w:divBdr>
            </w:div>
            <w:div w:id="202135389">
              <w:marLeft w:val="0"/>
              <w:marRight w:val="0"/>
              <w:marTop w:val="0"/>
              <w:marBottom w:val="0"/>
              <w:divBdr>
                <w:top w:val="none" w:sz="0" w:space="0" w:color="auto"/>
                <w:left w:val="none" w:sz="0" w:space="0" w:color="auto"/>
                <w:bottom w:val="none" w:sz="0" w:space="0" w:color="auto"/>
                <w:right w:val="none" w:sz="0" w:space="0" w:color="auto"/>
              </w:divBdr>
            </w:div>
            <w:div w:id="226495556">
              <w:marLeft w:val="0"/>
              <w:marRight w:val="0"/>
              <w:marTop w:val="0"/>
              <w:marBottom w:val="0"/>
              <w:divBdr>
                <w:top w:val="none" w:sz="0" w:space="0" w:color="auto"/>
                <w:left w:val="none" w:sz="0" w:space="0" w:color="auto"/>
                <w:bottom w:val="none" w:sz="0" w:space="0" w:color="auto"/>
                <w:right w:val="none" w:sz="0" w:space="0" w:color="auto"/>
              </w:divBdr>
            </w:div>
            <w:div w:id="233053748">
              <w:marLeft w:val="0"/>
              <w:marRight w:val="0"/>
              <w:marTop w:val="0"/>
              <w:marBottom w:val="0"/>
              <w:divBdr>
                <w:top w:val="none" w:sz="0" w:space="0" w:color="auto"/>
                <w:left w:val="none" w:sz="0" w:space="0" w:color="auto"/>
                <w:bottom w:val="none" w:sz="0" w:space="0" w:color="auto"/>
                <w:right w:val="none" w:sz="0" w:space="0" w:color="auto"/>
              </w:divBdr>
            </w:div>
            <w:div w:id="240138001">
              <w:marLeft w:val="0"/>
              <w:marRight w:val="0"/>
              <w:marTop w:val="0"/>
              <w:marBottom w:val="0"/>
              <w:divBdr>
                <w:top w:val="none" w:sz="0" w:space="0" w:color="auto"/>
                <w:left w:val="none" w:sz="0" w:space="0" w:color="auto"/>
                <w:bottom w:val="none" w:sz="0" w:space="0" w:color="auto"/>
                <w:right w:val="none" w:sz="0" w:space="0" w:color="auto"/>
              </w:divBdr>
            </w:div>
            <w:div w:id="297614026">
              <w:marLeft w:val="0"/>
              <w:marRight w:val="0"/>
              <w:marTop w:val="0"/>
              <w:marBottom w:val="0"/>
              <w:divBdr>
                <w:top w:val="none" w:sz="0" w:space="0" w:color="auto"/>
                <w:left w:val="none" w:sz="0" w:space="0" w:color="auto"/>
                <w:bottom w:val="none" w:sz="0" w:space="0" w:color="auto"/>
                <w:right w:val="none" w:sz="0" w:space="0" w:color="auto"/>
              </w:divBdr>
            </w:div>
            <w:div w:id="310326287">
              <w:marLeft w:val="0"/>
              <w:marRight w:val="0"/>
              <w:marTop w:val="0"/>
              <w:marBottom w:val="0"/>
              <w:divBdr>
                <w:top w:val="none" w:sz="0" w:space="0" w:color="auto"/>
                <w:left w:val="none" w:sz="0" w:space="0" w:color="auto"/>
                <w:bottom w:val="none" w:sz="0" w:space="0" w:color="auto"/>
                <w:right w:val="none" w:sz="0" w:space="0" w:color="auto"/>
              </w:divBdr>
            </w:div>
            <w:div w:id="325130201">
              <w:marLeft w:val="0"/>
              <w:marRight w:val="0"/>
              <w:marTop w:val="0"/>
              <w:marBottom w:val="0"/>
              <w:divBdr>
                <w:top w:val="none" w:sz="0" w:space="0" w:color="auto"/>
                <w:left w:val="none" w:sz="0" w:space="0" w:color="auto"/>
                <w:bottom w:val="none" w:sz="0" w:space="0" w:color="auto"/>
                <w:right w:val="none" w:sz="0" w:space="0" w:color="auto"/>
              </w:divBdr>
            </w:div>
            <w:div w:id="344670399">
              <w:marLeft w:val="0"/>
              <w:marRight w:val="0"/>
              <w:marTop w:val="0"/>
              <w:marBottom w:val="0"/>
              <w:divBdr>
                <w:top w:val="none" w:sz="0" w:space="0" w:color="auto"/>
                <w:left w:val="none" w:sz="0" w:space="0" w:color="auto"/>
                <w:bottom w:val="none" w:sz="0" w:space="0" w:color="auto"/>
                <w:right w:val="none" w:sz="0" w:space="0" w:color="auto"/>
              </w:divBdr>
            </w:div>
            <w:div w:id="356738715">
              <w:marLeft w:val="0"/>
              <w:marRight w:val="0"/>
              <w:marTop w:val="0"/>
              <w:marBottom w:val="0"/>
              <w:divBdr>
                <w:top w:val="none" w:sz="0" w:space="0" w:color="auto"/>
                <w:left w:val="none" w:sz="0" w:space="0" w:color="auto"/>
                <w:bottom w:val="none" w:sz="0" w:space="0" w:color="auto"/>
                <w:right w:val="none" w:sz="0" w:space="0" w:color="auto"/>
              </w:divBdr>
            </w:div>
            <w:div w:id="365328033">
              <w:marLeft w:val="0"/>
              <w:marRight w:val="0"/>
              <w:marTop w:val="0"/>
              <w:marBottom w:val="0"/>
              <w:divBdr>
                <w:top w:val="none" w:sz="0" w:space="0" w:color="auto"/>
                <w:left w:val="none" w:sz="0" w:space="0" w:color="auto"/>
                <w:bottom w:val="none" w:sz="0" w:space="0" w:color="auto"/>
                <w:right w:val="none" w:sz="0" w:space="0" w:color="auto"/>
              </w:divBdr>
            </w:div>
            <w:div w:id="422381288">
              <w:marLeft w:val="0"/>
              <w:marRight w:val="0"/>
              <w:marTop w:val="0"/>
              <w:marBottom w:val="0"/>
              <w:divBdr>
                <w:top w:val="none" w:sz="0" w:space="0" w:color="auto"/>
                <w:left w:val="none" w:sz="0" w:space="0" w:color="auto"/>
                <w:bottom w:val="none" w:sz="0" w:space="0" w:color="auto"/>
                <w:right w:val="none" w:sz="0" w:space="0" w:color="auto"/>
              </w:divBdr>
            </w:div>
            <w:div w:id="429742326">
              <w:marLeft w:val="0"/>
              <w:marRight w:val="0"/>
              <w:marTop w:val="0"/>
              <w:marBottom w:val="0"/>
              <w:divBdr>
                <w:top w:val="none" w:sz="0" w:space="0" w:color="auto"/>
                <w:left w:val="none" w:sz="0" w:space="0" w:color="auto"/>
                <w:bottom w:val="none" w:sz="0" w:space="0" w:color="auto"/>
                <w:right w:val="none" w:sz="0" w:space="0" w:color="auto"/>
              </w:divBdr>
            </w:div>
            <w:div w:id="497040504">
              <w:marLeft w:val="0"/>
              <w:marRight w:val="0"/>
              <w:marTop w:val="0"/>
              <w:marBottom w:val="0"/>
              <w:divBdr>
                <w:top w:val="none" w:sz="0" w:space="0" w:color="auto"/>
                <w:left w:val="none" w:sz="0" w:space="0" w:color="auto"/>
                <w:bottom w:val="none" w:sz="0" w:space="0" w:color="auto"/>
                <w:right w:val="none" w:sz="0" w:space="0" w:color="auto"/>
              </w:divBdr>
            </w:div>
            <w:div w:id="515120617">
              <w:marLeft w:val="0"/>
              <w:marRight w:val="0"/>
              <w:marTop w:val="0"/>
              <w:marBottom w:val="0"/>
              <w:divBdr>
                <w:top w:val="none" w:sz="0" w:space="0" w:color="auto"/>
                <w:left w:val="none" w:sz="0" w:space="0" w:color="auto"/>
                <w:bottom w:val="none" w:sz="0" w:space="0" w:color="auto"/>
                <w:right w:val="none" w:sz="0" w:space="0" w:color="auto"/>
              </w:divBdr>
            </w:div>
            <w:div w:id="556553498">
              <w:marLeft w:val="0"/>
              <w:marRight w:val="0"/>
              <w:marTop w:val="0"/>
              <w:marBottom w:val="0"/>
              <w:divBdr>
                <w:top w:val="none" w:sz="0" w:space="0" w:color="auto"/>
                <w:left w:val="none" w:sz="0" w:space="0" w:color="auto"/>
                <w:bottom w:val="none" w:sz="0" w:space="0" w:color="auto"/>
                <w:right w:val="none" w:sz="0" w:space="0" w:color="auto"/>
              </w:divBdr>
            </w:div>
            <w:div w:id="625936856">
              <w:marLeft w:val="0"/>
              <w:marRight w:val="0"/>
              <w:marTop w:val="0"/>
              <w:marBottom w:val="0"/>
              <w:divBdr>
                <w:top w:val="none" w:sz="0" w:space="0" w:color="auto"/>
                <w:left w:val="none" w:sz="0" w:space="0" w:color="auto"/>
                <w:bottom w:val="none" w:sz="0" w:space="0" w:color="auto"/>
                <w:right w:val="none" w:sz="0" w:space="0" w:color="auto"/>
              </w:divBdr>
            </w:div>
            <w:div w:id="641040248">
              <w:marLeft w:val="0"/>
              <w:marRight w:val="0"/>
              <w:marTop w:val="0"/>
              <w:marBottom w:val="0"/>
              <w:divBdr>
                <w:top w:val="none" w:sz="0" w:space="0" w:color="auto"/>
                <w:left w:val="none" w:sz="0" w:space="0" w:color="auto"/>
                <w:bottom w:val="none" w:sz="0" w:space="0" w:color="auto"/>
                <w:right w:val="none" w:sz="0" w:space="0" w:color="auto"/>
              </w:divBdr>
            </w:div>
            <w:div w:id="655719469">
              <w:marLeft w:val="0"/>
              <w:marRight w:val="0"/>
              <w:marTop w:val="0"/>
              <w:marBottom w:val="0"/>
              <w:divBdr>
                <w:top w:val="none" w:sz="0" w:space="0" w:color="auto"/>
                <w:left w:val="none" w:sz="0" w:space="0" w:color="auto"/>
                <w:bottom w:val="none" w:sz="0" w:space="0" w:color="auto"/>
                <w:right w:val="none" w:sz="0" w:space="0" w:color="auto"/>
              </w:divBdr>
            </w:div>
            <w:div w:id="670917188">
              <w:marLeft w:val="0"/>
              <w:marRight w:val="0"/>
              <w:marTop w:val="0"/>
              <w:marBottom w:val="0"/>
              <w:divBdr>
                <w:top w:val="none" w:sz="0" w:space="0" w:color="auto"/>
                <w:left w:val="none" w:sz="0" w:space="0" w:color="auto"/>
                <w:bottom w:val="none" w:sz="0" w:space="0" w:color="auto"/>
                <w:right w:val="none" w:sz="0" w:space="0" w:color="auto"/>
              </w:divBdr>
            </w:div>
            <w:div w:id="671687189">
              <w:marLeft w:val="0"/>
              <w:marRight w:val="0"/>
              <w:marTop w:val="0"/>
              <w:marBottom w:val="0"/>
              <w:divBdr>
                <w:top w:val="none" w:sz="0" w:space="0" w:color="auto"/>
                <w:left w:val="none" w:sz="0" w:space="0" w:color="auto"/>
                <w:bottom w:val="none" w:sz="0" w:space="0" w:color="auto"/>
                <w:right w:val="none" w:sz="0" w:space="0" w:color="auto"/>
              </w:divBdr>
            </w:div>
            <w:div w:id="758063815">
              <w:marLeft w:val="0"/>
              <w:marRight w:val="0"/>
              <w:marTop w:val="0"/>
              <w:marBottom w:val="0"/>
              <w:divBdr>
                <w:top w:val="none" w:sz="0" w:space="0" w:color="auto"/>
                <w:left w:val="none" w:sz="0" w:space="0" w:color="auto"/>
                <w:bottom w:val="none" w:sz="0" w:space="0" w:color="auto"/>
                <w:right w:val="none" w:sz="0" w:space="0" w:color="auto"/>
              </w:divBdr>
            </w:div>
            <w:div w:id="762996436">
              <w:marLeft w:val="0"/>
              <w:marRight w:val="0"/>
              <w:marTop w:val="0"/>
              <w:marBottom w:val="0"/>
              <w:divBdr>
                <w:top w:val="none" w:sz="0" w:space="0" w:color="auto"/>
                <w:left w:val="none" w:sz="0" w:space="0" w:color="auto"/>
                <w:bottom w:val="none" w:sz="0" w:space="0" w:color="auto"/>
                <w:right w:val="none" w:sz="0" w:space="0" w:color="auto"/>
              </w:divBdr>
            </w:div>
            <w:div w:id="778110031">
              <w:marLeft w:val="0"/>
              <w:marRight w:val="0"/>
              <w:marTop w:val="0"/>
              <w:marBottom w:val="0"/>
              <w:divBdr>
                <w:top w:val="none" w:sz="0" w:space="0" w:color="auto"/>
                <w:left w:val="none" w:sz="0" w:space="0" w:color="auto"/>
                <w:bottom w:val="none" w:sz="0" w:space="0" w:color="auto"/>
                <w:right w:val="none" w:sz="0" w:space="0" w:color="auto"/>
              </w:divBdr>
            </w:div>
            <w:div w:id="783960755">
              <w:marLeft w:val="0"/>
              <w:marRight w:val="0"/>
              <w:marTop w:val="0"/>
              <w:marBottom w:val="0"/>
              <w:divBdr>
                <w:top w:val="none" w:sz="0" w:space="0" w:color="auto"/>
                <w:left w:val="none" w:sz="0" w:space="0" w:color="auto"/>
                <w:bottom w:val="none" w:sz="0" w:space="0" w:color="auto"/>
                <w:right w:val="none" w:sz="0" w:space="0" w:color="auto"/>
              </w:divBdr>
            </w:div>
            <w:div w:id="813066562">
              <w:marLeft w:val="0"/>
              <w:marRight w:val="0"/>
              <w:marTop w:val="0"/>
              <w:marBottom w:val="0"/>
              <w:divBdr>
                <w:top w:val="none" w:sz="0" w:space="0" w:color="auto"/>
                <w:left w:val="none" w:sz="0" w:space="0" w:color="auto"/>
                <w:bottom w:val="none" w:sz="0" w:space="0" w:color="auto"/>
                <w:right w:val="none" w:sz="0" w:space="0" w:color="auto"/>
              </w:divBdr>
            </w:div>
            <w:div w:id="822042912">
              <w:marLeft w:val="0"/>
              <w:marRight w:val="0"/>
              <w:marTop w:val="0"/>
              <w:marBottom w:val="0"/>
              <w:divBdr>
                <w:top w:val="none" w:sz="0" w:space="0" w:color="auto"/>
                <w:left w:val="none" w:sz="0" w:space="0" w:color="auto"/>
                <w:bottom w:val="none" w:sz="0" w:space="0" w:color="auto"/>
                <w:right w:val="none" w:sz="0" w:space="0" w:color="auto"/>
              </w:divBdr>
            </w:div>
            <w:div w:id="845939582">
              <w:marLeft w:val="0"/>
              <w:marRight w:val="0"/>
              <w:marTop w:val="0"/>
              <w:marBottom w:val="0"/>
              <w:divBdr>
                <w:top w:val="none" w:sz="0" w:space="0" w:color="auto"/>
                <w:left w:val="none" w:sz="0" w:space="0" w:color="auto"/>
                <w:bottom w:val="none" w:sz="0" w:space="0" w:color="auto"/>
                <w:right w:val="none" w:sz="0" w:space="0" w:color="auto"/>
              </w:divBdr>
            </w:div>
            <w:div w:id="862204631">
              <w:marLeft w:val="0"/>
              <w:marRight w:val="0"/>
              <w:marTop w:val="0"/>
              <w:marBottom w:val="0"/>
              <w:divBdr>
                <w:top w:val="none" w:sz="0" w:space="0" w:color="auto"/>
                <w:left w:val="none" w:sz="0" w:space="0" w:color="auto"/>
                <w:bottom w:val="none" w:sz="0" w:space="0" w:color="auto"/>
                <w:right w:val="none" w:sz="0" w:space="0" w:color="auto"/>
              </w:divBdr>
            </w:div>
            <w:div w:id="879126189">
              <w:marLeft w:val="0"/>
              <w:marRight w:val="0"/>
              <w:marTop w:val="0"/>
              <w:marBottom w:val="0"/>
              <w:divBdr>
                <w:top w:val="none" w:sz="0" w:space="0" w:color="auto"/>
                <w:left w:val="none" w:sz="0" w:space="0" w:color="auto"/>
                <w:bottom w:val="none" w:sz="0" w:space="0" w:color="auto"/>
                <w:right w:val="none" w:sz="0" w:space="0" w:color="auto"/>
              </w:divBdr>
            </w:div>
            <w:div w:id="887184841">
              <w:marLeft w:val="0"/>
              <w:marRight w:val="0"/>
              <w:marTop w:val="0"/>
              <w:marBottom w:val="0"/>
              <w:divBdr>
                <w:top w:val="none" w:sz="0" w:space="0" w:color="auto"/>
                <w:left w:val="none" w:sz="0" w:space="0" w:color="auto"/>
                <w:bottom w:val="none" w:sz="0" w:space="0" w:color="auto"/>
                <w:right w:val="none" w:sz="0" w:space="0" w:color="auto"/>
              </w:divBdr>
            </w:div>
            <w:div w:id="889151167">
              <w:marLeft w:val="0"/>
              <w:marRight w:val="0"/>
              <w:marTop w:val="0"/>
              <w:marBottom w:val="0"/>
              <w:divBdr>
                <w:top w:val="none" w:sz="0" w:space="0" w:color="auto"/>
                <w:left w:val="none" w:sz="0" w:space="0" w:color="auto"/>
                <w:bottom w:val="none" w:sz="0" w:space="0" w:color="auto"/>
                <w:right w:val="none" w:sz="0" w:space="0" w:color="auto"/>
              </w:divBdr>
            </w:div>
            <w:div w:id="889997685">
              <w:marLeft w:val="0"/>
              <w:marRight w:val="0"/>
              <w:marTop w:val="0"/>
              <w:marBottom w:val="0"/>
              <w:divBdr>
                <w:top w:val="none" w:sz="0" w:space="0" w:color="auto"/>
                <w:left w:val="none" w:sz="0" w:space="0" w:color="auto"/>
                <w:bottom w:val="none" w:sz="0" w:space="0" w:color="auto"/>
                <w:right w:val="none" w:sz="0" w:space="0" w:color="auto"/>
              </w:divBdr>
            </w:div>
            <w:div w:id="900022715">
              <w:marLeft w:val="0"/>
              <w:marRight w:val="0"/>
              <w:marTop w:val="0"/>
              <w:marBottom w:val="0"/>
              <w:divBdr>
                <w:top w:val="none" w:sz="0" w:space="0" w:color="auto"/>
                <w:left w:val="none" w:sz="0" w:space="0" w:color="auto"/>
                <w:bottom w:val="none" w:sz="0" w:space="0" w:color="auto"/>
                <w:right w:val="none" w:sz="0" w:space="0" w:color="auto"/>
              </w:divBdr>
            </w:div>
            <w:div w:id="905456474">
              <w:marLeft w:val="0"/>
              <w:marRight w:val="0"/>
              <w:marTop w:val="0"/>
              <w:marBottom w:val="0"/>
              <w:divBdr>
                <w:top w:val="none" w:sz="0" w:space="0" w:color="auto"/>
                <w:left w:val="none" w:sz="0" w:space="0" w:color="auto"/>
                <w:bottom w:val="none" w:sz="0" w:space="0" w:color="auto"/>
                <w:right w:val="none" w:sz="0" w:space="0" w:color="auto"/>
              </w:divBdr>
            </w:div>
            <w:div w:id="913466099">
              <w:marLeft w:val="0"/>
              <w:marRight w:val="0"/>
              <w:marTop w:val="0"/>
              <w:marBottom w:val="0"/>
              <w:divBdr>
                <w:top w:val="none" w:sz="0" w:space="0" w:color="auto"/>
                <w:left w:val="none" w:sz="0" w:space="0" w:color="auto"/>
                <w:bottom w:val="none" w:sz="0" w:space="0" w:color="auto"/>
                <w:right w:val="none" w:sz="0" w:space="0" w:color="auto"/>
              </w:divBdr>
            </w:div>
            <w:div w:id="963075934">
              <w:marLeft w:val="0"/>
              <w:marRight w:val="0"/>
              <w:marTop w:val="0"/>
              <w:marBottom w:val="0"/>
              <w:divBdr>
                <w:top w:val="none" w:sz="0" w:space="0" w:color="auto"/>
                <w:left w:val="none" w:sz="0" w:space="0" w:color="auto"/>
                <w:bottom w:val="none" w:sz="0" w:space="0" w:color="auto"/>
                <w:right w:val="none" w:sz="0" w:space="0" w:color="auto"/>
              </w:divBdr>
            </w:div>
            <w:div w:id="982075479">
              <w:marLeft w:val="0"/>
              <w:marRight w:val="0"/>
              <w:marTop w:val="0"/>
              <w:marBottom w:val="0"/>
              <w:divBdr>
                <w:top w:val="none" w:sz="0" w:space="0" w:color="auto"/>
                <w:left w:val="none" w:sz="0" w:space="0" w:color="auto"/>
                <w:bottom w:val="none" w:sz="0" w:space="0" w:color="auto"/>
                <w:right w:val="none" w:sz="0" w:space="0" w:color="auto"/>
              </w:divBdr>
            </w:div>
            <w:div w:id="999775783">
              <w:marLeft w:val="0"/>
              <w:marRight w:val="0"/>
              <w:marTop w:val="0"/>
              <w:marBottom w:val="0"/>
              <w:divBdr>
                <w:top w:val="none" w:sz="0" w:space="0" w:color="auto"/>
                <w:left w:val="none" w:sz="0" w:space="0" w:color="auto"/>
                <w:bottom w:val="none" w:sz="0" w:space="0" w:color="auto"/>
                <w:right w:val="none" w:sz="0" w:space="0" w:color="auto"/>
              </w:divBdr>
            </w:div>
            <w:div w:id="1034694387">
              <w:marLeft w:val="0"/>
              <w:marRight w:val="0"/>
              <w:marTop w:val="0"/>
              <w:marBottom w:val="0"/>
              <w:divBdr>
                <w:top w:val="none" w:sz="0" w:space="0" w:color="auto"/>
                <w:left w:val="none" w:sz="0" w:space="0" w:color="auto"/>
                <w:bottom w:val="none" w:sz="0" w:space="0" w:color="auto"/>
                <w:right w:val="none" w:sz="0" w:space="0" w:color="auto"/>
              </w:divBdr>
            </w:div>
            <w:div w:id="1035739576">
              <w:marLeft w:val="0"/>
              <w:marRight w:val="0"/>
              <w:marTop w:val="0"/>
              <w:marBottom w:val="0"/>
              <w:divBdr>
                <w:top w:val="none" w:sz="0" w:space="0" w:color="auto"/>
                <w:left w:val="none" w:sz="0" w:space="0" w:color="auto"/>
                <w:bottom w:val="none" w:sz="0" w:space="0" w:color="auto"/>
                <w:right w:val="none" w:sz="0" w:space="0" w:color="auto"/>
              </w:divBdr>
            </w:div>
            <w:div w:id="1058165975">
              <w:marLeft w:val="0"/>
              <w:marRight w:val="0"/>
              <w:marTop w:val="0"/>
              <w:marBottom w:val="0"/>
              <w:divBdr>
                <w:top w:val="none" w:sz="0" w:space="0" w:color="auto"/>
                <w:left w:val="none" w:sz="0" w:space="0" w:color="auto"/>
                <w:bottom w:val="none" w:sz="0" w:space="0" w:color="auto"/>
                <w:right w:val="none" w:sz="0" w:space="0" w:color="auto"/>
              </w:divBdr>
            </w:div>
            <w:div w:id="1064639316">
              <w:marLeft w:val="0"/>
              <w:marRight w:val="0"/>
              <w:marTop w:val="0"/>
              <w:marBottom w:val="0"/>
              <w:divBdr>
                <w:top w:val="none" w:sz="0" w:space="0" w:color="auto"/>
                <w:left w:val="none" w:sz="0" w:space="0" w:color="auto"/>
                <w:bottom w:val="none" w:sz="0" w:space="0" w:color="auto"/>
                <w:right w:val="none" w:sz="0" w:space="0" w:color="auto"/>
              </w:divBdr>
            </w:div>
            <w:div w:id="1081293036">
              <w:marLeft w:val="0"/>
              <w:marRight w:val="0"/>
              <w:marTop w:val="0"/>
              <w:marBottom w:val="0"/>
              <w:divBdr>
                <w:top w:val="none" w:sz="0" w:space="0" w:color="auto"/>
                <w:left w:val="none" w:sz="0" w:space="0" w:color="auto"/>
                <w:bottom w:val="none" w:sz="0" w:space="0" w:color="auto"/>
                <w:right w:val="none" w:sz="0" w:space="0" w:color="auto"/>
              </w:divBdr>
            </w:div>
            <w:div w:id="1088501622">
              <w:marLeft w:val="0"/>
              <w:marRight w:val="0"/>
              <w:marTop w:val="0"/>
              <w:marBottom w:val="0"/>
              <w:divBdr>
                <w:top w:val="none" w:sz="0" w:space="0" w:color="auto"/>
                <w:left w:val="none" w:sz="0" w:space="0" w:color="auto"/>
                <w:bottom w:val="none" w:sz="0" w:space="0" w:color="auto"/>
                <w:right w:val="none" w:sz="0" w:space="0" w:color="auto"/>
              </w:divBdr>
            </w:div>
            <w:div w:id="1112239789">
              <w:marLeft w:val="0"/>
              <w:marRight w:val="0"/>
              <w:marTop w:val="0"/>
              <w:marBottom w:val="0"/>
              <w:divBdr>
                <w:top w:val="none" w:sz="0" w:space="0" w:color="auto"/>
                <w:left w:val="none" w:sz="0" w:space="0" w:color="auto"/>
                <w:bottom w:val="none" w:sz="0" w:space="0" w:color="auto"/>
                <w:right w:val="none" w:sz="0" w:space="0" w:color="auto"/>
              </w:divBdr>
            </w:div>
            <w:div w:id="1127819977">
              <w:marLeft w:val="0"/>
              <w:marRight w:val="0"/>
              <w:marTop w:val="0"/>
              <w:marBottom w:val="0"/>
              <w:divBdr>
                <w:top w:val="none" w:sz="0" w:space="0" w:color="auto"/>
                <w:left w:val="none" w:sz="0" w:space="0" w:color="auto"/>
                <w:bottom w:val="none" w:sz="0" w:space="0" w:color="auto"/>
                <w:right w:val="none" w:sz="0" w:space="0" w:color="auto"/>
              </w:divBdr>
            </w:div>
            <w:div w:id="1157528934">
              <w:marLeft w:val="0"/>
              <w:marRight w:val="0"/>
              <w:marTop w:val="0"/>
              <w:marBottom w:val="0"/>
              <w:divBdr>
                <w:top w:val="none" w:sz="0" w:space="0" w:color="auto"/>
                <w:left w:val="none" w:sz="0" w:space="0" w:color="auto"/>
                <w:bottom w:val="none" w:sz="0" w:space="0" w:color="auto"/>
                <w:right w:val="none" w:sz="0" w:space="0" w:color="auto"/>
              </w:divBdr>
            </w:div>
            <w:div w:id="1169104684">
              <w:marLeft w:val="0"/>
              <w:marRight w:val="0"/>
              <w:marTop w:val="0"/>
              <w:marBottom w:val="0"/>
              <w:divBdr>
                <w:top w:val="none" w:sz="0" w:space="0" w:color="auto"/>
                <w:left w:val="none" w:sz="0" w:space="0" w:color="auto"/>
                <w:bottom w:val="none" w:sz="0" w:space="0" w:color="auto"/>
                <w:right w:val="none" w:sz="0" w:space="0" w:color="auto"/>
              </w:divBdr>
            </w:div>
            <w:div w:id="1172911004">
              <w:marLeft w:val="0"/>
              <w:marRight w:val="0"/>
              <w:marTop w:val="0"/>
              <w:marBottom w:val="0"/>
              <w:divBdr>
                <w:top w:val="none" w:sz="0" w:space="0" w:color="auto"/>
                <w:left w:val="none" w:sz="0" w:space="0" w:color="auto"/>
                <w:bottom w:val="none" w:sz="0" w:space="0" w:color="auto"/>
                <w:right w:val="none" w:sz="0" w:space="0" w:color="auto"/>
              </w:divBdr>
            </w:div>
            <w:div w:id="1214998795">
              <w:marLeft w:val="0"/>
              <w:marRight w:val="0"/>
              <w:marTop w:val="0"/>
              <w:marBottom w:val="0"/>
              <w:divBdr>
                <w:top w:val="none" w:sz="0" w:space="0" w:color="auto"/>
                <w:left w:val="none" w:sz="0" w:space="0" w:color="auto"/>
                <w:bottom w:val="none" w:sz="0" w:space="0" w:color="auto"/>
                <w:right w:val="none" w:sz="0" w:space="0" w:color="auto"/>
              </w:divBdr>
            </w:div>
            <w:div w:id="1218931129">
              <w:marLeft w:val="0"/>
              <w:marRight w:val="0"/>
              <w:marTop w:val="0"/>
              <w:marBottom w:val="0"/>
              <w:divBdr>
                <w:top w:val="none" w:sz="0" w:space="0" w:color="auto"/>
                <w:left w:val="none" w:sz="0" w:space="0" w:color="auto"/>
                <w:bottom w:val="none" w:sz="0" w:space="0" w:color="auto"/>
                <w:right w:val="none" w:sz="0" w:space="0" w:color="auto"/>
              </w:divBdr>
            </w:div>
            <w:div w:id="1270167000">
              <w:marLeft w:val="0"/>
              <w:marRight w:val="0"/>
              <w:marTop w:val="0"/>
              <w:marBottom w:val="0"/>
              <w:divBdr>
                <w:top w:val="none" w:sz="0" w:space="0" w:color="auto"/>
                <w:left w:val="none" w:sz="0" w:space="0" w:color="auto"/>
                <w:bottom w:val="none" w:sz="0" w:space="0" w:color="auto"/>
                <w:right w:val="none" w:sz="0" w:space="0" w:color="auto"/>
              </w:divBdr>
            </w:div>
            <w:div w:id="1307903983">
              <w:marLeft w:val="0"/>
              <w:marRight w:val="0"/>
              <w:marTop w:val="0"/>
              <w:marBottom w:val="0"/>
              <w:divBdr>
                <w:top w:val="none" w:sz="0" w:space="0" w:color="auto"/>
                <w:left w:val="none" w:sz="0" w:space="0" w:color="auto"/>
                <w:bottom w:val="none" w:sz="0" w:space="0" w:color="auto"/>
                <w:right w:val="none" w:sz="0" w:space="0" w:color="auto"/>
              </w:divBdr>
            </w:div>
            <w:div w:id="1345981588">
              <w:marLeft w:val="0"/>
              <w:marRight w:val="0"/>
              <w:marTop w:val="0"/>
              <w:marBottom w:val="0"/>
              <w:divBdr>
                <w:top w:val="none" w:sz="0" w:space="0" w:color="auto"/>
                <w:left w:val="none" w:sz="0" w:space="0" w:color="auto"/>
                <w:bottom w:val="none" w:sz="0" w:space="0" w:color="auto"/>
                <w:right w:val="none" w:sz="0" w:space="0" w:color="auto"/>
              </w:divBdr>
            </w:div>
            <w:div w:id="1352225646">
              <w:marLeft w:val="0"/>
              <w:marRight w:val="0"/>
              <w:marTop w:val="0"/>
              <w:marBottom w:val="0"/>
              <w:divBdr>
                <w:top w:val="none" w:sz="0" w:space="0" w:color="auto"/>
                <w:left w:val="none" w:sz="0" w:space="0" w:color="auto"/>
                <w:bottom w:val="none" w:sz="0" w:space="0" w:color="auto"/>
                <w:right w:val="none" w:sz="0" w:space="0" w:color="auto"/>
              </w:divBdr>
            </w:div>
            <w:div w:id="1366953257">
              <w:marLeft w:val="0"/>
              <w:marRight w:val="0"/>
              <w:marTop w:val="0"/>
              <w:marBottom w:val="0"/>
              <w:divBdr>
                <w:top w:val="none" w:sz="0" w:space="0" w:color="auto"/>
                <w:left w:val="none" w:sz="0" w:space="0" w:color="auto"/>
                <w:bottom w:val="none" w:sz="0" w:space="0" w:color="auto"/>
                <w:right w:val="none" w:sz="0" w:space="0" w:color="auto"/>
              </w:divBdr>
            </w:div>
            <w:div w:id="1376810244">
              <w:marLeft w:val="0"/>
              <w:marRight w:val="0"/>
              <w:marTop w:val="0"/>
              <w:marBottom w:val="0"/>
              <w:divBdr>
                <w:top w:val="none" w:sz="0" w:space="0" w:color="auto"/>
                <w:left w:val="none" w:sz="0" w:space="0" w:color="auto"/>
                <w:bottom w:val="none" w:sz="0" w:space="0" w:color="auto"/>
                <w:right w:val="none" w:sz="0" w:space="0" w:color="auto"/>
              </w:divBdr>
            </w:div>
            <w:div w:id="1391609991">
              <w:marLeft w:val="0"/>
              <w:marRight w:val="0"/>
              <w:marTop w:val="0"/>
              <w:marBottom w:val="0"/>
              <w:divBdr>
                <w:top w:val="none" w:sz="0" w:space="0" w:color="auto"/>
                <w:left w:val="none" w:sz="0" w:space="0" w:color="auto"/>
                <w:bottom w:val="none" w:sz="0" w:space="0" w:color="auto"/>
                <w:right w:val="none" w:sz="0" w:space="0" w:color="auto"/>
              </w:divBdr>
            </w:div>
            <w:div w:id="1406610458">
              <w:marLeft w:val="0"/>
              <w:marRight w:val="0"/>
              <w:marTop w:val="0"/>
              <w:marBottom w:val="0"/>
              <w:divBdr>
                <w:top w:val="none" w:sz="0" w:space="0" w:color="auto"/>
                <w:left w:val="none" w:sz="0" w:space="0" w:color="auto"/>
                <w:bottom w:val="none" w:sz="0" w:space="0" w:color="auto"/>
                <w:right w:val="none" w:sz="0" w:space="0" w:color="auto"/>
              </w:divBdr>
            </w:div>
            <w:div w:id="1421560736">
              <w:marLeft w:val="0"/>
              <w:marRight w:val="0"/>
              <w:marTop w:val="0"/>
              <w:marBottom w:val="0"/>
              <w:divBdr>
                <w:top w:val="none" w:sz="0" w:space="0" w:color="auto"/>
                <w:left w:val="none" w:sz="0" w:space="0" w:color="auto"/>
                <w:bottom w:val="none" w:sz="0" w:space="0" w:color="auto"/>
                <w:right w:val="none" w:sz="0" w:space="0" w:color="auto"/>
              </w:divBdr>
            </w:div>
            <w:div w:id="1426457487">
              <w:marLeft w:val="0"/>
              <w:marRight w:val="0"/>
              <w:marTop w:val="0"/>
              <w:marBottom w:val="0"/>
              <w:divBdr>
                <w:top w:val="none" w:sz="0" w:space="0" w:color="auto"/>
                <w:left w:val="none" w:sz="0" w:space="0" w:color="auto"/>
                <w:bottom w:val="none" w:sz="0" w:space="0" w:color="auto"/>
                <w:right w:val="none" w:sz="0" w:space="0" w:color="auto"/>
              </w:divBdr>
            </w:div>
            <w:div w:id="1428841558">
              <w:marLeft w:val="0"/>
              <w:marRight w:val="0"/>
              <w:marTop w:val="0"/>
              <w:marBottom w:val="0"/>
              <w:divBdr>
                <w:top w:val="none" w:sz="0" w:space="0" w:color="auto"/>
                <w:left w:val="none" w:sz="0" w:space="0" w:color="auto"/>
                <w:bottom w:val="none" w:sz="0" w:space="0" w:color="auto"/>
                <w:right w:val="none" w:sz="0" w:space="0" w:color="auto"/>
              </w:divBdr>
            </w:div>
            <w:div w:id="1451045158">
              <w:marLeft w:val="0"/>
              <w:marRight w:val="0"/>
              <w:marTop w:val="0"/>
              <w:marBottom w:val="0"/>
              <w:divBdr>
                <w:top w:val="none" w:sz="0" w:space="0" w:color="auto"/>
                <w:left w:val="none" w:sz="0" w:space="0" w:color="auto"/>
                <w:bottom w:val="none" w:sz="0" w:space="0" w:color="auto"/>
                <w:right w:val="none" w:sz="0" w:space="0" w:color="auto"/>
              </w:divBdr>
            </w:div>
            <w:div w:id="1456289091">
              <w:marLeft w:val="0"/>
              <w:marRight w:val="0"/>
              <w:marTop w:val="0"/>
              <w:marBottom w:val="0"/>
              <w:divBdr>
                <w:top w:val="none" w:sz="0" w:space="0" w:color="auto"/>
                <w:left w:val="none" w:sz="0" w:space="0" w:color="auto"/>
                <w:bottom w:val="none" w:sz="0" w:space="0" w:color="auto"/>
                <w:right w:val="none" w:sz="0" w:space="0" w:color="auto"/>
              </w:divBdr>
            </w:div>
            <w:div w:id="1511604389">
              <w:marLeft w:val="0"/>
              <w:marRight w:val="0"/>
              <w:marTop w:val="0"/>
              <w:marBottom w:val="0"/>
              <w:divBdr>
                <w:top w:val="none" w:sz="0" w:space="0" w:color="auto"/>
                <w:left w:val="none" w:sz="0" w:space="0" w:color="auto"/>
                <w:bottom w:val="none" w:sz="0" w:space="0" w:color="auto"/>
                <w:right w:val="none" w:sz="0" w:space="0" w:color="auto"/>
              </w:divBdr>
            </w:div>
            <w:div w:id="1531410232">
              <w:marLeft w:val="0"/>
              <w:marRight w:val="0"/>
              <w:marTop w:val="0"/>
              <w:marBottom w:val="0"/>
              <w:divBdr>
                <w:top w:val="none" w:sz="0" w:space="0" w:color="auto"/>
                <w:left w:val="none" w:sz="0" w:space="0" w:color="auto"/>
                <w:bottom w:val="none" w:sz="0" w:space="0" w:color="auto"/>
                <w:right w:val="none" w:sz="0" w:space="0" w:color="auto"/>
              </w:divBdr>
            </w:div>
            <w:div w:id="1537694993">
              <w:marLeft w:val="0"/>
              <w:marRight w:val="0"/>
              <w:marTop w:val="0"/>
              <w:marBottom w:val="0"/>
              <w:divBdr>
                <w:top w:val="none" w:sz="0" w:space="0" w:color="auto"/>
                <w:left w:val="none" w:sz="0" w:space="0" w:color="auto"/>
                <w:bottom w:val="none" w:sz="0" w:space="0" w:color="auto"/>
                <w:right w:val="none" w:sz="0" w:space="0" w:color="auto"/>
              </w:divBdr>
            </w:div>
            <w:div w:id="1555922082">
              <w:marLeft w:val="0"/>
              <w:marRight w:val="0"/>
              <w:marTop w:val="0"/>
              <w:marBottom w:val="0"/>
              <w:divBdr>
                <w:top w:val="none" w:sz="0" w:space="0" w:color="auto"/>
                <w:left w:val="none" w:sz="0" w:space="0" w:color="auto"/>
                <w:bottom w:val="none" w:sz="0" w:space="0" w:color="auto"/>
                <w:right w:val="none" w:sz="0" w:space="0" w:color="auto"/>
              </w:divBdr>
            </w:div>
            <w:div w:id="1559122344">
              <w:marLeft w:val="0"/>
              <w:marRight w:val="0"/>
              <w:marTop w:val="0"/>
              <w:marBottom w:val="0"/>
              <w:divBdr>
                <w:top w:val="none" w:sz="0" w:space="0" w:color="auto"/>
                <w:left w:val="none" w:sz="0" w:space="0" w:color="auto"/>
                <w:bottom w:val="none" w:sz="0" w:space="0" w:color="auto"/>
                <w:right w:val="none" w:sz="0" w:space="0" w:color="auto"/>
              </w:divBdr>
            </w:div>
            <w:div w:id="1642809609">
              <w:marLeft w:val="0"/>
              <w:marRight w:val="0"/>
              <w:marTop w:val="0"/>
              <w:marBottom w:val="0"/>
              <w:divBdr>
                <w:top w:val="none" w:sz="0" w:space="0" w:color="auto"/>
                <w:left w:val="none" w:sz="0" w:space="0" w:color="auto"/>
                <w:bottom w:val="none" w:sz="0" w:space="0" w:color="auto"/>
                <w:right w:val="none" w:sz="0" w:space="0" w:color="auto"/>
              </w:divBdr>
            </w:div>
            <w:div w:id="1647079596">
              <w:marLeft w:val="0"/>
              <w:marRight w:val="0"/>
              <w:marTop w:val="0"/>
              <w:marBottom w:val="0"/>
              <w:divBdr>
                <w:top w:val="none" w:sz="0" w:space="0" w:color="auto"/>
                <w:left w:val="none" w:sz="0" w:space="0" w:color="auto"/>
                <w:bottom w:val="none" w:sz="0" w:space="0" w:color="auto"/>
                <w:right w:val="none" w:sz="0" w:space="0" w:color="auto"/>
              </w:divBdr>
            </w:div>
            <w:div w:id="1682731764">
              <w:marLeft w:val="0"/>
              <w:marRight w:val="0"/>
              <w:marTop w:val="0"/>
              <w:marBottom w:val="0"/>
              <w:divBdr>
                <w:top w:val="none" w:sz="0" w:space="0" w:color="auto"/>
                <w:left w:val="none" w:sz="0" w:space="0" w:color="auto"/>
                <w:bottom w:val="none" w:sz="0" w:space="0" w:color="auto"/>
                <w:right w:val="none" w:sz="0" w:space="0" w:color="auto"/>
              </w:divBdr>
            </w:div>
            <w:div w:id="1705251938">
              <w:marLeft w:val="0"/>
              <w:marRight w:val="0"/>
              <w:marTop w:val="0"/>
              <w:marBottom w:val="0"/>
              <w:divBdr>
                <w:top w:val="none" w:sz="0" w:space="0" w:color="auto"/>
                <w:left w:val="none" w:sz="0" w:space="0" w:color="auto"/>
                <w:bottom w:val="none" w:sz="0" w:space="0" w:color="auto"/>
                <w:right w:val="none" w:sz="0" w:space="0" w:color="auto"/>
              </w:divBdr>
            </w:div>
            <w:div w:id="1730836957">
              <w:marLeft w:val="0"/>
              <w:marRight w:val="0"/>
              <w:marTop w:val="0"/>
              <w:marBottom w:val="0"/>
              <w:divBdr>
                <w:top w:val="none" w:sz="0" w:space="0" w:color="auto"/>
                <w:left w:val="none" w:sz="0" w:space="0" w:color="auto"/>
                <w:bottom w:val="none" w:sz="0" w:space="0" w:color="auto"/>
                <w:right w:val="none" w:sz="0" w:space="0" w:color="auto"/>
              </w:divBdr>
            </w:div>
            <w:div w:id="1790934259">
              <w:marLeft w:val="0"/>
              <w:marRight w:val="0"/>
              <w:marTop w:val="0"/>
              <w:marBottom w:val="0"/>
              <w:divBdr>
                <w:top w:val="none" w:sz="0" w:space="0" w:color="auto"/>
                <w:left w:val="none" w:sz="0" w:space="0" w:color="auto"/>
                <w:bottom w:val="none" w:sz="0" w:space="0" w:color="auto"/>
                <w:right w:val="none" w:sz="0" w:space="0" w:color="auto"/>
              </w:divBdr>
            </w:div>
            <w:div w:id="1805386460">
              <w:marLeft w:val="0"/>
              <w:marRight w:val="0"/>
              <w:marTop w:val="0"/>
              <w:marBottom w:val="0"/>
              <w:divBdr>
                <w:top w:val="none" w:sz="0" w:space="0" w:color="auto"/>
                <w:left w:val="none" w:sz="0" w:space="0" w:color="auto"/>
                <w:bottom w:val="none" w:sz="0" w:space="0" w:color="auto"/>
                <w:right w:val="none" w:sz="0" w:space="0" w:color="auto"/>
              </w:divBdr>
            </w:div>
            <w:div w:id="1809320791">
              <w:marLeft w:val="0"/>
              <w:marRight w:val="0"/>
              <w:marTop w:val="0"/>
              <w:marBottom w:val="0"/>
              <w:divBdr>
                <w:top w:val="none" w:sz="0" w:space="0" w:color="auto"/>
                <w:left w:val="none" w:sz="0" w:space="0" w:color="auto"/>
                <w:bottom w:val="none" w:sz="0" w:space="0" w:color="auto"/>
                <w:right w:val="none" w:sz="0" w:space="0" w:color="auto"/>
              </w:divBdr>
            </w:div>
            <w:div w:id="1809350508">
              <w:marLeft w:val="0"/>
              <w:marRight w:val="0"/>
              <w:marTop w:val="0"/>
              <w:marBottom w:val="0"/>
              <w:divBdr>
                <w:top w:val="none" w:sz="0" w:space="0" w:color="auto"/>
                <w:left w:val="none" w:sz="0" w:space="0" w:color="auto"/>
                <w:bottom w:val="none" w:sz="0" w:space="0" w:color="auto"/>
                <w:right w:val="none" w:sz="0" w:space="0" w:color="auto"/>
              </w:divBdr>
            </w:div>
            <w:div w:id="1816947714">
              <w:marLeft w:val="0"/>
              <w:marRight w:val="0"/>
              <w:marTop w:val="0"/>
              <w:marBottom w:val="0"/>
              <w:divBdr>
                <w:top w:val="none" w:sz="0" w:space="0" w:color="auto"/>
                <w:left w:val="none" w:sz="0" w:space="0" w:color="auto"/>
                <w:bottom w:val="none" w:sz="0" w:space="0" w:color="auto"/>
                <w:right w:val="none" w:sz="0" w:space="0" w:color="auto"/>
              </w:divBdr>
            </w:div>
            <w:div w:id="1825585848">
              <w:marLeft w:val="0"/>
              <w:marRight w:val="0"/>
              <w:marTop w:val="0"/>
              <w:marBottom w:val="0"/>
              <w:divBdr>
                <w:top w:val="none" w:sz="0" w:space="0" w:color="auto"/>
                <w:left w:val="none" w:sz="0" w:space="0" w:color="auto"/>
                <w:bottom w:val="none" w:sz="0" w:space="0" w:color="auto"/>
                <w:right w:val="none" w:sz="0" w:space="0" w:color="auto"/>
              </w:divBdr>
            </w:div>
            <w:div w:id="1841460891">
              <w:marLeft w:val="0"/>
              <w:marRight w:val="0"/>
              <w:marTop w:val="0"/>
              <w:marBottom w:val="0"/>
              <w:divBdr>
                <w:top w:val="none" w:sz="0" w:space="0" w:color="auto"/>
                <w:left w:val="none" w:sz="0" w:space="0" w:color="auto"/>
                <w:bottom w:val="none" w:sz="0" w:space="0" w:color="auto"/>
                <w:right w:val="none" w:sz="0" w:space="0" w:color="auto"/>
              </w:divBdr>
            </w:div>
            <w:div w:id="1861123559">
              <w:marLeft w:val="0"/>
              <w:marRight w:val="0"/>
              <w:marTop w:val="0"/>
              <w:marBottom w:val="0"/>
              <w:divBdr>
                <w:top w:val="none" w:sz="0" w:space="0" w:color="auto"/>
                <w:left w:val="none" w:sz="0" w:space="0" w:color="auto"/>
                <w:bottom w:val="none" w:sz="0" w:space="0" w:color="auto"/>
                <w:right w:val="none" w:sz="0" w:space="0" w:color="auto"/>
              </w:divBdr>
            </w:div>
            <w:div w:id="1865093763">
              <w:marLeft w:val="0"/>
              <w:marRight w:val="0"/>
              <w:marTop w:val="0"/>
              <w:marBottom w:val="0"/>
              <w:divBdr>
                <w:top w:val="none" w:sz="0" w:space="0" w:color="auto"/>
                <w:left w:val="none" w:sz="0" w:space="0" w:color="auto"/>
                <w:bottom w:val="none" w:sz="0" w:space="0" w:color="auto"/>
                <w:right w:val="none" w:sz="0" w:space="0" w:color="auto"/>
              </w:divBdr>
            </w:div>
            <w:div w:id="1867019429">
              <w:marLeft w:val="0"/>
              <w:marRight w:val="0"/>
              <w:marTop w:val="0"/>
              <w:marBottom w:val="0"/>
              <w:divBdr>
                <w:top w:val="none" w:sz="0" w:space="0" w:color="auto"/>
                <w:left w:val="none" w:sz="0" w:space="0" w:color="auto"/>
                <w:bottom w:val="none" w:sz="0" w:space="0" w:color="auto"/>
                <w:right w:val="none" w:sz="0" w:space="0" w:color="auto"/>
              </w:divBdr>
            </w:div>
            <w:div w:id="1927498134">
              <w:marLeft w:val="0"/>
              <w:marRight w:val="0"/>
              <w:marTop w:val="0"/>
              <w:marBottom w:val="0"/>
              <w:divBdr>
                <w:top w:val="none" w:sz="0" w:space="0" w:color="auto"/>
                <w:left w:val="none" w:sz="0" w:space="0" w:color="auto"/>
                <w:bottom w:val="none" w:sz="0" w:space="0" w:color="auto"/>
                <w:right w:val="none" w:sz="0" w:space="0" w:color="auto"/>
              </w:divBdr>
            </w:div>
            <w:div w:id="1948851753">
              <w:marLeft w:val="0"/>
              <w:marRight w:val="0"/>
              <w:marTop w:val="0"/>
              <w:marBottom w:val="0"/>
              <w:divBdr>
                <w:top w:val="none" w:sz="0" w:space="0" w:color="auto"/>
                <w:left w:val="none" w:sz="0" w:space="0" w:color="auto"/>
                <w:bottom w:val="none" w:sz="0" w:space="0" w:color="auto"/>
                <w:right w:val="none" w:sz="0" w:space="0" w:color="auto"/>
              </w:divBdr>
            </w:div>
            <w:div w:id="1981032720">
              <w:marLeft w:val="0"/>
              <w:marRight w:val="0"/>
              <w:marTop w:val="0"/>
              <w:marBottom w:val="0"/>
              <w:divBdr>
                <w:top w:val="none" w:sz="0" w:space="0" w:color="auto"/>
                <w:left w:val="none" w:sz="0" w:space="0" w:color="auto"/>
                <w:bottom w:val="none" w:sz="0" w:space="0" w:color="auto"/>
                <w:right w:val="none" w:sz="0" w:space="0" w:color="auto"/>
              </w:divBdr>
            </w:div>
            <w:div w:id="1983466225">
              <w:marLeft w:val="0"/>
              <w:marRight w:val="0"/>
              <w:marTop w:val="0"/>
              <w:marBottom w:val="0"/>
              <w:divBdr>
                <w:top w:val="none" w:sz="0" w:space="0" w:color="auto"/>
                <w:left w:val="none" w:sz="0" w:space="0" w:color="auto"/>
                <w:bottom w:val="none" w:sz="0" w:space="0" w:color="auto"/>
                <w:right w:val="none" w:sz="0" w:space="0" w:color="auto"/>
              </w:divBdr>
            </w:div>
            <w:div w:id="2001959797">
              <w:marLeft w:val="0"/>
              <w:marRight w:val="0"/>
              <w:marTop w:val="0"/>
              <w:marBottom w:val="0"/>
              <w:divBdr>
                <w:top w:val="none" w:sz="0" w:space="0" w:color="auto"/>
                <w:left w:val="none" w:sz="0" w:space="0" w:color="auto"/>
                <w:bottom w:val="none" w:sz="0" w:space="0" w:color="auto"/>
                <w:right w:val="none" w:sz="0" w:space="0" w:color="auto"/>
              </w:divBdr>
            </w:div>
            <w:div w:id="2006854366">
              <w:marLeft w:val="0"/>
              <w:marRight w:val="0"/>
              <w:marTop w:val="0"/>
              <w:marBottom w:val="0"/>
              <w:divBdr>
                <w:top w:val="none" w:sz="0" w:space="0" w:color="auto"/>
                <w:left w:val="none" w:sz="0" w:space="0" w:color="auto"/>
                <w:bottom w:val="none" w:sz="0" w:space="0" w:color="auto"/>
                <w:right w:val="none" w:sz="0" w:space="0" w:color="auto"/>
              </w:divBdr>
            </w:div>
            <w:div w:id="2061319516">
              <w:marLeft w:val="0"/>
              <w:marRight w:val="0"/>
              <w:marTop w:val="0"/>
              <w:marBottom w:val="0"/>
              <w:divBdr>
                <w:top w:val="none" w:sz="0" w:space="0" w:color="auto"/>
                <w:left w:val="none" w:sz="0" w:space="0" w:color="auto"/>
                <w:bottom w:val="none" w:sz="0" w:space="0" w:color="auto"/>
                <w:right w:val="none" w:sz="0" w:space="0" w:color="auto"/>
              </w:divBdr>
            </w:div>
            <w:div w:id="2069526236">
              <w:marLeft w:val="0"/>
              <w:marRight w:val="0"/>
              <w:marTop w:val="0"/>
              <w:marBottom w:val="0"/>
              <w:divBdr>
                <w:top w:val="none" w:sz="0" w:space="0" w:color="auto"/>
                <w:left w:val="none" w:sz="0" w:space="0" w:color="auto"/>
                <w:bottom w:val="none" w:sz="0" w:space="0" w:color="auto"/>
                <w:right w:val="none" w:sz="0" w:space="0" w:color="auto"/>
              </w:divBdr>
            </w:div>
            <w:div w:id="2070037754">
              <w:marLeft w:val="0"/>
              <w:marRight w:val="0"/>
              <w:marTop w:val="0"/>
              <w:marBottom w:val="0"/>
              <w:divBdr>
                <w:top w:val="none" w:sz="0" w:space="0" w:color="auto"/>
                <w:left w:val="none" w:sz="0" w:space="0" w:color="auto"/>
                <w:bottom w:val="none" w:sz="0" w:space="0" w:color="auto"/>
                <w:right w:val="none" w:sz="0" w:space="0" w:color="auto"/>
              </w:divBdr>
            </w:div>
            <w:div w:id="2091806521">
              <w:marLeft w:val="0"/>
              <w:marRight w:val="0"/>
              <w:marTop w:val="0"/>
              <w:marBottom w:val="0"/>
              <w:divBdr>
                <w:top w:val="none" w:sz="0" w:space="0" w:color="auto"/>
                <w:left w:val="none" w:sz="0" w:space="0" w:color="auto"/>
                <w:bottom w:val="none" w:sz="0" w:space="0" w:color="auto"/>
                <w:right w:val="none" w:sz="0" w:space="0" w:color="auto"/>
              </w:divBdr>
            </w:div>
            <w:div w:id="2099328925">
              <w:marLeft w:val="0"/>
              <w:marRight w:val="0"/>
              <w:marTop w:val="0"/>
              <w:marBottom w:val="0"/>
              <w:divBdr>
                <w:top w:val="none" w:sz="0" w:space="0" w:color="auto"/>
                <w:left w:val="none" w:sz="0" w:space="0" w:color="auto"/>
                <w:bottom w:val="none" w:sz="0" w:space="0" w:color="auto"/>
                <w:right w:val="none" w:sz="0" w:space="0" w:color="auto"/>
              </w:divBdr>
            </w:div>
            <w:div w:id="214080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6171">
      <w:bodyDiv w:val="1"/>
      <w:marLeft w:val="0"/>
      <w:marRight w:val="0"/>
      <w:marTop w:val="0"/>
      <w:marBottom w:val="0"/>
      <w:divBdr>
        <w:top w:val="none" w:sz="0" w:space="0" w:color="auto"/>
        <w:left w:val="none" w:sz="0" w:space="0" w:color="auto"/>
        <w:bottom w:val="none" w:sz="0" w:space="0" w:color="auto"/>
        <w:right w:val="none" w:sz="0" w:space="0" w:color="auto"/>
      </w:divBdr>
      <w:divsChild>
        <w:div w:id="1137650991">
          <w:marLeft w:val="0"/>
          <w:marRight w:val="0"/>
          <w:marTop w:val="0"/>
          <w:marBottom w:val="0"/>
          <w:divBdr>
            <w:top w:val="none" w:sz="0" w:space="0" w:color="auto"/>
            <w:left w:val="none" w:sz="0" w:space="0" w:color="auto"/>
            <w:bottom w:val="none" w:sz="0" w:space="0" w:color="auto"/>
            <w:right w:val="none" w:sz="0" w:space="0" w:color="auto"/>
          </w:divBdr>
          <w:divsChild>
            <w:div w:id="179902917">
              <w:marLeft w:val="0"/>
              <w:marRight w:val="0"/>
              <w:marTop w:val="0"/>
              <w:marBottom w:val="0"/>
              <w:divBdr>
                <w:top w:val="none" w:sz="0" w:space="0" w:color="auto"/>
                <w:left w:val="none" w:sz="0" w:space="0" w:color="auto"/>
                <w:bottom w:val="none" w:sz="0" w:space="0" w:color="auto"/>
                <w:right w:val="none" w:sz="0" w:space="0" w:color="auto"/>
              </w:divBdr>
            </w:div>
            <w:div w:id="510922522">
              <w:marLeft w:val="0"/>
              <w:marRight w:val="0"/>
              <w:marTop w:val="0"/>
              <w:marBottom w:val="0"/>
              <w:divBdr>
                <w:top w:val="none" w:sz="0" w:space="0" w:color="auto"/>
                <w:left w:val="none" w:sz="0" w:space="0" w:color="auto"/>
                <w:bottom w:val="none" w:sz="0" w:space="0" w:color="auto"/>
                <w:right w:val="none" w:sz="0" w:space="0" w:color="auto"/>
              </w:divBdr>
            </w:div>
            <w:div w:id="644815962">
              <w:marLeft w:val="0"/>
              <w:marRight w:val="0"/>
              <w:marTop w:val="0"/>
              <w:marBottom w:val="0"/>
              <w:divBdr>
                <w:top w:val="none" w:sz="0" w:space="0" w:color="auto"/>
                <w:left w:val="none" w:sz="0" w:space="0" w:color="auto"/>
                <w:bottom w:val="none" w:sz="0" w:space="0" w:color="auto"/>
                <w:right w:val="none" w:sz="0" w:space="0" w:color="auto"/>
              </w:divBdr>
            </w:div>
            <w:div w:id="721751183">
              <w:marLeft w:val="0"/>
              <w:marRight w:val="0"/>
              <w:marTop w:val="0"/>
              <w:marBottom w:val="0"/>
              <w:divBdr>
                <w:top w:val="none" w:sz="0" w:space="0" w:color="auto"/>
                <w:left w:val="none" w:sz="0" w:space="0" w:color="auto"/>
                <w:bottom w:val="none" w:sz="0" w:space="0" w:color="auto"/>
                <w:right w:val="none" w:sz="0" w:space="0" w:color="auto"/>
              </w:divBdr>
            </w:div>
            <w:div w:id="1248854423">
              <w:marLeft w:val="0"/>
              <w:marRight w:val="0"/>
              <w:marTop w:val="0"/>
              <w:marBottom w:val="0"/>
              <w:divBdr>
                <w:top w:val="none" w:sz="0" w:space="0" w:color="auto"/>
                <w:left w:val="none" w:sz="0" w:space="0" w:color="auto"/>
                <w:bottom w:val="none" w:sz="0" w:space="0" w:color="auto"/>
                <w:right w:val="none" w:sz="0" w:space="0" w:color="auto"/>
              </w:divBdr>
            </w:div>
            <w:div w:id="1678387681">
              <w:marLeft w:val="0"/>
              <w:marRight w:val="0"/>
              <w:marTop w:val="0"/>
              <w:marBottom w:val="0"/>
              <w:divBdr>
                <w:top w:val="none" w:sz="0" w:space="0" w:color="auto"/>
                <w:left w:val="none" w:sz="0" w:space="0" w:color="auto"/>
                <w:bottom w:val="none" w:sz="0" w:space="0" w:color="auto"/>
                <w:right w:val="none" w:sz="0" w:space="0" w:color="auto"/>
              </w:divBdr>
            </w:div>
            <w:div w:id="174005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2984">
      <w:bodyDiv w:val="1"/>
      <w:marLeft w:val="0"/>
      <w:marRight w:val="0"/>
      <w:marTop w:val="0"/>
      <w:marBottom w:val="0"/>
      <w:divBdr>
        <w:top w:val="none" w:sz="0" w:space="0" w:color="auto"/>
        <w:left w:val="none" w:sz="0" w:space="0" w:color="auto"/>
        <w:bottom w:val="none" w:sz="0" w:space="0" w:color="auto"/>
        <w:right w:val="none" w:sz="0" w:space="0" w:color="auto"/>
      </w:divBdr>
      <w:divsChild>
        <w:div w:id="870875038">
          <w:marLeft w:val="0"/>
          <w:marRight w:val="0"/>
          <w:marTop w:val="0"/>
          <w:marBottom w:val="0"/>
          <w:divBdr>
            <w:top w:val="none" w:sz="0" w:space="0" w:color="auto"/>
            <w:left w:val="none" w:sz="0" w:space="0" w:color="auto"/>
            <w:bottom w:val="none" w:sz="0" w:space="0" w:color="auto"/>
            <w:right w:val="none" w:sz="0" w:space="0" w:color="auto"/>
          </w:divBdr>
          <w:divsChild>
            <w:div w:id="9766994">
              <w:marLeft w:val="0"/>
              <w:marRight w:val="0"/>
              <w:marTop w:val="0"/>
              <w:marBottom w:val="0"/>
              <w:divBdr>
                <w:top w:val="none" w:sz="0" w:space="0" w:color="auto"/>
                <w:left w:val="none" w:sz="0" w:space="0" w:color="auto"/>
                <w:bottom w:val="none" w:sz="0" w:space="0" w:color="auto"/>
                <w:right w:val="none" w:sz="0" w:space="0" w:color="auto"/>
              </w:divBdr>
            </w:div>
            <w:div w:id="73095454">
              <w:marLeft w:val="0"/>
              <w:marRight w:val="0"/>
              <w:marTop w:val="0"/>
              <w:marBottom w:val="0"/>
              <w:divBdr>
                <w:top w:val="none" w:sz="0" w:space="0" w:color="auto"/>
                <w:left w:val="none" w:sz="0" w:space="0" w:color="auto"/>
                <w:bottom w:val="none" w:sz="0" w:space="0" w:color="auto"/>
                <w:right w:val="none" w:sz="0" w:space="0" w:color="auto"/>
              </w:divBdr>
            </w:div>
            <w:div w:id="174659398">
              <w:marLeft w:val="0"/>
              <w:marRight w:val="0"/>
              <w:marTop w:val="0"/>
              <w:marBottom w:val="0"/>
              <w:divBdr>
                <w:top w:val="none" w:sz="0" w:space="0" w:color="auto"/>
                <w:left w:val="none" w:sz="0" w:space="0" w:color="auto"/>
                <w:bottom w:val="none" w:sz="0" w:space="0" w:color="auto"/>
                <w:right w:val="none" w:sz="0" w:space="0" w:color="auto"/>
              </w:divBdr>
            </w:div>
            <w:div w:id="457380963">
              <w:marLeft w:val="0"/>
              <w:marRight w:val="0"/>
              <w:marTop w:val="0"/>
              <w:marBottom w:val="0"/>
              <w:divBdr>
                <w:top w:val="none" w:sz="0" w:space="0" w:color="auto"/>
                <w:left w:val="none" w:sz="0" w:space="0" w:color="auto"/>
                <w:bottom w:val="none" w:sz="0" w:space="0" w:color="auto"/>
                <w:right w:val="none" w:sz="0" w:space="0" w:color="auto"/>
              </w:divBdr>
            </w:div>
            <w:div w:id="500782681">
              <w:marLeft w:val="0"/>
              <w:marRight w:val="0"/>
              <w:marTop w:val="0"/>
              <w:marBottom w:val="0"/>
              <w:divBdr>
                <w:top w:val="none" w:sz="0" w:space="0" w:color="auto"/>
                <w:left w:val="none" w:sz="0" w:space="0" w:color="auto"/>
                <w:bottom w:val="none" w:sz="0" w:space="0" w:color="auto"/>
                <w:right w:val="none" w:sz="0" w:space="0" w:color="auto"/>
              </w:divBdr>
            </w:div>
            <w:div w:id="603659201">
              <w:marLeft w:val="0"/>
              <w:marRight w:val="0"/>
              <w:marTop w:val="0"/>
              <w:marBottom w:val="0"/>
              <w:divBdr>
                <w:top w:val="none" w:sz="0" w:space="0" w:color="auto"/>
                <w:left w:val="none" w:sz="0" w:space="0" w:color="auto"/>
                <w:bottom w:val="none" w:sz="0" w:space="0" w:color="auto"/>
                <w:right w:val="none" w:sz="0" w:space="0" w:color="auto"/>
              </w:divBdr>
            </w:div>
            <w:div w:id="684131611">
              <w:marLeft w:val="0"/>
              <w:marRight w:val="0"/>
              <w:marTop w:val="0"/>
              <w:marBottom w:val="0"/>
              <w:divBdr>
                <w:top w:val="none" w:sz="0" w:space="0" w:color="auto"/>
                <w:left w:val="none" w:sz="0" w:space="0" w:color="auto"/>
                <w:bottom w:val="none" w:sz="0" w:space="0" w:color="auto"/>
                <w:right w:val="none" w:sz="0" w:space="0" w:color="auto"/>
              </w:divBdr>
            </w:div>
            <w:div w:id="702249696">
              <w:marLeft w:val="0"/>
              <w:marRight w:val="0"/>
              <w:marTop w:val="0"/>
              <w:marBottom w:val="0"/>
              <w:divBdr>
                <w:top w:val="none" w:sz="0" w:space="0" w:color="auto"/>
                <w:left w:val="none" w:sz="0" w:space="0" w:color="auto"/>
                <w:bottom w:val="none" w:sz="0" w:space="0" w:color="auto"/>
                <w:right w:val="none" w:sz="0" w:space="0" w:color="auto"/>
              </w:divBdr>
            </w:div>
            <w:div w:id="702829395">
              <w:marLeft w:val="0"/>
              <w:marRight w:val="0"/>
              <w:marTop w:val="0"/>
              <w:marBottom w:val="0"/>
              <w:divBdr>
                <w:top w:val="none" w:sz="0" w:space="0" w:color="auto"/>
                <w:left w:val="none" w:sz="0" w:space="0" w:color="auto"/>
                <w:bottom w:val="none" w:sz="0" w:space="0" w:color="auto"/>
                <w:right w:val="none" w:sz="0" w:space="0" w:color="auto"/>
              </w:divBdr>
            </w:div>
            <w:div w:id="725295400">
              <w:marLeft w:val="0"/>
              <w:marRight w:val="0"/>
              <w:marTop w:val="0"/>
              <w:marBottom w:val="0"/>
              <w:divBdr>
                <w:top w:val="none" w:sz="0" w:space="0" w:color="auto"/>
                <w:left w:val="none" w:sz="0" w:space="0" w:color="auto"/>
                <w:bottom w:val="none" w:sz="0" w:space="0" w:color="auto"/>
                <w:right w:val="none" w:sz="0" w:space="0" w:color="auto"/>
              </w:divBdr>
            </w:div>
            <w:div w:id="726220999">
              <w:marLeft w:val="0"/>
              <w:marRight w:val="0"/>
              <w:marTop w:val="0"/>
              <w:marBottom w:val="0"/>
              <w:divBdr>
                <w:top w:val="none" w:sz="0" w:space="0" w:color="auto"/>
                <w:left w:val="none" w:sz="0" w:space="0" w:color="auto"/>
                <w:bottom w:val="none" w:sz="0" w:space="0" w:color="auto"/>
                <w:right w:val="none" w:sz="0" w:space="0" w:color="auto"/>
              </w:divBdr>
            </w:div>
            <w:div w:id="1072770937">
              <w:marLeft w:val="0"/>
              <w:marRight w:val="0"/>
              <w:marTop w:val="0"/>
              <w:marBottom w:val="0"/>
              <w:divBdr>
                <w:top w:val="none" w:sz="0" w:space="0" w:color="auto"/>
                <w:left w:val="none" w:sz="0" w:space="0" w:color="auto"/>
                <w:bottom w:val="none" w:sz="0" w:space="0" w:color="auto"/>
                <w:right w:val="none" w:sz="0" w:space="0" w:color="auto"/>
              </w:divBdr>
            </w:div>
            <w:div w:id="1135879066">
              <w:marLeft w:val="0"/>
              <w:marRight w:val="0"/>
              <w:marTop w:val="0"/>
              <w:marBottom w:val="0"/>
              <w:divBdr>
                <w:top w:val="none" w:sz="0" w:space="0" w:color="auto"/>
                <w:left w:val="none" w:sz="0" w:space="0" w:color="auto"/>
                <w:bottom w:val="none" w:sz="0" w:space="0" w:color="auto"/>
                <w:right w:val="none" w:sz="0" w:space="0" w:color="auto"/>
              </w:divBdr>
            </w:div>
            <w:div w:id="1269654914">
              <w:marLeft w:val="0"/>
              <w:marRight w:val="0"/>
              <w:marTop w:val="0"/>
              <w:marBottom w:val="0"/>
              <w:divBdr>
                <w:top w:val="none" w:sz="0" w:space="0" w:color="auto"/>
                <w:left w:val="none" w:sz="0" w:space="0" w:color="auto"/>
                <w:bottom w:val="none" w:sz="0" w:space="0" w:color="auto"/>
                <w:right w:val="none" w:sz="0" w:space="0" w:color="auto"/>
              </w:divBdr>
            </w:div>
            <w:div w:id="1455248316">
              <w:marLeft w:val="0"/>
              <w:marRight w:val="0"/>
              <w:marTop w:val="0"/>
              <w:marBottom w:val="0"/>
              <w:divBdr>
                <w:top w:val="none" w:sz="0" w:space="0" w:color="auto"/>
                <w:left w:val="none" w:sz="0" w:space="0" w:color="auto"/>
                <w:bottom w:val="none" w:sz="0" w:space="0" w:color="auto"/>
                <w:right w:val="none" w:sz="0" w:space="0" w:color="auto"/>
              </w:divBdr>
            </w:div>
            <w:div w:id="1457287151">
              <w:marLeft w:val="0"/>
              <w:marRight w:val="0"/>
              <w:marTop w:val="0"/>
              <w:marBottom w:val="0"/>
              <w:divBdr>
                <w:top w:val="none" w:sz="0" w:space="0" w:color="auto"/>
                <w:left w:val="none" w:sz="0" w:space="0" w:color="auto"/>
                <w:bottom w:val="none" w:sz="0" w:space="0" w:color="auto"/>
                <w:right w:val="none" w:sz="0" w:space="0" w:color="auto"/>
              </w:divBdr>
            </w:div>
            <w:div w:id="1548101601">
              <w:marLeft w:val="0"/>
              <w:marRight w:val="0"/>
              <w:marTop w:val="0"/>
              <w:marBottom w:val="0"/>
              <w:divBdr>
                <w:top w:val="none" w:sz="0" w:space="0" w:color="auto"/>
                <w:left w:val="none" w:sz="0" w:space="0" w:color="auto"/>
                <w:bottom w:val="none" w:sz="0" w:space="0" w:color="auto"/>
                <w:right w:val="none" w:sz="0" w:space="0" w:color="auto"/>
              </w:divBdr>
            </w:div>
            <w:div w:id="1655059477">
              <w:marLeft w:val="0"/>
              <w:marRight w:val="0"/>
              <w:marTop w:val="0"/>
              <w:marBottom w:val="0"/>
              <w:divBdr>
                <w:top w:val="none" w:sz="0" w:space="0" w:color="auto"/>
                <w:left w:val="none" w:sz="0" w:space="0" w:color="auto"/>
                <w:bottom w:val="none" w:sz="0" w:space="0" w:color="auto"/>
                <w:right w:val="none" w:sz="0" w:space="0" w:color="auto"/>
              </w:divBdr>
            </w:div>
            <w:div w:id="1694333592">
              <w:marLeft w:val="0"/>
              <w:marRight w:val="0"/>
              <w:marTop w:val="0"/>
              <w:marBottom w:val="0"/>
              <w:divBdr>
                <w:top w:val="none" w:sz="0" w:space="0" w:color="auto"/>
                <w:left w:val="none" w:sz="0" w:space="0" w:color="auto"/>
                <w:bottom w:val="none" w:sz="0" w:space="0" w:color="auto"/>
                <w:right w:val="none" w:sz="0" w:space="0" w:color="auto"/>
              </w:divBdr>
            </w:div>
            <w:div w:id="1748846844">
              <w:marLeft w:val="0"/>
              <w:marRight w:val="0"/>
              <w:marTop w:val="0"/>
              <w:marBottom w:val="0"/>
              <w:divBdr>
                <w:top w:val="none" w:sz="0" w:space="0" w:color="auto"/>
                <w:left w:val="none" w:sz="0" w:space="0" w:color="auto"/>
                <w:bottom w:val="none" w:sz="0" w:space="0" w:color="auto"/>
                <w:right w:val="none" w:sz="0" w:space="0" w:color="auto"/>
              </w:divBdr>
            </w:div>
            <w:div w:id="1845389934">
              <w:marLeft w:val="0"/>
              <w:marRight w:val="0"/>
              <w:marTop w:val="0"/>
              <w:marBottom w:val="0"/>
              <w:divBdr>
                <w:top w:val="none" w:sz="0" w:space="0" w:color="auto"/>
                <w:left w:val="none" w:sz="0" w:space="0" w:color="auto"/>
                <w:bottom w:val="none" w:sz="0" w:space="0" w:color="auto"/>
                <w:right w:val="none" w:sz="0" w:space="0" w:color="auto"/>
              </w:divBdr>
            </w:div>
            <w:div w:id="1978366179">
              <w:marLeft w:val="0"/>
              <w:marRight w:val="0"/>
              <w:marTop w:val="0"/>
              <w:marBottom w:val="0"/>
              <w:divBdr>
                <w:top w:val="none" w:sz="0" w:space="0" w:color="auto"/>
                <w:left w:val="none" w:sz="0" w:space="0" w:color="auto"/>
                <w:bottom w:val="none" w:sz="0" w:space="0" w:color="auto"/>
                <w:right w:val="none" w:sz="0" w:space="0" w:color="auto"/>
              </w:divBdr>
            </w:div>
            <w:div w:id="2007392409">
              <w:marLeft w:val="0"/>
              <w:marRight w:val="0"/>
              <w:marTop w:val="0"/>
              <w:marBottom w:val="0"/>
              <w:divBdr>
                <w:top w:val="none" w:sz="0" w:space="0" w:color="auto"/>
                <w:left w:val="none" w:sz="0" w:space="0" w:color="auto"/>
                <w:bottom w:val="none" w:sz="0" w:space="0" w:color="auto"/>
                <w:right w:val="none" w:sz="0" w:space="0" w:color="auto"/>
              </w:divBdr>
            </w:div>
            <w:div w:id="2037929384">
              <w:marLeft w:val="0"/>
              <w:marRight w:val="0"/>
              <w:marTop w:val="0"/>
              <w:marBottom w:val="0"/>
              <w:divBdr>
                <w:top w:val="none" w:sz="0" w:space="0" w:color="auto"/>
                <w:left w:val="none" w:sz="0" w:space="0" w:color="auto"/>
                <w:bottom w:val="none" w:sz="0" w:space="0" w:color="auto"/>
                <w:right w:val="none" w:sz="0" w:space="0" w:color="auto"/>
              </w:divBdr>
            </w:div>
            <w:div w:id="212318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3458">
      <w:bodyDiv w:val="1"/>
      <w:marLeft w:val="0"/>
      <w:marRight w:val="0"/>
      <w:marTop w:val="0"/>
      <w:marBottom w:val="0"/>
      <w:divBdr>
        <w:top w:val="none" w:sz="0" w:space="0" w:color="auto"/>
        <w:left w:val="none" w:sz="0" w:space="0" w:color="auto"/>
        <w:bottom w:val="none" w:sz="0" w:space="0" w:color="auto"/>
        <w:right w:val="none" w:sz="0" w:space="0" w:color="auto"/>
      </w:divBdr>
      <w:divsChild>
        <w:div w:id="878710748">
          <w:marLeft w:val="0"/>
          <w:marRight w:val="0"/>
          <w:marTop w:val="0"/>
          <w:marBottom w:val="0"/>
          <w:divBdr>
            <w:top w:val="none" w:sz="0" w:space="0" w:color="auto"/>
            <w:left w:val="none" w:sz="0" w:space="0" w:color="auto"/>
            <w:bottom w:val="none" w:sz="0" w:space="0" w:color="auto"/>
            <w:right w:val="none" w:sz="0" w:space="0" w:color="auto"/>
          </w:divBdr>
          <w:divsChild>
            <w:div w:id="106196017">
              <w:marLeft w:val="0"/>
              <w:marRight w:val="0"/>
              <w:marTop w:val="0"/>
              <w:marBottom w:val="0"/>
              <w:divBdr>
                <w:top w:val="none" w:sz="0" w:space="0" w:color="auto"/>
                <w:left w:val="none" w:sz="0" w:space="0" w:color="auto"/>
                <w:bottom w:val="none" w:sz="0" w:space="0" w:color="auto"/>
                <w:right w:val="none" w:sz="0" w:space="0" w:color="auto"/>
              </w:divBdr>
            </w:div>
            <w:div w:id="394353622">
              <w:marLeft w:val="0"/>
              <w:marRight w:val="0"/>
              <w:marTop w:val="0"/>
              <w:marBottom w:val="0"/>
              <w:divBdr>
                <w:top w:val="none" w:sz="0" w:space="0" w:color="auto"/>
                <w:left w:val="none" w:sz="0" w:space="0" w:color="auto"/>
                <w:bottom w:val="none" w:sz="0" w:space="0" w:color="auto"/>
                <w:right w:val="none" w:sz="0" w:space="0" w:color="auto"/>
              </w:divBdr>
            </w:div>
            <w:div w:id="609361088">
              <w:marLeft w:val="0"/>
              <w:marRight w:val="0"/>
              <w:marTop w:val="0"/>
              <w:marBottom w:val="0"/>
              <w:divBdr>
                <w:top w:val="none" w:sz="0" w:space="0" w:color="auto"/>
                <w:left w:val="none" w:sz="0" w:space="0" w:color="auto"/>
                <w:bottom w:val="none" w:sz="0" w:space="0" w:color="auto"/>
                <w:right w:val="none" w:sz="0" w:space="0" w:color="auto"/>
              </w:divBdr>
            </w:div>
            <w:div w:id="694580531">
              <w:marLeft w:val="0"/>
              <w:marRight w:val="0"/>
              <w:marTop w:val="0"/>
              <w:marBottom w:val="0"/>
              <w:divBdr>
                <w:top w:val="none" w:sz="0" w:space="0" w:color="auto"/>
                <w:left w:val="none" w:sz="0" w:space="0" w:color="auto"/>
                <w:bottom w:val="none" w:sz="0" w:space="0" w:color="auto"/>
                <w:right w:val="none" w:sz="0" w:space="0" w:color="auto"/>
              </w:divBdr>
            </w:div>
            <w:div w:id="1170371670">
              <w:marLeft w:val="0"/>
              <w:marRight w:val="0"/>
              <w:marTop w:val="0"/>
              <w:marBottom w:val="0"/>
              <w:divBdr>
                <w:top w:val="none" w:sz="0" w:space="0" w:color="auto"/>
                <w:left w:val="none" w:sz="0" w:space="0" w:color="auto"/>
                <w:bottom w:val="none" w:sz="0" w:space="0" w:color="auto"/>
                <w:right w:val="none" w:sz="0" w:space="0" w:color="auto"/>
              </w:divBdr>
            </w:div>
            <w:div w:id="145182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1346">
      <w:bodyDiv w:val="1"/>
      <w:marLeft w:val="0"/>
      <w:marRight w:val="0"/>
      <w:marTop w:val="0"/>
      <w:marBottom w:val="0"/>
      <w:divBdr>
        <w:top w:val="none" w:sz="0" w:space="0" w:color="auto"/>
        <w:left w:val="none" w:sz="0" w:space="0" w:color="auto"/>
        <w:bottom w:val="none" w:sz="0" w:space="0" w:color="auto"/>
        <w:right w:val="none" w:sz="0" w:space="0" w:color="auto"/>
      </w:divBdr>
    </w:div>
    <w:div w:id="19666411">
      <w:bodyDiv w:val="1"/>
      <w:marLeft w:val="0"/>
      <w:marRight w:val="0"/>
      <w:marTop w:val="0"/>
      <w:marBottom w:val="0"/>
      <w:divBdr>
        <w:top w:val="none" w:sz="0" w:space="0" w:color="auto"/>
        <w:left w:val="none" w:sz="0" w:space="0" w:color="auto"/>
        <w:bottom w:val="none" w:sz="0" w:space="0" w:color="auto"/>
        <w:right w:val="none" w:sz="0" w:space="0" w:color="auto"/>
      </w:divBdr>
      <w:divsChild>
        <w:div w:id="1358506417">
          <w:marLeft w:val="0"/>
          <w:marRight w:val="0"/>
          <w:marTop w:val="0"/>
          <w:marBottom w:val="0"/>
          <w:divBdr>
            <w:top w:val="none" w:sz="0" w:space="0" w:color="auto"/>
            <w:left w:val="none" w:sz="0" w:space="0" w:color="auto"/>
            <w:bottom w:val="none" w:sz="0" w:space="0" w:color="auto"/>
            <w:right w:val="none" w:sz="0" w:space="0" w:color="auto"/>
          </w:divBdr>
          <w:divsChild>
            <w:div w:id="90979781">
              <w:marLeft w:val="0"/>
              <w:marRight w:val="0"/>
              <w:marTop w:val="0"/>
              <w:marBottom w:val="0"/>
              <w:divBdr>
                <w:top w:val="none" w:sz="0" w:space="0" w:color="auto"/>
                <w:left w:val="none" w:sz="0" w:space="0" w:color="auto"/>
                <w:bottom w:val="none" w:sz="0" w:space="0" w:color="auto"/>
                <w:right w:val="none" w:sz="0" w:space="0" w:color="auto"/>
              </w:divBdr>
            </w:div>
            <w:div w:id="454371611">
              <w:marLeft w:val="0"/>
              <w:marRight w:val="0"/>
              <w:marTop w:val="0"/>
              <w:marBottom w:val="0"/>
              <w:divBdr>
                <w:top w:val="none" w:sz="0" w:space="0" w:color="auto"/>
                <w:left w:val="none" w:sz="0" w:space="0" w:color="auto"/>
                <w:bottom w:val="none" w:sz="0" w:space="0" w:color="auto"/>
                <w:right w:val="none" w:sz="0" w:space="0" w:color="auto"/>
              </w:divBdr>
            </w:div>
            <w:div w:id="743259341">
              <w:marLeft w:val="0"/>
              <w:marRight w:val="0"/>
              <w:marTop w:val="0"/>
              <w:marBottom w:val="0"/>
              <w:divBdr>
                <w:top w:val="none" w:sz="0" w:space="0" w:color="auto"/>
                <w:left w:val="none" w:sz="0" w:space="0" w:color="auto"/>
                <w:bottom w:val="none" w:sz="0" w:space="0" w:color="auto"/>
                <w:right w:val="none" w:sz="0" w:space="0" w:color="auto"/>
              </w:divBdr>
            </w:div>
            <w:div w:id="752967784">
              <w:marLeft w:val="0"/>
              <w:marRight w:val="0"/>
              <w:marTop w:val="0"/>
              <w:marBottom w:val="0"/>
              <w:divBdr>
                <w:top w:val="none" w:sz="0" w:space="0" w:color="auto"/>
                <w:left w:val="none" w:sz="0" w:space="0" w:color="auto"/>
                <w:bottom w:val="none" w:sz="0" w:space="0" w:color="auto"/>
                <w:right w:val="none" w:sz="0" w:space="0" w:color="auto"/>
              </w:divBdr>
            </w:div>
            <w:div w:id="820121149">
              <w:marLeft w:val="0"/>
              <w:marRight w:val="0"/>
              <w:marTop w:val="0"/>
              <w:marBottom w:val="0"/>
              <w:divBdr>
                <w:top w:val="none" w:sz="0" w:space="0" w:color="auto"/>
                <w:left w:val="none" w:sz="0" w:space="0" w:color="auto"/>
                <w:bottom w:val="none" w:sz="0" w:space="0" w:color="auto"/>
                <w:right w:val="none" w:sz="0" w:space="0" w:color="auto"/>
              </w:divBdr>
            </w:div>
            <w:div w:id="994803146">
              <w:marLeft w:val="0"/>
              <w:marRight w:val="0"/>
              <w:marTop w:val="0"/>
              <w:marBottom w:val="0"/>
              <w:divBdr>
                <w:top w:val="none" w:sz="0" w:space="0" w:color="auto"/>
                <w:left w:val="none" w:sz="0" w:space="0" w:color="auto"/>
                <w:bottom w:val="none" w:sz="0" w:space="0" w:color="auto"/>
                <w:right w:val="none" w:sz="0" w:space="0" w:color="auto"/>
              </w:divBdr>
            </w:div>
            <w:div w:id="139994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6679">
      <w:bodyDiv w:val="1"/>
      <w:marLeft w:val="0"/>
      <w:marRight w:val="0"/>
      <w:marTop w:val="0"/>
      <w:marBottom w:val="0"/>
      <w:divBdr>
        <w:top w:val="none" w:sz="0" w:space="0" w:color="auto"/>
        <w:left w:val="none" w:sz="0" w:space="0" w:color="auto"/>
        <w:bottom w:val="none" w:sz="0" w:space="0" w:color="auto"/>
        <w:right w:val="none" w:sz="0" w:space="0" w:color="auto"/>
      </w:divBdr>
      <w:divsChild>
        <w:div w:id="132257717">
          <w:marLeft w:val="0"/>
          <w:marRight w:val="0"/>
          <w:marTop w:val="0"/>
          <w:marBottom w:val="0"/>
          <w:divBdr>
            <w:top w:val="none" w:sz="0" w:space="0" w:color="auto"/>
            <w:left w:val="none" w:sz="0" w:space="0" w:color="auto"/>
            <w:bottom w:val="none" w:sz="0" w:space="0" w:color="auto"/>
            <w:right w:val="none" w:sz="0" w:space="0" w:color="auto"/>
          </w:divBdr>
          <w:divsChild>
            <w:div w:id="101998746">
              <w:marLeft w:val="0"/>
              <w:marRight w:val="0"/>
              <w:marTop w:val="0"/>
              <w:marBottom w:val="0"/>
              <w:divBdr>
                <w:top w:val="none" w:sz="0" w:space="0" w:color="auto"/>
                <w:left w:val="none" w:sz="0" w:space="0" w:color="auto"/>
                <w:bottom w:val="none" w:sz="0" w:space="0" w:color="auto"/>
                <w:right w:val="none" w:sz="0" w:space="0" w:color="auto"/>
              </w:divBdr>
            </w:div>
            <w:div w:id="119539186">
              <w:marLeft w:val="0"/>
              <w:marRight w:val="0"/>
              <w:marTop w:val="0"/>
              <w:marBottom w:val="0"/>
              <w:divBdr>
                <w:top w:val="none" w:sz="0" w:space="0" w:color="auto"/>
                <w:left w:val="none" w:sz="0" w:space="0" w:color="auto"/>
                <w:bottom w:val="none" w:sz="0" w:space="0" w:color="auto"/>
                <w:right w:val="none" w:sz="0" w:space="0" w:color="auto"/>
              </w:divBdr>
            </w:div>
            <w:div w:id="334574859">
              <w:marLeft w:val="0"/>
              <w:marRight w:val="0"/>
              <w:marTop w:val="0"/>
              <w:marBottom w:val="0"/>
              <w:divBdr>
                <w:top w:val="none" w:sz="0" w:space="0" w:color="auto"/>
                <w:left w:val="none" w:sz="0" w:space="0" w:color="auto"/>
                <w:bottom w:val="none" w:sz="0" w:space="0" w:color="auto"/>
                <w:right w:val="none" w:sz="0" w:space="0" w:color="auto"/>
              </w:divBdr>
            </w:div>
            <w:div w:id="344483300">
              <w:marLeft w:val="0"/>
              <w:marRight w:val="0"/>
              <w:marTop w:val="0"/>
              <w:marBottom w:val="0"/>
              <w:divBdr>
                <w:top w:val="none" w:sz="0" w:space="0" w:color="auto"/>
                <w:left w:val="none" w:sz="0" w:space="0" w:color="auto"/>
                <w:bottom w:val="none" w:sz="0" w:space="0" w:color="auto"/>
                <w:right w:val="none" w:sz="0" w:space="0" w:color="auto"/>
              </w:divBdr>
            </w:div>
            <w:div w:id="1626931890">
              <w:marLeft w:val="0"/>
              <w:marRight w:val="0"/>
              <w:marTop w:val="0"/>
              <w:marBottom w:val="0"/>
              <w:divBdr>
                <w:top w:val="none" w:sz="0" w:space="0" w:color="auto"/>
                <w:left w:val="none" w:sz="0" w:space="0" w:color="auto"/>
                <w:bottom w:val="none" w:sz="0" w:space="0" w:color="auto"/>
                <w:right w:val="none" w:sz="0" w:space="0" w:color="auto"/>
              </w:divBdr>
            </w:div>
            <w:div w:id="2023777090">
              <w:marLeft w:val="0"/>
              <w:marRight w:val="0"/>
              <w:marTop w:val="0"/>
              <w:marBottom w:val="0"/>
              <w:divBdr>
                <w:top w:val="none" w:sz="0" w:space="0" w:color="auto"/>
                <w:left w:val="none" w:sz="0" w:space="0" w:color="auto"/>
                <w:bottom w:val="none" w:sz="0" w:space="0" w:color="auto"/>
                <w:right w:val="none" w:sz="0" w:space="0" w:color="auto"/>
              </w:divBdr>
            </w:div>
            <w:div w:id="214226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20297">
      <w:bodyDiv w:val="1"/>
      <w:marLeft w:val="0"/>
      <w:marRight w:val="0"/>
      <w:marTop w:val="0"/>
      <w:marBottom w:val="0"/>
      <w:divBdr>
        <w:top w:val="none" w:sz="0" w:space="0" w:color="auto"/>
        <w:left w:val="none" w:sz="0" w:space="0" w:color="auto"/>
        <w:bottom w:val="none" w:sz="0" w:space="0" w:color="auto"/>
        <w:right w:val="none" w:sz="0" w:space="0" w:color="auto"/>
      </w:divBdr>
      <w:divsChild>
        <w:div w:id="646202493">
          <w:marLeft w:val="0"/>
          <w:marRight w:val="0"/>
          <w:marTop w:val="0"/>
          <w:marBottom w:val="0"/>
          <w:divBdr>
            <w:top w:val="none" w:sz="0" w:space="0" w:color="auto"/>
            <w:left w:val="none" w:sz="0" w:space="0" w:color="auto"/>
            <w:bottom w:val="none" w:sz="0" w:space="0" w:color="auto"/>
            <w:right w:val="none" w:sz="0" w:space="0" w:color="auto"/>
          </w:divBdr>
          <w:divsChild>
            <w:div w:id="247539733">
              <w:marLeft w:val="0"/>
              <w:marRight w:val="0"/>
              <w:marTop w:val="0"/>
              <w:marBottom w:val="0"/>
              <w:divBdr>
                <w:top w:val="none" w:sz="0" w:space="0" w:color="auto"/>
                <w:left w:val="none" w:sz="0" w:space="0" w:color="auto"/>
                <w:bottom w:val="none" w:sz="0" w:space="0" w:color="auto"/>
                <w:right w:val="none" w:sz="0" w:space="0" w:color="auto"/>
              </w:divBdr>
            </w:div>
            <w:div w:id="637221564">
              <w:marLeft w:val="0"/>
              <w:marRight w:val="0"/>
              <w:marTop w:val="0"/>
              <w:marBottom w:val="0"/>
              <w:divBdr>
                <w:top w:val="none" w:sz="0" w:space="0" w:color="auto"/>
                <w:left w:val="none" w:sz="0" w:space="0" w:color="auto"/>
                <w:bottom w:val="none" w:sz="0" w:space="0" w:color="auto"/>
                <w:right w:val="none" w:sz="0" w:space="0" w:color="auto"/>
              </w:divBdr>
            </w:div>
            <w:div w:id="738599615">
              <w:marLeft w:val="0"/>
              <w:marRight w:val="0"/>
              <w:marTop w:val="0"/>
              <w:marBottom w:val="0"/>
              <w:divBdr>
                <w:top w:val="none" w:sz="0" w:space="0" w:color="auto"/>
                <w:left w:val="none" w:sz="0" w:space="0" w:color="auto"/>
                <w:bottom w:val="none" w:sz="0" w:space="0" w:color="auto"/>
                <w:right w:val="none" w:sz="0" w:space="0" w:color="auto"/>
              </w:divBdr>
            </w:div>
            <w:div w:id="862091650">
              <w:marLeft w:val="0"/>
              <w:marRight w:val="0"/>
              <w:marTop w:val="0"/>
              <w:marBottom w:val="0"/>
              <w:divBdr>
                <w:top w:val="none" w:sz="0" w:space="0" w:color="auto"/>
                <w:left w:val="none" w:sz="0" w:space="0" w:color="auto"/>
                <w:bottom w:val="none" w:sz="0" w:space="0" w:color="auto"/>
                <w:right w:val="none" w:sz="0" w:space="0" w:color="auto"/>
              </w:divBdr>
            </w:div>
            <w:div w:id="876896744">
              <w:marLeft w:val="0"/>
              <w:marRight w:val="0"/>
              <w:marTop w:val="0"/>
              <w:marBottom w:val="0"/>
              <w:divBdr>
                <w:top w:val="none" w:sz="0" w:space="0" w:color="auto"/>
                <w:left w:val="none" w:sz="0" w:space="0" w:color="auto"/>
                <w:bottom w:val="none" w:sz="0" w:space="0" w:color="auto"/>
                <w:right w:val="none" w:sz="0" w:space="0" w:color="auto"/>
              </w:divBdr>
            </w:div>
            <w:div w:id="177039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0651">
      <w:bodyDiv w:val="1"/>
      <w:marLeft w:val="0"/>
      <w:marRight w:val="0"/>
      <w:marTop w:val="0"/>
      <w:marBottom w:val="0"/>
      <w:divBdr>
        <w:top w:val="none" w:sz="0" w:space="0" w:color="auto"/>
        <w:left w:val="none" w:sz="0" w:space="0" w:color="auto"/>
        <w:bottom w:val="none" w:sz="0" w:space="0" w:color="auto"/>
        <w:right w:val="none" w:sz="0" w:space="0" w:color="auto"/>
      </w:divBdr>
      <w:divsChild>
        <w:div w:id="217711596">
          <w:marLeft w:val="0"/>
          <w:marRight w:val="0"/>
          <w:marTop w:val="0"/>
          <w:marBottom w:val="0"/>
          <w:divBdr>
            <w:top w:val="none" w:sz="0" w:space="0" w:color="auto"/>
            <w:left w:val="none" w:sz="0" w:space="0" w:color="auto"/>
            <w:bottom w:val="none" w:sz="0" w:space="0" w:color="auto"/>
            <w:right w:val="none" w:sz="0" w:space="0" w:color="auto"/>
          </w:divBdr>
          <w:divsChild>
            <w:div w:id="134303358">
              <w:marLeft w:val="0"/>
              <w:marRight w:val="0"/>
              <w:marTop w:val="0"/>
              <w:marBottom w:val="0"/>
              <w:divBdr>
                <w:top w:val="none" w:sz="0" w:space="0" w:color="auto"/>
                <w:left w:val="none" w:sz="0" w:space="0" w:color="auto"/>
                <w:bottom w:val="none" w:sz="0" w:space="0" w:color="auto"/>
                <w:right w:val="none" w:sz="0" w:space="0" w:color="auto"/>
              </w:divBdr>
            </w:div>
            <w:div w:id="671227206">
              <w:marLeft w:val="0"/>
              <w:marRight w:val="0"/>
              <w:marTop w:val="0"/>
              <w:marBottom w:val="0"/>
              <w:divBdr>
                <w:top w:val="none" w:sz="0" w:space="0" w:color="auto"/>
                <w:left w:val="none" w:sz="0" w:space="0" w:color="auto"/>
                <w:bottom w:val="none" w:sz="0" w:space="0" w:color="auto"/>
                <w:right w:val="none" w:sz="0" w:space="0" w:color="auto"/>
              </w:divBdr>
            </w:div>
            <w:div w:id="937370016">
              <w:marLeft w:val="0"/>
              <w:marRight w:val="0"/>
              <w:marTop w:val="0"/>
              <w:marBottom w:val="0"/>
              <w:divBdr>
                <w:top w:val="none" w:sz="0" w:space="0" w:color="auto"/>
                <w:left w:val="none" w:sz="0" w:space="0" w:color="auto"/>
                <w:bottom w:val="none" w:sz="0" w:space="0" w:color="auto"/>
                <w:right w:val="none" w:sz="0" w:space="0" w:color="auto"/>
              </w:divBdr>
            </w:div>
            <w:div w:id="1038120848">
              <w:marLeft w:val="0"/>
              <w:marRight w:val="0"/>
              <w:marTop w:val="0"/>
              <w:marBottom w:val="0"/>
              <w:divBdr>
                <w:top w:val="none" w:sz="0" w:space="0" w:color="auto"/>
                <w:left w:val="none" w:sz="0" w:space="0" w:color="auto"/>
                <w:bottom w:val="none" w:sz="0" w:space="0" w:color="auto"/>
                <w:right w:val="none" w:sz="0" w:space="0" w:color="auto"/>
              </w:divBdr>
            </w:div>
            <w:div w:id="1316226191">
              <w:marLeft w:val="0"/>
              <w:marRight w:val="0"/>
              <w:marTop w:val="0"/>
              <w:marBottom w:val="0"/>
              <w:divBdr>
                <w:top w:val="none" w:sz="0" w:space="0" w:color="auto"/>
                <w:left w:val="none" w:sz="0" w:space="0" w:color="auto"/>
                <w:bottom w:val="none" w:sz="0" w:space="0" w:color="auto"/>
                <w:right w:val="none" w:sz="0" w:space="0" w:color="auto"/>
              </w:divBdr>
            </w:div>
            <w:div w:id="1794983679">
              <w:marLeft w:val="0"/>
              <w:marRight w:val="0"/>
              <w:marTop w:val="0"/>
              <w:marBottom w:val="0"/>
              <w:divBdr>
                <w:top w:val="none" w:sz="0" w:space="0" w:color="auto"/>
                <w:left w:val="none" w:sz="0" w:space="0" w:color="auto"/>
                <w:bottom w:val="none" w:sz="0" w:space="0" w:color="auto"/>
                <w:right w:val="none" w:sz="0" w:space="0" w:color="auto"/>
              </w:divBdr>
            </w:div>
            <w:div w:id="197637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70617">
      <w:bodyDiv w:val="1"/>
      <w:marLeft w:val="0"/>
      <w:marRight w:val="0"/>
      <w:marTop w:val="0"/>
      <w:marBottom w:val="0"/>
      <w:divBdr>
        <w:top w:val="none" w:sz="0" w:space="0" w:color="auto"/>
        <w:left w:val="none" w:sz="0" w:space="0" w:color="auto"/>
        <w:bottom w:val="none" w:sz="0" w:space="0" w:color="auto"/>
        <w:right w:val="none" w:sz="0" w:space="0" w:color="auto"/>
      </w:divBdr>
      <w:divsChild>
        <w:div w:id="1332416850">
          <w:marLeft w:val="0"/>
          <w:marRight w:val="0"/>
          <w:marTop w:val="0"/>
          <w:marBottom w:val="0"/>
          <w:divBdr>
            <w:top w:val="none" w:sz="0" w:space="0" w:color="auto"/>
            <w:left w:val="none" w:sz="0" w:space="0" w:color="auto"/>
            <w:bottom w:val="none" w:sz="0" w:space="0" w:color="auto"/>
            <w:right w:val="none" w:sz="0" w:space="0" w:color="auto"/>
          </w:divBdr>
          <w:divsChild>
            <w:div w:id="1006253">
              <w:marLeft w:val="0"/>
              <w:marRight w:val="0"/>
              <w:marTop w:val="0"/>
              <w:marBottom w:val="0"/>
              <w:divBdr>
                <w:top w:val="none" w:sz="0" w:space="0" w:color="auto"/>
                <w:left w:val="none" w:sz="0" w:space="0" w:color="auto"/>
                <w:bottom w:val="none" w:sz="0" w:space="0" w:color="auto"/>
                <w:right w:val="none" w:sz="0" w:space="0" w:color="auto"/>
              </w:divBdr>
            </w:div>
            <w:div w:id="54815965">
              <w:marLeft w:val="0"/>
              <w:marRight w:val="0"/>
              <w:marTop w:val="0"/>
              <w:marBottom w:val="0"/>
              <w:divBdr>
                <w:top w:val="none" w:sz="0" w:space="0" w:color="auto"/>
                <w:left w:val="none" w:sz="0" w:space="0" w:color="auto"/>
                <w:bottom w:val="none" w:sz="0" w:space="0" w:color="auto"/>
                <w:right w:val="none" w:sz="0" w:space="0" w:color="auto"/>
              </w:divBdr>
            </w:div>
            <w:div w:id="148206409">
              <w:marLeft w:val="0"/>
              <w:marRight w:val="0"/>
              <w:marTop w:val="0"/>
              <w:marBottom w:val="0"/>
              <w:divBdr>
                <w:top w:val="none" w:sz="0" w:space="0" w:color="auto"/>
                <w:left w:val="none" w:sz="0" w:space="0" w:color="auto"/>
                <w:bottom w:val="none" w:sz="0" w:space="0" w:color="auto"/>
                <w:right w:val="none" w:sz="0" w:space="0" w:color="auto"/>
              </w:divBdr>
            </w:div>
            <w:div w:id="173350049">
              <w:marLeft w:val="0"/>
              <w:marRight w:val="0"/>
              <w:marTop w:val="0"/>
              <w:marBottom w:val="0"/>
              <w:divBdr>
                <w:top w:val="none" w:sz="0" w:space="0" w:color="auto"/>
                <w:left w:val="none" w:sz="0" w:space="0" w:color="auto"/>
                <w:bottom w:val="none" w:sz="0" w:space="0" w:color="auto"/>
                <w:right w:val="none" w:sz="0" w:space="0" w:color="auto"/>
              </w:divBdr>
            </w:div>
            <w:div w:id="229921895">
              <w:marLeft w:val="0"/>
              <w:marRight w:val="0"/>
              <w:marTop w:val="0"/>
              <w:marBottom w:val="0"/>
              <w:divBdr>
                <w:top w:val="none" w:sz="0" w:space="0" w:color="auto"/>
                <w:left w:val="none" w:sz="0" w:space="0" w:color="auto"/>
                <w:bottom w:val="none" w:sz="0" w:space="0" w:color="auto"/>
                <w:right w:val="none" w:sz="0" w:space="0" w:color="auto"/>
              </w:divBdr>
            </w:div>
            <w:div w:id="242179813">
              <w:marLeft w:val="0"/>
              <w:marRight w:val="0"/>
              <w:marTop w:val="0"/>
              <w:marBottom w:val="0"/>
              <w:divBdr>
                <w:top w:val="none" w:sz="0" w:space="0" w:color="auto"/>
                <w:left w:val="none" w:sz="0" w:space="0" w:color="auto"/>
                <w:bottom w:val="none" w:sz="0" w:space="0" w:color="auto"/>
                <w:right w:val="none" w:sz="0" w:space="0" w:color="auto"/>
              </w:divBdr>
            </w:div>
            <w:div w:id="287014711">
              <w:marLeft w:val="0"/>
              <w:marRight w:val="0"/>
              <w:marTop w:val="0"/>
              <w:marBottom w:val="0"/>
              <w:divBdr>
                <w:top w:val="none" w:sz="0" w:space="0" w:color="auto"/>
                <w:left w:val="none" w:sz="0" w:space="0" w:color="auto"/>
                <w:bottom w:val="none" w:sz="0" w:space="0" w:color="auto"/>
                <w:right w:val="none" w:sz="0" w:space="0" w:color="auto"/>
              </w:divBdr>
            </w:div>
            <w:div w:id="353308727">
              <w:marLeft w:val="0"/>
              <w:marRight w:val="0"/>
              <w:marTop w:val="0"/>
              <w:marBottom w:val="0"/>
              <w:divBdr>
                <w:top w:val="none" w:sz="0" w:space="0" w:color="auto"/>
                <w:left w:val="none" w:sz="0" w:space="0" w:color="auto"/>
                <w:bottom w:val="none" w:sz="0" w:space="0" w:color="auto"/>
                <w:right w:val="none" w:sz="0" w:space="0" w:color="auto"/>
              </w:divBdr>
            </w:div>
            <w:div w:id="371812716">
              <w:marLeft w:val="0"/>
              <w:marRight w:val="0"/>
              <w:marTop w:val="0"/>
              <w:marBottom w:val="0"/>
              <w:divBdr>
                <w:top w:val="none" w:sz="0" w:space="0" w:color="auto"/>
                <w:left w:val="none" w:sz="0" w:space="0" w:color="auto"/>
                <w:bottom w:val="none" w:sz="0" w:space="0" w:color="auto"/>
                <w:right w:val="none" w:sz="0" w:space="0" w:color="auto"/>
              </w:divBdr>
            </w:div>
            <w:div w:id="372972126">
              <w:marLeft w:val="0"/>
              <w:marRight w:val="0"/>
              <w:marTop w:val="0"/>
              <w:marBottom w:val="0"/>
              <w:divBdr>
                <w:top w:val="none" w:sz="0" w:space="0" w:color="auto"/>
                <w:left w:val="none" w:sz="0" w:space="0" w:color="auto"/>
                <w:bottom w:val="none" w:sz="0" w:space="0" w:color="auto"/>
                <w:right w:val="none" w:sz="0" w:space="0" w:color="auto"/>
              </w:divBdr>
            </w:div>
            <w:div w:id="400715408">
              <w:marLeft w:val="0"/>
              <w:marRight w:val="0"/>
              <w:marTop w:val="0"/>
              <w:marBottom w:val="0"/>
              <w:divBdr>
                <w:top w:val="none" w:sz="0" w:space="0" w:color="auto"/>
                <w:left w:val="none" w:sz="0" w:space="0" w:color="auto"/>
                <w:bottom w:val="none" w:sz="0" w:space="0" w:color="auto"/>
                <w:right w:val="none" w:sz="0" w:space="0" w:color="auto"/>
              </w:divBdr>
            </w:div>
            <w:div w:id="415978128">
              <w:marLeft w:val="0"/>
              <w:marRight w:val="0"/>
              <w:marTop w:val="0"/>
              <w:marBottom w:val="0"/>
              <w:divBdr>
                <w:top w:val="none" w:sz="0" w:space="0" w:color="auto"/>
                <w:left w:val="none" w:sz="0" w:space="0" w:color="auto"/>
                <w:bottom w:val="none" w:sz="0" w:space="0" w:color="auto"/>
                <w:right w:val="none" w:sz="0" w:space="0" w:color="auto"/>
              </w:divBdr>
            </w:div>
            <w:div w:id="515777766">
              <w:marLeft w:val="0"/>
              <w:marRight w:val="0"/>
              <w:marTop w:val="0"/>
              <w:marBottom w:val="0"/>
              <w:divBdr>
                <w:top w:val="none" w:sz="0" w:space="0" w:color="auto"/>
                <w:left w:val="none" w:sz="0" w:space="0" w:color="auto"/>
                <w:bottom w:val="none" w:sz="0" w:space="0" w:color="auto"/>
                <w:right w:val="none" w:sz="0" w:space="0" w:color="auto"/>
              </w:divBdr>
            </w:div>
            <w:div w:id="528375627">
              <w:marLeft w:val="0"/>
              <w:marRight w:val="0"/>
              <w:marTop w:val="0"/>
              <w:marBottom w:val="0"/>
              <w:divBdr>
                <w:top w:val="none" w:sz="0" w:space="0" w:color="auto"/>
                <w:left w:val="none" w:sz="0" w:space="0" w:color="auto"/>
                <w:bottom w:val="none" w:sz="0" w:space="0" w:color="auto"/>
                <w:right w:val="none" w:sz="0" w:space="0" w:color="auto"/>
              </w:divBdr>
            </w:div>
            <w:div w:id="579994795">
              <w:marLeft w:val="0"/>
              <w:marRight w:val="0"/>
              <w:marTop w:val="0"/>
              <w:marBottom w:val="0"/>
              <w:divBdr>
                <w:top w:val="none" w:sz="0" w:space="0" w:color="auto"/>
                <w:left w:val="none" w:sz="0" w:space="0" w:color="auto"/>
                <w:bottom w:val="none" w:sz="0" w:space="0" w:color="auto"/>
                <w:right w:val="none" w:sz="0" w:space="0" w:color="auto"/>
              </w:divBdr>
            </w:div>
            <w:div w:id="618218560">
              <w:marLeft w:val="0"/>
              <w:marRight w:val="0"/>
              <w:marTop w:val="0"/>
              <w:marBottom w:val="0"/>
              <w:divBdr>
                <w:top w:val="none" w:sz="0" w:space="0" w:color="auto"/>
                <w:left w:val="none" w:sz="0" w:space="0" w:color="auto"/>
                <w:bottom w:val="none" w:sz="0" w:space="0" w:color="auto"/>
                <w:right w:val="none" w:sz="0" w:space="0" w:color="auto"/>
              </w:divBdr>
            </w:div>
            <w:div w:id="618605292">
              <w:marLeft w:val="0"/>
              <w:marRight w:val="0"/>
              <w:marTop w:val="0"/>
              <w:marBottom w:val="0"/>
              <w:divBdr>
                <w:top w:val="none" w:sz="0" w:space="0" w:color="auto"/>
                <w:left w:val="none" w:sz="0" w:space="0" w:color="auto"/>
                <w:bottom w:val="none" w:sz="0" w:space="0" w:color="auto"/>
                <w:right w:val="none" w:sz="0" w:space="0" w:color="auto"/>
              </w:divBdr>
            </w:div>
            <w:div w:id="646780417">
              <w:marLeft w:val="0"/>
              <w:marRight w:val="0"/>
              <w:marTop w:val="0"/>
              <w:marBottom w:val="0"/>
              <w:divBdr>
                <w:top w:val="none" w:sz="0" w:space="0" w:color="auto"/>
                <w:left w:val="none" w:sz="0" w:space="0" w:color="auto"/>
                <w:bottom w:val="none" w:sz="0" w:space="0" w:color="auto"/>
                <w:right w:val="none" w:sz="0" w:space="0" w:color="auto"/>
              </w:divBdr>
            </w:div>
            <w:div w:id="676811627">
              <w:marLeft w:val="0"/>
              <w:marRight w:val="0"/>
              <w:marTop w:val="0"/>
              <w:marBottom w:val="0"/>
              <w:divBdr>
                <w:top w:val="none" w:sz="0" w:space="0" w:color="auto"/>
                <w:left w:val="none" w:sz="0" w:space="0" w:color="auto"/>
                <w:bottom w:val="none" w:sz="0" w:space="0" w:color="auto"/>
                <w:right w:val="none" w:sz="0" w:space="0" w:color="auto"/>
              </w:divBdr>
            </w:div>
            <w:div w:id="709302726">
              <w:marLeft w:val="0"/>
              <w:marRight w:val="0"/>
              <w:marTop w:val="0"/>
              <w:marBottom w:val="0"/>
              <w:divBdr>
                <w:top w:val="none" w:sz="0" w:space="0" w:color="auto"/>
                <w:left w:val="none" w:sz="0" w:space="0" w:color="auto"/>
                <w:bottom w:val="none" w:sz="0" w:space="0" w:color="auto"/>
                <w:right w:val="none" w:sz="0" w:space="0" w:color="auto"/>
              </w:divBdr>
            </w:div>
            <w:div w:id="1105687245">
              <w:marLeft w:val="0"/>
              <w:marRight w:val="0"/>
              <w:marTop w:val="0"/>
              <w:marBottom w:val="0"/>
              <w:divBdr>
                <w:top w:val="none" w:sz="0" w:space="0" w:color="auto"/>
                <w:left w:val="none" w:sz="0" w:space="0" w:color="auto"/>
                <w:bottom w:val="none" w:sz="0" w:space="0" w:color="auto"/>
                <w:right w:val="none" w:sz="0" w:space="0" w:color="auto"/>
              </w:divBdr>
            </w:div>
            <w:div w:id="1108424526">
              <w:marLeft w:val="0"/>
              <w:marRight w:val="0"/>
              <w:marTop w:val="0"/>
              <w:marBottom w:val="0"/>
              <w:divBdr>
                <w:top w:val="none" w:sz="0" w:space="0" w:color="auto"/>
                <w:left w:val="none" w:sz="0" w:space="0" w:color="auto"/>
                <w:bottom w:val="none" w:sz="0" w:space="0" w:color="auto"/>
                <w:right w:val="none" w:sz="0" w:space="0" w:color="auto"/>
              </w:divBdr>
            </w:div>
            <w:div w:id="1158379459">
              <w:marLeft w:val="0"/>
              <w:marRight w:val="0"/>
              <w:marTop w:val="0"/>
              <w:marBottom w:val="0"/>
              <w:divBdr>
                <w:top w:val="none" w:sz="0" w:space="0" w:color="auto"/>
                <w:left w:val="none" w:sz="0" w:space="0" w:color="auto"/>
                <w:bottom w:val="none" w:sz="0" w:space="0" w:color="auto"/>
                <w:right w:val="none" w:sz="0" w:space="0" w:color="auto"/>
              </w:divBdr>
            </w:div>
            <w:div w:id="1200316825">
              <w:marLeft w:val="0"/>
              <w:marRight w:val="0"/>
              <w:marTop w:val="0"/>
              <w:marBottom w:val="0"/>
              <w:divBdr>
                <w:top w:val="none" w:sz="0" w:space="0" w:color="auto"/>
                <w:left w:val="none" w:sz="0" w:space="0" w:color="auto"/>
                <w:bottom w:val="none" w:sz="0" w:space="0" w:color="auto"/>
                <w:right w:val="none" w:sz="0" w:space="0" w:color="auto"/>
              </w:divBdr>
            </w:div>
            <w:div w:id="1212040757">
              <w:marLeft w:val="0"/>
              <w:marRight w:val="0"/>
              <w:marTop w:val="0"/>
              <w:marBottom w:val="0"/>
              <w:divBdr>
                <w:top w:val="none" w:sz="0" w:space="0" w:color="auto"/>
                <w:left w:val="none" w:sz="0" w:space="0" w:color="auto"/>
                <w:bottom w:val="none" w:sz="0" w:space="0" w:color="auto"/>
                <w:right w:val="none" w:sz="0" w:space="0" w:color="auto"/>
              </w:divBdr>
            </w:div>
            <w:div w:id="1221482166">
              <w:marLeft w:val="0"/>
              <w:marRight w:val="0"/>
              <w:marTop w:val="0"/>
              <w:marBottom w:val="0"/>
              <w:divBdr>
                <w:top w:val="none" w:sz="0" w:space="0" w:color="auto"/>
                <w:left w:val="none" w:sz="0" w:space="0" w:color="auto"/>
                <w:bottom w:val="none" w:sz="0" w:space="0" w:color="auto"/>
                <w:right w:val="none" w:sz="0" w:space="0" w:color="auto"/>
              </w:divBdr>
            </w:div>
            <w:div w:id="1247957038">
              <w:marLeft w:val="0"/>
              <w:marRight w:val="0"/>
              <w:marTop w:val="0"/>
              <w:marBottom w:val="0"/>
              <w:divBdr>
                <w:top w:val="none" w:sz="0" w:space="0" w:color="auto"/>
                <w:left w:val="none" w:sz="0" w:space="0" w:color="auto"/>
                <w:bottom w:val="none" w:sz="0" w:space="0" w:color="auto"/>
                <w:right w:val="none" w:sz="0" w:space="0" w:color="auto"/>
              </w:divBdr>
            </w:div>
            <w:div w:id="1290164403">
              <w:marLeft w:val="0"/>
              <w:marRight w:val="0"/>
              <w:marTop w:val="0"/>
              <w:marBottom w:val="0"/>
              <w:divBdr>
                <w:top w:val="none" w:sz="0" w:space="0" w:color="auto"/>
                <w:left w:val="none" w:sz="0" w:space="0" w:color="auto"/>
                <w:bottom w:val="none" w:sz="0" w:space="0" w:color="auto"/>
                <w:right w:val="none" w:sz="0" w:space="0" w:color="auto"/>
              </w:divBdr>
            </w:div>
            <w:div w:id="1336374811">
              <w:marLeft w:val="0"/>
              <w:marRight w:val="0"/>
              <w:marTop w:val="0"/>
              <w:marBottom w:val="0"/>
              <w:divBdr>
                <w:top w:val="none" w:sz="0" w:space="0" w:color="auto"/>
                <w:left w:val="none" w:sz="0" w:space="0" w:color="auto"/>
                <w:bottom w:val="none" w:sz="0" w:space="0" w:color="auto"/>
                <w:right w:val="none" w:sz="0" w:space="0" w:color="auto"/>
              </w:divBdr>
            </w:div>
            <w:div w:id="1365709565">
              <w:marLeft w:val="0"/>
              <w:marRight w:val="0"/>
              <w:marTop w:val="0"/>
              <w:marBottom w:val="0"/>
              <w:divBdr>
                <w:top w:val="none" w:sz="0" w:space="0" w:color="auto"/>
                <w:left w:val="none" w:sz="0" w:space="0" w:color="auto"/>
                <w:bottom w:val="none" w:sz="0" w:space="0" w:color="auto"/>
                <w:right w:val="none" w:sz="0" w:space="0" w:color="auto"/>
              </w:divBdr>
            </w:div>
            <w:div w:id="1367440106">
              <w:marLeft w:val="0"/>
              <w:marRight w:val="0"/>
              <w:marTop w:val="0"/>
              <w:marBottom w:val="0"/>
              <w:divBdr>
                <w:top w:val="none" w:sz="0" w:space="0" w:color="auto"/>
                <w:left w:val="none" w:sz="0" w:space="0" w:color="auto"/>
                <w:bottom w:val="none" w:sz="0" w:space="0" w:color="auto"/>
                <w:right w:val="none" w:sz="0" w:space="0" w:color="auto"/>
              </w:divBdr>
            </w:div>
            <w:div w:id="1390885571">
              <w:marLeft w:val="0"/>
              <w:marRight w:val="0"/>
              <w:marTop w:val="0"/>
              <w:marBottom w:val="0"/>
              <w:divBdr>
                <w:top w:val="none" w:sz="0" w:space="0" w:color="auto"/>
                <w:left w:val="none" w:sz="0" w:space="0" w:color="auto"/>
                <w:bottom w:val="none" w:sz="0" w:space="0" w:color="auto"/>
                <w:right w:val="none" w:sz="0" w:space="0" w:color="auto"/>
              </w:divBdr>
            </w:div>
            <w:div w:id="1613826722">
              <w:marLeft w:val="0"/>
              <w:marRight w:val="0"/>
              <w:marTop w:val="0"/>
              <w:marBottom w:val="0"/>
              <w:divBdr>
                <w:top w:val="none" w:sz="0" w:space="0" w:color="auto"/>
                <w:left w:val="none" w:sz="0" w:space="0" w:color="auto"/>
                <w:bottom w:val="none" w:sz="0" w:space="0" w:color="auto"/>
                <w:right w:val="none" w:sz="0" w:space="0" w:color="auto"/>
              </w:divBdr>
            </w:div>
            <w:div w:id="1651597673">
              <w:marLeft w:val="0"/>
              <w:marRight w:val="0"/>
              <w:marTop w:val="0"/>
              <w:marBottom w:val="0"/>
              <w:divBdr>
                <w:top w:val="none" w:sz="0" w:space="0" w:color="auto"/>
                <w:left w:val="none" w:sz="0" w:space="0" w:color="auto"/>
                <w:bottom w:val="none" w:sz="0" w:space="0" w:color="auto"/>
                <w:right w:val="none" w:sz="0" w:space="0" w:color="auto"/>
              </w:divBdr>
            </w:div>
            <w:div w:id="1694839311">
              <w:marLeft w:val="0"/>
              <w:marRight w:val="0"/>
              <w:marTop w:val="0"/>
              <w:marBottom w:val="0"/>
              <w:divBdr>
                <w:top w:val="none" w:sz="0" w:space="0" w:color="auto"/>
                <w:left w:val="none" w:sz="0" w:space="0" w:color="auto"/>
                <w:bottom w:val="none" w:sz="0" w:space="0" w:color="auto"/>
                <w:right w:val="none" w:sz="0" w:space="0" w:color="auto"/>
              </w:divBdr>
            </w:div>
            <w:div w:id="1713772734">
              <w:marLeft w:val="0"/>
              <w:marRight w:val="0"/>
              <w:marTop w:val="0"/>
              <w:marBottom w:val="0"/>
              <w:divBdr>
                <w:top w:val="none" w:sz="0" w:space="0" w:color="auto"/>
                <w:left w:val="none" w:sz="0" w:space="0" w:color="auto"/>
                <w:bottom w:val="none" w:sz="0" w:space="0" w:color="auto"/>
                <w:right w:val="none" w:sz="0" w:space="0" w:color="auto"/>
              </w:divBdr>
            </w:div>
            <w:div w:id="1739860073">
              <w:marLeft w:val="0"/>
              <w:marRight w:val="0"/>
              <w:marTop w:val="0"/>
              <w:marBottom w:val="0"/>
              <w:divBdr>
                <w:top w:val="none" w:sz="0" w:space="0" w:color="auto"/>
                <w:left w:val="none" w:sz="0" w:space="0" w:color="auto"/>
                <w:bottom w:val="none" w:sz="0" w:space="0" w:color="auto"/>
                <w:right w:val="none" w:sz="0" w:space="0" w:color="auto"/>
              </w:divBdr>
            </w:div>
            <w:div w:id="1764496944">
              <w:marLeft w:val="0"/>
              <w:marRight w:val="0"/>
              <w:marTop w:val="0"/>
              <w:marBottom w:val="0"/>
              <w:divBdr>
                <w:top w:val="none" w:sz="0" w:space="0" w:color="auto"/>
                <w:left w:val="none" w:sz="0" w:space="0" w:color="auto"/>
                <w:bottom w:val="none" w:sz="0" w:space="0" w:color="auto"/>
                <w:right w:val="none" w:sz="0" w:space="0" w:color="auto"/>
              </w:divBdr>
            </w:div>
            <w:div w:id="1786774447">
              <w:marLeft w:val="0"/>
              <w:marRight w:val="0"/>
              <w:marTop w:val="0"/>
              <w:marBottom w:val="0"/>
              <w:divBdr>
                <w:top w:val="none" w:sz="0" w:space="0" w:color="auto"/>
                <w:left w:val="none" w:sz="0" w:space="0" w:color="auto"/>
                <w:bottom w:val="none" w:sz="0" w:space="0" w:color="auto"/>
                <w:right w:val="none" w:sz="0" w:space="0" w:color="auto"/>
              </w:divBdr>
            </w:div>
            <w:div w:id="1788694243">
              <w:marLeft w:val="0"/>
              <w:marRight w:val="0"/>
              <w:marTop w:val="0"/>
              <w:marBottom w:val="0"/>
              <w:divBdr>
                <w:top w:val="none" w:sz="0" w:space="0" w:color="auto"/>
                <w:left w:val="none" w:sz="0" w:space="0" w:color="auto"/>
                <w:bottom w:val="none" w:sz="0" w:space="0" w:color="auto"/>
                <w:right w:val="none" w:sz="0" w:space="0" w:color="auto"/>
              </w:divBdr>
            </w:div>
            <w:div w:id="1802192912">
              <w:marLeft w:val="0"/>
              <w:marRight w:val="0"/>
              <w:marTop w:val="0"/>
              <w:marBottom w:val="0"/>
              <w:divBdr>
                <w:top w:val="none" w:sz="0" w:space="0" w:color="auto"/>
                <w:left w:val="none" w:sz="0" w:space="0" w:color="auto"/>
                <w:bottom w:val="none" w:sz="0" w:space="0" w:color="auto"/>
                <w:right w:val="none" w:sz="0" w:space="0" w:color="auto"/>
              </w:divBdr>
            </w:div>
            <w:div w:id="1857772787">
              <w:marLeft w:val="0"/>
              <w:marRight w:val="0"/>
              <w:marTop w:val="0"/>
              <w:marBottom w:val="0"/>
              <w:divBdr>
                <w:top w:val="none" w:sz="0" w:space="0" w:color="auto"/>
                <w:left w:val="none" w:sz="0" w:space="0" w:color="auto"/>
                <w:bottom w:val="none" w:sz="0" w:space="0" w:color="auto"/>
                <w:right w:val="none" w:sz="0" w:space="0" w:color="auto"/>
              </w:divBdr>
            </w:div>
            <w:div w:id="1867670615">
              <w:marLeft w:val="0"/>
              <w:marRight w:val="0"/>
              <w:marTop w:val="0"/>
              <w:marBottom w:val="0"/>
              <w:divBdr>
                <w:top w:val="none" w:sz="0" w:space="0" w:color="auto"/>
                <w:left w:val="none" w:sz="0" w:space="0" w:color="auto"/>
                <w:bottom w:val="none" w:sz="0" w:space="0" w:color="auto"/>
                <w:right w:val="none" w:sz="0" w:space="0" w:color="auto"/>
              </w:divBdr>
            </w:div>
            <w:div w:id="1980916825">
              <w:marLeft w:val="0"/>
              <w:marRight w:val="0"/>
              <w:marTop w:val="0"/>
              <w:marBottom w:val="0"/>
              <w:divBdr>
                <w:top w:val="none" w:sz="0" w:space="0" w:color="auto"/>
                <w:left w:val="none" w:sz="0" w:space="0" w:color="auto"/>
                <w:bottom w:val="none" w:sz="0" w:space="0" w:color="auto"/>
                <w:right w:val="none" w:sz="0" w:space="0" w:color="auto"/>
              </w:divBdr>
            </w:div>
            <w:div w:id="1994984558">
              <w:marLeft w:val="0"/>
              <w:marRight w:val="0"/>
              <w:marTop w:val="0"/>
              <w:marBottom w:val="0"/>
              <w:divBdr>
                <w:top w:val="none" w:sz="0" w:space="0" w:color="auto"/>
                <w:left w:val="none" w:sz="0" w:space="0" w:color="auto"/>
                <w:bottom w:val="none" w:sz="0" w:space="0" w:color="auto"/>
                <w:right w:val="none" w:sz="0" w:space="0" w:color="auto"/>
              </w:divBdr>
            </w:div>
            <w:div w:id="2005626694">
              <w:marLeft w:val="0"/>
              <w:marRight w:val="0"/>
              <w:marTop w:val="0"/>
              <w:marBottom w:val="0"/>
              <w:divBdr>
                <w:top w:val="none" w:sz="0" w:space="0" w:color="auto"/>
                <w:left w:val="none" w:sz="0" w:space="0" w:color="auto"/>
                <w:bottom w:val="none" w:sz="0" w:space="0" w:color="auto"/>
                <w:right w:val="none" w:sz="0" w:space="0" w:color="auto"/>
              </w:divBdr>
            </w:div>
            <w:div w:id="2005937833">
              <w:marLeft w:val="0"/>
              <w:marRight w:val="0"/>
              <w:marTop w:val="0"/>
              <w:marBottom w:val="0"/>
              <w:divBdr>
                <w:top w:val="none" w:sz="0" w:space="0" w:color="auto"/>
                <w:left w:val="none" w:sz="0" w:space="0" w:color="auto"/>
                <w:bottom w:val="none" w:sz="0" w:space="0" w:color="auto"/>
                <w:right w:val="none" w:sz="0" w:space="0" w:color="auto"/>
              </w:divBdr>
            </w:div>
            <w:div w:id="2074305920">
              <w:marLeft w:val="0"/>
              <w:marRight w:val="0"/>
              <w:marTop w:val="0"/>
              <w:marBottom w:val="0"/>
              <w:divBdr>
                <w:top w:val="none" w:sz="0" w:space="0" w:color="auto"/>
                <w:left w:val="none" w:sz="0" w:space="0" w:color="auto"/>
                <w:bottom w:val="none" w:sz="0" w:space="0" w:color="auto"/>
                <w:right w:val="none" w:sz="0" w:space="0" w:color="auto"/>
              </w:divBdr>
            </w:div>
            <w:div w:id="211971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2627">
      <w:bodyDiv w:val="1"/>
      <w:marLeft w:val="0"/>
      <w:marRight w:val="0"/>
      <w:marTop w:val="0"/>
      <w:marBottom w:val="0"/>
      <w:divBdr>
        <w:top w:val="none" w:sz="0" w:space="0" w:color="auto"/>
        <w:left w:val="none" w:sz="0" w:space="0" w:color="auto"/>
        <w:bottom w:val="none" w:sz="0" w:space="0" w:color="auto"/>
        <w:right w:val="none" w:sz="0" w:space="0" w:color="auto"/>
      </w:divBdr>
      <w:divsChild>
        <w:div w:id="1173687220">
          <w:marLeft w:val="0"/>
          <w:marRight w:val="0"/>
          <w:marTop w:val="0"/>
          <w:marBottom w:val="0"/>
          <w:divBdr>
            <w:top w:val="none" w:sz="0" w:space="0" w:color="auto"/>
            <w:left w:val="none" w:sz="0" w:space="0" w:color="auto"/>
            <w:bottom w:val="none" w:sz="0" w:space="0" w:color="auto"/>
            <w:right w:val="none" w:sz="0" w:space="0" w:color="auto"/>
          </w:divBdr>
          <w:divsChild>
            <w:div w:id="11683894">
              <w:marLeft w:val="0"/>
              <w:marRight w:val="0"/>
              <w:marTop w:val="0"/>
              <w:marBottom w:val="0"/>
              <w:divBdr>
                <w:top w:val="none" w:sz="0" w:space="0" w:color="auto"/>
                <w:left w:val="none" w:sz="0" w:space="0" w:color="auto"/>
                <w:bottom w:val="none" w:sz="0" w:space="0" w:color="auto"/>
                <w:right w:val="none" w:sz="0" w:space="0" w:color="auto"/>
              </w:divBdr>
            </w:div>
            <w:div w:id="101076035">
              <w:marLeft w:val="0"/>
              <w:marRight w:val="0"/>
              <w:marTop w:val="0"/>
              <w:marBottom w:val="0"/>
              <w:divBdr>
                <w:top w:val="none" w:sz="0" w:space="0" w:color="auto"/>
                <w:left w:val="none" w:sz="0" w:space="0" w:color="auto"/>
                <w:bottom w:val="none" w:sz="0" w:space="0" w:color="auto"/>
                <w:right w:val="none" w:sz="0" w:space="0" w:color="auto"/>
              </w:divBdr>
            </w:div>
            <w:div w:id="107434085">
              <w:marLeft w:val="0"/>
              <w:marRight w:val="0"/>
              <w:marTop w:val="0"/>
              <w:marBottom w:val="0"/>
              <w:divBdr>
                <w:top w:val="none" w:sz="0" w:space="0" w:color="auto"/>
                <w:left w:val="none" w:sz="0" w:space="0" w:color="auto"/>
                <w:bottom w:val="none" w:sz="0" w:space="0" w:color="auto"/>
                <w:right w:val="none" w:sz="0" w:space="0" w:color="auto"/>
              </w:divBdr>
            </w:div>
            <w:div w:id="122433229">
              <w:marLeft w:val="0"/>
              <w:marRight w:val="0"/>
              <w:marTop w:val="0"/>
              <w:marBottom w:val="0"/>
              <w:divBdr>
                <w:top w:val="none" w:sz="0" w:space="0" w:color="auto"/>
                <w:left w:val="none" w:sz="0" w:space="0" w:color="auto"/>
                <w:bottom w:val="none" w:sz="0" w:space="0" w:color="auto"/>
                <w:right w:val="none" w:sz="0" w:space="0" w:color="auto"/>
              </w:divBdr>
            </w:div>
            <w:div w:id="188882443">
              <w:marLeft w:val="0"/>
              <w:marRight w:val="0"/>
              <w:marTop w:val="0"/>
              <w:marBottom w:val="0"/>
              <w:divBdr>
                <w:top w:val="none" w:sz="0" w:space="0" w:color="auto"/>
                <w:left w:val="none" w:sz="0" w:space="0" w:color="auto"/>
                <w:bottom w:val="none" w:sz="0" w:space="0" w:color="auto"/>
                <w:right w:val="none" w:sz="0" w:space="0" w:color="auto"/>
              </w:divBdr>
            </w:div>
            <w:div w:id="202521158">
              <w:marLeft w:val="0"/>
              <w:marRight w:val="0"/>
              <w:marTop w:val="0"/>
              <w:marBottom w:val="0"/>
              <w:divBdr>
                <w:top w:val="none" w:sz="0" w:space="0" w:color="auto"/>
                <w:left w:val="none" w:sz="0" w:space="0" w:color="auto"/>
                <w:bottom w:val="none" w:sz="0" w:space="0" w:color="auto"/>
                <w:right w:val="none" w:sz="0" w:space="0" w:color="auto"/>
              </w:divBdr>
            </w:div>
            <w:div w:id="443117334">
              <w:marLeft w:val="0"/>
              <w:marRight w:val="0"/>
              <w:marTop w:val="0"/>
              <w:marBottom w:val="0"/>
              <w:divBdr>
                <w:top w:val="none" w:sz="0" w:space="0" w:color="auto"/>
                <w:left w:val="none" w:sz="0" w:space="0" w:color="auto"/>
                <w:bottom w:val="none" w:sz="0" w:space="0" w:color="auto"/>
                <w:right w:val="none" w:sz="0" w:space="0" w:color="auto"/>
              </w:divBdr>
            </w:div>
            <w:div w:id="463695404">
              <w:marLeft w:val="0"/>
              <w:marRight w:val="0"/>
              <w:marTop w:val="0"/>
              <w:marBottom w:val="0"/>
              <w:divBdr>
                <w:top w:val="none" w:sz="0" w:space="0" w:color="auto"/>
                <w:left w:val="none" w:sz="0" w:space="0" w:color="auto"/>
                <w:bottom w:val="none" w:sz="0" w:space="0" w:color="auto"/>
                <w:right w:val="none" w:sz="0" w:space="0" w:color="auto"/>
              </w:divBdr>
            </w:div>
            <w:div w:id="492374525">
              <w:marLeft w:val="0"/>
              <w:marRight w:val="0"/>
              <w:marTop w:val="0"/>
              <w:marBottom w:val="0"/>
              <w:divBdr>
                <w:top w:val="none" w:sz="0" w:space="0" w:color="auto"/>
                <w:left w:val="none" w:sz="0" w:space="0" w:color="auto"/>
                <w:bottom w:val="none" w:sz="0" w:space="0" w:color="auto"/>
                <w:right w:val="none" w:sz="0" w:space="0" w:color="auto"/>
              </w:divBdr>
            </w:div>
            <w:div w:id="515536848">
              <w:marLeft w:val="0"/>
              <w:marRight w:val="0"/>
              <w:marTop w:val="0"/>
              <w:marBottom w:val="0"/>
              <w:divBdr>
                <w:top w:val="none" w:sz="0" w:space="0" w:color="auto"/>
                <w:left w:val="none" w:sz="0" w:space="0" w:color="auto"/>
                <w:bottom w:val="none" w:sz="0" w:space="0" w:color="auto"/>
                <w:right w:val="none" w:sz="0" w:space="0" w:color="auto"/>
              </w:divBdr>
            </w:div>
            <w:div w:id="613484434">
              <w:marLeft w:val="0"/>
              <w:marRight w:val="0"/>
              <w:marTop w:val="0"/>
              <w:marBottom w:val="0"/>
              <w:divBdr>
                <w:top w:val="none" w:sz="0" w:space="0" w:color="auto"/>
                <w:left w:val="none" w:sz="0" w:space="0" w:color="auto"/>
                <w:bottom w:val="none" w:sz="0" w:space="0" w:color="auto"/>
                <w:right w:val="none" w:sz="0" w:space="0" w:color="auto"/>
              </w:divBdr>
            </w:div>
            <w:div w:id="664287002">
              <w:marLeft w:val="0"/>
              <w:marRight w:val="0"/>
              <w:marTop w:val="0"/>
              <w:marBottom w:val="0"/>
              <w:divBdr>
                <w:top w:val="none" w:sz="0" w:space="0" w:color="auto"/>
                <w:left w:val="none" w:sz="0" w:space="0" w:color="auto"/>
                <w:bottom w:val="none" w:sz="0" w:space="0" w:color="auto"/>
                <w:right w:val="none" w:sz="0" w:space="0" w:color="auto"/>
              </w:divBdr>
            </w:div>
            <w:div w:id="681664749">
              <w:marLeft w:val="0"/>
              <w:marRight w:val="0"/>
              <w:marTop w:val="0"/>
              <w:marBottom w:val="0"/>
              <w:divBdr>
                <w:top w:val="none" w:sz="0" w:space="0" w:color="auto"/>
                <w:left w:val="none" w:sz="0" w:space="0" w:color="auto"/>
                <w:bottom w:val="none" w:sz="0" w:space="0" w:color="auto"/>
                <w:right w:val="none" w:sz="0" w:space="0" w:color="auto"/>
              </w:divBdr>
            </w:div>
            <w:div w:id="846211173">
              <w:marLeft w:val="0"/>
              <w:marRight w:val="0"/>
              <w:marTop w:val="0"/>
              <w:marBottom w:val="0"/>
              <w:divBdr>
                <w:top w:val="none" w:sz="0" w:space="0" w:color="auto"/>
                <w:left w:val="none" w:sz="0" w:space="0" w:color="auto"/>
                <w:bottom w:val="none" w:sz="0" w:space="0" w:color="auto"/>
                <w:right w:val="none" w:sz="0" w:space="0" w:color="auto"/>
              </w:divBdr>
            </w:div>
            <w:div w:id="1025595153">
              <w:marLeft w:val="0"/>
              <w:marRight w:val="0"/>
              <w:marTop w:val="0"/>
              <w:marBottom w:val="0"/>
              <w:divBdr>
                <w:top w:val="none" w:sz="0" w:space="0" w:color="auto"/>
                <w:left w:val="none" w:sz="0" w:space="0" w:color="auto"/>
                <w:bottom w:val="none" w:sz="0" w:space="0" w:color="auto"/>
                <w:right w:val="none" w:sz="0" w:space="0" w:color="auto"/>
              </w:divBdr>
            </w:div>
            <w:div w:id="1078284415">
              <w:marLeft w:val="0"/>
              <w:marRight w:val="0"/>
              <w:marTop w:val="0"/>
              <w:marBottom w:val="0"/>
              <w:divBdr>
                <w:top w:val="none" w:sz="0" w:space="0" w:color="auto"/>
                <w:left w:val="none" w:sz="0" w:space="0" w:color="auto"/>
                <w:bottom w:val="none" w:sz="0" w:space="0" w:color="auto"/>
                <w:right w:val="none" w:sz="0" w:space="0" w:color="auto"/>
              </w:divBdr>
            </w:div>
            <w:div w:id="1130518491">
              <w:marLeft w:val="0"/>
              <w:marRight w:val="0"/>
              <w:marTop w:val="0"/>
              <w:marBottom w:val="0"/>
              <w:divBdr>
                <w:top w:val="none" w:sz="0" w:space="0" w:color="auto"/>
                <w:left w:val="none" w:sz="0" w:space="0" w:color="auto"/>
                <w:bottom w:val="none" w:sz="0" w:space="0" w:color="auto"/>
                <w:right w:val="none" w:sz="0" w:space="0" w:color="auto"/>
              </w:divBdr>
            </w:div>
            <w:div w:id="1187257533">
              <w:marLeft w:val="0"/>
              <w:marRight w:val="0"/>
              <w:marTop w:val="0"/>
              <w:marBottom w:val="0"/>
              <w:divBdr>
                <w:top w:val="none" w:sz="0" w:space="0" w:color="auto"/>
                <w:left w:val="none" w:sz="0" w:space="0" w:color="auto"/>
                <w:bottom w:val="none" w:sz="0" w:space="0" w:color="auto"/>
                <w:right w:val="none" w:sz="0" w:space="0" w:color="auto"/>
              </w:divBdr>
            </w:div>
            <w:div w:id="1208686517">
              <w:marLeft w:val="0"/>
              <w:marRight w:val="0"/>
              <w:marTop w:val="0"/>
              <w:marBottom w:val="0"/>
              <w:divBdr>
                <w:top w:val="none" w:sz="0" w:space="0" w:color="auto"/>
                <w:left w:val="none" w:sz="0" w:space="0" w:color="auto"/>
                <w:bottom w:val="none" w:sz="0" w:space="0" w:color="auto"/>
                <w:right w:val="none" w:sz="0" w:space="0" w:color="auto"/>
              </w:divBdr>
            </w:div>
            <w:div w:id="1235701344">
              <w:marLeft w:val="0"/>
              <w:marRight w:val="0"/>
              <w:marTop w:val="0"/>
              <w:marBottom w:val="0"/>
              <w:divBdr>
                <w:top w:val="none" w:sz="0" w:space="0" w:color="auto"/>
                <w:left w:val="none" w:sz="0" w:space="0" w:color="auto"/>
                <w:bottom w:val="none" w:sz="0" w:space="0" w:color="auto"/>
                <w:right w:val="none" w:sz="0" w:space="0" w:color="auto"/>
              </w:divBdr>
            </w:div>
            <w:div w:id="1254825209">
              <w:marLeft w:val="0"/>
              <w:marRight w:val="0"/>
              <w:marTop w:val="0"/>
              <w:marBottom w:val="0"/>
              <w:divBdr>
                <w:top w:val="none" w:sz="0" w:space="0" w:color="auto"/>
                <w:left w:val="none" w:sz="0" w:space="0" w:color="auto"/>
                <w:bottom w:val="none" w:sz="0" w:space="0" w:color="auto"/>
                <w:right w:val="none" w:sz="0" w:space="0" w:color="auto"/>
              </w:divBdr>
            </w:div>
            <w:div w:id="1296637432">
              <w:marLeft w:val="0"/>
              <w:marRight w:val="0"/>
              <w:marTop w:val="0"/>
              <w:marBottom w:val="0"/>
              <w:divBdr>
                <w:top w:val="none" w:sz="0" w:space="0" w:color="auto"/>
                <w:left w:val="none" w:sz="0" w:space="0" w:color="auto"/>
                <w:bottom w:val="none" w:sz="0" w:space="0" w:color="auto"/>
                <w:right w:val="none" w:sz="0" w:space="0" w:color="auto"/>
              </w:divBdr>
            </w:div>
            <w:div w:id="1386374232">
              <w:marLeft w:val="0"/>
              <w:marRight w:val="0"/>
              <w:marTop w:val="0"/>
              <w:marBottom w:val="0"/>
              <w:divBdr>
                <w:top w:val="none" w:sz="0" w:space="0" w:color="auto"/>
                <w:left w:val="none" w:sz="0" w:space="0" w:color="auto"/>
                <w:bottom w:val="none" w:sz="0" w:space="0" w:color="auto"/>
                <w:right w:val="none" w:sz="0" w:space="0" w:color="auto"/>
              </w:divBdr>
            </w:div>
            <w:div w:id="1419670490">
              <w:marLeft w:val="0"/>
              <w:marRight w:val="0"/>
              <w:marTop w:val="0"/>
              <w:marBottom w:val="0"/>
              <w:divBdr>
                <w:top w:val="none" w:sz="0" w:space="0" w:color="auto"/>
                <w:left w:val="none" w:sz="0" w:space="0" w:color="auto"/>
                <w:bottom w:val="none" w:sz="0" w:space="0" w:color="auto"/>
                <w:right w:val="none" w:sz="0" w:space="0" w:color="auto"/>
              </w:divBdr>
            </w:div>
            <w:div w:id="1582324859">
              <w:marLeft w:val="0"/>
              <w:marRight w:val="0"/>
              <w:marTop w:val="0"/>
              <w:marBottom w:val="0"/>
              <w:divBdr>
                <w:top w:val="none" w:sz="0" w:space="0" w:color="auto"/>
                <w:left w:val="none" w:sz="0" w:space="0" w:color="auto"/>
                <w:bottom w:val="none" w:sz="0" w:space="0" w:color="auto"/>
                <w:right w:val="none" w:sz="0" w:space="0" w:color="auto"/>
              </w:divBdr>
            </w:div>
            <w:div w:id="1667325738">
              <w:marLeft w:val="0"/>
              <w:marRight w:val="0"/>
              <w:marTop w:val="0"/>
              <w:marBottom w:val="0"/>
              <w:divBdr>
                <w:top w:val="none" w:sz="0" w:space="0" w:color="auto"/>
                <w:left w:val="none" w:sz="0" w:space="0" w:color="auto"/>
                <w:bottom w:val="none" w:sz="0" w:space="0" w:color="auto"/>
                <w:right w:val="none" w:sz="0" w:space="0" w:color="auto"/>
              </w:divBdr>
            </w:div>
            <w:div w:id="1673875220">
              <w:marLeft w:val="0"/>
              <w:marRight w:val="0"/>
              <w:marTop w:val="0"/>
              <w:marBottom w:val="0"/>
              <w:divBdr>
                <w:top w:val="none" w:sz="0" w:space="0" w:color="auto"/>
                <w:left w:val="none" w:sz="0" w:space="0" w:color="auto"/>
                <w:bottom w:val="none" w:sz="0" w:space="0" w:color="auto"/>
                <w:right w:val="none" w:sz="0" w:space="0" w:color="auto"/>
              </w:divBdr>
            </w:div>
            <w:div w:id="1736784273">
              <w:marLeft w:val="0"/>
              <w:marRight w:val="0"/>
              <w:marTop w:val="0"/>
              <w:marBottom w:val="0"/>
              <w:divBdr>
                <w:top w:val="none" w:sz="0" w:space="0" w:color="auto"/>
                <w:left w:val="none" w:sz="0" w:space="0" w:color="auto"/>
                <w:bottom w:val="none" w:sz="0" w:space="0" w:color="auto"/>
                <w:right w:val="none" w:sz="0" w:space="0" w:color="auto"/>
              </w:divBdr>
            </w:div>
            <w:div w:id="1772774177">
              <w:marLeft w:val="0"/>
              <w:marRight w:val="0"/>
              <w:marTop w:val="0"/>
              <w:marBottom w:val="0"/>
              <w:divBdr>
                <w:top w:val="none" w:sz="0" w:space="0" w:color="auto"/>
                <w:left w:val="none" w:sz="0" w:space="0" w:color="auto"/>
                <w:bottom w:val="none" w:sz="0" w:space="0" w:color="auto"/>
                <w:right w:val="none" w:sz="0" w:space="0" w:color="auto"/>
              </w:divBdr>
            </w:div>
            <w:div w:id="1928609403">
              <w:marLeft w:val="0"/>
              <w:marRight w:val="0"/>
              <w:marTop w:val="0"/>
              <w:marBottom w:val="0"/>
              <w:divBdr>
                <w:top w:val="none" w:sz="0" w:space="0" w:color="auto"/>
                <w:left w:val="none" w:sz="0" w:space="0" w:color="auto"/>
                <w:bottom w:val="none" w:sz="0" w:space="0" w:color="auto"/>
                <w:right w:val="none" w:sz="0" w:space="0" w:color="auto"/>
              </w:divBdr>
            </w:div>
            <w:div w:id="2001542549">
              <w:marLeft w:val="0"/>
              <w:marRight w:val="0"/>
              <w:marTop w:val="0"/>
              <w:marBottom w:val="0"/>
              <w:divBdr>
                <w:top w:val="none" w:sz="0" w:space="0" w:color="auto"/>
                <w:left w:val="none" w:sz="0" w:space="0" w:color="auto"/>
                <w:bottom w:val="none" w:sz="0" w:space="0" w:color="auto"/>
                <w:right w:val="none" w:sz="0" w:space="0" w:color="auto"/>
              </w:divBdr>
            </w:div>
            <w:div w:id="2042583567">
              <w:marLeft w:val="0"/>
              <w:marRight w:val="0"/>
              <w:marTop w:val="0"/>
              <w:marBottom w:val="0"/>
              <w:divBdr>
                <w:top w:val="none" w:sz="0" w:space="0" w:color="auto"/>
                <w:left w:val="none" w:sz="0" w:space="0" w:color="auto"/>
                <w:bottom w:val="none" w:sz="0" w:space="0" w:color="auto"/>
                <w:right w:val="none" w:sz="0" w:space="0" w:color="auto"/>
              </w:divBdr>
            </w:div>
            <w:div w:id="2098094352">
              <w:marLeft w:val="0"/>
              <w:marRight w:val="0"/>
              <w:marTop w:val="0"/>
              <w:marBottom w:val="0"/>
              <w:divBdr>
                <w:top w:val="none" w:sz="0" w:space="0" w:color="auto"/>
                <w:left w:val="none" w:sz="0" w:space="0" w:color="auto"/>
                <w:bottom w:val="none" w:sz="0" w:space="0" w:color="auto"/>
                <w:right w:val="none" w:sz="0" w:space="0" w:color="auto"/>
              </w:divBdr>
            </w:div>
            <w:div w:id="213558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77264">
      <w:bodyDiv w:val="1"/>
      <w:marLeft w:val="0"/>
      <w:marRight w:val="0"/>
      <w:marTop w:val="0"/>
      <w:marBottom w:val="0"/>
      <w:divBdr>
        <w:top w:val="none" w:sz="0" w:space="0" w:color="auto"/>
        <w:left w:val="none" w:sz="0" w:space="0" w:color="auto"/>
        <w:bottom w:val="none" w:sz="0" w:space="0" w:color="auto"/>
        <w:right w:val="none" w:sz="0" w:space="0" w:color="auto"/>
      </w:divBdr>
      <w:divsChild>
        <w:div w:id="1547063382">
          <w:marLeft w:val="0"/>
          <w:marRight w:val="0"/>
          <w:marTop w:val="0"/>
          <w:marBottom w:val="0"/>
          <w:divBdr>
            <w:top w:val="none" w:sz="0" w:space="0" w:color="auto"/>
            <w:left w:val="none" w:sz="0" w:space="0" w:color="auto"/>
            <w:bottom w:val="none" w:sz="0" w:space="0" w:color="auto"/>
            <w:right w:val="none" w:sz="0" w:space="0" w:color="auto"/>
          </w:divBdr>
          <w:divsChild>
            <w:div w:id="46227388">
              <w:marLeft w:val="0"/>
              <w:marRight w:val="0"/>
              <w:marTop w:val="0"/>
              <w:marBottom w:val="0"/>
              <w:divBdr>
                <w:top w:val="none" w:sz="0" w:space="0" w:color="auto"/>
                <w:left w:val="none" w:sz="0" w:space="0" w:color="auto"/>
                <w:bottom w:val="none" w:sz="0" w:space="0" w:color="auto"/>
                <w:right w:val="none" w:sz="0" w:space="0" w:color="auto"/>
              </w:divBdr>
            </w:div>
            <w:div w:id="124929806">
              <w:marLeft w:val="0"/>
              <w:marRight w:val="0"/>
              <w:marTop w:val="0"/>
              <w:marBottom w:val="0"/>
              <w:divBdr>
                <w:top w:val="none" w:sz="0" w:space="0" w:color="auto"/>
                <w:left w:val="none" w:sz="0" w:space="0" w:color="auto"/>
                <w:bottom w:val="none" w:sz="0" w:space="0" w:color="auto"/>
                <w:right w:val="none" w:sz="0" w:space="0" w:color="auto"/>
              </w:divBdr>
            </w:div>
            <w:div w:id="289289146">
              <w:marLeft w:val="0"/>
              <w:marRight w:val="0"/>
              <w:marTop w:val="0"/>
              <w:marBottom w:val="0"/>
              <w:divBdr>
                <w:top w:val="none" w:sz="0" w:space="0" w:color="auto"/>
                <w:left w:val="none" w:sz="0" w:space="0" w:color="auto"/>
                <w:bottom w:val="none" w:sz="0" w:space="0" w:color="auto"/>
                <w:right w:val="none" w:sz="0" w:space="0" w:color="auto"/>
              </w:divBdr>
            </w:div>
            <w:div w:id="500124733">
              <w:marLeft w:val="0"/>
              <w:marRight w:val="0"/>
              <w:marTop w:val="0"/>
              <w:marBottom w:val="0"/>
              <w:divBdr>
                <w:top w:val="none" w:sz="0" w:space="0" w:color="auto"/>
                <w:left w:val="none" w:sz="0" w:space="0" w:color="auto"/>
                <w:bottom w:val="none" w:sz="0" w:space="0" w:color="auto"/>
                <w:right w:val="none" w:sz="0" w:space="0" w:color="auto"/>
              </w:divBdr>
            </w:div>
            <w:div w:id="860584866">
              <w:marLeft w:val="0"/>
              <w:marRight w:val="0"/>
              <w:marTop w:val="0"/>
              <w:marBottom w:val="0"/>
              <w:divBdr>
                <w:top w:val="none" w:sz="0" w:space="0" w:color="auto"/>
                <w:left w:val="none" w:sz="0" w:space="0" w:color="auto"/>
                <w:bottom w:val="none" w:sz="0" w:space="0" w:color="auto"/>
                <w:right w:val="none" w:sz="0" w:space="0" w:color="auto"/>
              </w:divBdr>
            </w:div>
            <w:div w:id="1675110773">
              <w:marLeft w:val="0"/>
              <w:marRight w:val="0"/>
              <w:marTop w:val="0"/>
              <w:marBottom w:val="0"/>
              <w:divBdr>
                <w:top w:val="none" w:sz="0" w:space="0" w:color="auto"/>
                <w:left w:val="none" w:sz="0" w:space="0" w:color="auto"/>
                <w:bottom w:val="none" w:sz="0" w:space="0" w:color="auto"/>
                <w:right w:val="none" w:sz="0" w:space="0" w:color="auto"/>
              </w:divBdr>
            </w:div>
            <w:div w:id="209913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03670">
      <w:bodyDiv w:val="1"/>
      <w:marLeft w:val="0"/>
      <w:marRight w:val="0"/>
      <w:marTop w:val="0"/>
      <w:marBottom w:val="0"/>
      <w:divBdr>
        <w:top w:val="none" w:sz="0" w:space="0" w:color="auto"/>
        <w:left w:val="none" w:sz="0" w:space="0" w:color="auto"/>
        <w:bottom w:val="none" w:sz="0" w:space="0" w:color="auto"/>
        <w:right w:val="none" w:sz="0" w:space="0" w:color="auto"/>
      </w:divBdr>
      <w:divsChild>
        <w:div w:id="1339119852">
          <w:marLeft w:val="0"/>
          <w:marRight w:val="0"/>
          <w:marTop w:val="0"/>
          <w:marBottom w:val="0"/>
          <w:divBdr>
            <w:top w:val="none" w:sz="0" w:space="0" w:color="auto"/>
            <w:left w:val="none" w:sz="0" w:space="0" w:color="auto"/>
            <w:bottom w:val="none" w:sz="0" w:space="0" w:color="auto"/>
            <w:right w:val="none" w:sz="0" w:space="0" w:color="auto"/>
          </w:divBdr>
          <w:divsChild>
            <w:div w:id="340547572">
              <w:marLeft w:val="0"/>
              <w:marRight w:val="0"/>
              <w:marTop w:val="0"/>
              <w:marBottom w:val="0"/>
              <w:divBdr>
                <w:top w:val="none" w:sz="0" w:space="0" w:color="auto"/>
                <w:left w:val="none" w:sz="0" w:space="0" w:color="auto"/>
                <w:bottom w:val="none" w:sz="0" w:space="0" w:color="auto"/>
                <w:right w:val="none" w:sz="0" w:space="0" w:color="auto"/>
              </w:divBdr>
            </w:div>
            <w:div w:id="505436383">
              <w:marLeft w:val="0"/>
              <w:marRight w:val="0"/>
              <w:marTop w:val="0"/>
              <w:marBottom w:val="0"/>
              <w:divBdr>
                <w:top w:val="none" w:sz="0" w:space="0" w:color="auto"/>
                <w:left w:val="none" w:sz="0" w:space="0" w:color="auto"/>
                <w:bottom w:val="none" w:sz="0" w:space="0" w:color="auto"/>
                <w:right w:val="none" w:sz="0" w:space="0" w:color="auto"/>
              </w:divBdr>
            </w:div>
            <w:div w:id="540174391">
              <w:marLeft w:val="0"/>
              <w:marRight w:val="0"/>
              <w:marTop w:val="0"/>
              <w:marBottom w:val="0"/>
              <w:divBdr>
                <w:top w:val="none" w:sz="0" w:space="0" w:color="auto"/>
                <w:left w:val="none" w:sz="0" w:space="0" w:color="auto"/>
                <w:bottom w:val="none" w:sz="0" w:space="0" w:color="auto"/>
                <w:right w:val="none" w:sz="0" w:space="0" w:color="auto"/>
              </w:divBdr>
            </w:div>
            <w:div w:id="1016927593">
              <w:marLeft w:val="0"/>
              <w:marRight w:val="0"/>
              <w:marTop w:val="0"/>
              <w:marBottom w:val="0"/>
              <w:divBdr>
                <w:top w:val="none" w:sz="0" w:space="0" w:color="auto"/>
                <w:left w:val="none" w:sz="0" w:space="0" w:color="auto"/>
                <w:bottom w:val="none" w:sz="0" w:space="0" w:color="auto"/>
                <w:right w:val="none" w:sz="0" w:space="0" w:color="auto"/>
              </w:divBdr>
            </w:div>
            <w:div w:id="1452742289">
              <w:marLeft w:val="0"/>
              <w:marRight w:val="0"/>
              <w:marTop w:val="0"/>
              <w:marBottom w:val="0"/>
              <w:divBdr>
                <w:top w:val="none" w:sz="0" w:space="0" w:color="auto"/>
                <w:left w:val="none" w:sz="0" w:space="0" w:color="auto"/>
                <w:bottom w:val="none" w:sz="0" w:space="0" w:color="auto"/>
                <w:right w:val="none" w:sz="0" w:space="0" w:color="auto"/>
              </w:divBdr>
            </w:div>
            <w:div w:id="149070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6963">
      <w:bodyDiv w:val="1"/>
      <w:marLeft w:val="0"/>
      <w:marRight w:val="0"/>
      <w:marTop w:val="0"/>
      <w:marBottom w:val="0"/>
      <w:divBdr>
        <w:top w:val="none" w:sz="0" w:space="0" w:color="auto"/>
        <w:left w:val="none" w:sz="0" w:space="0" w:color="auto"/>
        <w:bottom w:val="none" w:sz="0" w:space="0" w:color="auto"/>
        <w:right w:val="none" w:sz="0" w:space="0" w:color="auto"/>
      </w:divBdr>
      <w:divsChild>
        <w:div w:id="1613856420">
          <w:marLeft w:val="0"/>
          <w:marRight w:val="0"/>
          <w:marTop w:val="0"/>
          <w:marBottom w:val="0"/>
          <w:divBdr>
            <w:top w:val="none" w:sz="0" w:space="0" w:color="auto"/>
            <w:left w:val="none" w:sz="0" w:space="0" w:color="auto"/>
            <w:bottom w:val="none" w:sz="0" w:space="0" w:color="auto"/>
            <w:right w:val="none" w:sz="0" w:space="0" w:color="auto"/>
          </w:divBdr>
          <w:divsChild>
            <w:div w:id="1974490">
              <w:marLeft w:val="0"/>
              <w:marRight w:val="0"/>
              <w:marTop w:val="0"/>
              <w:marBottom w:val="0"/>
              <w:divBdr>
                <w:top w:val="none" w:sz="0" w:space="0" w:color="auto"/>
                <w:left w:val="none" w:sz="0" w:space="0" w:color="auto"/>
                <w:bottom w:val="none" w:sz="0" w:space="0" w:color="auto"/>
                <w:right w:val="none" w:sz="0" w:space="0" w:color="auto"/>
              </w:divBdr>
            </w:div>
            <w:div w:id="44648496">
              <w:marLeft w:val="0"/>
              <w:marRight w:val="0"/>
              <w:marTop w:val="0"/>
              <w:marBottom w:val="0"/>
              <w:divBdr>
                <w:top w:val="none" w:sz="0" w:space="0" w:color="auto"/>
                <w:left w:val="none" w:sz="0" w:space="0" w:color="auto"/>
                <w:bottom w:val="none" w:sz="0" w:space="0" w:color="auto"/>
                <w:right w:val="none" w:sz="0" w:space="0" w:color="auto"/>
              </w:divBdr>
            </w:div>
            <w:div w:id="51081662">
              <w:marLeft w:val="0"/>
              <w:marRight w:val="0"/>
              <w:marTop w:val="0"/>
              <w:marBottom w:val="0"/>
              <w:divBdr>
                <w:top w:val="none" w:sz="0" w:space="0" w:color="auto"/>
                <w:left w:val="none" w:sz="0" w:space="0" w:color="auto"/>
                <w:bottom w:val="none" w:sz="0" w:space="0" w:color="auto"/>
                <w:right w:val="none" w:sz="0" w:space="0" w:color="auto"/>
              </w:divBdr>
            </w:div>
            <w:div w:id="79955451">
              <w:marLeft w:val="0"/>
              <w:marRight w:val="0"/>
              <w:marTop w:val="0"/>
              <w:marBottom w:val="0"/>
              <w:divBdr>
                <w:top w:val="none" w:sz="0" w:space="0" w:color="auto"/>
                <w:left w:val="none" w:sz="0" w:space="0" w:color="auto"/>
                <w:bottom w:val="none" w:sz="0" w:space="0" w:color="auto"/>
                <w:right w:val="none" w:sz="0" w:space="0" w:color="auto"/>
              </w:divBdr>
            </w:div>
            <w:div w:id="97141891">
              <w:marLeft w:val="0"/>
              <w:marRight w:val="0"/>
              <w:marTop w:val="0"/>
              <w:marBottom w:val="0"/>
              <w:divBdr>
                <w:top w:val="none" w:sz="0" w:space="0" w:color="auto"/>
                <w:left w:val="none" w:sz="0" w:space="0" w:color="auto"/>
                <w:bottom w:val="none" w:sz="0" w:space="0" w:color="auto"/>
                <w:right w:val="none" w:sz="0" w:space="0" w:color="auto"/>
              </w:divBdr>
            </w:div>
            <w:div w:id="97531492">
              <w:marLeft w:val="0"/>
              <w:marRight w:val="0"/>
              <w:marTop w:val="0"/>
              <w:marBottom w:val="0"/>
              <w:divBdr>
                <w:top w:val="none" w:sz="0" w:space="0" w:color="auto"/>
                <w:left w:val="none" w:sz="0" w:space="0" w:color="auto"/>
                <w:bottom w:val="none" w:sz="0" w:space="0" w:color="auto"/>
                <w:right w:val="none" w:sz="0" w:space="0" w:color="auto"/>
              </w:divBdr>
            </w:div>
            <w:div w:id="116413548">
              <w:marLeft w:val="0"/>
              <w:marRight w:val="0"/>
              <w:marTop w:val="0"/>
              <w:marBottom w:val="0"/>
              <w:divBdr>
                <w:top w:val="none" w:sz="0" w:space="0" w:color="auto"/>
                <w:left w:val="none" w:sz="0" w:space="0" w:color="auto"/>
                <w:bottom w:val="none" w:sz="0" w:space="0" w:color="auto"/>
                <w:right w:val="none" w:sz="0" w:space="0" w:color="auto"/>
              </w:divBdr>
            </w:div>
            <w:div w:id="138152496">
              <w:marLeft w:val="0"/>
              <w:marRight w:val="0"/>
              <w:marTop w:val="0"/>
              <w:marBottom w:val="0"/>
              <w:divBdr>
                <w:top w:val="none" w:sz="0" w:space="0" w:color="auto"/>
                <w:left w:val="none" w:sz="0" w:space="0" w:color="auto"/>
                <w:bottom w:val="none" w:sz="0" w:space="0" w:color="auto"/>
                <w:right w:val="none" w:sz="0" w:space="0" w:color="auto"/>
              </w:divBdr>
            </w:div>
            <w:div w:id="153962191">
              <w:marLeft w:val="0"/>
              <w:marRight w:val="0"/>
              <w:marTop w:val="0"/>
              <w:marBottom w:val="0"/>
              <w:divBdr>
                <w:top w:val="none" w:sz="0" w:space="0" w:color="auto"/>
                <w:left w:val="none" w:sz="0" w:space="0" w:color="auto"/>
                <w:bottom w:val="none" w:sz="0" w:space="0" w:color="auto"/>
                <w:right w:val="none" w:sz="0" w:space="0" w:color="auto"/>
              </w:divBdr>
            </w:div>
            <w:div w:id="172186628">
              <w:marLeft w:val="0"/>
              <w:marRight w:val="0"/>
              <w:marTop w:val="0"/>
              <w:marBottom w:val="0"/>
              <w:divBdr>
                <w:top w:val="none" w:sz="0" w:space="0" w:color="auto"/>
                <w:left w:val="none" w:sz="0" w:space="0" w:color="auto"/>
                <w:bottom w:val="none" w:sz="0" w:space="0" w:color="auto"/>
                <w:right w:val="none" w:sz="0" w:space="0" w:color="auto"/>
              </w:divBdr>
            </w:div>
            <w:div w:id="179707274">
              <w:marLeft w:val="0"/>
              <w:marRight w:val="0"/>
              <w:marTop w:val="0"/>
              <w:marBottom w:val="0"/>
              <w:divBdr>
                <w:top w:val="none" w:sz="0" w:space="0" w:color="auto"/>
                <w:left w:val="none" w:sz="0" w:space="0" w:color="auto"/>
                <w:bottom w:val="none" w:sz="0" w:space="0" w:color="auto"/>
                <w:right w:val="none" w:sz="0" w:space="0" w:color="auto"/>
              </w:divBdr>
            </w:div>
            <w:div w:id="183592874">
              <w:marLeft w:val="0"/>
              <w:marRight w:val="0"/>
              <w:marTop w:val="0"/>
              <w:marBottom w:val="0"/>
              <w:divBdr>
                <w:top w:val="none" w:sz="0" w:space="0" w:color="auto"/>
                <w:left w:val="none" w:sz="0" w:space="0" w:color="auto"/>
                <w:bottom w:val="none" w:sz="0" w:space="0" w:color="auto"/>
                <w:right w:val="none" w:sz="0" w:space="0" w:color="auto"/>
              </w:divBdr>
            </w:div>
            <w:div w:id="189414825">
              <w:marLeft w:val="0"/>
              <w:marRight w:val="0"/>
              <w:marTop w:val="0"/>
              <w:marBottom w:val="0"/>
              <w:divBdr>
                <w:top w:val="none" w:sz="0" w:space="0" w:color="auto"/>
                <w:left w:val="none" w:sz="0" w:space="0" w:color="auto"/>
                <w:bottom w:val="none" w:sz="0" w:space="0" w:color="auto"/>
                <w:right w:val="none" w:sz="0" w:space="0" w:color="auto"/>
              </w:divBdr>
            </w:div>
            <w:div w:id="200628867">
              <w:marLeft w:val="0"/>
              <w:marRight w:val="0"/>
              <w:marTop w:val="0"/>
              <w:marBottom w:val="0"/>
              <w:divBdr>
                <w:top w:val="none" w:sz="0" w:space="0" w:color="auto"/>
                <w:left w:val="none" w:sz="0" w:space="0" w:color="auto"/>
                <w:bottom w:val="none" w:sz="0" w:space="0" w:color="auto"/>
                <w:right w:val="none" w:sz="0" w:space="0" w:color="auto"/>
              </w:divBdr>
            </w:div>
            <w:div w:id="220485130">
              <w:marLeft w:val="0"/>
              <w:marRight w:val="0"/>
              <w:marTop w:val="0"/>
              <w:marBottom w:val="0"/>
              <w:divBdr>
                <w:top w:val="none" w:sz="0" w:space="0" w:color="auto"/>
                <w:left w:val="none" w:sz="0" w:space="0" w:color="auto"/>
                <w:bottom w:val="none" w:sz="0" w:space="0" w:color="auto"/>
                <w:right w:val="none" w:sz="0" w:space="0" w:color="auto"/>
              </w:divBdr>
            </w:div>
            <w:div w:id="223373007">
              <w:marLeft w:val="0"/>
              <w:marRight w:val="0"/>
              <w:marTop w:val="0"/>
              <w:marBottom w:val="0"/>
              <w:divBdr>
                <w:top w:val="none" w:sz="0" w:space="0" w:color="auto"/>
                <w:left w:val="none" w:sz="0" w:space="0" w:color="auto"/>
                <w:bottom w:val="none" w:sz="0" w:space="0" w:color="auto"/>
                <w:right w:val="none" w:sz="0" w:space="0" w:color="auto"/>
              </w:divBdr>
            </w:div>
            <w:div w:id="226114090">
              <w:marLeft w:val="0"/>
              <w:marRight w:val="0"/>
              <w:marTop w:val="0"/>
              <w:marBottom w:val="0"/>
              <w:divBdr>
                <w:top w:val="none" w:sz="0" w:space="0" w:color="auto"/>
                <w:left w:val="none" w:sz="0" w:space="0" w:color="auto"/>
                <w:bottom w:val="none" w:sz="0" w:space="0" w:color="auto"/>
                <w:right w:val="none" w:sz="0" w:space="0" w:color="auto"/>
              </w:divBdr>
            </w:div>
            <w:div w:id="228613784">
              <w:marLeft w:val="0"/>
              <w:marRight w:val="0"/>
              <w:marTop w:val="0"/>
              <w:marBottom w:val="0"/>
              <w:divBdr>
                <w:top w:val="none" w:sz="0" w:space="0" w:color="auto"/>
                <w:left w:val="none" w:sz="0" w:space="0" w:color="auto"/>
                <w:bottom w:val="none" w:sz="0" w:space="0" w:color="auto"/>
                <w:right w:val="none" w:sz="0" w:space="0" w:color="auto"/>
              </w:divBdr>
            </w:div>
            <w:div w:id="233517948">
              <w:marLeft w:val="0"/>
              <w:marRight w:val="0"/>
              <w:marTop w:val="0"/>
              <w:marBottom w:val="0"/>
              <w:divBdr>
                <w:top w:val="none" w:sz="0" w:space="0" w:color="auto"/>
                <w:left w:val="none" w:sz="0" w:space="0" w:color="auto"/>
                <w:bottom w:val="none" w:sz="0" w:space="0" w:color="auto"/>
                <w:right w:val="none" w:sz="0" w:space="0" w:color="auto"/>
              </w:divBdr>
            </w:div>
            <w:div w:id="242421053">
              <w:marLeft w:val="0"/>
              <w:marRight w:val="0"/>
              <w:marTop w:val="0"/>
              <w:marBottom w:val="0"/>
              <w:divBdr>
                <w:top w:val="none" w:sz="0" w:space="0" w:color="auto"/>
                <w:left w:val="none" w:sz="0" w:space="0" w:color="auto"/>
                <w:bottom w:val="none" w:sz="0" w:space="0" w:color="auto"/>
                <w:right w:val="none" w:sz="0" w:space="0" w:color="auto"/>
              </w:divBdr>
            </w:div>
            <w:div w:id="257371577">
              <w:marLeft w:val="0"/>
              <w:marRight w:val="0"/>
              <w:marTop w:val="0"/>
              <w:marBottom w:val="0"/>
              <w:divBdr>
                <w:top w:val="none" w:sz="0" w:space="0" w:color="auto"/>
                <w:left w:val="none" w:sz="0" w:space="0" w:color="auto"/>
                <w:bottom w:val="none" w:sz="0" w:space="0" w:color="auto"/>
                <w:right w:val="none" w:sz="0" w:space="0" w:color="auto"/>
              </w:divBdr>
            </w:div>
            <w:div w:id="277639094">
              <w:marLeft w:val="0"/>
              <w:marRight w:val="0"/>
              <w:marTop w:val="0"/>
              <w:marBottom w:val="0"/>
              <w:divBdr>
                <w:top w:val="none" w:sz="0" w:space="0" w:color="auto"/>
                <w:left w:val="none" w:sz="0" w:space="0" w:color="auto"/>
                <w:bottom w:val="none" w:sz="0" w:space="0" w:color="auto"/>
                <w:right w:val="none" w:sz="0" w:space="0" w:color="auto"/>
              </w:divBdr>
            </w:div>
            <w:div w:id="284969699">
              <w:marLeft w:val="0"/>
              <w:marRight w:val="0"/>
              <w:marTop w:val="0"/>
              <w:marBottom w:val="0"/>
              <w:divBdr>
                <w:top w:val="none" w:sz="0" w:space="0" w:color="auto"/>
                <w:left w:val="none" w:sz="0" w:space="0" w:color="auto"/>
                <w:bottom w:val="none" w:sz="0" w:space="0" w:color="auto"/>
                <w:right w:val="none" w:sz="0" w:space="0" w:color="auto"/>
              </w:divBdr>
            </w:div>
            <w:div w:id="291443206">
              <w:marLeft w:val="0"/>
              <w:marRight w:val="0"/>
              <w:marTop w:val="0"/>
              <w:marBottom w:val="0"/>
              <w:divBdr>
                <w:top w:val="none" w:sz="0" w:space="0" w:color="auto"/>
                <w:left w:val="none" w:sz="0" w:space="0" w:color="auto"/>
                <w:bottom w:val="none" w:sz="0" w:space="0" w:color="auto"/>
                <w:right w:val="none" w:sz="0" w:space="0" w:color="auto"/>
              </w:divBdr>
            </w:div>
            <w:div w:id="291863786">
              <w:marLeft w:val="0"/>
              <w:marRight w:val="0"/>
              <w:marTop w:val="0"/>
              <w:marBottom w:val="0"/>
              <w:divBdr>
                <w:top w:val="none" w:sz="0" w:space="0" w:color="auto"/>
                <w:left w:val="none" w:sz="0" w:space="0" w:color="auto"/>
                <w:bottom w:val="none" w:sz="0" w:space="0" w:color="auto"/>
                <w:right w:val="none" w:sz="0" w:space="0" w:color="auto"/>
              </w:divBdr>
            </w:div>
            <w:div w:id="295723393">
              <w:marLeft w:val="0"/>
              <w:marRight w:val="0"/>
              <w:marTop w:val="0"/>
              <w:marBottom w:val="0"/>
              <w:divBdr>
                <w:top w:val="none" w:sz="0" w:space="0" w:color="auto"/>
                <w:left w:val="none" w:sz="0" w:space="0" w:color="auto"/>
                <w:bottom w:val="none" w:sz="0" w:space="0" w:color="auto"/>
                <w:right w:val="none" w:sz="0" w:space="0" w:color="auto"/>
              </w:divBdr>
            </w:div>
            <w:div w:id="301009515">
              <w:marLeft w:val="0"/>
              <w:marRight w:val="0"/>
              <w:marTop w:val="0"/>
              <w:marBottom w:val="0"/>
              <w:divBdr>
                <w:top w:val="none" w:sz="0" w:space="0" w:color="auto"/>
                <w:left w:val="none" w:sz="0" w:space="0" w:color="auto"/>
                <w:bottom w:val="none" w:sz="0" w:space="0" w:color="auto"/>
                <w:right w:val="none" w:sz="0" w:space="0" w:color="auto"/>
              </w:divBdr>
            </w:div>
            <w:div w:id="320276475">
              <w:marLeft w:val="0"/>
              <w:marRight w:val="0"/>
              <w:marTop w:val="0"/>
              <w:marBottom w:val="0"/>
              <w:divBdr>
                <w:top w:val="none" w:sz="0" w:space="0" w:color="auto"/>
                <w:left w:val="none" w:sz="0" w:space="0" w:color="auto"/>
                <w:bottom w:val="none" w:sz="0" w:space="0" w:color="auto"/>
                <w:right w:val="none" w:sz="0" w:space="0" w:color="auto"/>
              </w:divBdr>
            </w:div>
            <w:div w:id="321857854">
              <w:marLeft w:val="0"/>
              <w:marRight w:val="0"/>
              <w:marTop w:val="0"/>
              <w:marBottom w:val="0"/>
              <w:divBdr>
                <w:top w:val="none" w:sz="0" w:space="0" w:color="auto"/>
                <w:left w:val="none" w:sz="0" w:space="0" w:color="auto"/>
                <w:bottom w:val="none" w:sz="0" w:space="0" w:color="auto"/>
                <w:right w:val="none" w:sz="0" w:space="0" w:color="auto"/>
              </w:divBdr>
            </w:div>
            <w:div w:id="347761331">
              <w:marLeft w:val="0"/>
              <w:marRight w:val="0"/>
              <w:marTop w:val="0"/>
              <w:marBottom w:val="0"/>
              <w:divBdr>
                <w:top w:val="none" w:sz="0" w:space="0" w:color="auto"/>
                <w:left w:val="none" w:sz="0" w:space="0" w:color="auto"/>
                <w:bottom w:val="none" w:sz="0" w:space="0" w:color="auto"/>
                <w:right w:val="none" w:sz="0" w:space="0" w:color="auto"/>
              </w:divBdr>
            </w:div>
            <w:div w:id="353385668">
              <w:marLeft w:val="0"/>
              <w:marRight w:val="0"/>
              <w:marTop w:val="0"/>
              <w:marBottom w:val="0"/>
              <w:divBdr>
                <w:top w:val="none" w:sz="0" w:space="0" w:color="auto"/>
                <w:left w:val="none" w:sz="0" w:space="0" w:color="auto"/>
                <w:bottom w:val="none" w:sz="0" w:space="0" w:color="auto"/>
                <w:right w:val="none" w:sz="0" w:space="0" w:color="auto"/>
              </w:divBdr>
            </w:div>
            <w:div w:id="368838557">
              <w:marLeft w:val="0"/>
              <w:marRight w:val="0"/>
              <w:marTop w:val="0"/>
              <w:marBottom w:val="0"/>
              <w:divBdr>
                <w:top w:val="none" w:sz="0" w:space="0" w:color="auto"/>
                <w:left w:val="none" w:sz="0" w:space="0" w:color="auto"/>
                <w:bottom w:val="none" w:sz="0" w:space="0" w:color="auto"/>
                <w:right w:val="none" w:sz="0" w:space="0" w:color="auto"/>
              </w:divBdr>
            </w:div>
            <w:div w:id="381443824">
              <w:marLeft w:val="0"/>
              <w:marRight w:val="0"/>
              <w:marTop w:val="0"/>
              <w:marBottom w:val="0"/>
              <w:divBdr>
                <w:top w:val="none" w:sz="0" w:space="0" w:color="auto"/>
                <w:left w:val="none" w:sz="0" w:space="0" w:color="auto"/>
                <w:bottom w:val="none" w:sz="0" w:space="0" w:color="auto"/>
                <w:right w:val="none" w:sz="0" w:space="0" w:color="auto"/>
              </w:divBdr>
            </w:div>
            <w:div w:id="385642913">
              <w:marLeft w:val="0"/>
              <w:marRight w:val="0"/>
              <w:marTop w:val="0"/>
              <w:marBottom w:val="0"/>
              <w:divBdr>
                <w:top w:val="none" w:sz="0" w:space="0" w:color="auto"/>
                <w:left w:val="none" w:sz="0" w:space="0" w:color="auto"/>
                <w:bottom w:val="none" w:sz="0" w:space="0" w:color="auto"/>
                <w:right w:val="none" w:sz="0" w:space="0" w:color="auto"/>
              </w:divBdr>
            </w:div>
            <w:div w:id="401173476">
              <w:marLeft w:val="0"/>
              <w:marRight w:val="0"/>
              <w:marTop w:val="0"/>
              <w:marBottom w:val="0"/>
              <w:divBdr>
                <w:top w:val="none" w:sz="0" w:space="0" w:color="auto"/>
                <w:left w:val="none" w:sz="0" w:space="0" w:color="auto"/>
                <w:bottom w:val="none" w:sz="0" w:space="0" w:color="auto"/>
                <w:right w:val="none" w:sz="0" w:space="0" w:color="auto"/>
              </w:divBdr>
            </w:div>
            <w:div w:id="423694744">
              <w:marLeft w:val="0"/>
              <w:marRight w:val="0"/>
              <w:marTop w:val="0"/>
              <w:marBottom w:val="0"/>
              <w:divBdr>
                <w:top w:val="none" w:sz="0" w:space="0" w:color="auto"/>
                <w:left w:val="none" w:sz="0" w:space="0" w:color="auto"/>
                <w:bottom w:val="none" w:sz="0" w:space="0" w:color="auto"/>
                <w:right w:val="none" w:sz="0" w:space="0" w:color="auto"/>
              </w:divBdr>
            </w:div>
            <w:div w:id="427385289">
              <w:marLeft w:val="0"/>
              <w:marRight w:val="0"/>
              <w:marTop w:val="0"/>
              <w:marBottom w:val="0"/>
              <w:divBdr>
                <w:top w:val="none" w:sz="0" w:space="0" w:color="auto"/>
                <w:left w:val="none" w:sz="0" w:space="0" w:color="auto"/>
                <w:bottom w:val="none" w:sz="0" w:space="0" w:color="auto"/>
                <w:right w:val="none" w:sz="0" w:space="0" w:color="auto"/>
              </w:divBdr>
            </w:div>
            <w:div w:id="439571396">
              <w:marLeft w:val="0"/>
              <w:marRight w:val="0"/>
              <w:marTop w:val="0"/>
              <w:marBottom w:val="0"/>
              <w:divBdr>
                <w:top w:val="none" w:sz="0" w:space="0" w:color="auto"/>
                <w:left w:val="none" w:sz="0" w:space="0" w:color="auto"/>
                <w:bottom w:val="none" w:sz="0" w:space="0" w:color="auto"/>
                <w:right w:val="none" w:sz="0" w:space="0" w:color="auto"/>
              </w:divBdr>
            </w:div>
            <w:div w:id="445539584">
              <w:marLeft w:val="0"/>
              <w:marRight w:val="0"/>
              <w:marTop w:val="0"/>
              <w:marBottom w:val="0"/>
              <w:divBdr>
                <w:top w:val="none" w:sz="0" w:space="0" w:color="auto"/>
                <w:left w:val="none" w:sz="0" w:space="0" w:color="auto"/>
                <w:bottom w:val="none" w:sz="0" w:space="0" w:color="auto"/>
                <w:right w:val="none" w:sz="0" w:space="0" w:color="auto"/>
              </w:divBdr>
            </w:div>
            <w:div w:id="462424382">
              <w:marLeft w:val="0"/>
              <w:marRight w:val="0"/>
              <w:marTop w:val="0"/>
              <w:marBottom w:val="0"/>
              <w:divBdr>
                <w:top w:val="none" w:sz="0" w:space="0" w:color="auto"/>
                <w:left w:val="none" w:sz="0" w:space="0" w:color="auto"/>
                <w:bottom w:val="none" w:sz="0" w:space="0" w:color="auto"/>
                <w:right w:val="none" w:sz="0" w:space="0" w:color="auto"/>
              </w:divBdr>
            </w:div>
            <w:div w:id="464740851">
              <w:marLeft w:val="0"/>
              <w:marRight w:val="0"/>
              <w:marTop w:val="0"/>
              <w:marBottom w:val="0"/>
              <w:divBdr>
                <w:top w:val="none" w:sz="0" w:space="0" w:color="auto"/>
                <w:left w:val="none" w:sz="0" w:space="0" w:color="auto"/>
                <w:bottom w:val="none" w:sz="0" w:space="0" w:color="auto"/>
                <w:right w:val="none" w:sz="0" w:space="0" w:color="auto"/>
              </w:divBdr>
            </w:div>
            <w:div w:id="473985200">
              <w:marLeft w:val="0"/>
              <w:marRight w:val="0"/>
              <w:marTop w:val="0"/>
              <w:marBottom w:val="0"/>
              <w:divBdr>
                <w:top w:val="none" w:sz="0" w:space="0" w:color="auto"/>
                <w:left w:val="none" w:sz="0" w:space="0" w:color="auto"/>
                <w:bottom w:val="none" w:sz="0" w:space="0" w:color="auto"/>
                <w:right w:val="none" w:sz="0" w:space="0" w:color="auto"/>
              </w:divBdr>
            </w:div>
            <w:div w:id="486166403">
              <w:marLeft w:val="0"/>
              <w:marRight w:val="0"/>
              <w:marTop w:val="0"/>
              <w:marBottom w:val="0"/>
              <w:divBdr>
                <w:top w:val="none" w:sz="0" w:space="0" w:color="auto"/>
                <w:left w:val="none" w:sz="0" w:space="0" w:color="auto"/>
                <w:bottom w:val="none" w:sz="0" w:space="0" w:color="auto"/>
                <w:right w:val="none" w:sz="0" w:space="0" w:color="auto"/>
              </w:divBdr>
            </w:div>
            <w:div w:id="503403895">
              <w:marLeft w:val="0"/>
              <w:marRight w:val="0"/>
              <w:marTop w:val="0"/>
              <w:marBottom w:val="0"/>
              <w:divBdr>
                <w:top w:val="none" w:sz="0" w:space="0" w:color="auto"/>
                <w:left w:val="none" w:sz="0" w:space="0" w:color="auto"/>
                <w:bottom w:val="none" w:sz="0" w:space="0" w:color="auto"/>
                <w:right w:val="none" w:sz="0" w:space="0" w:color="auto"/>
              </w:divBdr>
            </w:div>
            <w:div w:id="504437463">
              <w:marLeft w:val="0"/>
              <w:marRight w:val="0"/>
              <w:marTop w:val="0"/>
              <w:marBottom w:val="0"/>
              <w:divBdr>
                <w:top w:val="none" w:sz="0" w:space="0" w:color="auto"/>
                <w:left w:val="none" w:sz="0" w:space="0" w:color="auto"/>
                <w:bottom w:val="none" w:sz="0" w:space="0" w:color="auto"/>
                <w:right w:val="none" w:sz="0" w:space="0" w:color="auto"/>
              </w:divBdr>
            </w:div>
            <w:div w:id="504824490">
              <w:marLeft w:val="0"/>
              <w:marRight w:val="0"/>
              <w:marTop w:val="0"/>
              <w:marBottom w:val="0"/>
              <w:divBdr>
                <w:top w:val="none" w:sz="0" w:space="0" w:color="auto"/>
                <w:left w:val="none" w:sz="0" w:space="0" w:color="auto"/>
                <w:bottom w:val="none" w:sz="0" w:space="0" w:color="auto"/>
                <w:right w:val="none" w:sz="0" w:space="0" w:color="auto"/>
              </w:divBdr>
            </w:div>
            <w:div w:id="526212096">
              <w:marLeft w:val="0"/>
              <w:marRight w:val="0"/>
              <w:marTop w:val="0"/>
              <w:marBottom w:val="0"/>
              <w:divBdr>
                <w:top w:val="none" w:sz="0" w:space="0" w:color="auto"/>
                <w:left w:val="none" w:sz="0" w:space="0" w:color="auto"/>
                <w:bottom w:val="none" w:sz="0" w:space="0" w:color="auto"/>
                <w:right w:val="none" w:sz="0" w:space="0" w:color="auto"/>
              </w:divBdr>
            </w:div>
            <w:div w:id="581767504">
              <w:marLeft w:val="0"/>
              <w:marRight w:val="0"/>
              <w:marTop w:val="0"/>
              <w:marBottom w:val="0"/>
              <w:divBdr>
                <w:top w:val="none" w:sz="0" w:space="0" w:color="auto"/>
                <w:left w:val="none" w:sz="0" w:space="0" w:color="auto"/>
                <w:bottom w:val="none" w:sz="0" w:space="0" w:color="auto"/>
                <w:right w:val="none" w:sz="0" w:space="0" w:color="auto"/>
              </w:divBdr>
            </w:div>
            <w:div w:id="590092479">
              <w:marLeft w:val="0"/>
              <w:marRight w:val="0"/>
              <w:marTop w:val="0"/>
              <w:marBottom w:val="0"/>
              <w:divBdr>
                <w:top w:val="none" w:sz="0" w:space="0" w:color="auto"/>
                <w:left w:val="none" w:sz="0" w:space="0" w:color="auto"/>
                <w:bottom w:val="none" w:sz="0" w:space="0" w:color="auto"/>
                <w:right w:val="none" w:sz="0" w:space="0" w:color="auto"/>
              </w:divBdr>
            </w:div>
            <w:div w:id="598300201">
              <w:marLeft w:val="0"/>
              <w:marRight w:val="0"/>
              <w:marTop w:val="0"/>
              <w:marBottom w:val="0"/>
              <w:divBdr>
                <w:top w:val="none" w:sz="0" w:space="0" w:color="auto"/>
                <w:left w:val="none" w:sz="0" w:space="0" w:color="auto"/>
                <w:bottom w:val="none" w:sz="0" w:space="0" w:color="auto"/>
                <w:right w:val="none" w:sz="0" w:space="0" w:color="auto"/>
              </w:divBdr>
            </w:div>
            <w:div w:id="633484461">
              <w:marLeft w:val="0"/>
              <w:marRight w:val="0"/>
              <w:marTop w:val="0"/>
              <w:marBottom w:val="0"/>
              <w:divBdr>
                <w:top w:val="none" w:sz="0" w:space="0" w:color="auto"/>
                <w:left w:val="none" w:sz="0" w:space="0" w:color="auto"/>
                <w:bottom w:val="none" w:sz="0" w:space="0" w:color="auto"/>
                <w:right w:val="none" w:sz="0" w:space="0" w:color="auto"/>
              </w:divBdr>
            </w:div>
            <w:div w:id="671107665">
              <w:marLeft w:val="0"/>
              <w:marRight w:val="0"/>
              <w:marTop w:val="0"/>
              <w:marBottom w:val="0"/>
              <w:divBdr>
                <w:top w:val="none" w:sz="0" w:space="0" w:color="auto"/>
                <w:left w:val="none" w:sz="0" w:space="0" w:color="auto"/>
                <w:bottom w:val="none" w:sz="0" w:space="0" w:color="auto"/>
                <w:right w:val="none" w:sz="0" w:space="0" w:color="auto"/>
              </w:divBdr>
            </w:div>
            <w:div w:id="678390992">
              <w:marLeft w:val="0"/>
              <w:marRight w:val="0"/>
              <w:marTop w:val="0"/>
              <w:marBottom w:val="0"/>
              <w:divBdr>
                <w:top w:val="none" w:sz="0" w:space="0" w:color="auto"/>
                <w:left w:val="none" w:sz="0" w:space="0" w:color="auto"/>
                <w:bottom w:val="none" w:sz="0" w:space="0" w:color="auto"/>
                <w:right w:val="none" w:sz="0" w:space="0" w:color="auto"/>
              </w:divBdr>
            </w:div>
            <w:div w:id="680858549">
              <w:marLeft w:val="0"/>
              <w:marRight w:val="0"/>
              <w:marTop w:val="0"/>
              <w:marBottom w:val="0"/>
              <w:divBdr>
                <w:top w:val="none" w:sz="0" w:space="0" w:color="auto"/>
                <w:left w:val="none" w:sz="0" w:space="0" w:color="auto"/>
                <w:bottom w:val="none" w:sz="0" w:space="0" w:color="auto"/>
                <w:right w:val="none" w:sz="0" w:space="0" w:color="auto"/>
              </w:divBdr>
            </w:div>
            <w:div w:id="686834486">
              <w:marLeft w:val="0"/>
              <w:marRight w:val="0"/>
              <w:marTop w:val="0"/>
              <w:marBottom w:val="0"/>
              <w:divBdr>
                <w:top w:val="none" w:sz="0" w:space="0" w:color="auto"/>
                <w:left w:val="none" w:sz="0" w:space="0" w:color="auto"/>
                <w:bottom w:val="none" w:sz="0" w:space="0" w:color="auto"/>
                <w:right w:val="none" w:sz="0" w:space="0" w:color="auto"/>
              </w:divBdr>
            </w:div>
            <w:div w:id="700056165">
              <w:marLeft w:val="0"/>
              <w:marRight w:val="0"/>
              <w:marTop w:val="0"/>
              <w:marBottom w:val="0"/>
              <w:divBdr>
                <w:top w:val="none" w:sz="0" w:space="0" w:color="auto"/>
                <w:left w:val="none" w:sz="0" w:space="0" w:color="auto"/>
                <w:bottom w:val="none" w:sz="0" w:space="0" w:color="auto"/>
                <w:right w:val="none" w:sz="0" w:space="0" w:color="auto"/>
              </w:divBdr>
            </w:div>
            <w:div w:id="705327401">
              <w:marLeft w:val="0"/>
              <w:marRight w:val="0"/>
              <w:marTop w:val="0"/>
              <w:marBottom w:val="0"/>
              <w:divBdr>
                <w:top w:val="none" w:sz="0" w:space="0" w:color="auto"/>
                <w:left w:val="none" w:sz="0" w:space="0" w:color="auto"/>
                <w:bottom w:val="none" w:sz="0" w:space="0" w:color="auto"/>
                <w:right w:val="none" w:sz="0" w:space="0" w:color="auto"/>
              </w:divBdr>
            </w:div>
            <w:div w:id="728891856">
              <w:marLeft w:val="0"/>
              <w:marRight w:val="0"/>
              <w:marTop w:val="0"/>
              <w:marBottom w:val="0"/>
              <w:divBdr>
                <w:top w:val="none" w:sz="0" w:space="0" w:color="auto"/>
                <w:left w:val="none" w:sz="0" w:space="0" w:color="auto"/>
                <w:bottom w:val="none" w:sz="0" w:space="0" w:color="auto"/>
                <w:right w:val="none" w:sz="0" w:space="0" w:color="auto"/>
              </w:divBdr>
            </w:div>
            <w:div w:id="736368440">
              <w:marLeft w:val="0"/>
              <w:marRight w:val="0"/>
              <w:marTop w:val="0"/>
              <w:marBottom w:val="0"/>
              <w:divBdr>
                <w:top w:val="none" w:sz="0" w:space="0" w:color="auto"/>
                <w:left w:val="none" w:sz="0" w:space="0" w:color="auto"/>
                <w:bottom w:val="none" w:sz="0" w:space="0" w:color="auto"/>
                <w:right w:val="none" w:sz="0" w:space="0" w:color="auto"/>
              </w:divBdr>
            </w:div>
            <w:div w:id="798300221">
              <w:marLeft w:val="0"/>
              <w:marRight w:val="0"/>
              <w:marTop w:val="0"/>
              <w:marBottom w:val="0"/>
              <w:divBdr>
                <w:top w:val="none" w:sz="0" w:space="0" w:color="auto"/>
                <w:left w:val="none" w:sz="0" w:space="0" w:color="auto"/>
                <w:bottom w:val="none" w:sz="0" w:space="0" w:color="auto"/>
                <w:right w:val="none" w:sz="0" w:space="0" w:color="auto"/>
              </w:divBdr>
            </w:div>
            <w:div w:id="819268900">
              <w:marLeft w:val="0"/>
              <w:marRight w:val="0"/>
              <w:marTop w:val="0"/>
              <w:marBottom w:val="0"/>
              <w:divBdr>
                <w:top w:val="none" w:sz="0" w:space="0" w:color="auto"/>
                <w:left w:val="none" w:sz="0" w:space="0" w:color="auto"/>
                <w:bottom w:val="none" w:sz="0" w:space="0" w:color="auto"/>
                <w:right w:val="none" w:sz="0" w:space="0" w:color="auto"/>
              </w:divBdr>
            </w:div>
            <w:div w:id="877008687">
              <w:marLeft w:val="0"/>
              <w:marRight w:val="0"/>
              <w:marTop w:val="0"/>
              <w:marBottom w:val="0"/>
              <w:divBdr>
                <w:top w:val="none" w:sz="0" w:space="0" w:color="auto"/>
                <w:left w:val="none" w:sz="0" w:space="0" w:color="auto"/>
                <w:bottom w:val="none" w:sz="0" w:space="0" w:color="auto"/>
                <w:right w:val="none" w:sz="0" w:space="0" w:color="auto"/>
              </w:divBdr>
            </w:div>
            <w:div w:id="894120567">
              <w:marLeft w:val="0"/>
              <w:marRight w:val="0"/>
              <w:marTop w:val="0"/>
              <w:marBottom w:val="0"/>
              <w:divBdr>
                <w:top w:val="none" w:sz="0" w:space="0" w:color="auto"/>
                <w:left w:val="none" w:sz="0" w:space="0" w:color="auto"/>
                <w:bottom w:val="none" w:sz="0" w:space="0" w:color="auto"/>
                <w:right w:val="none" w:sz="0" w:space="0" w:color="auto"/>
              </w:divBdr>
            </w:div>
            <w:div w:id="894245961">
              <w:marLeft w:val="0"/>
              <w:marRight w:val="0"/>
              <w:marTop w:val="0"/>
              <w:marBottom w:val="0"/>
              <w:divBdr>
                <w:top w:val="none" w:sz="0" w:space="0" w:color="auto"/>
                <w:left w:val="none" w:sz="0" w:space="0" w:color="auto"/>
                <w:bottom w:val="none" w:sz="0" w:space="0" w:color="auto"/>
                <w:right w:val="none" w:sz="0" w:space="0" w:color="auto"/>
              </w:divBdr>
            </w:div>
            <w:div w:id="912423664">
              <w:marLeft w:val="0"/>
              <w:marRight w:val="0"/>
              <w:marTop w:val="0"/>
              <w:marBottom w:val="0"/>
              <w:divBdr>
                <w:top w:val="none" w:sz="0" w:space="0" w:color="auto"/>
                <w:left w:val="none" w:sz="0" w:space="0" w:color="auto"/>
                <w:bottom w:val="none" w:sz="0" w:space="0" w:color="auto"/>
                <w:right w:val="none" w:sz="0" w:space="0" w:color="auto"/>
              </w:divBdr>
            </w:div>
            <w:div w:id="923338770">
              <w:marLeft w:val="0"/>
              <w:marRight w:val="0"/>
              <w:marTop w:val="0"/>
              <w:marBottom w:val="0"/>
              <w:divBdr>
                <w:top w:val="none" w:sz="0" w:space="0" w:color="auto"/>
                <w:left w:val="none" w:sz="0" w:space="0" w:color="auto"/>
                <w:bottom w:val="none" w:sz="0" w:space="0" w:color="auto"/>
                <w:right w:val="none" w:sz="0" w:space="0" w:color="auto"/>
              </w:divBdr>
            </w:div>
            <w:div w:id="927349315">
              <w:marLeft w:val="0"/>
              <w:marRight w:val="0"/>
              <w:marTop w:val="0"/>
              <w:marBottom w:val="0"/>
              <w:divBdr>
                <w:top w:val="none" w:sz="0" w:space="0" w:color="auto"/>
                <w:left w:val="none" w:sz="0" w:space="0" w:color="auto"/>
                <w:bottom w:val="none" w:sz="0" w:space="0" w:color="auto"/>
                <w:right w:val="none" w:sz="0" w:space="0" w:color="auto"/>
              </w:divBdr>
            </w:div>
            <w:div w:id="929922712">
              <w:marLeft w:val="0"/>
              <w:marRight w:val="0"/>
              <w:marTop w:val="0"/>
              <w:marBottom w:val="0"/>
              <w:divBdr>
                <w:top w:val="none" w:sz="0" w:space="0" w:color="auto"/>
                <w:left w:val="none" w:sz="0" w:space="0" w:color="auto"/>
                <w:bottom w:val="none" w:sz="0" w:space="0" w:color="auto"/>
                <w:right w:val="none" w:sz="0" w:space="0" w:color="auto"/>
              </w:divBdr>
            </w:div>
            <w:div w:id="952591264">
              <w:marLeft w:val="0"/>
              <w:marRight w:val="0"/>
              <w:marTop w:val="0"/>
              <w:marBottom w:val="0"/>
              <w:divBdr>
                <w:top w:val="none" w:sz="0" w:space="0" w:color="auto"/>
                <w:left w:val="none" w:sz="0" w:space="0" w:color="auto"/>
                <w:bottom w:val="none" w:sz="0" w:space="0" w:color="auto"/>
                <w:right w:val="none" w:sz="0" w:space="0" w:color="auto"/>
              </w:divBdr>
            </w:div>
            <w:div w:id="958878013">
              <w:marLeft w:val="0"/>
              <w:marRight w:val="0"/>
              <w:marTop w:val="0"/>
              <w:marBottom w:val="0"/>
              <w:divBdr>
                <w:top w:val="none" w:sz="0" w:space="0" w:color="auto"/>
                <w:left w:val="none" w:sz="0" w:space="0" w:color="auto"/>
                <w:bottom w:val="none" w:sz="0" w:space="0" w:color="auto"/>
                <w:right w:val="none" w:sz="0" w:space="0" w:color="auto"/>
              </w:divBdr>
            </w:div>
            <w:div w:id="969285284">
              <w:marLeft w:val="0"/>
              <w:marRight w:val="0"/>
              <w:marTop w:val="0"/>
              <w:marBottom w:val="0"/>
              <w:divBdr>
                <w:top w:val="none" w:sz="0" w:space="0" w:color="auto"/>
                <w:left w:val="none" w:sz="0" w:space="0" w:color="auto"/>
                <w:bottom w:val="none" w:sz="0" w:space="0" w:color="auto"/>
                <w:right w:val="none" w:sz="0" w:space="0" w:color="auto"/>
              </w:divBdr>
            </w:div>
            <w:div w:id="980380893">
              <w:marLeft w:val="0"/>
              <w:marRight w:val="0"/>
              <w:marTop w:val="0"/>
              <w:marBottom w:val="0"/>
              <w:divBdr>
                <w:top w:val="none" w:sz="0" w:space="0" w:color="auto"/>
                <w:left w:val="none" w:sz="0" w:space="0" w:color="auto"/>
                <w:bottom w:val="none" w:sz="0" w:space="0" w:color="auto"/>
                <w:right w:val="none" w:sz="0" w:space="0" w:color="auto"/>
              </w:divBdr>
            </w:div>
            <w:div w:id="1018040471">
              <w:marLeft w:val="0"/>
              <w:marRight w:val="0"/>
              <w:marTop w:val="0"/>
              <w:marBottom w:val="0"/>
              <w:divBdr>
                <w:top w:val="none" w:sz="0" w:space="0" w:color="auto"/>
                <w:left w:val="none" w:sz="0" w:space="0" w:color="auto"/>
                <w:bottom w:val="none" w:sz="0" w:space="0" w:color="auto"/>
                <w:right w:val="none" w:sz="0" w:space="0" w:color="auto"/>
              </w:divBdr>
            </w:div>
            <w:div w:id="1024016727">
              <w:marLeft w:val="0"/>
              <w:marRight w:val="0"/>
              <w:marTop w:val="0"/>
              <w:marBottom w:val="0"/>
              <w:divBdr>
                <w:top w:val="none" w:sz="0" w:space="0" w:color="auto"/>
                <w:left w:val="none" w:sz="0" w:space="0" w:color="auto"/>
                <w:bottom w:val="none" w:sz="0" w:space="0" w:color="auto"/>
                <w:right w:val="none" w:sz="0" w:space="0" w:color="auto"/>
              </w:divBdr>
            </w:div>
            <w:div w:id="1027681201">
              <w:marLeft w:val="0"/>
              <w:marRight w:val="0"/>
              <w:marTop w:val="0"/>
              <w:marBottom w:val="0"/>
              <w:divBdr>
                <w:top w:val="none" w:sz="0" w:space="0" w:color="auto"/>
                <w:left w:val="none" w:sz="0" w:space="0" w:color="auto"/>
                <w:bottom w:val="none" w:sz="0" w:space="0" w:color="auto"/>
                <w:right w:val="none" w:sz="0" w:space="0" w:color="auto"/>
              </w:divBdr>
            </w:div>
            <w:div w:id="1029993677">
              <w:marLeft w:val="0"/>
              <w:marRight w:val="0"/>
              <w:marTop w:val="0"/>
              <w:marBottom w:val="0"/>
              <w:divBdr>
                <w:top w:val="none" w:sz="0" w:space="0" w:color="auto"/>
                <w:left w:val="none" w:sz="0" w:space="0" w:color="auto"/>
                <w:bottom w:val="none" w:sz="0" w:space="0" w:color="auto"/>
                <w:right w:val="none" w:sz="0" w:space="0" w:color="auto"/>
              </w:divBdr>
            </w:div>
            <w:div w:id="1036346912">
              <w:marLeft w:val="0"/>
              <w:marRight w:val="0"/>
              <w:marTop w:val="0"/>
              <w:marBottom w:val="0"/>
              <w:divBdr>
                <w:top w:val="none" w:sz="0" w:space="0" w:color="auto"/>
                <w:left w:val="none" w:sz="0" w:space="0" w:color="auto"/>
                <w:bottom w:val="none" w:sz="0" w:space="0" w:color="auto"/>
                <w:right w:val="none" w:sz="0" w:space="0" w:color="auto"/>
              </w:divBdr>
            </w:div>
            <w:div w:id="1045914412">
              <w:marLeft w:val="0"/>
              <w:marRight w:val="0"/>
              <w:marTop w:val="0"/>
              <w:marBottom w:val="0"/>
              <w:divBdr>
                <w:top w:val="none" w:sz="0" w:space="0" w:color="auto"/>
                <w:left w:val="none" w:sz="0" w:space="0" w:color="auto"/>
                <w:bottom w:val="none" w:sz="0" w:space="0" w:color="auto"/>
                <w:right w:val="none" w:sz="0" w:space="0" w:color="auto"/>
              </w:divBdr>
            </w:div>
            <w:div w:id="1054549776">
              <w:marLeft w:val="0"/>
              <w:marRight w:val="0"/>
              <w:marTop w:val="0"/>
              <w:marBottom w:val="0"/>
              <w:divBdr>
                <w:top w:val="none" w:sz="0" w:space="0" w:color="auto"/>
                <w:left w:val="none" w:sz="0" w:space="0" w:color="auto"/>
                <w:bottom w:val="none" w:sz="0" w:space="0" w:color="auto"/>
                <w:right w:val="none" w:sz="0" w:space="0" w:color="auto"/>
              </w:divBdr>
            </w:div>
            <w:div w:id="1057125175">
              <w:marLeft w:val="0"/>
              <w:marRight w:val="0"/>
              <w:marTop w:val="0"/>
              <w:marBottom w:val="0"/>
              <w:divBdr>
                <w:top w:val="none" w:sz="0" w:space="0" w:color="auto"/>
                <w:left w:val="none" w:sz="0" w:space="0" w:color="auto"/>
                <w:bottom w:val="none" w:sz="0" w:space="0" w:color="auto"/>
                <w:right w:val="none" w:sz="0" w:space="0" w:color="auto"/>
              </w:divBdr>
            </w:div>
            <w:div w:id="1069615853">
              <w:marLeft w:val="0"/>
              <w:marRight w:val="0"/>
              <w:marTop w:val="0"/>
              <w:marBottom w:val="0"/>
              <w:divBdr>
                <w:top w:val="none" w:sz="0" w:space="0" w:color="auto"/>
                <w:left w:val="none" w:sz="0" w:space="0" w:color="auto"/>
                <w:bottom w:val="none" w:sz="0" w:space="0" w:color="auto"/>
                <w:right w:val="none" w:sz="0" w:space="0" w:color="auto"/>
              </w:divBdr>
            </w:div>
            <w:div w:id="1084258053">
              <w:marLeft w:val="0"/>
              <w:marRight w:val="0"/>
              <w:marTop w:val="0"/>
              <w:marBottom w:val="0"/>
              <w:divBdr>
                <w:top w:val="none" w:sz="0" w:space="0" w:color="auto"/>
                <w:left w:val="none" w:sz="0" w:space="0" w:color="auto"/>
                <w:bottom w:val="none" w:sz="0" w:space="0" w:color="auto"/>
                <w:right w:val="none" w:sz="0" w:space="0" w:color="auto"/>
              </w:divBdr>
            </w:div>
            <w:div w:id="1087923033">
              <w:marLeft w:val="0"/>
              <w:marRight w:val="0"/>
              <w:marTop w:val="0"/>
              <w:marBottom w:val="0"/>
              <w:divBdr>
                <w:top w:val="none" w:sz="0" w:space="0" w:color="auto"/>
                <w:left w:val="none" w:sz="0" w:space="0" w:color="auto"/>
                <w:bottom w:val="none" w:sz="0" w:space="0" w:color="auto"/>
                <w:right w:val="none" w:sz="0" w:space="0" w:color="auto"/>
              </w:divBdr>
            </w:div>
            <w:div w:id="1098988093">
              <w:marLeft w:val="0"/>
              <w:marRight w:val="0"/>
              <w:marTop w:val="0"/>
              <w:marBottom w:val="0"/>
              <w:divBdr>
                <w:top w:val="none" w:sz="0" w:space="0" w:color="auto"/>
                <w:left w:val="none" w:sz="0" w:space="0" w:color="auto"/>
                <w:bottom w:val="none" w:sz="0" w:space="0" w:color="auto"/>
                <w:right w:val="none" w:sz="0" w:space="0" w:color="auto"/>
              </w:divBdr>
            </w:div>
            <w:div w:id="1099835616">
              <w:marLeft w:val="0"/>
              <w:marRight w:val="0"/>
              <w:marTop w:val="0"/>
              <w:marBottom w:val="0"/>
              <w:divBdr>
                <w:top w:val="none" w:sz="0" w:space="0" w:color="auto"/>
                <w:left w:val="none" w:sz="0" w:space="0" w:color="auto"/>
                <w:bottom w:val="none" w:sz="0" w:space="0" w:color="auto"/>
                <w:right w:val="none" w:sz="0" w:space="0" w:color="auto"/>
              </w:divBdr>
            </w:div>
            <w:div w:id="1112483221">
              <w:marLeft w:val="0"/>
              <w:marRight w:val="0"/>
              <w:marTop w:val="0"/>
              <w:marBottom w:val="0"/>
              <w:divBdr>
                <w:top w:val="none" w:sz="0" w:space="0" w:color="auto"/>
                <w:left w:val="none" w:sz="0" w:space="0" w:color="auto"/>
                <w:bottom w:val="none" w:sz="0" w:space="0" w:color="auto"/>
                <w:right w:val="none" w:sz="0" w:space="0" w:color="auto"/>
              </w:divBdr>
            </w:div>
            <w:div w:id="1119451892">
              <w:marLeft w:val="0"/>
              <w:marRight w:val="0"/>
              <w:marTop w:val="0"/>
              <w:marBottom w:val="0"/>
              <w:divBdr>
                <w:top w:val="none" w:sz="0" w:space="0" w:color="auto"/>
                <w:left w:val="none" w:sz="0" w:space="0" w:color="auto"/>
                <w:bottom w:val="none" w:sz="0" w:space="0" w:color="auto"/>
                <w:right w:val="none" w:sz="0" w:space="0" w:color="auto"/>
              </w:divBdr>
            </w:div>
            <w:div w:id="1140264331">
              <w:marLeft w:val="0"/>
              <w:marRight w:val="0"/>
              <w:marTop w:val="0"/>
              <w:marBottom w:val="0"/>
              <w:divBdr>
                <w:top w:val="none" w:sz="0" w:space="0" w:color="auto"/>
                <w:left w:val="none" w:sz="0" w:space="0" w:color="auto"/>
                <w:bottom w:val="none" w:sz="0" w:space="0" w:color="auto"/>
                <w:right w:val="none" w:sz="0" w:space="0" w:color="auto"/>
              </w:divBdr>
            </w:div>
            <w:div w:id="1140655861">
              <w:marLeft w:val="0"/>
              <w:marRight w:val="0"/>
              <w:marTop w:val="0"/>
              <w:marBottom w:val="0"/>
              <w:divBdr>
                <w:top w:val="none" w:sz="0" w:space="0" w:color="auto"/>
                <w:left w:val="none" w:sz="0" w:space="0" w:color="auto"/>
                <w:bottom w:val="none" w:sz="0" w:space="0" w:color="auto"/>
                <w:right w:val="none" w:sz="0" w:space="0" w:color="auto"/>
              </w:divBdr>
            </w:div>
            <w:div w:id="1141458882">
              <w:marLeft w:val="0"/>
              <w:marRight w:val="0"/>
              <w:marTop w:val="0"/>
              <w:marBottom w:val="0"/>
              <w:divBdr>
                <w:top w:val="none" w:sz="0" w:space="0" w:color="auto"/>
                <w:left w:val="none" w:sz="0" w:space="0" w:color="auto"/>
                <w:bottom w:val="none" w:sz="0" w:space="0" w:color="auto"/>
                <w:right w:val="none" w:sz="0" w:space="0" w:color="auto"/>
              </w:divBdr>
            </w:div>
            <w:div w:id="1168255563">
              <w:marLeft w:val="0"/>
              <w:marRight w:val="0"/>
              <w:marTop w:val="0"/>
              <w:marBottom w:val="0"/>
              <w:divBdr>
                <w:top w:val="none" w:sz="0" w:space="0" w:color="auto"/>
                <w:left w:val="none" w:sz="0" w:space="0" w:color="auto"/>
                <w:bottom w:val="none" w:sz="0" w:space="0" w:color="auto"/>
                <w:right w:val="none" w:sz="0" w:space="0" w:color="auto"/>
              </w:divBdr>
            </w:div>
            <w:div w:id="1172796174">
              <w:marLeft w:val="0"/>
              <w:marRight w:val="0"/>
              <w:marTop w:val="0"/>
              <w:marBottom w:val="0"/>
              <w:divBdr>
                <w:top w:val="none" w:sz="0" w:space="0" w:color="auto"/>
                <w:left w:val="none" w:sz="0" w:space="0" w:color="auto"/>
                <w:bottom w:val="none" w:sz="0" w:space="0" w:color="auto"/>
                <w:right w:val="none" w:sz="0" w:space="0" w:color="auto"/>
              </w:divBdr>
            </w:div>
            <w:div w:id="1219976094">
              <w:marLeft w:val="0"/>
              <w:marRight w:val="0"/>
              <w:marTop w:val="0"/>
              <w:marBottom w:val="0"/>
              <w:divBdr>
                <w:top w:val="none" w:sz="0" w:space="0" w:color="auto"/>
                <w:left w:val="none" w:sz="0" w:space="0" w:color="auto"/>
                <w:bottom w:val="none" w:sz="0" w:space="0" w:color="auto"/>
                <w:right w:val="none" w:sz="0" w:space="0" w:color="auto"/>
              </w:divBdr>
            </w:div>
            <w:div w:id="1226799027">
              <w:marLeft w:val="0"/>
              <w:marRight w:val="0"/>
              <w:marTop w:val="0"/>
              <w:marBottom w:val="0"/>
              <w:divBdr>
                <w:top w:val="none" w:sz="0" w:space="0" w:color="auto"/>
                <w:left w:val="none" w:sz="0" w:space="0" w:color="auto"/>
                <w:bottom w:val="none" w:sz="0" w:space="0" w:color="auto"/>
                <w:right w:val="none" w:sz="0" w:space="0" w:color="auto"/>
              </w:divBdr>
            </w:div>
            <w:div w:id="1300266044">
              <w:marLeft w:val="0"/>
              <w:marRight w:val="0"/>
              <w:marTop w:val="0"/>
              <w:marBottom w:val="0"/>
              <w:divBdr>
                <w:top w:val="none" w:sz="0" w:space="0" w:color="auto"/>
                <w:left w:val="none" w:sz="0" w:space="0" w:color="auto"/>
                <w:bottom w:val="none" w:sz="0" w:space="0" w:color="auto"/>
                <w:right w:val="none" w:sz="0" w:space="0" w:color="auto"/>
              </w:divBdr>
            </w:div>
            <w:div w:id="1319185614">
              <w:marLeft w:val="0"/>
              <w:marRight w:val="0"/>
              <w:marTop w:val="0"/>
              <w:marBottom w:val="0"/>
              <w:divBdr>
                <w:top w:val="none" w:sz="0" w:space="0" w:color="auto"/>
                <w:left w:val="none" w:sz="0" w:space="0" w:color="auto"/>
                <w:bottom w:val="none" w:sz="0" w:space="0" w:color="auto"/>
                <w:right w:val="none" w:sz="0" w:space="0" w:color="auto"/>
              </w:divBdr>
            </w:div>
            <w:div w:id="1322738045">
              <w:marLeft w:val="0"/>
              <w:marRight w:val="0"/>
              <w:marTop w:val="0"/>
              <w:marBottom w:val="0"/>
              <w:divBdr>
                <w:top w:val="none" w:sz="0" w:space="0" w:color="auto"/>
                <w:left w:val="none" w:sz="0" w:space="0" w:color="auto"/>
                <w:bottom w:val="none" w:sz="0" w:space="0" w:color="auto"/>
                <w:right w:val="none" w:sz="0" w:space="0" w:color="auto"/>
              </w:divBdr>
            </w:div>
            <w:div w:id="1336691520">
              <w:marLeft w:val="0"/>
              <w:marRight w:val="0"/>
              <w:marTop w:val="0"/>
              <w:marBottom w:val="0"/>
              <w:divBdr>
                <w:top w:val="none" w:sz="0" w:space="0" w:color="auto"/>
                <w:left w:val="none" w:sz="0" w:space="0" w:color="auto"/>
                <w:bottom w:val="none" w:sz="0" w:space="0" w:color="auto"/>
                <w:right w:val="none" w:sz="0" w:space="0" w:color="auto"/>
              </w:divBdr>
            </w:div>
            <w:div w:id="1342973323">
              <w:marLeft w:val="0"/>
              <w:marRight w:val="0"/>
              <w:marTop w:val="0"/>
              <w:marBottom w:val="0"/>
              <w:divBdr>
                <w:top w:val="none" w:sz="0" w:space="0" w:color="auto"/>
                <w:left w:val="none" w:sz="0" w:space="0" w:color="auto"/>
                <w:bottom w:val="none" w:sz="0" w:space="0" w:color="auto"/>
                <w:right w:val="none" w:sz="0" w:space="0" w:color="auto"/>
              </w:divBdr>
            </w:div>
            <w:div w:id="1378889890">
              <w:marLeft w:val="0"/>
              <w:marRight w:val="0"/>
              <w:marTop w:val="0"/>
              <w:marBottom w:val="0"/>
              <w:divBdr>
                <w:top w:val="none" w:sz="0" w:space="0" w:color="auto"/>
                <w:left w:val="none" w:sz="0" w:space="0" w:color="auto"/>
                <w:bottom w:val="none" w:sz="0" w:space="0" w:color="auto"/>
                <w:right w:val="none" w:sz="0" w:space="0" w:color="auto"/>
              </w:divBdr>
            </w:div>
            <w:div w:id="1440832993">
              <w:marLeft w:val="0"/>
              <w:marRight w:val="0"/>
              <w:marTop w:val="0"/>
              <w:marBottom w:val="0"/>
              <w:divBdr>
                <w:top w:val="none" w:sz="0" w:space="0" w:color="auto"/>
                <w:left w:val="none" w:sz="0" w:space="0" w:color="auto"/>
                <w:bottom w:val="none" w:sz="0" w:space="0" w:color="auto"/>
                <w:right w:val="none" w:sz="0" w:space="0" w:color="auto"/>
              </w:divBdr>
            </w:div>
            <w:div w:id="1491410803">
              <w:marLeft w:val="0"/>
              <w:marRight w:val="0"/>
              <w:marTop w:val="0"/>
              <w:marBottom w:val="0"/>
              <w:divBdr>
                <w:top w:val="none" w:sz="0" w:space="0" w:color="auto"/>
                <w:left w:val="none" w:sz="0" w:space="0" w:color="auto"/>
                <w:bottom w:val="none" w:sz="0" w:space="0" w:color="auto"/>
                <w:right w:val="none" w:sz="0" w:space="0" w:color="auto"/>
              </w:divBdr>
            </w:div>
            <w:div w:id="1500076664">
              <w:marLeft w:val="0"/>
              <w:marRight w:val="0"/>
              <w:marTop w:val="0"/>
              <w:marBottom w:val="0"/>
              <w:divBdr>
                <w:top w:val="none" w:sz="0" w:space="0" w:color="auto"/>
                <w:left w:val="none" w:sz="0" w:space="0" w:color="auto"/>
                <w:bottom w:val="none" w:sz="0" w:space="0" w:color="auto"/>
                <w:right w:val="none" w:sz="0" w:space="0" w:color="auto"/>
              </w:divBdr>
            </w:div>
            <w:div w:id="1514606637">
              <w:marLeft w:val="0"/>
              <w:marRight w:val="0"/>
              <w:marTop w:val="0"/>
              <w:marBottom w:val="0"/>
              <w:divBdr>
                <w:top w:val="none" w:sz="0" w:space="0" w:color="auto"/>
                <w:left w:val="none" w:sz="0" w:space="0" w:color="auto"/>
                <w:bottom w:val="none" w:sz="0" w:space="0" w:color="auto"/>
                <w:right w:val="none" w:sz="0" w:space="0" w:color="auto"/>
              </w:divBdr>
            </w:div>
            <w:div w:id="1529682871">
              <w:marLeft w:val="0"/>
              <w:marRight w:val="0"/>
              <w:marTop w:val="0"/>
              <w:marBottom w:val="0"/>
              <w:divBdr>
                <w:top w:val="none" w:sz="0" w:space="0" w:color="auto"/>
                <w:left w:val="none" w:sz="0" w:space="0" w:color="auto"/>
                <w:bottom w:val="none" w:sz="0" w:space="0" w:color="auto"/>
                <w:right w:val="none" w:sz="0" w:space="0" w:color="auto"/>
              </w:divBdr>
            </w:div>
            <w:div w:id="1575243899">
              <w:marLeft w:val="0"/>
              <w:marRight w:val="0"/>
              <w:marTop w:val="0"/>
              <w:marBottom w:val="0"/>
              <w:divBdr>
                <w:top w:val="none" w:sz="0" w:space="0" w:color="auto"/>
                <w:left w:val="none" w:sz="0" w:space="0" w:color="auto"/>
                <w:bottom w:val="none" w:sz="0" w:space="0" w:color="auto"/>
                <w:right w:val="none" w:sz="0" w:space="0" w:color="auto"/>
              </w:divBdr>
            </w:div>
            <w:div w:id="1584416678">
              <w:marLeft w:val="0"/>
              <w:marRight w:val="0"/>
              <w:marTop w:val="0"/>
              <w:marBottom w:val="0"/>
              <w:divBdr>
                <w:top w:val="none" w:sz="0" w:space="0" w:color="auto"/>
                <w:left w:val="none" w:sz="0" w:space="0" w:color="auto"/>
                <w:bottom w:val="none" w:sz="0" w:space="0" w:color="auto"/>
                <w:right w:val="none" w:sz="0" w:space="0" w:color="auto"/>
              </w:divBdr>
            </w:div>
            <w:div w:id="1585188314">
              <w:marLeft w:val="0"/>
              <w:marRight w:val="0"/>
              <w:marTop w:val="0"/>
              <w:marBottom w:val="0"/>
              <w:divBdr>
                <w:top w:val="none" w:sz="0" w:space="0" w:color="auto"/>
                <w:left w:val="none" w:sz="0" w:space="0" w:color="auto"/>
                <w:bottom w:val="none" w:sz="0" w:space="0" w:color="auto"/>
                <w:right w:val="none" w:sz="0" w:space="0" w:color="auto"/>
              </w:divBdr>
            </w:div>
            <w:div w:id="1601990872">
              <w:marLeft w:val="0"/>
              <w:marRight w:val="0"/>
              <w:marTop w:val="0"/>
              <w:marBottom w:val="0"/>
              <w:divBdr>
                <w:top w:val="none" w:sz="0" w:space="0" w:color="auto"/>
                <w:left w:val="none" w:sz="0" w:space="0" w:color="auto"/>
                <w:bottom w:val="none" w:sz="0" w:space="0" w:color="auto"/>
                <w:right w:val="none" w:sz="0" w:space="0" w:color="auto"/>
              </w:divBdr>
            </w:div>
            <w:div w:id="1677803600">
              <w:marLeft w:val="0"/>
              <w:marRight w:val="0"/>
              <w:marTop w:val="0"/>
              <w:marBottom w:val="0"/>
              <w:divBdr>
                <w:top w:val="none" w:sz="0" w:space="0" w:color="auto"/>
                <w:left w:val="none" w:sz="0" w:space="0" w:color="auto"/>
                <w:bottom w:val="none" w:sz="0" w:space="0" w:color="auto"/>
                <w:right w:val="none" w:sz="0" w:space="0" w:color="auto"/>
              </w:divBdr>
            </w:div>
            <w:div w:id="1681540819">
              <w:marLeft w:val="0"/>
              <w:marRight w:val="0"/>
              <w:marTop w:val="0"/>
              <w:marBottom w:val="0"/>
              <w:divBdr>
                <w:top w:val="none" w:sz="0" w:space="0" w:color="auto"/>
                <w:left w:val="none" w:sz="0" w:space="0" w:color="auto"/>
                <w:bottom w:val="none" w:sz="0" w:space="0" w:color="auto"/>
                <w:right w:val="none" w:sz="0" w:space="0" w:color="auto"/>
              </w:divBdr>
            </w:div>
            <w:div w:id="1694067651">
              <w:marLeft w:val="0"/>
              <w:marRight w:val="0"/>
              <w:marTop w:val="0"/>
              <w:marBottom w:val="0"/>
              <w:divBdr>
                <w:top w:val="none" w:sz="0" w:space="0" w:color="auto"/>
                <w:left w:val="none" w:sz="0" w:space="0" w:color="auto"/>
                <w:bottom w:val="none" w:sz="0" w:space="0" w:color="auto"/>
                <w:right w:val="none" w:sz="0" w:space="0" w:color="auto"/>
              </w:divBdr>
            </w:div>
            <w:div w:id="1695300255">
              <w:marLeft w:val="0"/>
              <w:marRight w:val="0"/>
              <w:marTop w:val="0"/>
              <w:marBottom w:val="0"/>
              <w:divBdr>
                <w:top w:val="none" w:sz="0" w:space="0" w:color="auto"/>
                <w:left w:val="none" w:sz="0" w:space="0" w:color="auto"/>
                <w:bottom w:val="none" w:sz="0" w:space="0" w:color="auto"/>
                <w:right w:val="none" w:sz="0" w:space="0" w:color="auto"/>
              </w:divBdr>
            </w:div>
            <w:div w:id="1716005192">
              <w:marLeft w:val="0"/>
              <w:marRight w:val="0"/>
              <w:marTop w:val="0"/>
              <w:marBottom w:val="0"/>
              <w:divBdr>
                <w:top w:val="none" w:sz="0" w:space="0" w:color="auto"/>
                <w:left w:val="none" w:sz="0" w:space="0" w:color="auto"/>
                <w:bottom w:val="none" w:sz="0" w:space="0" w:color="auto"/>
                <w:right w:val="none" w:sz="0" w:space="0" w:color="auto"/>
              </w:divBdr>
            </w:div>
            <w:div w:id="1739282291">
              <w:marLeft w:val="0"/>
              <w:marRight w:val="0"/>
              <w:marTop w:val="0"/>
              <w:marBottom w:val="0"/>
              <w:divBdr>
                <w:top w:val="none" w:sz="0" w:space="0" w:color="auto"/>
                <w:left w:val="none" w:sz="0" w:space="0" w:color="auto"/>
                <w:bottom w:val="none" w:sz="0" w:space="0" w:color="auto"/>
                <w:right w:val="none" w:sz="0" w:space="0" w:color="auto"/>
              </w:divBdr>
            </w:div>
            <w:div w:id="1753353915">
              <w:marLeft w:val="0"/>
              <w:marRight w:val="0"/>
              <w:marTop w:val="0"/>
              <w:marBottom w:val="0"/>
              <w:divBdr>
                <w:top w:val="none" w:sz="0" w:space="0" w:color="auto"/>
                <w:left w:val="none" w:sz="0" w:space="0" w:color="auto"/>
                <w:bottom w:val="none" w:sz="0" w:space="0" w:color="auto"/>
                <w:right w:val="none" w:sz="0" w:space="0" w:color="auto"/>
              </w:divBdr>
            </w:div>
            <w:div w:id="1764761229">
              <w:marLeft w:val="0"/>
              <w:marRight w:val="0"/>
              <w:marTop w:val="0"/>
              <w:marBottom w:val="0"/>
              <w:divBdr>
                <w:top w:val="none" w:sz="0" w:space="0" w:color="auto"/>
                <w:left w:val="none" w:sz="0" w:space="0" w:color="auto"/>
                <w:bottom w:val="none" w:sz="0" w:space="0" w:color="auto"/>
                <w:right w:val="none" w:sz="0" w:space="0" w:color="auto"/>
              </w:divBdr>
            </w:div>
            <w:div w:id="1772121387">
              <w:marLeft w:val="0"/>
              <w:marRight w:val="0"/>
              <w:marTop w:val="0"/>
              <w:marBottom w:val="0"/>
              <w:divBdr>
                <w:top w:val="none" w:sz="0" w:space="0" w:color="auto"/>
                <w:left w:val="none" w:sz="0" w:space="0" w:color="auto"/>
                <w:bottom w:val="none" w:sz="0" w:space="0" w:color="auto"/>
                <w:right w:val="none" w:sz="0" w:space="0" w:color="auto"/>
              </w:divBdr>
            </w:div>
            <w:div w:id="1784573288">
              <w:marLeft w:val="0"/>
              <w:marRight w:val="0"/>
              <w:marTop w:val="0"/>
              <w:marBottom w:val="0"/>
              <w:divBdr>
                <w:top w:val="none" w:sz="0" w:space="0" w:color="auto"/>
                <w:left w:val="none" w:sz="0" w:space="0" w:color="auto"/>
                <w:bottom w:val="none" w:sz="0" w:space="0" w:color="auto"/>
                <w:right w:val="none" w:sz="0" w:space="0" w:color="auto"/>
              </w:divBdr>
            </w:div>
            <w:div w:id="1819222987">
              <w:marLeft w:val="0"/>
              <w:marRight w:val="0"/>
              <w:marTop w:val="0"/>
              <w:marBottom w:val="0"/>
              <w:divBdr>
                <w:top w:val="none" w:sz="0" w:space="0" w:color="auto"/>
                <w:left w:val="none" w:sz="0" w:space="0" w:color="auto"/>
                <w:bottom w:val="none" w:sz="0" w:space="0" w:color="auto"/>
                <w:right w:val="none" w:sz="0" w:space="0" w:color="auto"/>
              </w:divBdr>
            </w:div>
            <w:div w:id="1824540374">
              <w:marLeft w:val="0"/>
              <w:marRight w:val="0"/>
              <w:marTop w:val="0"/>
              <w:marBottom w:val="0"/>
              <w:divBdr>
                <w:top w:val="none" w:sz="0" w:space="0" w:color="auto"/>
                <w:left w:val="none" w:sz="0" w:space="0" w:color="auto"/>
                <w:bottom w:val="none" w:sz="0" w:space="0" w:color="auto"/>
                <w:right w:val="none" w:sz="0" w:space="0" w:color="auto"/>
              </w:divBdr>
            </w:div>
            <w:div w:id="1847355422">
              <w:marLeft w:val="0"/>
              <w:marRight w:val="0"/>
              <w:marTop w:val="0"/>
              <w:marBottom w:val="0"/>
              <w:divBdr>
                <w:top w:val="none" w:sz="0" w:space="0" w:color="auto"/>
                <w:left w:val="none" w:sz="0" w:space="0" w:color="auto"/>
                <w:bottom w:val="none" w:sz="0" w:space="0" w:color="auto"/>
                <w:right w:val="none" w:sz="0" w:space="0" w:color="auto"/>
              </w:divBdr>
            </w:div>
            <w:div w:id="1892688577">
              <w:marLeft w:val="0"/>
              <w:marRight w:val="0"/>
              <w:marTop w:val="0"/>
              <w:marBottom w:val="0"/>
              <w:divBdr>
                <w:top w:val="none" w:sz="0" w:space="0" w:color="auto"/>
                <w:left w:val="none" w:sz="0" w:space="0" w:color="auto"/>
                <w:bottom w:val="none" w:sz="0" w:space="0" w:color="auto"/>
                <w:right w:val="none" w:sz="0" w:space="0" w:color="auto"/>
              </w:divBdr>
            </w:div>
            <w:div w:id="1893999602">
              <w:marLeft w:val="0"/>
              <w:marRight w:val="0"/>
              <w:marTop w:val="0"/>
              <w:marBottom w:val="0"/>
              <w:divBdr>
                <w:top w:val="none" w:sz="0" w:space="0" w:color="auto"/>
                <w:left w:val="none" w:sz="0" w:space="0" w:color="auto"/>
                <w:bottom w:val="none" w:sz="0" w:space="0" w:color="auto"/>
                <w:right w:val="none" w:sz="0" w:space="0" w:color="auto"/>
              </w:divBdr>
            </w:div>
            <w:div w:id="1944143760">
              <w:marLeft w:val="0"/>
              <w:marRight w:val="0"/>
              <w:marTop w:val="0"/>
              <w:marBottom w:val="0"/>
              <w:divBdr>
                <w:top w:val="none" w:sz="0" w:space="0" w:color="auto"/>
                <w:left w:val="none" w:sz="0" w:space="0" w:color="auto"/>
                <w:bottom w:val="none" w:sz="0" w:space="0" w:color="auto"/>
                <w:right w:val="none" w:sz="0" w:space="0" w:color="auto"/>
              </w:divBdr>
            </w:div>
            <w:div w:id="2022049125">
              <w:marLeft w:val="0"/>
              <w:marRight w:val="0"/>
              <w:marTop w:val="0"/>
              <w:marBottom w:val="0"/>
              <w:divBdr>
                <w:top w:val="none" w:sz="0" w:space="0" w:color="auto"/>
                <w:left w:val="none" w:sz="0" w:space="0" w:color="auto"/>
                <w:bottom w:val="none" w:sz="0" w:space="0" w:color="auto"/>
                <w:right w:val="none" w:sz="0" w:space="0" w:color="auto"/>
              </w:divBdr>
            </w:div>
            <w:div w:id="2022272878">
              <w:marLeft w:val="0"/>
              <w:marRight w:val="0"/>
              <w:marTop w:val="0"/>
              <w:marBottom w:val="0"/>
              <w:divBdr>
                <w:top w:val="none" w:sz="0" w:space="0" w:color="auto"/>
                <w:left w:val="none" w:sz="0" w:space="0" w:color="auto"/>
                <w:bottom w:val="none" w:sz="0" w:space="0" w:color="auto"/>
                <w:right w:val="none" w:sz="0" w:space="0" w:color="auto"/>
              </w:divBdr>
            </w:div>
            <w:div w:id="2028410875">
              <w:marLeft w:val="0"/>
              <w:marRight w:val="0"/>
              <w:marTop w:val="0"/>
              <w:marBottom w:val="0"/>
              <w:divBdr>
                <w:top w:val="none" w:sz="0" w:space="0" w:color="auto"/>
                <w:left w:val="none" w:sz="0" w:space="0" w:color="auto"/>
                <w:bottom w:val="none" w:sz="0" w:space="0" w:color="auto"/>
                <w:right w:val="none" w:sz="0" w:space="0" w:color="auto"/>
              </w:divBdr>
            </w:div>
            <w:div w:id="2066180030">
              <w:marLeft w:val="0"/>
              <w:marRight w:val="0"/>
              <w:marTop w:val="0"/>
              <w:marBottom w:val="0"/>
              <w:divBdr>
                <w:top w:val="none" w:sz="0" w:space="0" w:color="auto"/>
                <w:left w:val="none" w:sz="0" w:space="0" w:color="auto"/>
                <w:bottom w:val="none" w:sz="0" w:space="0" w:color="auto"/>
                <w:right w:val="none" w:sz="0" w:space="0" w:color="auto"/>
              </w:divBdr>
            </w:div>
            <w:div w:id="2073576464">
              <w:marLeft w:val="0"/>
              <w:marRight w:val="0"/>
              <w:marTop w:val="0"/>
              <w:marBottom w:val="0"/>
              <w:divBdr>
                <w:top w:val="none" w:sz="0" w:space="0" w:color="auto"/>
                <w:left w:val="none" w:sz="0" w:space="0" w:color="auto"/>
                <w:bottom w:val="none" w:sz="0" w:space="0" w:color="auto"/>
                <w:right w:val="none" w:sz="0" w:space="0" w:color="auto"/>
              </w:divBdr>
            </w:div>
            <w:div w:id="2105414844">
              <w:marLeft w:val="0"/>
              <w:marRight w:val="0"/>
              <w:marTop w:val="0"/>
              <w:marBottom w:val="0"/>
              <w:divBdr>
                <w:top w:val="none" w:sz="0" w:space="0" w:color="auto"/>
                <w:left w:val="none" w:sz="0" w:space="0" w:color="auto"/>
                <w:bottom w:val="none" w:sz="0" w:space="0" w:color="auto"/>
                <w:right w:val="none" w:sz="0" w:space="0" w:color="auto"/>
              </w:divBdr>
            </w:div>
            <w:div w:id="2110001577">
              <w:marLeft w:val="0"/>
              <w:marRight w:val="0"/>
              <w:marTop w:val="0"/>
              <w:marBottom w:val="0"/>
              <w:divBdr>
                <w:top w:val="none" w:sz="0" w:space="0" w:color="auto"/>
                <w:left w:val="none" w:sz="0" w:space="0" w:color="auto"/>
                <w:bottom w:val="none" w:sz="0" w:space="0" w:color="auto"/>
                <w:right w:val="none" w:sz="0" w:space="0" w:color="auto"/>
              </w:divBdr>
            </w:div>
            <w:div w:id="2124305265">
              <w:marLeft w:val="0"/>
              <w:marRight w:val="0"/>
              <w:marTop w:val="0"/>
              <w:marBottom w:val="0"/>
              <w:divBdr>
                <w:top w:val="none" w:sz="0" w:space="0" w:color="auto"/>
                <w:left w:val="none" w:sz="0" w:space="0" w:color="auto"/>
                <w:bottom w:val="none" w:sz="0" w:space="0" w:color="auto"/>
                <w:right w:val="none" w:sz="0" w:space="0" w:color="auto"/>
              </w:divBdr>
            </w:div>
            <w:div w:id="214126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01597">
      <w:bodyDiv w:val="1"/>
      <w:marLeft w:val="0"/>
      <w:marRight w:val="0"/>
      <w:marTop w:val="0"/>
      <w:marBottom w:val="0"/>
      <w:divBdr>
        <w:top w:val="none" w:sz="0" w:space="0" w:color="auto"/>
        <w:left w:val="none" w:sz="0" w:space="0" w:color="auto"/>
        <w:bottom w:val="none" w:sz="0" w:space="0" w:color="auto"/>
        <w:right w:val="none" w:sz="0" w:space="0" w:color="auto"/>
      </w:divBdr>
      <w:divsChild>
        <w:div w:id="1799101022">
          <w:marLeft w:val="0"/>
          <w:marRight w:val="0"/>
          <w:marTop w:val="0"/>
          <w:marBottom w:val="0"/>
          <w:divBdr>
            <w:top w:val="none" w:sz="0" w:space="0" w:color="auto"/>
            <w:left w:val="none" w:sz="0" w:space="0" w:color="auto"/>
            <w:bottom w:val="none" w:sz="0" w:space="0" w:color="auto"/>
            <w:right w:val="none" w:sz="0" w:space="0" w:color="auto"/>
          </w:divBdr>
          <w:divsChild>
            <w:div w:id="21251233">
              <w:marLeft w:val="0"/>
              <w:marRight w:val="0"/>
              <w:marTop w:val="0"/>
              <w:marBottom w:val="0"/>
              <w:divBdr>
                <w:top w:val="none" w:sz="0" w:space="0" w:color="auto"/>
                <w:left w:val="none" w:sz="0" w:space="0" w:color="auto"/>
                <w:bottom w:val="none" w:sz="0" w:space="0" w:color="auto"/>
                <w:right w:val="none" w:sz="0" w:space="0" w:color="auto"/>
              </w:divBdr>
            </w:div>
            <w:div w:id="59452767">
              <w:marLeft w:val="0"/>
              <w:marRight w:val="0"/>
              <w:marTop w:val="0"/>
              <w:marBottom w:val="0"/>
              <w:divBdr>
                <w:top w:val="none" w:sz="0" w:space="0" w:color="auto"/>
                <w:left w:val="none" w:sz="0" w:space="0" w:color="auto"/>
                <w:bottom w:val="none" w:sz="0" w:space="0" w:color="auto"/>
                <w:right w:val="none" w:sz="0" w:space="0" w:color="auto"/>
              </w:divBdr>
            </w:div>
            <w:div w:id="73669911">
              <w:marLeft w:val="0"/>
              <w:marRight w:val="0"/>
              <w:marTop w:val="0"/>
              <w:marBottom w:val="0"/>
              <w:divBdr>
                <w:top w:val="none" w:sz="0" w:space="0" w:color="auto"/>
                <w:left w:val="none" w:sz="0" w:space="0" w:color="auto"/>
                <w:bottom w:val="none" w:sz="0" w:space="0" w:color="auto"/>
                <w:right w:val="none" w:sz="0" w:space="0" w:color="auto"/>
              </w:divBdr>
            </w:div>
            <w:div w:id="110829639">
              <w:marLeft w:val="0"/>
              <w:marRight w:val="0"/>
              <w:marTop w:val="0"/>
              <w:marBottom w:val="0"/>
              <w:divBdr>
                <w:top w:val="none" w:sz="0" w:space="0" w:color="auto"/>
                <w:left w:val="none" w:sz="0" w:space="0" w:color="auto"/>
                <w:bottom w:val="none" w:sz="0" w:space="0" w:color="auto"/>
                <w:right w:val="none" w:sz="0" w:space="0" w:color="auto"/>
              </w:divBdr>
            </w:div>
            <w:div w:id="120811788">
              <w:marLeft w:val="0"/>
              <w:marRight w:val="0"/>
              <w:marTop w:val="0"/>
              <w:marBottom w:val="0"/>
              <w:divBdr>
                <w:top w:val="none" w:sz="0" w:space="0" w:color="auto"/>
                <w:left w:val="none" w:sz="0" w:space="0" w:color="auto"/>
                <w:bottom w:val="none" w:sz="0" w:space="0" w:color="auto"/>
                <w:right w:val="none" w:sz="0" w:space="0" w:color="auto"/>
              </w:divBdr>
            </w:div>
            <w:div w:id="140974395">
              <w:marLeft w:val="0"/>
              <w:marRight w:val="0"/>
              <w:marTop w:val="0"/>
              <w:marBottom w:val="0"/>
              <w:divBdr>
                <w:top w:val="none" w:sz="0" w:space="0" w:color="auto"/>
                <w:left w:val="none" w:sz="0" w:space="0" w:color="auto"/>
                <w:bottom w:val="none" w:sz="0" w:space="0" w:color="auto"/>
                <w:right w:val="none" w:sz="0" w:space="0" w:color="auto"/>
              </w:divBdr>
            </w:div>
            <w:div w:id="218134606">
              <w:marLeft w:val="0"/>
              <w:marRight w:val="0"/>
              <w:marTop w:val="0"/>
              <w:marBottom w:val="0"/>
              <w:divBdr>
                <w:top w:val="none" w:sz="0" w:space="0" w:color="auto"/>
                <w:left w:val="none" w:sz="0" w:space="0" w:color="auto"/>
                <w:bottom w:val="none" w:sz="0" w:space="0" w:color="auto"/>
                <w:right w:val="none" w:sz="0" w:space="0" w:color="auto"/>
              </w:divBdr>
            </w:div>
            <w:div w:id="221330516">
              <w:marLeft w:val="0"/>
              <w:marRight w:val="0"/>
              <w:marTop w:val="0"/>
              <w:marBottom w:val="0"/>
              <w:divBdr>
                <w:top w:val="none" w:sz="0" w:space="0" w:color="auto"/>
                <w:left w:val="none" w:sz="0" w:space="0" w:color="auto"/>
                <w:bottom w:val="none" w:sz="0" w:space="0" w:color="auto"/>
                <w:right w:val="none" w:sz="0" w:space="0" w:color="auto"/>
              </w:divBdr>
            </w:div>
            <w:div w:id="243878678">
              <w:marLeft w:val="0"/>
              <w:marRight w:val="0"/>
              <w:marTop w:val="0"/>
              <w:marBottom w:val="0"/>
              <w:divBdr>
                <w:top w:val="none" w:sz="0" w:space="0" w:color="auto"/>
                <w:left w:val="none" w:sz="0" w:space="0" w:color="auto"/>
                <w:bottom w:val="none" w:sz="0" w:space="0" w:color="auto"/>
                <w:right w:val="none" w:sz="0" w:space="0" w:color="auto"/>
              </w:divBdr>
            </w:div>
            <w:div w:id="342901243">
              <w:marLeft w:val="0"/>
              <w:marRight w:val="0"/>
              <w:marTop w:val="0"/>
              <w:marBottom w:val="0"/>
              <w:divBdr>
                <w:top w:val="none" w:sz="0" w:space="0" w:color="auto"/>
                <w:left w:val="none" w:sz="0" w:space="0" w:color="auto"/>
                <w:bottom w:val="none" w:sz="0" w:space="0" w:color="auto"/>
                <w:right w:val="none" w:sz="0" w:space="0" w:color="auto"/>
              </w:divBdr>
            </w:div>
            <w:div w:id="407848478">
              <w:marLeft w:val="0"/>
              <w:marRight w:val="0"/>
              <w:marTop w:val="0"/>
              <w:marBottom w:val="0"/>
              <w:divBdr>
                <w:top w:val="none" w:sz="0" w:space="0" w:color="auto"/>
                <w:left w:val="none" w:sz="0" w:space="0" w:color="auto"/>
                <w:bottom w:val="none" w:sz="0" w:space="0" w:color="auto"/>
                <w:right w:val="none" w:sz="0" w:space="0" w:color="auto"/>
              </w:divBdr>
            </w:div>
            <w:div w:id="440339295">
              <w:marLeft w:val="0"/>
              <w:marRight w:val="0"/>
              <w:marTop w:val="0"/>
              <w:marBottom w:val="0"/>
              <w:divBdr>
                <w:top w:val="none" w:sz="0" w:space="0" w:color="auto"/>
                <w:left w:val="none" w:sz="0" w:space="0" w:color="auto"/>
                <w:bottom w:val="none" w:sz="0" w:space="0" w:color="auto"/>
                <w:right w:val="none" w:sz="0" w:space="0" w:color="auto"/>
              </w:divBdr>
            </w:div>
            <w:div w:id="468866436">
              <w:marLeft w:val="0"/>
              <w:marRight w:val="0"/>
              <w:marTop w:val="0"/>
              <w:marBottom w:val="0"/>
              <w:divBdr>
                <w:top w:val="none" w:sz="0" w:space="0" w:color="auto"/>
                <w:left w:val="none" w:sz="0" w:space="0" w:color="auto"/>
                <w:bottom w:val="none" w:sz="0" w:space="0" w:color="auto"/>
                <w:right w:val="none" w:sz="0" w:space="0" w:color="auto"/>
              </w:divBdr>
            </w:div>
            <w:div w:id="529151759">
              <w:marLeft w:val="0"/>
              <w:marRight w:val="0"/>
              <w:marTop w:val="0"/>
              <w:marBottom w:val="0"/>
              <w:divBdr>
                <w:top w:val="none" w:sz="0" w:space="0" w:color="auto"/>
                <w:left w:val="none" w:sz="0" w:space="0" w:color="auto"/>
                <w:bottom w:val="none" w:sz="0" w:space="0" w:color="auto"/>
                <w:right w:val="none" w:sz="0" w:space="0" w:color="auto"/>
              </w:divBdr>
            </w:div>
            <w:div w:id="627273322">
              <w:marLeft w:val="0"/>
              <w:marRight w:val="0"/>
              <w:marTop w:val="0"/>
              <w:marBottom w:val="0"/>
              <w:divBdr>
                <w:top w:val="none" w:sz="0" w:space="0" w:color="auto"/>
                <w:left w:val="none" w:sz="0" w:space="0" w:color="auto"/>
                <w:bottom w:val="none" w:sz="0" w:space="0" w:color="auto"/>
                <w:right w:val="none" w:sz="0" w:space="0" w:color="auto"/>
              </w:divBdr>
            </w:div>
            <w:div w:id="629290825">
              <w:marLeft w:val="0"/>
              <w:marRight w:val="0"/>
              <w:marTop w:val="0"/>
              <w:marBottom w:val="0"/>
              <w:divBdr>
                <w:top w:val="none" w:sz="0" w:space="0" w:color="auto"/>
                <w:left w:val="none" w:sz="0" w:space="0" w:color="auto"/>
                <w:bottom w:val="none" w:sz="0" w:space="0" w:color="auto"/>
                <w:right w:val="none" w:sz="0" w:space="0" w:color="auto"/>
              </w:divBdr>
            </w:div>
            <w:div w:id="665858851">
              <w:marLeft w:val="0"/>
              <w:marRight w:val="0"/>
              <w:marTop w:val="0"/>
              <w:marBottom w:val="0"/>
              <w:divBdr>
                <w:top w:val="none" w:sz="0" w:space="0" w:color="auto"/>
                <w:left w:val="none" w:sz="0" w:space="0" w:color="auto"/>
                <w:bottom w:val="none" w:sz="0" w:space="0" w:color="auto"/>
                <w:right w:val="none" w:sz="0" w:space="0" w:color="auto"/>
              </w:divBdr>
            </w:div>
            <w:div w:id="681660834">
              <w:marLeft w:val="0"/>
              <w:marRight w:val="0"/>
              <w:marTop w:val="0"/>
              <w:marBottom w:val="0"/>
              <w:divBdr>
                <w:top w:val="none" w:sz="0" w:space="0" w:color="auto"/>
                <w:left w:val="none" w:sz="0" w:space="0" w:color="auto"/>
                <w:bottom w:val="none" w:sz="0" w:space="0" w:color="auto"/>
                <w:right w:val="none" w:sz="0" w:space="0" w:color="auto"/>
              </w:divBdr>
            </w:div>
            <w:div w:id="730466529">
              <w:marLeft w:val="0"/>
              <w:marRight w:val="0"/>
              <w:marTop w:val="0"/>
              <w:marBottom w:val="0"/>
              <w:divBdr>
                <w:top w:val="none" w:sz="0" w:space="0" w:color="auto"/>
                <w:left w:val="none" w:sz="0" w:space="0" w:color="auto"/>
                <w:bottom w:val="none" w:sz="0" w:space="0" w:color="auto"/>
                <w:right w:val="none" w:sz="0" w:space="0" w:color="auto"/>
              </w:divBdr>
            </w:div>
            <w:div w:id="783379961">
              <w:marLeft w:val="0"/>
              <w:marRight w:val="0"/>
              <w:marTop w:val="0"/>
              <w:marBottom w:val="0"/>
              <w:divBdr>
                <w:top w:val="none" w:sz="0" w:space="0" w:color="auto"/>
                <w:left w:val="none" w:sz="0" w:space="0" w:color="auto"/>
                <w:bottom w:val="none" w:sz="0" w:space="0" w:color="auto"/>
                <w:right w:val="none" w:sz="0" w:space="0" w:color="auto"/>
              </w:divBdr>
            </w:div>
            <w:div w:id="858355975">
              <w:marLeft w:val="0"/>
              <w:marRight w:val="0"/>
              <w:marTop w:val="0"/>
              <w:marBottom w:val="0"/>
              <w:divBdr>
                <w:top w:val="none" w:sz="0" w:space="0" w:color="auto"/>
                <w:left w:val="none" w:sz="0" w:space="0" w:color="auto"/>
                <w:bottom w:val="none" w:sz="0" w:space="0" w:color="auto"/>
                <w:right w:val="none" w:sz="0" w:space="0" w:color="auto"/>
              </w:divBdr>
            </w:div>
            <w:div w:id="910234790">
              <w:marLeft w:val="0"/>
              <w:marRight w:val="0"/>
              <w:marTop w:val="0"/>
              <w:marBottom w:val="0"/>
              <w:divBdr>
                <w:top w:val="none" w:sz="0" w:space="0" w:color="auto"/>
                <w:left w:val="none" w:sz="0" w:space="0" w:color="auto"/>
                <w:bottom w:val="none" w:sz="0" w:space="0" w:color="auto"/>
                <w:right w:val="none" w:sz="0" w:space="0" w:color="auto"/>
              </w:divBdr>
            </w:div>
            <w:div w:id="924534835">
              <w:marLeft w:val="0"/>
              <w:marRight w:val="0"/>
              <w:marTop w:val="0"/>
              <w:marBottom w:val="0"/>
              <w:divBdr>
                <w:top w:val="none" w:sz="0" w:space="0" w:color="auto"/>
                <w:left w:val="none" w:sz="0" w:space="0" w:color="auto"/>
                <w:bottom w:val="none" w:sz="0" w:space="0" w:color="auto"/>
                <w:right w:val="none" w:sz="0" w:space="0" w:color="auto"/>
              </w:divBdr>
            </w:div>
            <w:div w:id="941956163">
              <w:marLeft w:val="0"/>
              <w:marRight w:val="0"/>
              <w:marTop w:val="0"/>
              <w:marBottom w:val="0"/>
              <w:divBdr>
                <w:top w:val="none" w:sz="0" w:space="0" w:color="auto"/>
                <w:left w:val="none" w:sz="0" w:space="0" w:color="auto"/>
                <w:bottom w:val="none" w:sz="0" w:space="0" w:color="auto"/>
                <w:right w:val="none" w:sz="0" w:space="0" w:color="auto"/>
              </w:divBdr>
            </w:div>
            <w:div w:id="1000233622">
              <w:marLeft w:val="0"/>
              <w:marRight w:val="0"/>
              <w:marTop w:val="0"/>
              <w:marBottom w:val="0"/>
              <w:divBdr>
                <w:top w:val="none" w:sz="0" w:space="0" w:color="auto"/>
                <w:left w:val="none" w:sz="0" w:space="0" w:color="auto"/>
                <w:bottom w:val="none" w:sz="0" w:space="0" w:color="auto"/>
                <w:right w:val="none" w:sz="0" w:space="0" w:color="auto"/>
              </w:divBdr>
            </w:div>
            <w:div w:id="1043676986">
              <w:marLeft w:val="0"/>
              <w:marRight w:val="0"/>
              <w:marTop w:val="0"/>
              <w:marBottom w:val="0"/>
              <w:divBdr>
                <w:top w:val="none" w:sz="0" w:space="0" w:color="auto"/>
                <w:left w:val="none" w:sz="0" w:space="0" w:color="auto"/>
                <w:bottom w:val="none" w:sz="0" w:space="0" w:color="auto"/>
                <w:right w:val="none" w:sz="0" w:space="0" w:color="auto"/>
              </w:divBdr>
            </w:div>
            <w:div w:id="1058091177">
              <w:marLeft w:val="0"/>
              <w:marRight w:val="0"/>
              <w:marTop w:val="0"/>
              <w:marBottom w:val="0"/>
              <w:divBdr>
                <w:top w:val="none" w:sz="0" w:space="0" w:color="auto"/>
                <w:left w:val="none" w:sz="0" w:space="0" w:color="auto"/>
                <w:bottom w:val="none" w:sz="0" w:space="0" w:color="auto"/>
                <w:right w:val="none" w:sz="0" w:space="0" w:color="auto"/>
              </w:divBdr>
            </w:div>
            <w:div w:id="1071346568">
              <w:marLeft w:val="0"/>
              <w:marRight w:val="0"/>
              <w:marTop w:val="0"/>
              <w:marBottom w:val="0"/>
              <w:divBdr>
                <w:top w:val="none" w:sz="0" w:space="0" w:color="auto"/>
                <w:left w:val="none" w:sz="0" w:space="0" w:color="auto"/>
                <w:bottom w:val="none" w:sz="0" w:space="0" w:color="auto"/>
                <w:right w:val="none" w:sz="0" w:space="0" w:color="auto"/>
              </w:divBdr>
            </w:div>
            <w:div w:id="1077676126">
              <w:marLeft w:val="0"/>
              <w:marRight w:val="0"/>
              <w:marTop w:val="0"/>
              <w:marBottom w:val="0"/>
              <w:divBdr>
                <w:top w:val="none" w:sz="0" w:space="0" w:color="auto"/>
                <w:left w:val="none" w:sz="0" w:space="0" w:color="auto"/>
                <w:bottom w:val="none" w:sz="0" w:space="0" w:color="auto"/>
                <w:right w:val="none" w:sz="0" w:space="0" w:color="auto"/>
              </w:divBdr>
            </w:div>
            <w:div w:id="1166944932">
              <w:marLeft w:val="0"/>
              <w:marRight w:val="0"/>
              <w:marTop w:val="0"/>
              <w:marBottom w:val="0"/>
              <w:divBdr>
                <w:top w:val="none" w:sz="0" w:space="0" w:color="auto"/>
                <w:left w:val="none" w:sz="0" w:space="0" w:color="auto"/>
                <w:bottom w:val="none" w:sz="0" w:space="0" w:color="auto"/>
                <w:right w:val="none" w:sz="0" w:space="0" w:color="auto"/>
              </w:divBdr>
            </w:div>
            <w:div w:id="1287351627">
              <w:marLeft w:val="0"/>
              <w:marRight w:val="0"/>
              <w:marTop w:val="0"/>
              <w:marBottom w:val="0"/>
              <w:divBdr>
                <w:top w:val="none" w:sz="0" w:space="0" w:color="auto"/>
                <w:left w:val="none" w:sz="0" w:space="0" w:color="auto"/>
                <w:bottom w:val="none" w:sz="0" w:space="0" w:color="auto"/>
                <w:right w:val="none" w:sz="0" w:space="0" w:color="auto"/>
              </w:divBdr>
            </w:div>
            <w:div w:id="1400864641">
              <w:marLeft w:val="0"/>
              <w:marRight w:val="0"/>
              <w:marTop w:val="0"/>
              <w:marBottom w:val="0"/>
              <w:divBdr>
                <w:top w:val="none" w:sz="0" w:space="0" w:color="auto"/>
                <w:left w:val="none" w:sz="0" w:space="0" w:color="auto"/>
                <w:bottom w:val="none" w:sz="0" w:space="0" w:color="auto"/>
                <w:right w:val="none" w:sz="0" w:space="0" w:color="auto"/>
              </w:divBdr>
            </w:div>
            <w:div w:id="1438595453">
              <w:marLeft w:val="0"/>
              <w:marRight w:val="0"/>
              <w:marTop w:val="0"/>
              <w:marBottom w:val="0"/>
              <w:divBdr>
                <w:top w:val="none" w:sz="0" w:space="0" w:color="auto"/>
                <w:left w:val="none" w:sz="0" w:space="0" w:color="auto"/>
                <w:bottom w:val="none" w:sz="0" w:space="0" w:color="auto"/>
                <w:right w:val="none" w:sz="0" w:space="0" w:color="auto"/>
              </w:divBdr>
            </w:div>
            <w:div w:id="1469281995">
              <w:marLeft w:val="0"/>
              <w:marRight w:val="0"/>
              <w:marTop w:val="0"/>
              <w:marBottom w:val="0"/>
              <w:divBdr>
                <w:top w:val="none" w:sz="0" w:space="0" w:color="auto"/>
                <w:left w:val="none" w:sz="0" w:space="0" w:color="auto"/>
                <w:bottom w:val="none" w:sz="0" w:space="0" w:color="auto"/>
                <w:right w:val="none" w:sz="0" w:space="0" w:color="auto"/>
              </w:divBdr>
            </w:div>
            <w:div w:id="1498955768">
              <w:marLeft w:val="0"/>
              <w:marRight w:val="0"/>
              <w:marTop w:val="0"/>
              <w:marBottom w:val="0"/>
              <w:divBdr>
                <w:top w:val="none" w:sz="0" w:space="0" w:color="auto"/>
                <w:left w:val="none" w:sz="0" w:space="0" w:color="auto"/>
                <w:bottom w:val="none" w:sz="0" w:space="0" w:color="auto"/>
                <w:right w:val="none" w:sz="0" w:space="0" w:color="auto"/>
              </w:divBdr>
            </w:div>
            <w:div w:id="1602302244">
              <w:marLeft w:val="0"/>
              <w:marRight w:val="0"/>
              <w:marTop w:val="0"/>
              <w:marBottom w:val="0"/>
              <w:divBdr>
                <w:top w:val="none" w:sz="0" w:space="0" w:color="auto"/>
                <w:left w:val="none" w:sz="0" w:space="0" w:color="auto"/>
                <w:bottom w:val="none" w:sz="0" w:space="0" w:color="auto"/>
                <w:right w:val="none" w:sz="0" w:space="0" w:color="auto"/>
              </w:divBdr>
            </w:div>
            <w:div w:id="1603607438">
              <w:marLeft w:val="0"/>
              <w:marRight w:val="0"/>
              <w:marTop w:val="0"/>
              <w:marBottom w:val="0"/>
              <w:divBdr>
                <w:top w:val="none" w:sz="0" w:space="0" w:color="auto"/>
                <w:left w:val="none" w:sz="0" w:space="0" w:color="auto"/>
                <w:bottom w:val="none" w:sz="0" w:space="0" w:color="auto"/>
                <w:right w:val="none" w:sz="0" w:space="0" w:color="auto"/>
              </w:divBdr>
            </w:div>
            <w:div w:id="1667367385">
              <w:marLeft w:val="0"/>
              <w:marRight w:val="0"/>
              <w:marTop w:val="0"/>
              <w:marBottom w:val="0"/>
              <w:divBdr>
                <w:top w:val="none" w:sz="0" w:space="0" w:color="auto"/>
                <w:left w:val="none" w:sz="0" w:space="0" w:color="auto"/>
                <w:bottom w:val="none" w:sz="0" w:space="0" w:color="auto"/>
                <w:right w:val="none" w:sz="0" w:space="0" w:color="auto"/>
              </w:divBdr>
            </w:div>
            <w:div w:id="1668360548">
              <w:marLeft w:val="0"/>
              <w:marRight w:val="0"/>
              <w:marTop w:val="0"/>
              <w:marBottom w:val="0"/>
              <w:divBdr>
                <w:top w:val="none" w:sz="0" w:space="0" w:color="auto"/>
                <w:left w:val="none" w:sz="0" w:space="0" w:color="auto"/>
                <w:bottom w:val="none" w:sz="0" w:space="0" w:color="auto"/>
                <w:right w:val="none" w:sz="0" w:space="0" w:color="auto"/>
              </w:divBdr>
            </w:div>
            <w:div w:id="1669477127">
              <w:marLeft w:val="0"/>
              <w:marRight w:val="0"/>
              <w:marTop w:val="0"/>
              <w:marBottom w:val="0"/>
              <w:divBdr>
                <w:top w:val="none" w:sz="0" w:space="0" w:color="auto"/>
                <w:left w:val="none" w:sz="0" w:space="0" w:color="auto"/>
                <w:bottom w:val="none" w:sz="0" w:space="0" w:color="auto"/>
                <w:right w:val="none" w:sz="0" w:space="0" w:color="auto"/>
              </w:divBdr>
            </w:div>
            <w:div w:id="1690714647">
              <w:marLeft w:val="0"/>
              <w:marRight w:val="0"/>
              <w:marTop w:val="0"/>
              <w:marBottom w:val="0"/>
              <w:divBdr>
                <w:top w:val="none" w:sz="0" w:space="0" w:color="auto"/>
                <w:left w:val="none" w:sz="0" w:space="0" w:color="auto"/>
                <w:bottom w:val="none" w:sz="0" w:space="0" w:color="auto"/>
                <w:right w:val="none" w:sz="0" w:space="0" w:color="auto"/>
              </w:divBdr>
            </w:div>
            <w:div w:id="1815022964">
              <w:marLeft w:val="0"/>
              <w:marRight w:val="0"/>
              <w:marTop w:val="0"/>
              <w:marBottom w:val="0"/>
              <w:divBdr>
                <w:top w:val="none" w:sz="0" w:space="0" w:color="auto"/>
                <w:left w:val="none" w:sz="0" w:space="0" w:color="auto"/>
                <w:bottom w:val="none" w:sz="0" w:space="0" w:color="auto"/>
                <w:right w:val="none" w:sz="0" w:space="0" w:color="auto"/>
              </w:divBdr>
            </w:div>
            <w:div w:id="1982806790">
              <w:marLeft w:val="0"/>
              <w:marRight w:val="0"/>
              <w:marTop w:val="0"/>
              <w:marBottom w:val="0"/>
              <w:divBdr>
                <w:top w:val="none" w:sz="0" w:space="0" w:color="auto"/>
                <w:left w:val="none" w:sz="0" w:space="0" w:color="auto"/>
                <w:bottom w:val="none" w:sz="0" w:space="0" w:color="auto"/>
                <w:right w:val="none" w:sz="0" w:space="0" w:color="auto"/>
              </w:divBdr>
            </w:div>
            <w:div w:id="1991857939">
              <w:marLeft w:val="0"/>
              <w:marRight w:val="0"/>
              <w:marTop w:val="0"/>
              <w:marBottom w:val="0"/>
              <w:divBdr>
                <w:top w:val="none" w:sz="0" w:space="0" w:color="auto"/>
                <w:left w:val="none" w:sz="0" w:space="0" w:color="auto"/>
                <w:bottom w:val="none" w:sz="0" w:space="0" w:color="auto"/>
                <w:right w:val="none" w:sz="0" w:space="0" w:color="auto"/>
              </w:divBdr>
            </w:div>
            <w:div w:id="2019890425">
              <w:marLeft w:val="0"/>
              <w:marRight w:val="0"/>
              <w:marTop w:val="0"/>
              <w:marBottom w:val="0"/>
              <w:divBdr>
                <w:top w:val="none" w:sz="0" w:space="0" w:color="auto"/>
                <w:left w:val="none" w:sz="0" w:space="0" w:color="auto"/>
                <w:bottom w:val="none" w:sz="0" w:space="0" w:color="auto"/>
                <w:right w:val="none" w:sz="0" w:space="0" w:color="auto"/>
              </w:divBdr>
            </w:div>
            <w:div w:id="2020814943">
              <w:marLeft w:val="0"/>
              <w:marRight w:val="0"/>
              <w:marTop w:val="0"/>
              <w:marBottom w:val="0"/>
              <w:divBdr>
                <w:top w:val="none" w:sz="0" w:space="0" w:color="auto"/>
                <w:left w:val="none" w:sz="0" w:space="0" w:color="auto"/>
                <w:bottom w:val="none" w:sz="0" w:space="0" w:color="auto"/>
                <w:right w:val="none" w:sz="0" w:space="0" w:color="auto"/>
              </w:divBdr>
            </w:div>
            <w:div w:id="2031374291">
              <w:marLeft w:val="0"/>
              <w:marRight w:val="0"/>
              <w:marTop w:val="0"/>
              <w:marBottom w:val="0"/>
              <w:divBdr>
                <w:top w:val="none" w:sz="0" w:space="0" w:color="auto"/>
                <w:left w:val="none" w:sz="0" w:space="0" w:color="auto"/>
                <w:bottom w:val="none" w:sz="0" w:space="0" w:color="auto"/>
                <w:right w:val="none" w:sz="0" w:space="0" w:color="auto"/>
              </w:divBdr>
            </w:div>
            <w:div w:id="2112242304">
              <w:marLeft w:val="0"/>
              <w:marRight w:val="0"/>
              <w:marTop w:val="0"/>
              <w:marBottom w:val="0"/>
              <w:divBdr>
                <w:top w:val="none" w:sz="0" w:space="0" w:color="auto"/>
                <w:left w:val="none" w:sz="0" w:space="0" w:color="auto"/>
                <w:bottom w:val="none" w:sz="0" w:space="0" w:color="auto"/>
                <w:right w:val="none" w:sz="0" w:space="0" w:color="auto"/>
              </w:divBdr>
            </w:div>
            <w:div w:id="2137213810">
              <w:marLeft w:val="0"/>
              <w:marRight w:val="0"/>
              <w:marTop w:val="0"/>
              <w:marBottom w:val="0"/>
              <w:divBdr>
                <w:top w:val="none" w:sz="0" w:space="0" w:color="auto"/>
                <w:left w:val="none" w:sz="0" w:space="0" w:color="auto"/>
                <w:bottom w:val="none" w:sz="0" w:space="0" w:color="auto"/>
                <w:right w:val="none" w:sz="0" w:space="0" w:color="auto"/>
              </w:divBdr>
            </w:div>
            <w:div w:id="214507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6266">
      <w:bodyDiv w:val="1"/>
      <w:marLeft w:val="0"/>
      <w:marRight w:val="0"/>
      <w:marTop w:val="0"/>
      <w:marBottom w:val="0"/>
      <w:divBdr>
        <w:top w:val="none" w:sz="0" w:space="0" w:color="auto"/>
        <w:left w:val="none" w:sz="0" w:space="0" w:color="auto"/>
        <w:bottom w:val="none" w:sz="0" w:space="0" w:color="auto"/>
        <w:right w:val="none" w:sz="0" w:space="0" w:color="auto"/>
      </w:divBdr>
    </w:div>
    <w:div w:id="133640111">
      <w:bodyDiv w:val="1"/>
      <w:marLeft w:val="0"/>
      <w:marRight w:val="0"/>
      <w:marTop w:val="0"/>
      <w:marBottom w:val="0"/>
      <w:divBdr>
        <w:top w:val="none" w:sz="0" w:space="0" w:color="auto"/>
        <w:left w:val="none" w:sz="0" w:space="0" w:color="auto"/>
        <w:bottom w:val="none" w:sz="0" w:space="0" w:color="auto"/>
        <w:right w:val="none" w:sz="0" w:space="0" w:color="auto"/>
      </w:divBdr>
      <w:divsChild>
        <w:div w:id="740635231">
          <w:marLeft w:val="0"/>
          <w:marRight w:val="0"/>
          <w:marTop w:val="0"/>
          <w:marBottom w:val="0"/>
          <w:divBdr>
            <w:top w:val="none" w:sz="0" w:space="0" w:color="auto"/>
            <w:left w:val="none" w:sz="0" w:space="0" w:color="auto"/>
            <w:bottom w:val="none" w:sz="0" w:space="0" w:color="auto"/>
            <w:right w:val="none" w:sz="0" w:space="0" w:color="auto"/>
          </w:divBdr>
          <w:divsChild>
            <w:div w:id="244805662">
              <w:marLeft w:val="0"/>
              <w:marRight w:val="0"/>
              <w:marTop w:val="0"/>
              <w:marBottom w:val="0"/>
              <w:divBdr>
                <w:top w:val="none" w:sz="0" w:space="0" w:color="auto"/>
                <w:left w:val="none" w:sz="0" w:space="0" w:color="auto"/>
                <w:bottom w:val="none" w:sz="0" w:space="0" w:color="auto"/>
                <w:right w:val="none" w:sz="0" w:space="0" w:color="auto"/>
              </w:divBdr>
            </w:div>
            <w:div w:id="1364094821">
              <w:marLeft w:val="0"/>
              <w:marRight w:val="0"/>
              <w:marTop w:val="0"/>
              <w:marBottom w:val="0"/>
              <w:divBdr>
                <w:top w:val="none" w:sz="0" w:space="0" w:color="auto"/>
                <w:left w:val="none" w:sz="0" w:space="0" w:color="auto"/>
                <w:bottom w:val="none" w:sz="0" w:space="0" w:color="auto"/>
                <w:right w:val="none" w:sz="0" w:space="0" w:color="auto"/>
              </w:divBdr>
            </w:div>
            <w:div w:id="1679848236">
              <w:marLeft w:val="0"/>
              <w:marRight w:val="0"/>
              <w:marTop w:val="0"/>
              <w:marBottom w:val="0"/>
              <w:divBdr>
                <w:top w:val="none" w:sz="0" w:space="0" w:color="auto"/>
                <w:left w:val="none" w:sz="0" w:space="0" w:color="auto"/>
                <w:bottom w:val="none" w:sz="0" w:space="0" w:color="auto"/>
                <w:right w:val="none" w:sz="0" w:space="0" w:color="auto"/>
              </w:divBdr>
            </w:div>
            <w:div w:id="1806047480">
              <w:marLeft w:val="0"/>
              <w:marRight w:val="0"/>
              <w:marTop w:val="0"/>
              <w:marBottom w:val="0"/>
              <w:divBdr>
                <w:top w:val="none" w:sz="0" w:space="0" w:color="auto"/>
                <w:left w:val="none" w:sz="0" w:space="0" w:color="auto"/>
                <w:bottom w:val="none" w:sz="0" w:space="0" w:color="auto"/>
                <w:right w:val="none" w:sz="0" w:space="0" w:color="auto"/>
              </w:divBdr>
            </w:div>
            <w:div w:id="1952317819">
              <w:marLeft w:val="0"/>
              <w:marRight w:val="0"/>
              <w:marTop w:val="0"/>
              <w:marBottom w:val="0"/>
              <w:divBdr>
                <w:top w:val="none" w:sz="0" w:space="0" w:color="auto"/>
                <w:left w:val="none" w:sz="0" w:space="0" w:color="auto"/>
                <w:bottom w:val="none" w:sz="0" w:space="0" w:color="auto"/>
                <w:right w:val="none" w:sz="0" w:space="0" w:color="auto"/>
              </w:divBdr>
            </w:div>
            <w:div w:id="210718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8880">
      <w:bodyDiv w:val="1"/>
      <w:marLeft w:val="0"/>
      <w:marRight w:val="0"/>
      <w:marTop w:val="0"/>
      <w:marBottom w:val="0"/>
      <w:divBdr>
        <w:top w:val="none" w:sz="0" w:space="0" w:color="auto"/>
        <w:left w:val="none" w:sz="0" w:space="0" w:color="auto"/>
        <w:bottom w:val="none" w:sz="0" w:space="0" w:color="auto"/>
        <w:right w:val="none" w:sz="0" w:space="0" w:color="auto"/>
      </w:divBdr>
      <w:divsChild>
        <w:div w:id="1009065379">
          <w:marLeft w:val="0"/>
          <w:marRight w:val="0"/>
          <w:marTop w:val="0"/>
          <w:marBottom w:val="0"/>
          <w:divBdr>
            <w:top w:val="none" w:sz="0" w:space="0" w:color="auto"/>
            <w:left w:val="none" w:sz="0" w:space="0" w:color="auto"/>
            <w:bottom w:val="none" w:sz="0" w:space="0" w:color="auto"/>
            <w:right w:val="none" w:sz="0" w:space="0" w:color="auto"/>
          </w:divBdr>
          <w:divsChild>
            <w:div w:id="133911686">
              <w:marLeft w:val="0"/>
              <w:marRight w:val="0"/>
              <w:marTop w:val="0"/>
              <w:marBottom w:val="0"/>
              <w:divBdr>
                <w:top w:val="none" w:sz="0" w:space="0" w:color="auto"/>
                <w:left w:val="none" w:sz="0" w:space="0" w:color="auto"/>
                <w:bottom w:val="none" w:sz="0" w:space="0" w:color="auto"/>
                <w:right w:val="none" w:sz="0" w:space="0" w:color="auto"/>
              </w:divBdr>
            </w:div>
            <w:div w:id="157696561">
              <w:marLeft w:val="0"/>
              <w:marRight w:val="0"/>
              <w:marTop w:val="0"/>
              <w:marBottom w:val="0"/>
              <w:divBdr>
                <w:top w:val="none" w:sz="0" w:space="0" w:color="auto"/>
                <w:left w:val="none" w:sz="0" w:space="0" w:color="auto"/>
                <w:bottom w:val="none" w:sz="0" w:space="0" w:color="auto"/>
                <w:right w:val="none" w:sz="0" w:space="0" w:color="auto"/>
              </w:divBdr>
            </w:div>
            <w:div w:id="261184276">
              <w:marLeft w:val="0"/>
              <w:marRight w:val="0"/>
              <w:marTop w:val="0"/>
              <w:marBottom w:val="0"/>
              <w:divBdr>
                <w:top w:val="none" w:sz="0" w:space="0" w:color="auto"/>
                <w:left w:val="none" w:sz="0" w:space="0" w:color="auto"/>
                <w:bottom w:val="none" w:sz="0" w:space="0" w:color="auto"/>
                <w:right w:val="none" w:sz="0" w:space="0" w:color="auto"/>
              </w:divBdr>
            </w:div>
            <w:div w:id="381907858">
              <w:marLeft w:val="0"/>
              <w:marRight w:val="0"/>
              <w:marTop w:val="0"/>
              <w:marBottom w:val="0"/>
              <w:divBdr>
                <w:top w:val="none" w:sz="0" w:space="0" w:color="auto"/>
                <w:left w:val="none" w:sz="0" w:space="0" w:color="auto"/>
                <w:bottom w:val="none" w:sz="0" w:space="0" w:color="auto"/>
                <w:right w:val="none" w:sz="0" w:space="0" w:color="auto"/>
              </w:divBdr>
            </w:div>
            <w:div w:id="410391814">
              <w:marLeft w:val="0"/>
              <w:marRight w:val="0"/>
              <w:marTop w:val="0"/>
              <w:marBottom w:val="0"/>
              <w:divBdr>
                <w:top w:val="none" w:sz="0" w:space="0" w:color="auto"/>
                <w:left w:val="none" w:sz="0" w:space="0" w:color="auto"/>
                <w:bottom w:val="none" w:sz="0" w:space="0" w:color="auto"/>
                <w:right w:val="none" w:sz="0" w:space="0" w:color="auto"/>
              </w:divBdr>
            </w:div>
            <w:div w:id="479808457">
              <w:marLeft w:val="0"/>
              <w:marRight w:val="0"/>
              <w:marTop w:val="0"/>
              <w:marBottom w:val="0"/>
              <w:divBdr>
                <w:top w:val="none" w:sz="0" w:space="0" w:color="auto"/>
                <w:left w:val="none" w:sz="0" w:space="0" w:color="auto"/>
                <w:bottom w:val="none" w:sz="0" w:space="0" w:color="auto"/>
                <w:right w:val="none" w:sz="0" w:space="0" w:color="auto"/>
              </w:divBdr>
            </w:div>
            <w:div w:id="992107114">
              <w:marLeft w:val="0"/>
              <w:marRight w:val="0"/>
              <w:marTop w:val="0"/>
              <w:marBottom w:val="0"/>
              <w:divBdr>
                <w:top w:val="none" w:sz="0" w:space="0" w:color="auto"/>
                <w:left w:val="none" w:sz="0" w:space="0" w:color="auto"/>
                <w:bottom w:val="none" w:sz="0" w:space="0" w:color="auto"/>
                <w:right w:val="none" w:sz="0" w:space="0" w:color="auto"/>
              </w:divBdr>
            </w:div>
            <w:div w:id="993336442">
              <w:marLeft w:val="0"/>
              <w:marRight w:val="0"/>
              <w:marTop w:val="0"/>
              <w:marBottom w:val="0"/>
              <w:divBdr>
                <w:top w:val="none" w:sz="0" w:space="0" w:color="auto"/>
                <w:left w:val="none" w:sz="0" w:space="0" w:color="auto"/>
                <w:bottom w:val="none" w:sz="0" w:space="0" w:color="auto"/>
                <w:right w:val="none" w:sz="0" w:space="0" w:color="auto"/>
              </w:divBdr>
            </w:div>
            <w:div w:id="1082796048">
              <w:marLeft w:val="0"/>
              <w:marRight w:val="0"/>
              <w:marTop w:val="0"/>
              <w:marBottom w:val="0"/>
              <w:divBdr>
                <w:top w:val="none" w:sz="0" w:space="0" w:color="auto"/>
                <w:left w:val="none" w:sz="0" w:space="0" w:color="auto"/>
                <w:bottom w:val="none" w:sz="0" w:space="0" w:color="auto"/>
                <w:right w:val="none" w:sz="0" w:space="0" w:color="auto"/>
              </w:divBdr>
            </w:div>
            <w:div w:id="1153764807">
              <w:marLeft w:val="0"/>
              <w:marRight w:val="0"/>
              <w:marTop w:val="0"/>
              <w:marBottom w:val="0"/>
              <w:divBdr>
                <w:top w:val="none" w:sz="0" w:space="0" w:color="auto"/>
                <w:left w:val="none" w:sz="0" w:space="0" w:color="auto"/>
                <w:bottom w:val="none" w:sz="0" w:space="0" w:color="auto"/>
                <w:right w:val="none" w:sz="0" w:space="0" w:color="auto"/>
              </w:divBdr>
            </w:div>
            <w:div w:id="1285162009">
              <w:marLeft w:val="0"/>
              <w:marRight w:val="0"/>
              <w:marTop w:val="0"/>
              <w:marBottom w:val="0"/>
              <w:divBdr>
                <w:top w:val="none" w:sz="0" w:space="0" w:color="auto"/>
                <w:left w:val="none" w:sz="0" w:space="0" w:color="auto"/>
                <w:bottom w:val="none" w:sz="0" w:space="0" w:color="auto"/>
                <w:right w:val="none" w:sz="0" w:space="0" w:color="auto"/>
              </w:divBdr>
            </w:div>
            <w:div w:id="1408724698">
              <w:marLeft w:val="0"/>
              <w:marRight w:val="0"/>
              <w:marTop w:val="0"/>
              <w:marBottom w:val="0"/>
              <w:divBdr>
                <w:top w:val="none" w:sz="0" w:space="0" w:color="auto"/>
                <w:left w:val="none" w:sz="0" w:space="0" w:color="auto"/>
                <w:bottom w:val="none" w:sz="0" w:space="0" w:color="auto"/>
                <w:right w:val="none" w:sz="0" w:space="0" w:color="auto"/>
              </w:divBdr>
            </w:div>
            <w:div w:id="1697922837">
              <w:marLeft w:val="0"/>
              <w:marRight w:val="0"/>
              <w:marTop w:val="0"/>
              <w:marBottom w:val="0"/>
              <w:divBdr>
                <w:top w:val="none" w:sz="0" w:space="0" w:color="auto"/>
                <w:left w:val="none" w:sz="0" w:space="0" w:color="auto"/>
                <w:bottom w:val="none" w:sz="0" w:space="0" w:color="auto"/>
                <w:right w:val="none" w:sz="0" w:space="0" w:color="auto"/>
              </w:divBdr>
            </w:div>
            <w:div w:id="1954093001">
              <w:marLeft w:val="0"/>
              <w:marRight w:val="0"/>
              <w:marTop w:val="0"/>
              <w:marBottom w:val="0"/>
              <w:divBdr>
                <w:top w:val="none" w:sz="0" w:space="0" w:color="auto"/>
                <w:left w:val="none" w:sz="0" w:space="0" w:color="auto"/>
                <w:bottom w:val="none" w:sz="0" w:space="0" w:color="auto"/>
                <w:right w:val="none" w:sz="0" w:space="0" w:color="auto"/>
              </w:divBdr>
            </w:div>
            <w:div w:id="196172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3386">
      <w:bodyDiv w:val="1"/>
      <w:marLeft w:val="0"/>
      <w:marRight w:val="0"/>
      <w:marTop w:val="0"/>
      <w:marBottom w:val="0"/>
      <w:divBdr>
        <w:top w:val="none" w:sz="0" w:space="0" w:color="auto"/>
        <w:left w:val="none" w:sz="0" w:space="0" w:color="auto"/>
        <w:bottom w:val="none" w:sz="0" w:space="0" w:color="auto"/>
        <w:right w:val="none" w:sz="0" w:space="0" w:color="auto"/>
      </w:divBdr>
    </w:div>
    <w:div w:id="144014996">
      <w:bodyDiv w:val="1"/>
      <w:marLeft w:val="0"/>
      <w:marRight w:val="0"/>
      <w:marTop w:val="0"/>
      <w:marBottom w:val="0"/>
      <w:divBdr>
        <w:top w:val="none" w:sz="0" w:space="0" w:color="auto"/>
        <w:left w:val="none" w:sz="0" w:space="0" w:color="auto"/>
        <w:bottom w:val="none" w:sz="0" w:space="0" w:color="auto"/>
        <w:right w:val="none" w:sz="0" w:space="0" w:color="auto"/>
      </w:divBdr>
      <w:divsChild>
        <w:div w:id="53894681">
          <w:marLeft w:val="0"/>
          <w:marRight w:val="0"/>
          <w:marTop w:val="0"/>
          <w:marBottom w:val="0"/>
          <w:divBdr>
            <w:top w:val="none" w:sz="0" w:space="0" w:color="auto"/>
            <w:left w:val="none" w:sz="0" w:space="0" w:color="auto"/>
            <w:bottom w:val="none" w:sz="0" w:space="0" w:color="auto"/>
            <w:right w:val="none" w:sz="0" w:space="0" w:color="auto"/>
          </w:divBdr>
          <w:divsChild>
            <w:div w:id="386881281">
              <w:marLeft w:val="0"/>
              <w:marRight w:val="0"/>
              <w:marTop w:val="0"/>
              <w:marBottom w:val="0"/>
              <w:divBdr>
                <w:top w:val="none" w:sz="0" w:space="0" w:color="auto"/>
                <w:left w:val="none" w:sz="0" w:space="0" w:color="auto"/>
                <w:bottom w:val="none" w:sz="0" w:space="0" w:color="auto"/>
                <w:right w:val="none" w:sz="0" w:space="0" w:color="auto"/>
              </w:divBdr>
            </w:div>
            <w:div w:id="432406582">
              <w:marLeft w:val="0"/>
              <w:marRight w:val="0"/>
              <w:marTop w:val="0"/>
              <w:marBottom w:val="0"/>
              <w:divBdr>
                <w:top w:val="none" w:sz="0" w:space="0" w:color="auto"/>
                <w:left w:val="none" w:sz="0" w:space="0" w:color="auto"/>
                <w:bottom w:val="none" w:sz="0" w:space="0" w:color="auto"/>
                <w:right w:val="none" w:sz="0" w:space="0" w:color="auto"/>
              </w:divBdr>
            </w:div>
            <w:div w:id="1036272827">
              <w:marLeft w:val="0"/>
              <w:marRight w:val="0"/>
              <w:marTop w:val="0"/>
              <w:marBottom w:val="0"/>
              <w:divBdr>
                <w:top w:val="none" w:sz="0" w:space="0" w:color="auto"/>
                <w:left w:val="none" w:sz="0" w:space="0" w:color="auto"/>
                <w:bottom w:val="none" w:sz="0" w:space="0" w:color="auto"/>
                <w:right w:val="none" w:sz="0" w:space="0" w:color="auto"/>
              </w:divBdr>
            </w:div>
            <w:div w:id="1254052570">
              <w:marLeft w:val="0"/>
              <w:marRight w:val="0"/>
              <w:marTop w:val="0"/>
              <w:marBottom w:val="0"/>
              <w:divBdr>
                <w:top w:val="none" w:sz="0" w:space="0" w:color="auto"/>
                <w:left w:val="none" w:sz="0" w:space="0" w:color="auto"/>
                <w:bottom w:val="none" w:sz="0" w:space="0" w:color="auto"/>
                <w:right w:val="none" w:sz="0" w:space="0" w:color="auto"/>
              </w:divBdr>
            </w:div>
            <w:div w:id="1672945479">
              <w:marLeft w:val="0"/>
              <w:marRight w:val="0"/>
              <w:marTop w:val="0"/>
              <w:marBottom w:val="0"/>
              <w:divBdr>
                <w:top w:val="none" w:sz="0" w:space="0" w:color="auto"/>
                <w:left w:val="none" w:sz="0" w:space="0" w:color="auto"/>
                <w:bottom w:val="none" w:sz="0" w:space="0" w:color="auto"/>
                <w:right w:val="none" w:sz="0" w:space="0" w:color="auto"/>
              </w:divBdr>
            </w:div>
            <w:div w:id="210568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2656">
      <w:bodyDiv w:val="1"/>
      <w:marLeft w:val="0"/>
      <w:marRight w:val="0"/>
      <w:marTop w:val="0"/>
      <w:marBottom w:val="0"/>
      <w:divBdr>
        <w:top w:val="none" w:sz="0" w:space="0" w:color="auto"/>
        <w:left w:val="none" w:sz="0" w:space="0" w:color="auto"/>
        <w:bottom w:val="none" w:sz="0" w:space="0" w:color="auto"/>
        <w:right w:val="none" w:sz="0" w:space="0" w:color="auto"/>
      </w:divBdr>
    </w:div>
    <w:div w:id="150874842">
      <w:bodyDiv w:val="1"/>
      <w:marLeft w:val="0"/>
      <w:marRight w:val="0"/>
      <w:marTop w:val="0"/>
      <w:marBottom w:val="0"/>
      <w:divBdr>
        <w:top w:val="none" w:sz="0" w:space="0" w:color="auto"/>
        <w:left w:val="none" w:sz="0" w:space="0" w:color="auto"/>
        <w:bottom w:val="none" w:sz="0" w:space="0" w:color="auto"/>
        <w:right w:val="none" w:sz="0" w:space="0" w:color="auto"/>
      </w:divBdr>
      <w:divsChild>
        <w:div w:id="1614089724">
          <w:marLeft w:val="0"/>
          <w:marRight w:val="0"/>
          <w:marTop w:val="0"/>
          <w:marBottom w:val="0"/>
          <w:divBdr>
            <w:top w:val="none" w:sz="0" w:space="0" w:color="auto"/>
            <w:left w:val="none" w:sz="0" w:space="0" w:color="auto"/>
            <w:bottom w:val="none" w:sz="0" w:space="0" w:color="auto"/>
            <w:right w:val="none" w:sz="0" w:space="0" w:color="auto"/>
          </w:divBdr>
          <w:divsChild>
            <w:div w:id="563222963">
              <w:marLeft w:val="0"/>
              <w:marRight w:val="0"/>
              <w:marTop w:val="0"/>
              <w:marBottom w:val="0"/>
              <w:divBdr>
                <w:top w:val="none" w:sz="0" w:space="0" w:color="auto"/>
                <w:left w:val="none" w:sz="0" w:space="0" w:color="auto"/>
                <w:bottom w:val="none" w:sz="0" w:space="0" w:color="auto"/>
                <w:right w:val="none" w:sz="0" w:space="0" w:color="auto"/>
              </w:divBdr>
            </w:div>
            <w:div w:id="717246645">
              <w:marLeft w:val="0"/>
              <w:marRight w:val="0"/>
              <w:marTop w:val="0"/>
              <w:marBottom w:val="0"/>
              <w:divBdr>
                <w:top w:val="none" w:sz="0" w:space="0" w:color="auto"/>
                <w:left w:val="none" w:sz="0" w:space="0" w:color="auto"/>
                <w:bottom w:val="none" w:sz="0" w:space="0" w:color="auto"/>
                <w:right w:val="none" w:sz="0" w:space="0" w:color="auto"/>
              </w:divBdr>
            </w:div>
            <w:div w:id="1572348830">
              <w:marLeft w:val="0"/>
              <w:marRight w:val="0"/>
              <w:marTop w:val="0"/>
              <w:marBottom w:val="0"/>
              <w:divBdr>
                <w:top w:val="none" w:sz="0" w:space="0" w:color="auto"/>
                <w:left w:val="none" w:sz="0" w:space="0" w:color="auto"/>
                <w:bottom w:val="none" w:sz="0" w:space="0" w:color="auto"/>
                <w:right w:val="none" w:sz="0" w:space="0" w:color="auto"/>
              </w:divBdr>
            </w:div>
            <w:div w:id="1711757943">
              <w:marLeft w:val="0"/>
              <w:marRight w:val="0"/>
              <w:marTop w:val="0"/>
              <w:marBottom w:val="0"/>
              <w:divBdr>
                <w:top w:val="none" w:sz="0" w:space="0" w:color="auto"/>
                <w:left w:val="none" w:sz="0" w:space="0" w:color="auto"/>
                <w:bottom w:val="none" w:sz="0" w:space="0" w:color="auto"/>
                <w:right w:val="none" w:sz="0" w:space="0" w:color="auto"/>
              </w:divBdr>
            </w:div>
            <w:div w:id="1733767499">
              <w:marLeft w:val="0"/>
              <w:marRight w:val="0"/>
              <w:marTop w:val="0"/>
              <w:marBottom w:val="0"/>
              <w:divBdr>
                <w:top w:val="none" w:sz="0" w:space="0" w:color="auto"/>
                <w:left w:val="none" w:sz="0" w:space="0" w:color="auto"/>
                <w:bottom w:val="none" w:sz="0" w:space="0" w:color="auto"/>
                <w:right w:val="none" w:sz="0" w:space="0" w:color="auto"/>
              </w:divBdr>
            </w:div>
            <w:div w:id="200496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0510">
      <w:bodyDiv w:val="1"/>
      <w:marLeft w:val="0"/>
      <w:marRight w:val="0"/>
      <w:marTop w:val="0"/>
      <w:marBottom w:val="0"/>
      <w:divBdr>
        <w:top w:val="none" w:sz="0" w:space="0" w:color="auto"/>
        <w:left w:val="none" w:sz="0" w:space="0" w:color="auto"/>
        <w:bottom w:val="none" w:sz="0" w:space="0" w:color="auto"/>
        <w:right w:val="none" w:sz="0" w:space="0" w:color="auto"/>
      </w:divBdr>
    </w:div>
    <w:div w:id="163134380">
      <w:bodyDiv w:val="1"/>
      <w:marLeft w:val="0"/>
      <w:marRight w:val="0"/>
      <w:marTop w:val="0"/>
      <w:marBottom w:val="0"/>
      <w:divBdr>
        <w:top w:val="none" w:sz="0" w:space="0" w:color="auto"/>
        <w:left w:val="none" w:sz="0" w:space="0" w:color="auto"/>
        <w:bottom w:val="none" w:sz="0" w:space="0" w:color="auto"/>
        <w:right w:val="none" w:sz="0" w:space="0" w:color="auto"/>
      </w:divBdr>
      <w:divsChild>
        <w:div w:id="953440586">
          <w:marLeft w:val="0"/>
          <w:marRight w:val="0"/>
          <w:marTop w:val="0"/>
          <w:marBottom w:val="0"/>
          <w:divBdr>
            <w:top w:val="none" w:sz="0" w:space="0" w:color="auto"/>
            <w:left w:val="none" w:sz="0" w:space="0" w:color="auto"/>
            <w:bottom w:val="none" w:sz="0" w:space="0" w:color="auto"/>
            <w:right w:val="none" w:sz="0" w:space="0" w:color="auto"/>
          </w:divBdr>
          <w:divsChild>
            <w:div w:id="290289847">
              <w:marLeft w:val="0"/>
              <w:marRight w:val="0"/>
              <w:marTop w:val="0"/>
              <w:marBottom w:val="0"/>
              <w:divBdr>
                <w:top w:val="none" w:sz="0" w:space="0" w:color="auto"/>
                <w:left w:val="none" w:sz="0" w:space="0" w:color="auto"/>
                <w:bottom w:val="none" w:sz="0" w:space="0" w:color="auto"/>
                <w:right w:val="none" w:sz="0" w:space="0" w:color="auto"/>
              </w:divBdr>
            </w:div>
            <w:div w:id="558790749">
              <w:marLeft w:val="0"/>
              <w:marRight w:val="0"/>
              <w:marTop w:val="0"/>
              <w:marBottom w:val="0"/>
              <w:divBdr>
                <w:top w:val="none" w:sz="0" w:space="0" w:color="auto"/>
                <w:left w:val="none" w:sz="0" w:space="0" w:color="auto"/>
                <w:bottom w:val="none" w:sz="0" w:space="0" w:color="auto"/>
                <w:right w:val="none" w:sz="0" w:space="0" w:color="auto"/>
              </w:divBdr>
            </w:div>
            <w:div w:id="641732614">
              <w:marLeft w:val="0"/>
              <w:marRight w:val="0"/>
              <w:marTop w:val="0"/>
              <w:marBottom w:val="0"/>
              <w:divBdr>
                <w:top w:val="none" w:sz="0" w:space="0" w:color="auto"/>
                <w:left w:val="none" w:sz="0" w:space="0" w:color="auto"/>
                <w:bottom w:val="none" w:sz="0" w:space="0" w:color="auto"/>
                <w:right w:val="none" w:sz="0" w:space="0" w:color="auto"/>
              </w:divBdr>
            </w:div>
            <w:div w:id="806707096">
              <w:marLeft w:val="0"/>
              <w:marRight w:val="0"/>
              <w:marTop w:val="0"/>
              <w:marBottom w:val="0"/>
              <w:divBdr>
                <w:top w:val="none" w:sz="0" w:space="0" w:color="auto"/>
                <w:left w:val="none" w:sz="0" w:space="0" w:color="auto"/>
                <w:bottom w:val="none" w:sz="0" w:space="0" w:color="auto"/>
                <w:right w:val="none" w:sz="0" w:space="0" w:color="auto"/>
              </w:divBdr>
            </w:div>
            <w:div w:id="858854927">
              <w:marLeft w:val="0"/>
              <w:marRight w:val="0"/>
              <w:marTop w:val="0"/>
              <w:marBottom w:val="0"/>
              <w:divBdr>
                <w:top w:val="none" w:sz="0" w:space="0" w:color="auto"/>
                <w:left w:val="none" w:sz="0" w:space="0" w:color="auto"/>
                <w:bottom w:val="none" w:sz="0" w:space="0" w:color="auto"/>
                <w:right w:val="none" w:sz="0" w:space="0" w:color="auto"/>
              </w:divBdr>
            </w:div>
            <w:div w:id="1207525076">
              <w:marLeft w:val="0"/>
              <w:marRight w:val="0"/>
              <w:marTop w:val="0"/>
              <w:marBottom w:val="0"/>
              <w:divBdr>
                <w:top w:val="none" w:sz="0" w:space="0" w:color="auto"/>
                <w:left w:val="none" w:sz="0" w:space="0" w:color="auto"/>
                <w:bottom w:val="none" w:sz="0" w:space="0" w:color="auto"/>
                <w:right w:val="none" w:sz="0" w:space="0" w:color="auto"/>
              </w:divBdr>
            </w:div>
            <w:div w:id="1382822460">
              <w:marLeft w:val="0"/>
              <w:marRight w:val="0"/>
              <w:marTop w:val="0"/>
              <w:marBottom w:val="0"/>
              <w:divBdr>
                <w:top w:val="none" w:sz="0" w:space="0" w:color="auto"/>
                <w:left w:val="none" w:sz="0" w:space="0" w:color="auto"/>
                <w:bottom w:val="none" w:sz="0" w:space="0" w:color="auto"/>
                <w:right w:val="none" w:sz="0" w:space="0" w:color="auto"/>
              </w:divBdr>
            </w:div>
            <w:div w:id="1419059328">
              <w:marLeft w:val="0"/>
              <w:marRight w:val="0"/>
              <w:marTop w:val="0"/>
              <w:marBottom w:val="0"/>
              <w:divBdr>
                <w:top w:val="none" w:sz="0" w:space="0" w:color="auto"/>
                <w:left w:val="none" w:sz="0" w:space="0" w:color="auto"/>
                <w:bottom w:val="none" w:sz="0" w:space="0" w:color="auto"/>
                <w:right w:val="none" w:sz="0" w:space="0" w:color="auto"/>
              </w:divBdr>
            </w:div>
            <w:div w:id="1563978115">
              <w:marLeft w:val="0"/>
              <w:marRight w:val="0"/>
              <w:marTop w:val="0"/>
              <w:marBottom w:val="0"/>
              <w:divBdr>
                <w:top w:val="none" w:sz="0" w:space="0" w:color="auto"/>
                <w:left w:val="none" w:sz="0" w:space="0" w:color="auto"/>
                <w:bottom w:val="none" w:sz="0" w:space="0" w:color="auto"/>
                <w:right w:val="none" w:sz="0" w:space="0" w:color="auto"/>
              </w:divBdr>
            </w:div>
            <w:div w:id="1659770716">
              <w:marLeft w:val="0"/>
              <w:marRight w:val="0"/>
              <w:marTop w:val="0"/>
              <w:marBottom w:val="0"/>
              <w:divBdr>
                <w:top w:val="none" w:sz="0" w:space="0" w:color="auto"/>
                <w:left w:val="none" w:sz="0" w:space="0" w:color="auto"/>
                <w:bottom w:val="none" w:sz="0" w:space="0" w:color="auto"/>
                <w:right w:val="none" w:sz="0" w:space="0" w:color="auto"/>
              </w:divBdr>
            </w:div>
            <w:div w:id="1715690328">
              <w:marLeft w:val="0"/>
              <w:marRight w:val="0"/>
              <w:marTop w:val="0"/>
              <w:marBottom w:val="0"/>
              <w:divBdr>
                <w:top w:val="none" w:sz="0" w:space="0" w:color="auto"/>
                <w:left w:val="none" w:sz="0" w:space="0" w:color="auto"/>
                <w:bottom w:val="none" w:sz="0" w:space="0" w:color="auto"/>
                <w:right w:val="none" w:sz="0" w:space="0" w:color="auto"/>
              </w:divBdr>
            </w:div>
            <w:div w:id="1810586623">
              <w:marLeft w:val="0"/>
              <w:marRight w:val="0"/>
              <w:marTop w:val="0"/>
              <w:marBottom w:val="0"/>
              <w:divBdr>
                <w:top w:val="none" w:sz="0" w:space="0" w:color="auto"/>
                <w:left w:val="none" w:sz="0" w:space="0" w:color="auto"/>
                <w:bottom w:val="none" w:sz="0" w:space="0" w:color="auto"/>
                <w:right w:val="none" w:sz="0" w:space="0" w:color="auto"/>
              </w:divBdr>
            </w:div>
            <w:div w:id="1968969340">
              <w:marLeft w:val="0"/>
              <w:marRight w:val="0"/>
              <w:marTop w:val="0"/>
              <w:marBottom w:val="0"/>
              <w:divBdr>
                <w:top w:val="none" w:sz="0" w:space="0" w:color="auto"/>
                <w:left w:val="none" w:sz="0" w:space="0" w:color="auto"/>
                <w:bottom w:val="none" w:sz="0" w:space="0" w:color="auto"/>
                <w:right w:val="none" w:sz="0" w:space="0" w:color="auto"/>
              </w:divBdr>
            </w:div>
            <w:div w:id="2058625703">
              <w:marLeft w:val="0"/>
              <w:marRight w:val="0"/>
              <w:marTop w:val="0"/>
              <w:marBottom w:val="0"/>
              <w:divBdr>
                <w:top w:val="none" w:sz="0" w:space="0" w:color="auto"/>
                <w:left w:val="none" w:sz="0" w:space="0" w:color="auto"/>
                <w:bottom w:val="none" w:sz="0" w:space="0" w:color="auto"/>
                <w:right w:val="none" w:sz="0" w:space="0" w:color="auto"/>
              </w:divBdr>
            </w:div>
            <w:div w:id="209173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0085">
      <w:bodyDiv w:val="1"/>
      <w:marLeft w:val="0"/>
      <w:marRight w:val="0"/>
      <w:marTop w:val="0"/>
      <w:marBottom w:val="0"/>
      <w:divBdr>
        <w:top w:val="none" w:sz="0" w:space="0" w:color="auto"/>
        <w:left w:val="none" w:sz="0" w:space="0" w:color="auto"/>
        <w:bottom w:val="none" w:sz="0" w:space="0" w:color="auto"/>
        <w:right w:val="none" w:sz="0" w:space="0" w:color="auto"/>
      </w:divBdr>
      <w:divsChild>
        <w:div w:id="1620337331">
          <w:marLeft w:val="0"/>
          <w:marRight w:val="0"/>
          <w:marTop w:val="0"/>
          <w:marBottom w:val="0"/>
          <w:divBdr>
            <w:top w:val="none" w:sz="0" w:space="0" w:color="auto"/>
            <w:left w:val="none" w:sz="0" w:space="0" w:color="auto"/>
            <w:bottom w:val="none" w:sz="0" w:space="0" w:color="auto"/>
            <w:right w:val="none" w:sz="0" w:space="0" w:color="auto"/>
          </w:divBdr>
          <w:divsChild>
            <w:div w:id="128282852">
              <w:marLeft w:val="0"/>
              <w:marRight w:val="0"/>
              <w:marTop w:val="0"/>
              <w:marBottom w:val="0"/>
              <w:divBdr>
                <w:top w:val="none" w:sz="0" w:space="0" w:color="auto"/>
                <w:left w:val="none" w:sz="0" w:space="0" w:color="auto"/>
                <w:bottom w:val="none" w:sz="0" w:space="0" w:color="auto"/>
                <w:right w:val="none" w:sz="0" w:space="0" w:color="auto"/>
              </w:divBdr>
            </w:div>
            <w:div w:id="158666199">
              <w:marLeft w:val="0"/>
              <w:marRight w:val="0"/>
              <w:marTop w:val="0"/>
              <w:marBottom w:val="0"/>
              <w:divBdr>
                <w:top w:val="none" w:sz="0" w:space="0" w:color="auto"/>
                <w:left w:val="none" w:sz="0" w:space="0" w:color="auto"/>
                <w:bottom w:val="none" w:sz="0" w:space="0" w:color="auto"/>
                <w:right w:val="none" w:sz="0" w:space="0" w:color="auto"/>
              </w:divBdr>
            </w:div>
            <w:div w:id="589001061">
              <w:marLeft w:val="0"/>
              <w:marRight w:val="0"/>
              <w:marTop w:val="0"/>
              <w:marBottom w:val="0"/>
              <w:divBdr>
                <w:top w:val="none" w:sz="0" w:space="0" w:color="auto"/>
                <w:left w:val="none" w:sz="0" w:space="0" w:color="auto"/>
                <w:bottom w:val="none" w:sz="0" w:space="0" w:color="auto"/>
                <w:right w:val="none" w:sz="0" w:space="0" w:color="auto"/>
              </w:divBdr>
            </w:div>
            <w:div w:id="785319043">
              <w:marLeft w:val="0"/>
              <w:marRight w:val="0"/>
              <w:marTop w:val="0"/>
              <w:marBottom w:val="0"/>
              <w:divBdr>
                <w:top w:val="none" w:sz="0" w:space="0" w:color="auto"/>
                <w:left w:val="none" w:sz="0" w:space="0" w:color="auto"/>
                <w:bottom w:val="none" w:sz="0" w:space="0" w:color="auto"/>
                <w:right w:val="none" w:sz="0" w:space="0" w:color="auto"/>
              </w:divBdr>
            </w:div>
            <w:div w:id="795222054">
              <w:marLeft w:val="0"/>
              <w:marRight w:val="0"/>
              <w:marTop w:val="0"/>
              <w:marBottom w:val="0"/>
              <w:divBdr>
                <w:top w:val="none" w:sz="0" w:space="0" w:color="auto"/>
                <w:left w:val="none" w:sz="0" w:space="0" w:color="auto"/>
                <w:bottom w:val="none" w:sz="0" w:space="0" w:color="auto"/>
                <w:right w:val="none" w:sz="0" w:space="0" w:color="auto"/>
              </w:divBdr>
            </w:div>
            <w:div w:id="924807605">
              <w:marLeft w:val="0"/>
              <w:marRight w:val="0"/>
              <w:marTop w:val="0"/>
              <w:marBottom w:val="0"/>
              <w:divBdr>
                <w:top w:val="none" w:sz="0" w:space="0" w:color="auto"/>
                <w:left w:val="none" w:sz="0" w:space="0" w:color="auto"/>
                <w:bottom w:val="none" w:sz="0" w:space="0" w:color="auto"/>
                <w:right w:val="none" w:sz="0" w:space="0" w:color="auto"/>
              </w:divBdr>
            </w:div>
            <w:div w:id="929776550">
              <w:marLeft w:val="0"/>
              <w:marRight w:val="0"/>
              <w:marTop w:val="0"/>
              <w:marBottom w:val="0"/>
              <w:divBdr>
                <w:top w:val="none" w:sz="0" w:space="0" w:color="auto"/>
                <w:left w:val="none" w:sz="0" w:space="0" w:color="auto"/>
                <w:bottom w:val="none" w:sz="0" w:space="0" w:color="auto"/>
                <w:right w:val="none" w:sz="0" w:space="0" w:color="auto"/>
              </w:divBdr>
            </w:div>
            <w:div w:id="978731965">
              <w:marLeft w:val="0"/>
              <w:marRight w:val="0"/>
              <w:marTop w:val="0"/>
              <w:marBottom w:val="0"/>
              <w:divBdr>
                <w:top w:val="none" w:sz="0" w:space="0" w:color="auto"/>
                <w:left w:val="none" w:sz="0" w:space="0" w:color="auto"/>
                <w:bottom w:val="none" w:sz="0" w:space="0" w:color="auto"/>
                <w:right w:val="none" w:sz="0" w:space="0" w:color="auto"/>
              </w:divBdr>
            </w:div>
            <w:div w:id="1022707311">
              <w:marLeft w:val="0"/>
              <w:marRight w:val="0"/>
              <w:marTop w:val="0"/>
              <w:marBottom w:val="0"/>
              <w:divBdr>
                <w:top w:val="none" w:sz="0" w:space="0" w:color="auto"/>
                <w:left w:val="none" w:sz="0" w:space="0" w:color="auto"/>
                <w:bottom w:val="none" w:sz="0" w:space="0" w:color="auto"/>
                <w:right w:val="none" w:sz="0" w:space="0" w:color="auto"/>
              </w:divBdr>
            </w:div>
            <w:div w:id="1139153697">
              <w:marLeft w:val="0"/>
              <w:marRight w:val="0"/>
              <w:marTop w:val="0"/>
              <w:marBottom w:val="0"/>
              <w:divBdr>
                <w:top w:val="none" w:sz="0" w:space="0" w:color="auto"/>
                <w:left w:val="none" w:sz="0" w:space="0" w:color="auto"/>
                <w:bottom w:val="none" w:sz="0" w:space="0" w:color="auto"/>
                <w:right w:val="none" w:sz="0" w:space="0" w:color="auto"/>
              </w:divBdr>
            </w:div>
            <w:div w:id="1171719481">
              <w:marLeft w:val="0"/>
              <w:marRight w:val="0"/>
              <w:marTop w:val="0"/>
              <w:marBottom w:val="0"/>
              <w:divBdr>
                <w:top w:val="none" w:sz="0" w:space="0" w:color="auto"/>
                <w:left w:val="none" w:sz="0" w:space="0" w:color="auto"/>
                <w:bottom w:val="none" w:sz="0" w:space="0" w:color="auto"/>
                <w:right w:val="none" w:sz="0" w:space="0" w:color="auto"/>
              </w:divBdr>
            </w:div>
            <w:div w:id="1279918302">
              <w:marLeft w:val="0"/>
              <w:marRight w:val="0"/>
              <w:marTop w:val="0"/>
              <w:marBottom w:val="0"/>
              <w:divBdr>
                <w:top w:val="none" w:sz="0" w:space="0" w:color="auto"/>
                <w:left w:val="none" w:sz="0" w:space="0" w:color="auto"/>
                <w:bottom w:val="none" w:sz="0" w:space="0" w:color="auto"/>
                <w:right w:val="none" w:sz="0" w:space="0" w:color="auto"/>
              </w:divBdr>
            </w:div>
            <w:div w:id="1371497631">
              <w:marLeft w:val="0"/>
              <w:marRight w:val="0"/>
              <w:marTop w:val="0"/>
              <w:marBottom w:val="0"/>
              <w:divBdr>
                <w:top w:val="none" w:sz="0" w:space="0" w:color="auto"/>
                <w:left w:val="none" w:sz="0" w:space="0" w:color="auto"/>
                <w:bottom w:val="none" w:sz="0" w:space="0" w:color="auto"/>
                <w:right w:val="none" w:sz="0" w:space="0" w:color="auto"/>
              </w:divBdr>
            </w:div>
            <w:div w:id="1391267072">
              <w:marLeft w:val="0"/>
              <w:marRight w:val="0"/>
              <w:marTop w:val="0"/>
              <w:marBottom w:val="0"/>
              <w:divBdr>
                <w:top w:val="none" w:sz="0" w:space="0" w:color="auto"/>
                <w:left w:val="none" w:sz="0" w:space="0" w:color="auto"/>
                <w:bottom w:val="none" w:sz="0" w:space="0" w:color="auto"/>
                <w:right w:val="none" w:sz="0" w:space="0" w:color="auto"/>
              </w:divBdr>
            </w:div>
            <w:div w:id="1474058584">
              <w:marLeft w:val="0"/>
              <w:marRight w:val="0"/>
              <w:marTop w:val="0"/>
              <w:marBottom w:val="0"/>
              <w:divBdr>
                <w:top w:val="none" w:sz="0" w:space="0" w:color="auto"/>
                <w:left w:val="none" w:sz="0" w:space="0" w:color="auto"/>
                <w:bottom w:val="none" w:sz="0" w:space="0" w:color="auto"/>
                <w:right w:val="none" w:sz="0" w:space="0" w:color="auto"/>
              </w:divBdr>
            </w:div>
            <w:div w:id="1492215557">
              <w:marLeft w:val="0"/>
              <w:marRight w:val="0"/>
              <w:marTop w:val="0"/>
              <w:marBottom w:val="0"/>
              <w:divBdr>
                <w:top w:val="none" w:sz="0" w:space="0" w:color="auto"/>
                <w:left w:val="none" w:sz="0" w:space="0" w:color="auto"/>
                <w:bottom w:val="none" w:sz="0" w:space="0" w:color="auto"/>
                <w:right w:val="none" w:sz="0" w:space="0" w:color="auto"/>
              </w:divBdr>
            </w:div>
            <w:div w:id="1519152991">
              <w:marLeft w:val="0"/>
              <w:marRight w:val="0"/>
              <w:marTop w:val="0"/>
              <w:marBottom w:val="0"/>
              <w:divBdr>
                <w:top w:val="none" w:sz="0" w:space="0" w:color="auto"/>
                <w:left w:val="none" w:sz="0" w:space="0" w:color="auto"/>
                <w:bottom w:val="none" w:sz="0" w:space="0" w:color="auto"/>
                <w:right w:val="none" w:sz="0" w:space="0" w:color="auto"/>
              </w:divBdr>
            </w:div>
            <w:div w:id="1522549023">
              <w:marLeft w:val="0"/>
              <w:marRight w:val="0"/>
              <w:marTop w:val="0"/>
              <w:marBottom w:val="0"/>
              <w:divBdr>
                <w:top w:val="none" w:sz="0" w:space="0" w:color="auto"/>
                <w:left w:val="none" w:sz="0" w:space="0" w:color="auto"/>
                <w:bottom w:val="none" w:sz="0" w:space="0" w:color="auto"/>
                <w:right w:val="none" w:sz="0" w:space="0" w:color="auto"/>
              </w:divBdr>
            </w:div>
            <w:div w:id="1554925303">
              <w:marLeft w:val="0"/>
              <w:marRight w:val="0"/>
              <w:marTop w:val="0"/>
              <w:marBottom w:val="0"/>
              <w:divBdr>
                <w:top w:val="none" w:sz="0" w:space="0" w:color="auto"/>
                <w:left w:val="none" w:sz="0" w:space="0" w:color="auto"/>
                <w:bottom w:val="none" w:sz="0" w:space="0" w:color="auto"/>
                <w:right w:val="none" w:sz="0" w:space="0" w:color="auto"/>
              </w:divBdr>
            </w:div>
            <w:div w:id="1584949033">
              <w:marLeft w:val="0"/>
              <w:marRight w:val="0"/>
              <w:marTop w:val="0"/>
              <w:marBottom w:val="0"/>
              <w:divBdr>
                <w:top w:val="none" w:sz="0" w:space="0" w:color="auto"/>
                <w:left w:val="none" w:sz="0" w:space="0" w:color="auto"/>
                <w:bottom w:val="none" w:sz="0" w:space="0" w:color="auto"/>
                <w:right w:val="none" w:sz="0" w:space="0" w:color="auto"/>
              </w:divBdr>
            </w:div>
            <w:div w:id="1700281864">
              <w:marLeft w:val="0"/>
              <w:marRight w:val="0"/>
              <w:marTop w:val="0"/>
              <w:marBottom w:val="0"/>
              <w:divBdr>
                <w:top w:val="none" w:sz="0" w:space="0" w:color="auto"/>
                <w:left w:val="none" w:sz="0" w:space="0" w:color="auto"/>
                <w:bottom w:val="none" w:sz="0" w:space="0" w:color="auto"/>
                <w:right w:val="none" w:sz="0" w:space="0" w:color="auto"/>
              </w:divBdr>
            </w:div>
            <w:div w:id="213991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0482">
      <w:bodyDiv w:val="1"/>
      <w:marLeft w:val="0"/>
      <w:marRight w:val="0"/>
      <w:marTop w:val="0"/>
      <w:marBottom w:val="0"/>
      <w:divBdr>
        <w:top w:val="none" w:sz="0" w:space="0" w:color="auto"/>
        <w:left w:val="none" w:sz="0" w:space="0" w:color="auto"/>
        <w:bottom w:val="none" w:sz="0" w:space="0" w:color="auto"/>
        <w:right w:val="none" w:sz="0" w:space="0" w:color="auto"/>
      </w:divBdr>
      <w:divsChild>
        <w:div w:id="100416827">
          <w:marLeft w:val="0"/>
          <w:marRight w:val="0"/>
          <w:marTop w:val="0"/>
          <w:marBottom w:val="0"/>
          <w:divBdr>
            <w:top w:val="none" w:sz="0" w:space="0" w:color="auto"/>
            <w:left w:val="none" w:sz="0" w:space="0" w:color="auto"/>
            <w:bottom w:val="none" w:sz="0" w:space="0" w:color="auto"/>
            <w:right w:val="none" w:sz="0" w:space="0" w:color="auto"/>
          </w:divBdr>
          <w:divsChild>
            <w:div w:id="573590781">
              <w:marLeft w:val="0"/>
              <w:marRight w:val="0"/>
              <w:marTop w:val="0"/>
              <w:marBottom w:val="0"/>
              <w:divBdr>
                <w:top w:val="none" w:sz="0" w:space="0" w:color="auto"/>
                <w:left w:val="none" w:sz="0" w:space="0" w:color="auto"/>
                <w:bottom w:val="none" w:sz="0" w:space="0" w:color="auto"/>
                <w:right w:val="none" w:sz="0" w:space="0" w:color="auto"/>
              </w:divBdr>
            </w:div>
            <w:div w:id="753480497">
              <w:marLeft w:val="0"/>
              <w:marRight w:val="0"/>
              <w:marTop w:val="0"/>
              <w:marBottom w:val="0"/>
              <w:divBdr>
                <w:top w:val="none" w:sz="0" w:space="0" w:color="auto"/>
                <w:left w:val="none" w:sz="0" w:space="0" w:color="auto"/>
                <w:bottom w:val="none" w:sz="0" w:space="0" w:color="auto"/>
                <w:right w:val="none" w:sz="0" w:space="0" w:color="auto"/>
              </w:divBdr>
            </w:div>
            <w:div w:id="999310746">
              <w:marLeft w:val="0"/>
              <w:marRight w:val="0"/>
              <w:marTop w:val="0"/>
              <w:marBottom w:val="0"/>
              <w:divBdr>
                <w:top w:val="none" w:sz="0" w:space="0" w:color="auto"/>
                <w:left w:val="none" w:sz="0" w:space="0" w:color="auto"/>
                <w:bottom w:val="none" w:sz="0" w:space="0" w:color="auto"/>
                <w:right w:val="none" w:sz="0" w:space="0" w:color="auto"/>
              </w:divBdr>
            </w:div>
            <w:div w:id="1250383666">
              <w:marLeft w:val="0"/>
              <w:marRight w:val="0"/>
              <w:marTop w:val="0"/>
              <w:marBottom w:val="0"/>
              <w:divBdr>
                <w:top w:val="none" w:sz="0" w:space="0" w:color="auto"/>
                <w:left w:val="none" w:sz="0" w:space="0" w:color="auto"/>
                <w:bottom w:val="none" w:sz="0" w:space="0" w:color="auto"/>
                <w:right w:val="none" w:sz="0" w:space="0" w:color="auto"/>
              </w:divBdr>
            </w:div>
            <w:div w:id="1313681982">
              <w:marLeft w:val="0"/>
              <w:marRight w:val="0"/>
              <w:marTop w:val="0"/>
              <w:marBottom w:val="0"/>
              <w:divBdr>
                <w:top w:val="none" w:sz="0" w:space="0" w:color="auto"/>
                <w:left w:val="none" w:sz="0" w:space="0" w:color="auto"/>
                <w:bottom w:val="none" w:sz="0" w:space="0" w:color="auto"/>
                <w:right w:val="none" w:sz="0" w:space="0" w:color="auto"/>
              </w:divBdr>
            </w:div>
            <w:div w:id="204308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31746">
      <w:bodyDiv w:val="1"/>
      <w:marLeft w:val="0"/>
      <w:marRight w:val="0"/>
      <w:marTop w:val="0"/>
      <w:marBottom w:val="0"/>
      <w:divBdr>
        <w:top w:val="none" w:sz="0" w:space="0" w:color="auto"/>
        <w:left w:val="none" w:sz="0" w:space="0" w:color="auto"/>
        <w:bottom w:val="none" w:sz="0" w:space="0" w:color="auto"/>
        <w:right w:val="none" w:sz="0" w:space="0" w:color="auto"/>
      </w:divBdr>
    </w:div>
    <w:div w:id="179701865">
      <w:bodyDiv w:val="1"/>
      <w:marLeft w:val="0"/>
      <w:marRight w:val="0"/>
      <w:marTop w:val="0"/>
      <w:marBottom w:val="0"/>
      <w:divBdr>
        <w:top w:val="none" w:sz="0" w:space="0" w:color="auto"/>
        <w:left w:val="none" w:sz="0" w:space="0" w:color="auto"/>
        <w:bottom w:val="none" w:sz="0" w:space="0" w:color="auto"/>
        <w:right w:val="none" w:sz="0" w:space="0" w:color="auto"/>
      </w:divBdr>
      <w:divsChild>
        <w:div w:id="867376741">
          <w:marLeft w:val="0"/>
          <w:marRight w:val="0"/>
          <w:marTop w:val="0"/>
          <w:marBottom w:val="0"/>
          <w:divBdr>
            <w:top w:val="none" w:sz="0" w:space="0" w:color="auto"/>
            <w:left w:val="none" w:sz="0" w:space="0" w:color="auto"/>
            <w:bottom w:val="none" w:sz="0" w:space="0" w:color="auto"/>
            <w:right w:val="none" w:sz="0" w:space="0" w:color="auto"/>
          </w:divBdr>
          <w:divsChild>
            <w:div w:id="46419887">
              <w:marLeft w:val="0"/>
              <w:marRight w:val="0"/>
              <w:marTop w:val="0"/>
              <w:marBottom w:val="0"/>
              <w:divBdr>
                <w:top w:val="none" w:sz="0" w:space="0" w:color="auto"/>
                <w:left w:val="none" w:sz="0" w:space="0" w:color="auto"/>
                <w:bottom w:val="none" w:sz="0" w:space="0" w:color="auto"/>
                <w:right w:val="none" w:sz="0" w:space="0" w:color="auto"/>
              </w:divBdr>
            </w:div>
            <w:div w:id="134030703">
              <w:marLeft w:val="0"/>
              <w:marRight w:val="0"/>
              <w:marTop w:val="0"/>
              <w:marBottom w:val="0"/>
              <w:divBdr>
                <w:top w:val="none" w:sz="0" w:space="0" w:color="auto"/>
                <w:left w:val="none" w:sz="0" w:space="0" w:color="auto"/>
                <w:bottom w:val="none" w:sz="0" w:space="0" w:color="auto"/>
                <w:right w:val="none" w:sz="0" w:space="0" w:color="auto"/>
              </w:divBdr>
            </w:div>
            <w:div w:id="402215558">
              <w:marLeft w:val="0"/>
              <w:marRight w:val="0"/>
              <w:marTop w:val="0"/>
              <w:marBottom w:val="0"/>
              <w:divBdr>
                <w:top w:val="none" w:sz="0" w:space="0" w:color="auto"/>
                <w:left w:val="none" w:sz="0" w:space="0" w:color="auto"/>
                <w:bottom w:val="none" w:sz="0" w:space="0" w:color="auto"/>
                <w:right w:val="none" w:sz="0" w:space="0" w:color="auto"/>
              </w:divBdr>
            </w:div>
            <w:div w:id="1281377217">
              <w:marLeft w:val="0"/>
              <w:marRight w:val="0"/>
              <w:marTop w:val="0"/>
              <w:marBottom w:val="0"/>
              <w:divBdr>
                <w:top w:val="none" w:sz="0" w:space="0" w:color="auto"/>
                <w:left w:val="none" w:sz="0" w:space="0" w:color="auto"/>
                <w:bottom w:val="none" w:sz="0" w:space="0" w:color="auto"/>
                <w:right w:val="none" w:sz="0" w:space="0" w:color="auto"/>
              </w:divBdr>
            </w:div>
            <w:div w:id="1729181013">
              <w:marLeft w:val="0"/>
              <w:marRight w:val="0"/>
              <w:marTop w:val="0"/>
              <w:marBottom w:val="0"/>
              <w:divBdr>
                <w:top w:val="none" w:sz="0" w:space="0" w:color="auto"/>
                <w:left w:val="none" w:sz="0" w:space="0" w:color="auto"/>
                <w:bottom w:val="none" w:sz="0" w:space="0" w:color="auto"/>
                <w:right w:val="none" w:sz="0" w:space="0" w:color="auto"/>
              </w:divBdr>
            </w:div>
            <w:div w:id="1786390420">
              <w:marLeft w:val="0"/>
              <w:marRight w:val="0"/>
              <w:marTop w:val="0"/>
              <w:marBottom w:val="0"/>
              <w:divBdr>
                <w:top w:val="none" w:sz="0" w:space="0" w:color="auto"/>
                <w:left w:val="none" w:sz="0" w:space="0" w:color="auto"/>
                <w:bottom w:val="none" w:sz="0" w:space="0" w:color="auto"/>
                <w:right w:val="none" w:sz="0" w:space="0" w:color="auto"/>
              </w:divBdr>
            </w:div>
            <w:div w:id="197324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6791">
      <w:bodyDiv w:val="1"/>
      <w:marLeft w:val="0"/>
      <w:marRight w:val="0"/>
      <w:marTop w:val="0"/>
      <w:marBottom w:val="0"/>
      <w:divBdr>
        <w:top w:val="none" w:sz="0" w:space="0" w:color="auto"/>
        <w:left w:val="none" w:sz="0" w:space="0" w:color="auto"/>
        <w:bottom w:val="none" w:sz="0" w:space="0" w:color="auto"/>
        <w:right w:val="none" w:sz="0" w:space="0" w:color="auto"/>
      </w:divBdr>
      <w:divsChild>
        <w:div w:id="568613608">
          <w:marLeft w:val="0"/>
          <w:marRight w:val="0"/>
          <w:marTop w:val="0"/>
          <w:marBottom w:val="0"/>
          <w:divBdr>
            <w:top w:val="none" w:sz="0" w:space="0" w:color="auto"/>
            <w:left w:val="none" w:sz="0" w:space="0" w:color="auto"/>
            <w:bottom w:val="none" w:sz="0" w:space="0" w:color="auto"/>
            <w:right w:val="none" w:sz="0" w:space="0" w:color="auto"/>
          </w:divBdr>
          <w:divsChild>
            <w:div w:id="394277019">
              <w:marLeft w:val="0"/>
              <w:marRight w:val="0"/>
              <w:marTop w:val="0"/>
              <w:marBottom w:val="0"/>
              <w:divBdr>
                <w:top w:val="none" w:sz="0" w:space="0" w:color="auto"/>
                <w:left w:val="none" w:sz="0" w:space="0" w:color="auto"/>
                <w:bottom w:val="none" w:sz="0" w:space="0" w:color="auto"/>
                <w:right w:val="none" w:sz="0" w:space="0" w:color="auto"/>
              </w:divBdr>
            </w:div>
            <w:div w:id="459694408">
              <w:marLeft w:val="0"/>
              <w:marRight w:val="0"/>
              <w:marTop w:val="0"/>
              <w:marBottom w:val="0"/>
              <w:divBdr>
                <w:top w:val="none" w:sz="0" w:space="0" w:color="auto"/>
                <w:left w:val="none" w:sz="0" w:space="0" w:color="auto"/>
                <w:bottom w:val="none" w:sz="0" w:space="0" w:color="auto"/>
                <w:right w:val="none" w:sz="0" w:space="0" w:color="auto"/>
              </w:divBdr>
            </w:div>
            <w:div w:id="807086572">
              <w:marLeft w:val="0"/>
              <w:marRight w:val="0"/>
              <w:marTop w:val="0"/>
              <w:marBottom w:val="0"/>
              <w:divBdr>
                <w:top w:val="none" w:sz="0" w:space="0" w:color="auto"/>
                <w:left w:val="none" w:sz="0" w:space="0" w:color="auto"/>
                <w:bottom w:val="none" w:sz="0" w:space="0" w:color="auto"/>
                <w:right w:val="none" w:sz="0" w:space="0" w:color="auto"/>
              </w:divBdr>
            </w:div>
            <w:div w:id="1038626416">
              <w:marLeft w:val="0"/>
              <w:marRight w:val="0"/>
              <w:marTop w:val="0"/>
              <w:marBottom w:val="0"/>
              <w:divBdr>
                <w:top w:val="none" w:sz="0" w:space="0" w:color="auto"/>
                <w:left w:val="none" w:sz="0" w:space="0" w:color="auto"/>
                <w:bottom w:val="none" w:sz="0" w:space="0" w:color="auto"/>
                <w:right w:val="none" w:sz="0" w:space="0" w:color="auto"/>
              </w:divBdr>
            </w:div>
            <w:div w:id="1189953979">
              <w:marLeft w:val="0"/>
              <w:marRight w:val="0"/>
              <w:marTop w:val="0"/>
              <w:marBottom w:val="0"/>
              <w:divBdr>
                <w:top w:val="none" w:sz="0" w:space="0" w:color="auto"/>
                <w:left w:val="none" w:sz="0" w:space="0" w:color="auto"/>
                <w:bottom w:val="none" w:sz="0" w:space="0" w:color="auto"/>
                <w:right w:val="none" w:sz="0" w:space="0" w:color="auto"/>
              </w:divBdr>
            </w:div>
            <w:div w:id="14375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0250">
      <w:bodyDiv w:val="1"/>
      <w:marLeft w:val="0"/>
      <w:marRight w:val="0"/>
      <w:marTop w:val="0"/>
      <w:marBottom w:val="0"/>
      <w:divBdr>
        <w:top w:val="none" w:sz="0" w:space="0" w:color="auto"/>
        <w:left w:val="none" w:sz="0" w:space="0" w:color="auto"/>
        <w:bottom w:val="none" w:sz="0" w:space="0" w:color="auto"/>
        <w:right w:val="none" w:sz="0" w:space="0" w:color="auto"/>
      </w:divBdr>
      <w:divsChild>
        <w:div w:id="22021954">
          <w:marLeft w:val="0"/>
          <w:marRight w:val="0"/>
          <w:marTop w:val="0"/>
          <w:marBottom w:val="0"/>
          <w:divBdr>
            <w:top w:val="none" w:sz="0" w:space="0" w:color="auto"/>
            <w:left w:val="none" w:sz="0" w:space="0" w:color="auto"/>
            <w:bottom w:val="none" w:sz="0" w:space="0" w:color="auto"/>
            <w:right w:val="none" w:sz="0" w:space="0" w:color="auto"/>
          </w:divBdr>
          <w:divsChild>
            <w:div w:id="224343424">
              <w:marLeft w:val="0"/>
              <w:marRight w:val="0"/>
              <w:marTop w:val="0"/>
              <w:marBottom w:val="0"/>
              <w:divBdr>
                <w:top w:val="none" w:sz="0" w:space="0" w:color="auto"/>
                <w:left w:val="none" w:sz="0" w:space="0" w:color="auto"/>
                <w:bottom w:val="none" w:sz="0" w:space="0" w:color="auto"/>
                <w:right w:val="none" w:sz="0" w:space="0" w:color="auto"/>
              </w:divBdr>
            </w:div>
            <w:div w:id="392504848">
              <w:marLeft w:val="0"/>
              <w:marRight w:val="0"/>
              <w:marTop w:val="0"/>
              <w:marBottom w:val="0"/>
              <w:divBdr>
                <w:top w:val="none" w:sz="0" w:space="0" w:color="auto"/>
                <w:left w:val="none" w:sz="0" w:space="0" w:color="auto"/>
                <w:bottom w:val="none" w:sz="0" w:space="0" w:color="auto"/>
                <w:right w:val="none" w:sz="0" w:space="0" w:color="auto"/>
              </w:divBdr>
            </w:div>
            <w:div w:id="446242387">
              <w:marLeft w:val="0"/>
              <w:marRight w:val="0"/>
              <w:marTop w:val="0"/>
              <w:marBottom w:val="0"/>
              <w:divBdr>
                <w:top w:val="none" w:sz="0" w:space="0" w:color="auto"/>
                <w:left w:val="none" w:sz="0" w:space="0" w:color="auto"/>
                <w:bottom w:val="none" w:sz="0" w:space="0" w:color="auto"/>
                <w:right w:val="none" w:sz="0" w:space="0" w:color="auto"/>
              </w:divBdr>
            </w:div>
            <w:div w:id="912393040">
              <w:marLeft w:val="0"/>
              <w:marRight w:val="0"/>
              <w:marTop w:val="0"/>
              <w:marBottom w:val="0"/>
              <w:divBdr>
                <w:top w:val="none" w:sz="0" w:space="0" w:color="auto"/>
                <w:left w:val="none" w:sz="0" w:space="0" w:color="auto"/>
                <w:bottom w:val="none" w:sz="0" w:space="0" w:color="auto"/>
                <w:right w:val="none" w:sz="0" w:space="0" w:color="auto"/>
              </w:divBdr>
            </w:div>
            <w:div w:id="1323315496">
              <w:marLeft w:val="0"/>
              <w:marRight w:val="0"/>
              <w:marTop w:val="0"/>
              <w:marBottom w:val="0"/>
              <w:divBdr>
                <w:top w:val="none" w:sz="0" w:space="0" w:color="auto"/>
                <w:left w:val="none" w:sz="0" w:space="0" w:color="auto"/>
                <w:bottom w:val="none" w:sz="0" w:space="0" w:color="auto"/>
                <w:right w:val="none" w:sz="0" w:space="0" w:color="auto"/>
              </w:divBdr>
            </w:div>
            <w:div w:id="1538354951">
              <w:marLeft w:val="0"/>
              <w:marRight w:val="0"/>
              <w:marTop w:val="0"/>
              <w:marBottom w:val="0"/>
              <w:divBdr>
                <w:top w:val="none" w:sz="0" w:space="0" w:color="auto"/>
                <w:left w:val="none" w:sz="0" w:space="0" w:color="auto"/>
                <w:bottom w:val="none" w:sz="0" w:space="0" w:color="auto"/>
                <w:right w:val="none" w:sz="0" w:space="0" w:color="auto"/>
              </w:divBdr>
            </w:div>
            <w:div w:id="1854490065">
              <w:marLeft w:val="0"/>
              <w:marRight w:val="0"/>
              <w:marTop w:val="0"/>
              <w:marBottom w:val="0"/>
              <w:divBdr>
                <w:top w:val="none" w:sz="0" w:space="0" w:color="auto"/>
                <w:left w:val="none" w:sz="0" w:space="0" w:color="auto"/>
                <w:bottom w:val="none" w:sz="0" w:space="0" w:color="auto"/>
                <w:right w:val="none" w:sz="0" w:space="0" w:color="auto"/>
              </w:divBdr>
            </w:div>
            <w:div w:id="1985693258">
              <w:marLeft w:val="0"/>
              <w:marRight w:val="0"/>
              <w:marTop w:val="0"/>
              <w:marBottom w:val="0"/>
              <w:divBdr>
                <w:top w:val="none" w:sz="0" w:space="0" w:color="auto"/>
                <w:left w:val="none" w:sz="0" w:space="0" w:color="auto"/>
                <w:bottom w:val="none" w:sz="0" w:space="0" w:color="auto"/>
                <w:right w:val="none" w:sz="0" w:space="0" w:color="auto"/>
              </w:divBdr>
            </w:div>
            <w:div w:id="203858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1364">
      <w:bodyDiv w:val="1"/>
      <w:marLeft w:val="0"/>
      <w:marRight w:val="0"/>
      <w:marTop w:val="0"/>
      <w:marBottom w:val="0"/>
      <w:divBdr>
        <w:top w:val="none" w:sz="0" w:space="0" w:color="auto"/>
        <w:left w:val="none" w:sz="0" w:space="0" w:color="auto"/>
        <w:bottom w:val="none" w:sz="0" w:space="0" w:color="auto"/>
        <w:right w:val="none" w:sz="0" w:space="0" w:color="auto"/>
      </w:divBdr>
      <w:divsChild>
        <w:div w:id="894000768">
          <w:marLeft w:val="0"/>
          <w:marRight w:val="0"/>
          <w:marTop w:val="0"/>
          <w:marBottom w:val="0"/>
          <w:divBdr>
            <w:top w:val="none" w:sz="0" w:space="0" w:color="auto"/>
            <w:left w:val="none" w:sz="0" w:space="0" w:color="auto"/>
            <w:bottom w:val="none" w:sz="0" w:space="0" w:color="auto"/>
            <w:right w:val="none" w:sz="0" w:space="0" w:color="auto"/>
          </w:divBdr>
          <w:divsChild>
            <w:div w:id="138764072">
              <w:marLeft w:val="0"/>
              <w:marRight w:val="0"/>
              <w:marTop w:val="0"/>
              <w:marBottom w:val="0"/>
              <w:divBdr>
                <w:top w:val="none" w:sz="0" w:space="0" w:color="auto"/>
                <w:left w:val="none" w:sz="0" w:space="0" w:color="auto"/>
                <w:bottom w:val="none" w:sz="0" w:space="0" w:color="auto"/>
                <w:right w:val="none" w:sz="0" w:space="0" w:color="auto"/>
              </w:divBdr>
            </w:div>
            <w:div w:id="244266510">
              <w:marLeft w:val="0"/>
              <w:marRight w:val="0"/>
              <w:marTop w:val="0"/>
              <w:marBottom w:val="0"/>
              <w:divBdr>
                <w:top w:val="none" w:sz="0" w:space="0" w:color="auto"/>
                <w:left w:val="none" w:sz="0" w:space="0" w:color="auto"/>
                <w:bottom w:val="none" w:sz="0" w:space="0" w:color="auto"/>
                <w:right w:val="none" w:sz="0" w:space="0" w:color="auto"/>
              </w:divBdr>
            </w:div>
            <w:div w:id="735857579">
              <w:marLeft w:val="0"/>
              <w:marRight w:val="0"/>
              <w:marTop w:val="0"/>
              <w:marBottom w:val="0"/>
              <w:divBdr>
                <w:top w:val="none" w:sz="0" w:space="0" w:color="auto"/>
                <w:left w:val="none" w:sz="0" w:space="0" w:color="auto"/>
                <w:bottom w:val="none" w:sz="0" w:space="0" w:color="auto"/>
                <w:right w:val="none" w:sz="0" w:space="0" w:color="auto"/>
              </w:divBdr>
            </w:div>
            <w:div w:id="1307129092">
              <w:marLeft w:val="0"/>
              <w:marRight w:val="0"/>
              <w:marTop w:val="0"/>
              <w:marBottom w:val="0"/>
              <w:divBdr>
                <w:top w:val="none" w:sz="0" w:space="0" w:color="auto"/>
                <w:left w:val="none" w:sz="0" w:space="0" w:color="auto"/>
                <w:bottom w:val="none" w:sz="0" w:space="0" w:color="auto"/>
                <w:right w:val="none" w:sz="0" w:space="0" w:color="auto"/>
              </w:divBdr>
            </w:div>
            <w:div w:id="1641031775">
              <w:marLeft w:val="0"/>
              <w:marRight w:val="0"/>
              <w:marTop w:val="0"/>
              <w:marBottom w:val="0"/>
              <w:divBdr>
                <w:top w:val="none" w:sz="0" w:space="0" w:color="auto"/>
                <w:left w:val="none" w:sz="0" w:space="0" w:color="auto"/>
                <w:bottom w:val="none" w:sz="0" w:space="0" w:color="auto"/>
                <w:right w:val="none" w:sz="0" w:space="0" w:color="auto"/>
              </w:divBdr>
            </w:div>
            <w:div w:id="177304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6160">
      <w:bodyDiv w:val="1"/>
      <w:marLeft w:val="0"/>
      <w:marRight w:val="0"/>
      <w:marTop w:val="0"/>
      <w:marBottom w:val="0"/>
      <w:divBdr>
        <w:top w:val="none" w:sz="0" w:space="0" w:color="auto"/>
        <w:left w:val="none" w:sz="0" w:space="0" w:color="auto"/>
        <w:bottom w:val="none" w:sz="0" w:space="0" w:color="auto"/>
        <w:right w:val="none" w:sz="0" w:space="0" w:color="auto"/>
      </w:divBdr>
      <w:divsChild>
        <w:div w:id="760182449">
          <w:marLeft w:val="0"/>
          <w:marRight w:val="0"/>
          <w:marTop w:val="0"/>
          <w:marBottom w:val="0"/>
          <w:divBdr>
            <w:top w:val="none" w:sz="0" w:space="0" w:color="auto"/>
            <w:left w:val="none" w:sz="0" w:space="0" w:color="auto"/>
            <w:bottom w:val="none" w:sz="0" w:space="0" w:color="auto"/>
            <w:right w:val="none" w:sz="0" w:space="0" w:color="auto"/>
          </w:divBdr>
          <w:divsChild>
            <w:div w:id="25909715">
              <w:marLeft w:val="0"/>
              <w:marRight w:val="0"/>
              <w:marTop w:val="0"/>
              <w:marBottom w:val="0"/>
              <w:divBdr>
                <w:top w:val="none" w:sz="0" w:space="0" w:color="auto"/>
                <w:left w:val="none" w:sz="0" w:space="0" w:color="auto"/>
                <w:bottom w:val="none" w:sz="0" w:space="0" w:color="auto"/>
                <w:right w:val="none" w:sz="0" w:space="0" w:color="auto"/>
              </w:divBdr>
            </w:div>
            <w:div w:id="65685738">
              <w:marLeft w:val="0"/>
              <w:marRight w:val="0"/>
              <w:marTop w:val="0"/>
              <w:marBottom w:val="0"/>
              <w:divBdr>
                <w:top w:val="none" w:sz="0" w:space="0" w:color="auto"/>
                <w:left w:val="none" w:sz="0" w:space="0" w:color="auto"/>
                <w:bottom w:val="none" w:sz="0" w:space="0" w:color="auto"/>
                <w:right w:val="none" w:sz="0" w:space="0" w:color="auto"/>
              </w:divBdr>
            </w:div>
            <w:div w:id="141311195">
              <w:marLeft w:val="0"/>
              <w:marRight w:val="0"/>
              <w:marTop w:val="0"/>
              <w:marBottom w:val="0"/>
              <w:divBdr>
                <w:top w:val="none" w:sz="0" w:space="0" w:color="auto"/>
                <w:left w:val="none" w:sz="0" w:space="0" w:color="auto"/>
                <w:bottom w:val="none" w:sz="0" w:space="0" w:color="auto"/>
                <w:right w:val="none" w:sz="0" w:space="0" w:color="auto"/>
              </w:divBdr>
            </w:div>
            <w:div w:id="141391663">
              <w:marLeft w:val="0"/>
              <w:marRight w:val="0"/>
              <w:marTop w:val="0"/>
              <w:marBottom w:val="0"/>
              <w:divBdr>
                <w:top w:val="none" w:sz="0" w:space="0" w:color="auto"/>
                <w:left w:val="none" w:sz="0" w:space="0" w:color="auto"/>
                <w:bottom w:val="none" w:sz="0" w:space="0" w:color="auto"/>
                <w:right w:val="none" w:sz="0" w:space="0" w:color="auto"/>
              </w:divBdr>
            </w:div>
            <w:div w:id="165949925">
              <w:marLeft w:val="0"/>
              <w:marRight w:val="0"/>
              <w:marTop w:val="0"/>
              <w:marBottom w:val="0"/>
              <w:divBdr>
                <w:top w:val="none" w:sz="0" w:space="0" w:color="auto"/>
                <w:left w:val="none" w:sz="0" w:space="0" w:color="auto"/>
                <w:bottom w:val="none" w:sz="0" w:space="0" w:color="auto"/>
                <w:right w:val="none" w:sz="0" w:space="0" w:color="auto"/>
              </w:divBdr>
            </w:div>
            <w:div w:id="208954693">
              <w:marLeft w:val="0"/>
              <w:marRight w:val="0"/>
              <w:marTop w:val="0"/>
              <w:marBottom w:val="0"/>
              <w:divBdr>
                <w:top w:val="none" w:sz="0" w:space="0" w:color="auto"/>
                <w:left w:val="none" w:sz="0" w:space="0" w:color="auto"/>
                <w:bottom w:val="none" w:sz="0" w:space="0" w:color="auto"/>
                <w:right w:val="none" w:sz="0" w:space="0" w:color="auto"/>
              </w:divBdr>
            </w:div>
            <w:div w:id="265424560">
              <w:marLeft w:val="0"/>
              <w:marRight w:val="0"/>
              <w:marTop w:val="0"/>
              <w:marBottom w:val="0"/>
              <w:divBdr>
                <w:top w:val="none" w:sz="0" w:space="0" w:color="auto"/>
                <w:left w:val="none" w:sz="0" w:space="0" w:color="auto"/>
                <w:bottom w:val="none" w:sz="0" w:space="0" w:color="auto"/>
                <w:right w:val="none" w:sz="0" w:space="0" w:color="auto"/>
              </w:divBdr>
            </w:div>
            <w:div w:id="307366614">
              <w:marLeft w:val="0"/>
              <w:marRight w:val="0"/>
              <w:marTop w:val="0"/>
              <w:marBottom w:val="0"/>
              <w:divBdr>
                <w:top w:val="none" w:sz="0" w:space="0" w:color="auto"/>
                <w:left w:val="none" w:sz="0" w:space="0" w:color="auto"/>
                <w:bottom w:val="none" w:sz="0" w:space="0" w:color="auto"/>
                <w:right w:val="none" w:sz="0" w:space="0" w:color="auto"/>
              </w:divBdr>
            </w:div>
            <w:div w:id="319575107">
              <w:marLeft w:val="0"/>
              <w:marRight w:val="0"/>
              <w:marTop w:val="0"/>
              <w:marBottom w:val="0"/>
              <w:divBdr>
                <w:top w:val="none" w:sz="0" w:space="0" w:color="auto"/>
                <w:left w:val="none" w:sz="0" w:space="0" w:color="auto"/>
                <w:bottom w:val="none" w:sz="0" w:space="0" w:color="auto"/>
                <w:right w:val="none" w:sz="0" w:space="0" w:color="auto"/>
              </w:divBdr>
            </w:div>
            <w:div w:id="361201660">
              <w:marLeft w:val="0"/>
              <w:marRight w:val="0"/>
              <w:marTop w:val="0"/>
              <w:marBottom w:val="0"/>
              <w:divBdr>
                <w:top w:val="none" w:sz="0" w:space="0" w:color="auto"/>
                <w:left w:val="none" w:sz="0" w:space="0" w:color="auto"/>
                <w:bottom w:val="none" w:sz="0" w:space="0" w:color="auto"/>
                <w:right w:val="none" w:sz="0" w:space="0" w:color="auto"/>
              </w:divBdr>
            </w:div>
            <w:div w:id="394550070">
              <w:marLeft w:val="0"/>
              <w:marRight w:val="0"/>
              <w:marTop w:val="0"/>
              <w:marBottom w:val="0"/>
              <w:divBdr>
                <w:top w:val="none" w:sz="0" w:space="0" w:color="auto"/>
                <w:left w:val="none" w:sz="0" w:space="0" w:color="auto"/>
                <w:bottom w:val="none" w:sz="0" w:space="0" w:color="auto"/>
                <w:right w:val="none" w:sz="0" w:space="0" w:color="auto"/>
              </w:divBdr>
            </w:div>
            <w:div w:id="405614354">
              <w:marLeft w:val="0"/>
              <w:marRight w:val="0"/>
              <w:marTop w:val="0"/>
              <w:marBottom w:val="0"/>
              <w:divBdr>
                <w:top w:val="none" w:sz="0" w:space="0" w:color="auto"/>
                <w:left w:val="none" w:sz="0" w:space="0" w:color="auto"/>
                <w:bottom w:val="none" w:sz="0" w:space="0" w:color="auto"/>
                <w:right w:val="none" w:sz="0" w:space="0" w:color="auto"/>
              </w:divBdr>
            </w:div>
            <w:div w:id="408818975">
              <w:marLeft w:val="0"/>
              <w:marRight w:val="0"/>
              <w:marTop w:val="0"/>
              <w:marBottom w:val="0"/>
              <w:divBdr>
                <w:top w:val="none" w:sz="0" w:space="0" w:color="auto"/>
                <w:left w:val="none" w:sz="0" w:space="0" w:color="auto"/>
                <w:bottom w:val="none" w:sz="0" w:space="0" w:color="auto"/>
                <w:right w:val="none" w:sz="0" w:space="0" w:color="auto"/>
              </w:divBdr>
            </w:div>
            <w:div w:id="439107780">
              <w:marLeft w:val="0"/>
              <w:marRight w:val="0"/>
              <w:marTop w:val="0"/>
              <w:marBottom w:val="0"/>
              <w:divBdr>
                <w:top w:val="none" w:sz="0" w:space="0" w:color="auto"/>
                <w:left w:val="none" w:sz="0" w:space="0" w:color="auto"/>
                <w:bottom w:val="none" w:sz="0" w:space="0" w:color="auto"/>
                <w:right w:val="none" w:sz="0" w:space="0" w:color="auto"/>
              </w:divBdr>
            </w:div>
            <w:div w:id="485165567">
              <w:marLeft w:val="0"/>
              <w:marRight w:val="0"/>
              <w:marTop w:val="0"/>
              <w:marBottom w:val="0"/>
              <w:divBdr>
                <w:top w:val="none" w:sz="0" w:space="0" w:color="auto"/>
                <w:left w:val="none" w:sz="0" w:space="0" w:color="auto"/>
                <w:bottom w:val="none" w:sz="0" w:space="0" w:color="auto"/>
                <w:right w:val="none" w:sz="0" w:space="0" w:color="auto"/>
              </w:divBdr>
            </w:div>
            <w:div w:id="487400909">
              <w:marLeft w:val="0"/>
              <w:marRight w:val="0"/>
              <w:marTop w:val="0"/>
              <w:marBottom w:val="0"/>
              <w:divBdr>
                <w:top w:val="none" w:sz="0" w:space="0" w:color="auto"/>
                <w:left w:val="none" w:sz="0" w:space="0" w:color="auto"/>
                <w:bottom w:val="none" w:sz="0" w:space="0" w:color="auto"/>
                <w:right w:val="none" w:sz="0" w:space="0" w:color="auto"/>
              </w:divBdr>
            </w:div>
            <w:div w:id="535780696">
              <w:marLeft w:val="0"/>
              <w:marRight w:val="0"/>
              <w:marTop w:val="0"/>
              <w:marBottom w:val="0"/>
              <w:divBdr>
                <w:top w:val="none" w:sz="0" w:space="0" w:color="auto"/>
                <w:left w:val="none" w:sz="0" w:space="0" w:color="auto"/>
                <w:bottom w:val="none" w:sz="0" w:space="0" w:color="auto"/>
                <w:right w:val="none" w:sz="0" w:space="0" w:color="auto"/>
              </w:divBdr>
            </w:div>
            <w:div w:id="574512537">
              <w:marLeft w:val="0"/>
              <w:marRight w:val="0"/>
              <w:marTop w:val="0"/>
              <w:marBottom w:val="0"/>
              <w:divBdr>
                <w:top w:val="none" w:sz="0" w:space="0" w:color="auto"/>
                <w:left w:val="none" w:sz="0" w:space="0" w:color="auto"/>
                <w:bottom w:val="none" w:sz="0" w:space="0" w:color="auto"/>
                <w:right w:val="none" w:sz="0" w:space="0" w:color="auto"/>
              </w:divBdr>
            </w:div>
            <w:div w:id="701252246">
              <w:marLeft w:val="0"/>
              <w:marRight w:val="0"/>
              <w:marTop w:val="0"/>
              <w:marBottom w:val="0"/>
              <w:divBdr>
                <w:top w:val="none" w:sz="0" w:space="0" w:color="auto"/>
                <w:left w:val="none" w:sz="0" w:space="0" w:color="auto"/>
                <w:bottom w:val="none" w:sz="0" w:space="0" w:color="auto"/>
                <w:right w:val="none" w:sz="0" w:space="0" w:color="auto"/>
              </w:divBdr>
            </w:div>
            <w:div w:id="747073494">
              <w:marLeft w:val="0"/>
              <w:marRight w:val="0"/>
              <w:marTop w:val="0"/>
              <w:marBottom w:val="0"/>
              <w:divBdr>
                <w:top w:val="none" w:sz="0" w:space="0" w:color="auto"/>
                <w:left w:val="none" w:sz="0" w:space="0" w:color="auto"/>
                <w:bottom w:val="none" w:sz="0" w:space="0" w:color="auto"/>
                <w:right w:val="none" w:sz="0" w:space="0" w:color="auto"/>
              </w:divBdr>
            </w:div>
            <w:div w:id="818380199">
              <w:marLeft w:val="0"/>
              <w:marRight w:val="0"/>
              <w:marTop w:val="0"/>
              <w:marBottom w:val="0"/>
              <w:divBdr>
                <w:top w:val="none" w:sz="0" w:space="0" w:color="auto"/>
                <w:left w:val="none" w:sz="0" w:space="0" w:color="auto"/>
                <w:bottom w:val="none" w:sz="0" w:space="0" w:color="auto"/>
                <w:right w:val="none" w:sz="0" w:space="0" w:color="auto"/>
              </w:divBdr>
            </w:div>
            <w:div w:id="866138030">
              <w:marLeft w:val="0"/>
              <w:marRight w:val="0"/>
              <w:marTop w:val="0"/>
              <w:marBottom w:val="0"/>
              <w:divBdr>
                <w:top w:val="none" w:sz="0" w:space="0" w:color="auto"/>
                <w:left w:val="none" w:sz="0" w:space="0" w:color="auto"/>
                <w:bottom w:val="none" w:sz="0" w:space="0" w:color="auto"/>
                <w:right w:val="none" w:sz="0" w:space="0" w:color="auto"/>
              </w:divBdr>
            </w:div>
            <w:div w:id="923337221">
              <w:marLeft w:val="0"/>
              <w:marRight w:val="0"/>
              <w:marTop w:val="0"/>
              <w:marBottom w:val="0"/>
              <w:divBdr>
                <w:top w:val="none" w:sz="0" w:space="0" w:color="auto"/>
                <w:left w:val="none" w:sz="0" w:space="0" w:color="auto"/>
                <w:bottom w:val="none" w:sz="0" w:space="0" w:color="auto"/>
                <w:right w:val="none" w:sz="0" w:space="0" w:color="auto"/>
              </w:divBdr>
            </w:div>
            <w:div w:id="988440137">
              <w:marLeft w:val="0"/>
              <w:marRight w:val="0"/>
              <w:marTop w:val="0"/>
              <w:marBottom w:val="0"/>
              <w:divBdr>
                <w:top w:val="none" w:sz="0" w:space="0" w:color="auto"/>
                <w:left w:val="none" w:sz="0" w:space="0" w:color="auto"/>
                <w:bottom w:val="none" w:sz="0" w:space="0" w:color="auto"/>
                <w:right w:val="none" w:sz="0" w:space="0" w:color="auto"/>
              </w:divBdr>
            </w:div>
            <w:div w:id="1014646169">
              <w:marLeft w:val="0"/>
              <w:marRight w:val="0"/>
              <w:marTop w:val="0"/>
              <w:marBottom w:val="0"/>
              <w:divBdr>
                <w:top w:val="none" w:sz="0" w:space="0" w:color="auto"/>
                <w:left w:val="none" w:sz="0" w:space="0" w:color="auto"/>
                <w:bottom w:val="none" w:sz="0" w:space="0" w:color="auto"/>
                <w:right w:val="none" w:sz="0" w:space="0" w:color="auto"/>
              </w:divBdr>
            </w:div>
            <w:div w:id="1036274248">
              <w:marLeft w:val="0"/>
              <w:marRight w:val="0"/>
              <w:marTop w:val="0"/>
              <w:marBottom w:val="0"/>
              <w:divBdr>
                <w:top w:val="none" w:sz="0" w:space="0" w:color="auto"/>
                <w:left w:val="none" w:sz="0" w:space="0" w:color="auto"/>
                <w:bottom w:val="none" w:sz="0" w:space="0" w:color="auto"/>
                <w:right w:val="none" w:sz="0" w:space="0" w:color="auto"/>
              </w:divBdr>
            </w:div>
            <w:div w:id="1050836512">
              <w:marLeft w:val="0"/>
              <w:marRight w:val="0"/>
              <w:marTop w:val="0"/>
              <w:marBottom w:val="0"/>
              <w:divBdr>
                <w:top w:val="none" w:sz="0" w:space="0" w:color="auto"/>
                <w:left w:val="none" w:sz="0" w:space="0" w:color="auto"/>
                <w:bottom w:val="none" w:sz="0" w:space="0" w:color="auto"/>
                <w:right w:val="none" w:sz="0" w:space="0" w:color="auto"/>
              </w:divBdr>
            </w:div>
            <w:div w:id="1068071364">
              <w:marLeft w:val="0"/>
              <w:marRight w:val="0"/>
              <w:marTop w:val="0"/>
              <w:marBottom w:val="0"/>
              <w:divBdr>
                <w:top w:val="none" w:sz="0" w:space="0" w:color="auto"/>
                <w:left w:val="none" w:sz="0" w:space="0" w:color="auto"/>
                <w:bottom w:val="none" w:sz="0" w:space="0" w:color="auto"/>
                <w:right w:val="none" w:sz="0" w:space="0" w:color="auto"/>
              </w:divBdr>
            </w:div>
            <w:div w:id="1069569770">
              <w:marLeft w:val="0"/>
              <w:marRight w:val="0"/>
              <w:marTop w:val="0"/>
              <w:marBottom w:val="0"/>
              <w:divBdr>
                <w:top w:val="none" w:sz="0" w:space="0" w:color="auto"/>
                <w:left w:val="none" w:sz="0" w:space="0" w:color="auto"/>
                <w:bottom w:val="none" w:sz="0" w:space="0" w:color="auto"/>
                <w:right w:val="none" w:sz="0" w:space="0" w:color="auto"/>
              </w:divBdr>
            </w:div>
            <w:div w:id="1079982351">
              <w:marLeft w:val="0"/>
              <w:marRight w:val="0"/>
              <w:marTop w:val="0"/>
              <w:marBottom w:val="0"/>
              <w:divBdr>
                <w:top w:val="none" w:sz="0" w:space="0" w:color="auto"/>
                <w:left w:val="none" w:sz="0" w:space="0" w:color="auto"/>
                <w:bottom w:val="none" w:sz="0" w:space="0" w:color="auto"/>
                <w:right w:val="none" w:sz="0" w:space="0" w:color="auto"/>
              </w:divBdr>
            </w:div>
            <w:div w:id="1194461318">
              <w:marLeft w:val="0"/>
              <w:marRight w:val="0"/>
              <w:marTop w:val="0"/>
              <w:marBottom w:val="0"/>
              <w:divBdr>
                <w:top w:val="none" w:sz="0" w:space="0" w:color="auto"/>
                <w:left w:val="none" w:sz="0" w:space="0" w:color="auto"/>
                <w:bottom w:val="none" w:sz="0" w:space="0" w:color="auto"/>
                <w:right w:val="none" w:sz="0" w:space="0" w:color="auto"/>
              </w:divBdr>
            </w:div>
            <w:div w:id="1225483800">
              <w:marLeft w:val="0"/>
              <w:marRight w:val="0"/>
              <w:marTop w:val="0"/>
              <w:marBottom w:val="0"/>
              <w:divBdr>
                <w:top w:val="none" w:sz="0" w:space="0" w:color="auto"/>
                <w:left w:val="none" w:sz="0" w:space="0" w:color="auto"/>
                <w:bottom w:val="none" w:sz="0" w:space="0" w:color="auto"/>
                <w:right w:val="none" w:sz="0" w:space="0" w:color="auto"/>
              </w:divBdr>
            </w:div>
            <w:div w:id="1233197684">
              <w:marLeft w:val="0"/>
              <w:marRight w:val="0"/>
              <w:marTop w:val="0"/>
              <w:marBottom w:val="0"/>
              <w:divBdr>
                <w:top w:val="none" w:sz="0" w:space="0" w:color="auto"/>
                <w:left w:val="none" w:sz="0" w:space="0" w:color="auto"/>
                <w:bottom w:val="none" w:sz="0" w:space="0" w:color="auto"/>
                <w:right w:val="none" w:sz="0" w:space="0" w:color="auto"/>
              </w:divBdr>
            </w:div>
            <w:div w:id="1241715978">
              <w:marLeft w:val="0"/>
              <w:marRight w:val="0"/>
              <w:marTop w:val="0"/>
              <w:marBottom w:val="0"/>
              <w:divBdr>
                <w:top w:val="none" w:sz="0" w:space="0" w:color="auto"/>
                <w:left w:val="none" w:sz="0" w:space="0" w:color="auto"/>
                <w:bottom w:val="none" w:sz="0" w:space="0" w:color="auto"/>
                <w:right w:val="none" w:sz="0" w:space="0" w:color="auto"/>
              </w:divBdr>
            </w:div>
            <w:div w:id="1262908959">
              <w:marLeft w:val="0"/>
              <w:marRight w:val="0"/>
              <w:marTop w:val="0"/>
              <w:marBottom w:val="0"/>
              <w:divBdr>
                <w:top w:val="none" w:sz="0" w:space="0" w:color="auto"/>
                <w:left w:val="none" w:sz="0" w:space="0" w:color="auto"/>
                <w:bottom w:val="none" w:sz="0" w:space="0" w:color="auto"/>
                <w:right w:val="none" w:sz="0" w:space="0" w:color="auto"/>
              </w:divBdr>
            </w:div>
            <w:div w:id="1426917594">
              <w:marLeft w:val="0"/>
              <w:marRight w:val="0"/>
              <w:marTop w:val="0"/>
              <w:marBottom w:val="0"/>
              <w:divBdr>
                <w:top w:val="none" w:sz="0" w:space="0" w:color="auto"/>
                <w:left w:val="none" w:sz="0" w:space="0" w:color="auto"/>
                <w:bottom w:val="none" w:sz="0" w:space="0" w:color="auto"/>
                <w:right w:val="none" w:sz="0" w:space="0" w:color="auto"/>
              </w:divBdr>
            </w:div>
            <w:div w:id="1444105205">
              <w:marLeft w:val="0"/>
              <w:marRight w:val="0"/>
              <w:marTop w:val="0"/>
              <w:marBottom w:val="0"/>
              <w:divBdr>
                <w:top w:val="none" w:sz="0" w:space="0" w:color="auto"/>
                <w:left w:val="none" w:sz="0" w:space="0" w:color="auto"/>
                <w:bottom w:val="none" w:sz="0" w:space="0" w:color="auto"/>
                <w:right w:val="none" w:sz="0" w:space="0" w:color="auto"/>
              </w:divBdr>
            </w:div>
            <w:div w:id="1640718709">
              <w:marLeft w:val="0"/>
              <w:marRight w:val="0"/>
              <w:marTop w:val="0"/>
              <w:marBottom w:val="0"/>
              <w:divBdr>
                <w:top w:val="none" w:sz="0" w:space="0" w:color="auto"/>
                <w:left w:val="none" w:sz="0" w:space="0" w:color="auto"/>
                <w:bottom w:val="none" w:sz="0" w:space="0" w:color="auto"/>
                <w:right w:val="none" w:sz="0" w:space="0" w:color="auto"/>
              </w:divBdr>
            </w:div>
            <w:div w:id="1775787135">
              <w:marLeft w:val="0"/>
              <w:marRight w:val="0"/>
              <w:marTop w:val="0"/>
              <w:marBottom w:val="0"/>
              <w:divBdr>
                <w:top w:val="none" w:sz="0" w:space="0" w:color="auto"/>
                <w:left w:val="none" w:sz="0" w:space="0" w:color="auto"/>
                <w:bottom w:val="none" w:sz="0" w:space="0" w:color="auto"/>
                <w:right w:val="none" w:sz="0" w:space="0" w:color="auto"/>
              </w:divBdr>
            </w:div>
            <w:div w:id="1784769398">
              <w:marLeft w:val="0"/>
              <w:marRight w:val="0"/>
              <w:marTop w:val="0"/>
              <w:marBottom w:val="0"/>
              <w:divBdr>
                <w:top w:val="none" w:sz="0" w:space="0" w:color="auto"/>
                <w:left w:val="none" w:sz="0" w:space="0" w:color="auto"/>
                <w:bottom w:val="none" w:sz="0" w:space="0" w:color="auto"/>
                <w:right w:val="none" w:sz="0" w:space="0" w:color="auto"/>
              </w:divBdr>
            </w:div>
            <w:div w:id="1915428183">
              <w:marLeft w:val="0"/>
              <w:marRight w:val="0"/>
              <w:marTop w:val="0"/>
              <w:marBottom w:val="0"/>
              <w:divBdr>
                <w:top w:val="none" w:sz="0" w:space="0" w:color="auto"/>
                <w:left w:val="none" w:sz="0" w:space="0" w:color="auto"/>
                <w:bottom w:val="none" w:sz="0" w:space="0" w:color="auto"/>
                <w:right w:val="none" w:sz="0" w:space="0" w:color="auto"/>
              </w:divBdr>
            </w:div>
            <w:div w:id="1948466467">
              <w:marLeft w:val="0"/>
              <w:marRight w:val="0"/>
              <w:marTop w:val="0"/>
              <w:marBottom w:val="0"/>
              <w:divBdr>
                <w:top w:val="none" w:sz="0" w:space="0" w:color="auto"/>
                <w:left w:val="none" w:sz="0" w:space="0" w:color="auto"/>
                <w:bottom w:val="none" w:sz="0" w:space="0" w:color="auto"/>
                <w:right w:val="none" w:sz="0" w:space="0" w:color="auto"/>
              </w:divBdr>
            </w:div>
            <w:div w:id="205222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2362">
      <w:bodyDiv w:val="1"/>
      <w:marLeft w:val="0"/>
      <w:marRight w:val="0"/>
      <w:marTop w:val="0"/>
      <w:marBottom w:val="0"/>
      <w:divBdr>
        <w:top w:val="none" w:sz="0" w:space="0" w:color="auto"/>
        <w:left w:val="none" w:sz="0" w:space="0" w:color="auto"/>
        <w:bottom w:val="none" w:sz="0" w:space="0" w:color="auto"/>
        <w:right w:val="none" w:sz="0" w:space="0" w:color="auto"/>
      </w:divBdr>
      <w:divsChild>
        <w:div w:id="1828087992">
          <w:marLeft w:val="0"/>
          <w:marRight w:val="0"/>
          <w:marTop w:val="0"/>
          <w:marBottom w:val="0"/>
          <w:divBdr>
            <w:top w:val="none" w:sz="0" w:space="0" w:color="auto"/>
            <w:left w:val="none" w:sz="0" w:space="0" w:color="auto"/>
            <w:bottom w:val="none" w:sz="0" w:space="0" w:color="auto"/>
            <w:right w:val="none" w:sz="0" w:space="0" w:color="auto"/>
          </w:divBdr>
          <w:divsChild>
            <w:div w:id="451367219">
              <w:marLeft w:val="0"/>
              <w:marRight w:val="0"/>
              <w:marTop w:val="0"/>
              <w:marBottom w:val="0"/>
              <w:divBdr>
                <w:top w:val="none" w:sz="0" w:space="0" w:color="auto"/>
                <w:left w:val="none" w:sz="0" w:space="0" w:color="auto"/>
                <w:bottom w:val="none" w:sz="0" w:space="0" w:color="auto"/>
                <w:right w:val="none" w:sz="0" w:space="0" w:color="auto"/>
              </w:divBdr>
            </w:div>
            <w:div w:id="594241231">
              <w:marLeft w:val="0"/>
              <w:marRight w:val="0"/>
              <w:marTop w:val="0"/>
              <w:marBottom w:val="0"/>
              <w:divBdr>
                <w:top w:val="none" w:sz="0" w:space="0" w:color="auto"/>
                <w:left w:val="none" w:sz="0" w:space="0" w:color="auto"/>
                <w:bottom w:val="none" w:sz="0" w:space="0" w:color="auto"/>
                <w:right w:val="none" w:sz="0" w:space="0" w:color="auto"/>
              </w:divBdr>
            </w:div>
            <w:div w:id="947930428">
              <w:marLeft w:val="0"/>
              <w:marRight w:val="0"/>
              <w:marTop w:val="0"/>
              <w:marBottom w:val="0"/>
              <w:divBdr>
                <w:top w:val="none" w:sz="0" w:space="0" w:color="auto"/>
                <w:left w:val="none" w:sz="0" w:space="0" w:color="auto"/>
                <w:bottom w:val="none" w:sz="0" w:space="0" w:color="auto"/>
                <w:right w:val="none" w:sz="0" w:space="0" w:color="auto"/>
              </w:divBdr>
            </w:div>
            <w:div w:id="1140414429">
              <w:marLeft w:val="0"/>
              <w:marRight w:val="0"/>
              <w:marTop w:val="0"/>
              <w:marBottom w:val="0"/>
              <w:divBdr>
                <w:top w:val="none" w:sz="0" w:space="0" w:color="auto"/>
                <w:left w:val="none" w:sz="0" w:space="0" w:color="auto"/>
                <w:bottom w:val="none" w:sz="0" w:space="0" w:color="auto"/>
                <w:right w:val="none" w:sz="0" w:space="0" w:color="auto"/>
              </w:divBdr>
            </w:div>
            <w:div w:id="1611618750">
              <w:marLeft w:val="0"/>
              <w:marRight w:val="0"/>
              <w:marTop w:val="0"/>
              <w:marBottom w:val="0"/>
              <w:divBdr>
                <w:top w:val="none" w:sz="0" w:space="0" w:color="auto"/>
                <w:left w:val="none" w:sz="0" w:space="0" w:color="auto"/>
                <w:bottom w:val="none" w:sz="0" w:space="0" w:color="auto"/>
                <w:right w:val="none" w:sz="0" w:space="0" w:color="auto"/>
              </w:divBdr>
            </w:div>
            <w:div w:id="202840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79918">
      <w:bodyDiv w:val="1"/>
      <w:marLeft w:val="0"/>
      <w:marRight w:val="0"/>
      <w:marTop w:val="0"/>
      <w:marBottom w:val="0"/>
      <w:divBdr>
        <w:top w:val="none" w:sz="0" w:space="0" w:color="auto"/>
        <w:left w:val="none" w:sz="0" w:space="0" w:color="auto"/>
        <w:bottom w:val="none" w:sz="0" w:space="0" w:color="auto"/>
        <w:right w:val="none" w:sz="0" w:space="0" w:color="auto"/>
      </w:divBdr>
      <w:divsChild>
        <w:div w:id="2016958410">
          <w:marLeft w:val="0"/>
          <w:marRight w:val="0"/>
          <w:marTop w:val="0"/>
          <w:marBottom w:val="0"/>
          <w:divBdr>
            <w:top w:val="none" w:sz="0" w:space="0" w:color="auto"/>
            <w:left w:val="none" w:sz="0" w:space="0" w:color="auto"/>
            <w:bottom w:val="none" w:sz="0" w:space="0" w:color="auto"/>
            <w:right w:val="none" w:sz="0" w:space="0" w:color="auto"/>
          </w:divBdr>
          <w:divsChild>
            <w:div w:id="156655498">
              <w:marLeft w:val="0"/>
              <w:marRight w:val="0"/>
              <w:marTop w:val="0"/>
              <w:marBottom w:val="0"/>
              <w:divBdr>
                <w:top w:val="none" w:sz="0" w:space="0" w:color="auto"/>
                <w:left w:val="none" w:sz="0" w:space="0" w:color="auto"/>
                <w:bottom w:val="none" w:sz="0" w:space="0" w:color="auto"/>
                <w:right w:val="none" w:sz="0" w:space="0" w:color="auto"/>
              </w:divBdr>
            </w:div>
            <w:div w:id="188377689">
              <w:marLeft w:val="0"/>
              <w:marRight w:val="0"/>
              <w:marTop w:val="0"/>
              <w:marBottom w:val="0"/>
              <w:divBdr>
                <w:top w:val="none" w:sz="0" w:space="0" w:color="auto"/>
                <w:left w:val="none" w:sz="0" w:space="0" w:color="auto"/>
                <w:bottom w:val="none" w:sz="0" w:space="0" w:color="auto"/>
                <w:right w:val="none" w:sz="0" w:space="0" w:color="auto"/>
              </w:divBdr>
            </w:div>
            <w:div w:id="1133521649">
              <w:marLeft w:val="0"/>
              <w:marRight w:val="0"/>
              <w:marTop w:val="0"/>
              <w:marBottom w:val="0"/>
              <w:divBdr>
                <w:top w:val="none" w:sz="0" w:space="0" w:color="auto"/>
                <w:left w:val="none" w:sz="0" w:space="0" w:color="auto"/>
                <w:bottom w:val="none" w:sz="0" w:space="0" w:color="auto"/>
                <w:right w:val="none" w:sz="0" w:space="0" w:color="auto"/>
              </w:divBdr>
            </w:div>
            <w:div w:id="1282569761">
              <w:marLeft w:val="0"/>
              <w:marRight w:val="0"/>
              <w:marTop w:val="0"/>
              <w:marBottom w:val="0"/>
              <w:divBdr>
                <w:top w:val="none" w:sz="0" w:space="0" w:color="auto"/>
                <w:left w:val="none" w:sz="0" w:space="0" w:color="auto"/>
                <w:bottom w:val="none" w:sz="0" w:space="0" w:color="auto"/>
                <w:right w:val="none" w:sz="0" w:space="0" w:color="auto"/>
              </w:divBdr>
            </w:div>
            <w:div w:id="1951426979">
              <w:marLeft w:val="0"/>
              <w:marRight w:val="0"/>
              <w:marTop w:val="0"/>
              <w:marBottom w:val="0"/>
              <w:divBdr>
                <w:top w:val="none" w:sz="0" w:space="0" w:color="auto"/>
                <w:left w:val="none" w:sz="0" w:space="0" w:color="auto"/>
                <w:bottom w:val="none" w:sz="0" w:space="0" w:color="auto"/>
                <w:right w:val="none" w:sz="0" w:space="0" w:color="auto"/>
              </w:divBdr>
            </w:div>
            <w:div w:id="2049647418">
              <w:marLeft w:val="0"/>
              <w:marRight w:val="0"/>
              <w:marTop w:val="0"/>
              <w:marBottom w:val="0"/>
              <w:divBdr>
                <w:top w:val="none" w:sz="0" w:space="0" w:color="auto"/>
                <w:left w:val="none" w:sz="0" w:space="0" w:color="auto"/>
                <w:bottom w:val="none" w:sz="0" w:space="0" w:color="auto"/>
                <w:right w:val="none" w:sz="0" w:space="0" w:color="auto"/>
              </w:divBdr>
            </w:div>
            <w:div w:id="212757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8226">
      <w:bodyDiv w:val="1"/>
      <w:marLeft w:val="0"/>
      <w:marRight w:val="0"/>
      <w:marTop w:val="0"/>
      <w:marBottom w:val="0"/>
      <w:divBdr>
        <w:top w:val="none" w:sz="0" w:space="0" w:color="auto"/>
        <w:left w:val="none" w:sz="0" w:space="0" w:color="auto"/>
        <w:bottom w:val="none" w:sz="0" w:space="0" w:color="auto"/>
        <w:right w:val="none" w:sz="0" w:space="0" w:color="auto"/>
      </w:divBdr>
      <w:divsChild>
        <w:div w:id="935361518">
          <w:marLeft w:val="0"/>
          <w:marRight w:val="0"/>
          <w:marTop w:val="0"/>
          <w:marBottom w:val="0"/>
          <w:divBdr>
            <w:top w:val="none" w:sz="0" w:space="0" w:color="auto"/>
            <w:left w:val="none" w:sz="0" w:space="0" w:color="auto"/>
            <w:bottom w:val="none" w:sz="0" w:space="0" w:color="auto"/>
            <w:right w:val="none" w:sz="0" w:space="0" w:color="auto"/>
          </w:divBdr>
          <w:divsChild>
            <w:div w:id="11417623">
              <w:marLeft w:val="0"/>
              <w:marRight w:val="0"/>
              <w:marTop w:val="0"/>
              <w:marBottom w:val="0"/>
              <w:divBdr>
                <w:top w:val="none" w:sz="0" w:space="0" w:color="auto"/>
                <w:left w:val="none" w:sz="0" w:space="0" w:color="auto"/>
                <w:bottom w:val="none" w:sz="0" w:space="0" w:color="auto"/>
                <w:right w:val="none" w:sz="0" w:space="0" w:color="auto"/>
              </w:divBdr>
            </w:div>
            <w:div w:id="175653803">
              <w:marLeft w:val="0"/>
              <w:marRight w:val="0"/>
              <w:marTop w:val="0"/>
              <w:marBottom w:val="0"/>
              <w:divBdr>
                <w:top w:val="none" w:sz="0" w:space="0" w:color="auto"/>
                <w:left w:val="none" w:sz="0" w:space="0" w:color="auto"/>
                <w:bottom w:val="none" w:sz="0" w:space="0" w:color="auto"/>
                <w:right w:val="none" w:sz="0" w:space="0" w:color="auto"/>
              </w:divBdr>
            </w:div>
            <w:div w:id="489949713">
              <w:marLeft w:val="0"/>
              <w:marRight w:val="0"/>
              <w:marTop w:val="0"/>
              <w:marBottom w:val="0"/>
              <w:divBdr>
                <w:top w:val="none" w:sz="0" w:space="0" w:color="auto"/>
                <w:left w:val="none" w:sz="0" w:space="0" w:color="auto"/>
                <w:bottom w:val="none" w:sz="0" w:space="0" w:color="auto"/>
                <w:right w:val="none" w:sz="0" w:space="0" w:color="auto"/>
              </w:divBdr>
            </w:div>
            <w:div w:id="555506379">
              <w:marLeft w:val="0"/>
              <w:marRight w:val="0"/>
              <w:marTop w:val="0"/>
              <w:marBottom w:val="0"/>
              <w:divBdr>
                <w:top w:val="none" w:sz="0" w:space="0" w:color="auto"/>
                <w:left w:val="none" w:sz="0" w:space="0" w:color="auto"/>
                <w:bottom w:val="none" w:sz="0" w:space="0" w:color="auto"/>
                <w:right w:val="none" w:sz="0" w:space="0" w:color="auto"/>
              </w:divBdr>
            </w:div>
            <w:div w:id="697587405">
              <w:marLeft w:val="0"/>
              <w:marRight w:val="0"/>
              <w:marTop w:val="0"/>
              <w:marBottom w:val="0"/>
              <w:divBdr>
                <w:top w:val="none" w:sz="0" w:space="0" w:color="auto"/>
                <w:left w:val="none" w:sz="0" w:space="0" w:color="auto"/>
                <w:bottom w:val="none" w:sz="0" w:space="0" w:color="auto"/>
                <w:right w:val="none" w:sz="0" w:space="0" w:color="auto"/>
              </w:divBdr>
            </w:div>
            <w:div w:id="1297951433">
              <w:marLeft w:val="0"/>
              <w:marRight w:val="0"/>
              <w:marTop w:val="0"/>
              <w:marBottom w:val="0"/>
              <w:divBdr>
                <w:top w:val="none" w:sz="0" w:space="0" w:color="auto"/>
                <w:left w:val="none" w:sz="0" w:space="0" w:color="auto"/>
                <w:bottom w:val="none" w:sz="0" w:space="0" w:color="auto"/>
                <w:right w:val="none" w:sz="0" w:space="0" w:color="auto"/>
              </w:divBdr>
            </w:div>
            <w:div w:id="161837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6564">
      <w:bodyDiv w:val="1"/>
      <w:marLeft w:val="0"/>
      <w:marRight w:val="0"/>
      <w:marTop w:val="0"/>
      <w:marBottom w:val="0"/>
      <w:divBdr>
        <w:top w:val="none" w:sz="0" w:space="0" w:color="auto"/>
        <w:left w:val="none" w:sz="0" w:space="0" w:color="auto"/>
        <w:bottom w:val="none" w:sz="0" w:space="0" w:color="auto"/>
        <w:right w:val="none" w:sz="0" w:space="0" w:color="auto"/>
      </w:divBdr>
      <w:divsChild>
        <w:div w:id="499082914">
          <w:marLeft w:val="0"/>
          <w:marRight w:val="0"/>
          <w:marTop w:val="0"/>
          <w:marBottom w:val="0"/>
          <w:divBdr>
            <w:top w:val="none" w:sz="0" w:space="0" w:color="auto"/>
            <w:left w:val="none" w:sz="0" w:space="0" w:color="auto"/>
            <w:bottom w:val="none" w:sz="0" w:space="0" w:color="auto"/>
            <w:right w:val="none" w:sz="0" w:space="0" w:color="auto"/>
          </w:divBdr>
          <w:divsChild>
            <w:div w:id="602231486">
              <w:marLeft w:val="0"/>
              <w:marRight w:val="0"/>
              <w:marTop w:val="0"/>
              <w:marBottom w:val="0"/>
              <w:divBdr>
                <w:top w:val="none" w:sz="0" w:space="0" w:color="auto"/>
                <w:left w:val="none" w:sz="0" w:space="0" w:color="auto"/>
                <w:bottom w:val="none" w:sz="0" w:space="0" w:color="auto"/>
                <w:right w:val="none" w:sz="0" w:space="0" w:color="auto"/>
              </w:divBdr>
            </w:div>
            <w:div w:id="712775631">
              <w:marLeft w:val="0"/>
              <w:marRight w:val="0"/>
              <w:marTop w:val="0"/>
              <w:marBottom w:val="0"/>
              <w:divBdr>
                <w:top w:val="none" w:sz="0" w:space="0" w:color="auto"/>
                <w:left w:val="none" w:sz="0" w:space="0" w:color="auto"/>
                <w:bottom w:val="none" w:sz="0" w:space="0" w:color="auto"/>
                <w:right w:val="none" w:sz="0" w:space="0" w:color="auto"/>
              </w:divBdr>
            </w:div>
            <w:div w:id="972562859">
              <w:marLeft w:val="0"/>
              <w:marRight w:val="0"/>
              <w:marTop w:val="0"/>
              <w:marBottom w:val="0"/>
              <w:divBdr>
                <w:top w:val="none" w:sz="0" w:space="0" w:color="auto"/>
                <w:left w:val="none" w:sz="0" w:space="0" w:color="auto"/>
                <w:bottom w:val="none" w:sz="0" w:space="0" w:color="auto"/>
                <w:right w:val="none" w:sz="0" w:space="0" w:color="auto"/>
              </w:divBdr>
            </w:div>
            <w:div w:id="1488470818">
              <w:marLeft w:val="0"/>
              <w:marRight w:val="0"/>
              <w:marTop w:val="0"/>
              <w:marBottom w:val="0"/>
              <w:divBdr>
                <w:top w:val="none" w:sz="0" w:space="0" w:color="auto"/>
                <w:left w:val="none" w:sz="0" w:space="0" w:color="auto"/>
                <w:bottom w:val="none" w:sz="0" w:space="0" w:color="auto"/>
                <w:right w:val="none" w:sz="0" w:space="0" w:color="auto"/>
              </w:divBdr>
            </w:div>
            <w:div w:id="1619754197">
              <w:marLeft w:val="0"/>
              <w:marRight w:val="0"/>
              <w:marTop w:val="0"/>
              <w:marBottom w:val="0"/>
              <w:divBdr>
                <w:top w:val="none" w:sz="0" w:space="0" w:color="auto"/>
                <w:left w:val="none" w:sz="0" w:space="0" w:color="auto"/>
                <w:bottom w:val="none" w:sz="0" w:space="0" w:color="auto"/>
                <w:right w:val="none" w:sz="0" w:space="0" w:color="auto"/>
              </w:divBdr>
            </w:div>
            <w:div w:id="1932884973">
              <w:marLeft w:val="0"/>
              <w:marRight w:val="0"/>
              <w:marTop w:val="0"/>
              <w:marBottom w:val="0"/>
              <w:divBdr>
                <w:top w:val="none" w:sz="0" w:space="0" w:color="auto"/>
                <w:left w:val="none" w:sz="0" w:space="0" w:color="auto"/>
                <w:bottom w:val="none" w:sz="0" w:space="0" w:color="auto"/>
                <w:right w:val="none" w:sz="0" w:space="0" w:color="auto"/>
              </w:divBdr>
            </w:div>
            <w:div w:id="193694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432825">
      <w:bodyDiv w:val="1"/>
      <w:marLeft w:val="0"/>
      <w:marRight w:val="0"/>
      <w:marTop w:val="0"/>
      <w:marBottom w:val="0"/>
      <w:divBdr>
        <w:top w:val="none" w:sz="0" w:space="0" w:color="auto"/>
        <w:left w:val="none" w:sz="0" w:space="0" w:color="auto"/>
        <w:bottom w:val="none" w:sz="0" w:space="0" w:color="auto"/>
        <w:right w:val="none" w:sz="0" w:space="0" w:color="auto"/>
      </w:divBdr>
      <w:divsChild>
        <w:div w:id="1824542476">
          <w:marLeft w:val="0"/>
          <w:marRight w:val="0"/>
          <w:marTop w:val="0"/>
          <w:marBottom w:val="0"/>
          <w:divBdr>
            <w:top w:val="none" w:sz="0" w:space="0" w:color="auto"/>
            <w:left w:val="none" w:sz="0" w:space="0" w:color="auto"/>
            <w:bottom w:val="none" w:sz="0" w:space="0" w:color="auto"/>
            <w:right w:val="none" w:sz="0" w:space="0" w:color="auto"/>
          </w:divBdr>
          <w:divsChild>
            <w:div w:id="7561709">
              <w:marLeft w:val="0"/>
              <w:marRight w:val="0"/>
              <w:marTop w:val="0"/>
              <w:marBottom w:val="0"/>
              <w:divBdr>
                <w:top w:val="none" w:sz="0" w:space="0" w:color="auto"/>
                <w:left w:val="none" w:sz="0" w:space="0" w:color="auto"/>
                <w:bottom w:val="none" w:sz="0" w:space="0" w:color="auto"/>
                <w:right w:val="none" w:sz="0" w:space="0" w:color="auto"/>
              </w:divBdr>
            </w:div>
            <w:div w:id="22050517">
              <w:marLeft w:val="0"/>
              <w:marRight w:val="0"/>
              <w:marTop w:val="0"/>
              <w:marBottom w:val="0"/>
              <w:divBdr>
                <w:top w:val="none" w:sz="0" w:space="0" w:color="auto"/>
                <w:left w:val="none" w:sz="0" w:space="0" w:color="auto"/>
                <w:bottom w:val="none" w:sz="0" w:space="0" w:color="auto"/>
                <w:right w:val="none" w:sz="0" w:space="0" w:color="auto"/>
              </w:divBdr>
            </w:div>
            <w:div w:id="1197693190">
              <w:marLeft w:val="0"/>
              <w:marRight w:val="0"/>
              <w:marTop w:val="0"/>
              <w:marBottom w:val="0"/>
              <w:divBdr>
                <w:top w:val="none" w:sz="0" w:space="0" w:color="auto"/>
                <w:left w:val="none" w:sz="0" w:space="0" w:color="auto"/>
                <w:bottom w:val="none" w:sz="0" w:space="0" w:color="auto"/>
                <w:right w:val="none" w:sz="0" w:space="0" w:color="auto"/>
              </w:divBdr>
            </w:div>
            <w:div w:id="1379474663">
              <w:marLeft w:val="0"/>
              <w:marRight w:val="0"/>
              <w:marTop w:val="0"/>
              <w:marBottom w:val="0"/>
              <w:divBdr>
                <w:top w:val="none" w:sz="0" w:space="0" w:color="auto"/>
                <w:left w:val="none" w:sz="0" w:space="0" w:color="auto"/>
                <w:bottom w:val="none" w:sz="0" w:space="0" w:color="auto"/>
                <w:right w:val="none" w:sz="0" w:space="0" w:color="auto"/>
              </w:divBdr>
            </w:div>
            <w:div w:id="1606771405">
              <w:marLeft w:val="0"/>
              <w:marRight w:val="0"/>
              <w:marTop w:val="0"/>
              <w:marBottom w:val="0"/>
              <w:divBdr>
                <w:top w:val="none" w:sz="0" w:space="0" w:color="auto"/>
                <w:left w:val="none" w:sz="0" w:space="0" w:color="auto"/>
                <w:bottom w:val="none" w:sz="0" w:space="0" w:color="auto"/>
                <w:right w:val="none" w:sz="0" w:space="0" w:color="auto"/>
              </w:divBdr>
            </w:div>
            <w:div w:id="196118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739720">
      <w:bodyDiv w:val="1"/>
      <w:marLeft w:val="0"/>
      <w:marRight w:val="0"/>
      <w:marTop w:val="0"/>
      <w:marBottom w:val="0"/>
      <w:divBdr>
        <w:top w:val="none" w:sz="0" w:space="0" w:color="auto"/>
        <w:left w:val="none" w:sz="0" w:space="0" w:color="auto"/>
        <w:bottom w:val="none" w:sz="0" w:space="0" w:color="auto"/>
        <w:right w:val="none" w:sz="0" w:space="0" w:color="auto"/>
      </w:divBdr>
    </w:div>
    <w:div w:id="245194997">
      <w:bodyDiv w:val="1"/>
      <w:marLeft w:val="0"/>
      <w:marRight w:val="0"/>
      <w:marTop w:val="0"/>
      <w:marBottom w:val="0"/>
      <w:divBdr>
        <w:top w:val="none" w:sz="0" w:space="0" w:color="auto"/>
        <w:left w:val="none" w:sz="0" w:space="0" w:color="auto"/>
        <w:bottom w:val="none" w:sz="0" w:space="0" w:color="auto"/>
        <w:right w:val="none" w:sz="0" w:space="0" w:color="auto"/>
      </w:divBdr>
      <w:divsChild>
        <w:div w:id="1275403320">
          <w:marLeft w:val="0"/>
          <w:marRight w:val="0"/>
          <w:marTop w:val="0"/>
          <w:marBottom w:val="0"/>
          <w:divBdr>
            <w:top w:val="none" w:sz="0" w:space="0" w:color="auto"/>
            <w:left w:val="none" w:sz="0" w:space="0" w:color="auto"/>
            <w:bottom w:val="none" w:sz="0" w:space="0" w:color="auto"/>
            <w:right w:val="none" w:sz="0" w:space="0" w:color="auto"/>
          </w:divBdr>
          <w:divsChild>
            <w:div w:id="326786874">
              <w:marLeft w:val="0"/>
              <w:marRight w:val="0"/>
              <w:marTop w:val="0"/>
              <w:marBottom w:val="0"/>
              <w:divBdr>
                <w:top w:val="none" w:sz="0" w:space="0" w:color="auto"/>
                <w:left w:val="none" w:sz="0" w:space="0" w:color="auto"/>
                <w:bottom w:val="none" w:sz="0" w:space="0" w:color="auto"/>
                <w:right w:val="none" w:sz="0" w:space="0" w:color="auto"/>
              </w:divBdr>
            </w:div>
            <w:div w:id="877156954">
              <w:marLeft w:val="0"/>
              <w:marRight w:val="0"/>
              <w:marTop w:val="0"/>
              <w:marBottom w:val="0"/>
              <w:divBdr>
                <w:top w:val="none" w:sz="0" w:space="0" w:color="auto"/>
                <w:left w:val="none" w:sz="0" w:space="0" w:color="auto"/>
                <w:bottom w:val="none" w:sz="0" w:space="0" w:color="auto"/>
                <w:right w:val="none" w:sz="0" w:space="0" w:color="auto"/>
              </w:divBdr>
            </w:div>
            <w:div w:id="1132821790">
              <w:marLeft w:val="0"/>
              <w:marRight w:val="0"/>
              <w:marTop w:val="0"/>
              <w:marBottom w:val="0"/>
              <w:divBdr>
                <w:top w:val="none" w:sz="0" w:space="0" w:color="auto"/>
                <w:left w:val="none" w:sz="0" w:space="0" w:color="auto"/>
                <w:bottom w:val="none" w:sz="0" w:space="0" w:color="auto"/>
                <w:right w:val="none" w:sz="0" w:space="0" w:color="auto"/>
              </w:divBdr>
            </w:div>
            <w:div w:id="1210148649">
              <w:marLeft w:val="0"/>
              <w:marRight w:val="0"/>
              <w:marTop w:val="0"/>
              <w:marBottom w:val="0"/>
              <w:divBdr>
                <w:top w:val="none" w:sz="0" w:space="0" w:color="auto"/>
                <w:left w:val="none" w:sz="0" w:space="0" w:color="auto"/>
                <w:bottom w:val="none" w:sz="0" w:space="0" w:color="auto"/>
                <w:right w:val="none" w:sz="0" w:space="0" w:color="auto"/>
              </w:divBdr>
            </w:div>
            <w:div w:id="1722510890">
              <w:marLeft w:val="0"/>
              <w:marRight w:val="0"/>
              <w:marTop w:val="0"/>
              <w:marBottom w:val="0"/>
              <w:divBdr>
                <w:top w:val="none" w:sz="0" w:space="0" w:color="auto"/>
                <w:left w:val="none" w:sz="0" w:space="0" w:color="auto"/>
                <w:bottom w:val="none" w:sz="0" w:space="0" w:color="auto"/>
                <w:right w:val="none" w:sz="0" w:space="0" w:color="auto"/>
              </w:divBdr>
            </w:div>
            <w:div w:id="204656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356626">
      <w:bodyDiv w:val="1"/>
      <w:marLeft w:val="0"/>
      <w:marRight w:val="0"/>
      <w:marTop w:val="0"/>
      <w:marBottom w:val="0"/>
      <w:divBdr>
        <w:top w:val="none" w:sz="0" w:space="0" w:color="auto"/>
        <w:left w:val="none" w:sz="0" w:space="0" w:color="auto"/>
        <w:bottom w:val="none" w:sz="0" w:space="0" w:color="auto"/>
        <w:right w:val="none" w:sz="0" w:space="0" w:color="auto"/>
      </w:divBdr>
      <w:divsChild>
        <w:div w:id="2089765126">
          <w:marLeft w:val="0"/>
          <w:marRight w:val="0"/>
          <w:marTop w:val="0"/>
          <w:marBottom w:val="0"/>
          <w:divBdr>
            <w:top w:val="none" w:sz="0" w:space="0" w:color="auto"/>
            <w:left w:val="none" w:sz="0" w:space="0" w:color="auto"/>
            <w:bottom w:val="none" w:sz="0" w:space="0" w:color="auto"/>
            <w:right w:val="none" w:sz="0" w:space="0" w:color="auto"/>
          </w:divBdr>
          <w:divsChild>
            <w:div w:id="80219948">
              <w:marLeft w:val="0"/>
              <w:marRight w:val="0"/>
              <w:marTop w:val="0"/>
              <w:marBottom w:val="0"/>
              <w:divBdr>
                <w:top w:val="none" w:sz="0" w:space="0" w:color="auto"/>
                <w:left w:val="none" w:sz="0" w:space="0" w:color="auto"/>
                <w:bottom w:val="none" w:sz="0" w:space="0" w:color="auto"/>
                <w:right w:val="none" w:sz="0" w:space="0" w:color="auto"/>
              </w:divBdr>
            </w:div>
            <w:div w:id="317266276">
              <w:marLeft w:val="0"/>
              <w:marRight w:val="0"/>
              <w:marTop w:val="0"/>
              <w:marBottom w:val="0"/>
              <w:divBdr>
                <w:top w:val="none" w:sz="0" w:space="0" w:color="auto"/>
                <w:left w:val="none" w:sz="0" w:space="0" w:color="auto"/>
                <w:bottom w:val="none" w:sz="0" w:space="0" w:color="auto"/>
                <w:right w:val="none" w:sz="0" w:space="0" w:color="auto"/>
              </w:divBdr>
            </w:div>
            <w:div w:id="641543649">
              <w:marLeft w:val="0"/>
              <w:marRight w:val="0"/>
              <w:marTop w:val="0"/>
              <w:marBottom w:val="0"/>
              <w:divBdr>
                <w:top w:val="none" w:sz="0" w:space="0" w:color="auto"/>
                <w:left w:val="none" w:sz="0" w:space="0" w:color="auto"/>
                <w:bottom w:val="none" w:sz="0" w:space="0" w:color="auto"/>
                <w:right w:val="none" w:sz="0" w:space="0" w:color="auto"/>
              </w:divBdr>
            </w:div>
            <w:div w:id="677002359">
              <w:marLeft w:val="0"/>
              <w:marRight w:val="0"/>
              <w:marTop w:val="0"/>
              <w:marBottom w:val="0"/>
              <w:divBdr>
                <w:top w:val="none" w:sz="0" w:space="0" w:color="auto"/>
                <w:left w:val="none" w:sz="0" w:space="0" w:color="auto"/>
                <w:bottom w:val="none" w:sz="0" w:space="0" w:color="auto"/>
                <w:right w:val="none" w:sz="0" w:space="0" w:color="auto"/>
              </w:divBdr>
            </w:div>
            <w:div w:id="825559314">
              <w:marLeft w:val="0"/>
              <w:marRight w:val="0"/>
              <w:marTop w:val="0"/>
              <w:marBottom w:val="0"/>
              <w:divBdr>
                <w:top w:val="none" w:sz="0" w:space="0" w:color="auto"/>
                <w:left w:val="none" w:sz="0" w:space="0" w:color="auto"/>
                <w:bottom w:val="none" w:sz="0" w:space="0" w:color="auto"/>
                <w:right w:val="none" w:sz="0" w:space="0" w:color="auto"/>
              </w:divBdr>
            </w:div>
            <w:div w:id="896745279">
              <w:marLeft w:val="0"/>
              <w:marRight w:val="0"/>
              <w:marTop w:val="0"/>
              <w:marBottom w:val="0"/>
              <w:divBdr>
                <w:top w:val="none" w:sz="0" w:space="0" w:color="auto"/>
                <w:left w:val="none" w:sz="0" w:space="0" w:color="auto"/>
                <w:bottom w:val="none" w:sz="0" w:space="0" w:color="auto"/>
                <w:right w:val="none" w:sz="0" w:space="0" w:color="auto"/>
              </w:divBdr>
            </w:div>
            <w:div w:id="205554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87822">
      <w:bodyDiv w:val="1"/>
      <w:marLeft w:val="0"/>
      <w:marRight w:val="0"/>
      <w:marTop w:val="0"/>
      <w:marBottom w:val="0"/>
      <w:divBdr>
        <w:top w:val="none" w:sz="0" w:space="0" w:color="auto"/>
        <w:left w:val="none" w:sz="0" w:space="0" w:color="auto"/>
        <w:bottom w:val="none" w:sz="0" w:space="0" w:color="auto"/>
        <w:right w:val="none" w:sz="0" w:space="0" w:color="auto"/>
      </w:divBdr>
    </w:div>
    <w:div w:id="258609126">
      <w:bodyDiv w:val="1"/>
      <w:marLeft w:val="0"/>
      <w:marRight w:val="0"/>
      <w:marTop w:val="0"/>
      <w:marBottom w:val="0"/>
      <w:divBdr>
        <w:top w:val="none" w:sz="0" w:space="0" w:color="auto"/>
        <w:left w:val="none" w:sz="0" w:space="0" w:color="auto"/>
        <w:bottom w:val="none" w:sz="0" w:space="0" w:color="auto"/>
        <w:right w:val="none" w:sz="0" w:space="0" w:color="auto"/>
      </w:divBdr>
      <w:divsChild>
        <w:div w:id="642732702">
          <w:marLeft w:val="0"/>
          <w:marRight w:val="0"/>
          <w:marTop w:val="0"/>
          <w:marBottom w:val="0"/>
          <w:divBdr>
            <w:top w:val="none" w:sz="0" w:space="0" w:color="auto"/>
            <w:left w:val="none" w:sz="0" w:space="0" w:color="auto"/>
            <w:bottom w:val="none" w:sz="0" w:space="0" w:color="auto"/>
            <w:right w:val="none" w:sz="0" w:space="0" w:color="auto"/>
          </w:divBdr>
          <w:divsChild>
            <w:div w:id="425269753">
              <w:marLeft w:val="0"/>
              <w:marRight w:val="0"/>
              <w:marTop w:val="0"/>
              <w:marBottom w:val="0"/>
              <w:divBdr>
                <w:top w:val="none" w:sz="0" w:space="0" w:color="auto"/>
                <w:left w:val="none" w:sz="0" w:space="0" w:color="auto"/>
                <w:bottom w:val="none" w:sz="0" w:space="0" w:color="auto"/>
                <w:right w:val="none" w:sz="0" w:space="0" w:color="auto"/>
              </w:divBdr>
            </w:div>
            <w:div w:id="428309610">
              <w:marLeft w:val="0"/>
              <w:marRight w:val="0"/>
              <w:marTop w:val="0"/>
              <w:marBottom w:val="0"/>
              <w:divBdr>
                <w:top w:val="none" w:sz="0" w:space="0" w:color="auto"/>
                <w:left w:val="none" w:sz="0" w:space="0" w:color="auto"/>
                <w:bottom w:val="none" w:sz="0" w:space="0" w:color="auto"/>
                <w:right w:val="none" w:sz="0" w:space="0" w:color="auto"/>
              </w:divBdr>
            </w:div>
            <w:div w:id="695883346">
              <w:marLeft w:val="0"/>
              <w:marRight w:val="0"/>
              <w:marTop w:val="0"/>
              <w:marBottom w:val="0"/>
              <w:divBdr>
                <w:top w:val="none" w:sz="0" w:space="0" w:color="auto"/>
                <w:left w:val="none" w:sz="0" w:space="0" w:color="auto"/>
                <w:bottom w:val="none" w:sz="0" w:space="0" w:color="auto"/>
                <w:right w:val="none" w:sz="0" w:space="0" w:color="auto"/>
              </w:divBdr>
            </w:div>
            <w:div w:id="748964036">
              <w:marLeft w:val="0"/>
              <w:marRight w:val="0"/>
              <w:marTop w:val="0"/>
              <w:marBottom w:val="0"/>
              <w:divBdr>
                <w:top w:val="none" w:sz="0" w:space="0" w:color="auto"/>
                <w:left w:val="none" w:sz="0" w:space="0" w:color="auto"/>
                <w:bottom w:val="none" w:sz="0" w:space="0" w:color="auto"/>
                <w:right w:val="none" w:sz="0" w:space="0" w:color="auto"/>
              </w:divBdr>
            </w:div>
            <w:div w:id="1608661754">
              <w:marLeft w:val="0"/>
              <w:marRight w:val="0"/>
              <w:marTop w:val="0"/>
              <w:marBottom w:val="0"/>
              <w:divBdr>
                <w:top w:val="none" w:sz="0" w:space="0" w:color="auto"/>
                <w:left w:val="none" w:sz="0" w:space="0" w:color="auto"/>
                <w:bottom w:val="none" w:sz="0" w:space="0" w:color="auto"/>
                <w:right w:val="none" w:sz="0" w:space="0" w:color="auto"/>
              </w:divBdr>
            </w:div>
            <w:div w:id="185036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364875">
      <w:bodyDiv w:val="1"/>
      <w:marLeft w:val="0"/>
      <w:marRight w:val="0"/>
      <w:marTop w:val="0"/>
      <w:marBottom w:val="0"/>
      <w:divBdr>
        <w:top w:val="none" w:sz="0" w:space="0" w:color="auto"/>
        <w:left w:val="none" w:sz="0" w:space="0" w:color="auto"/>
        <w:bottom w:val="none" w:sz="0" w:space="0" w:color="auto"/>
        <w:right w:val="none" w:sz="0" w:space="0" w:color="auto"/>
      </w:divBdr>
      <w:divsChild>
        <w:div w:id="1318726943">
          <w:marLeft w:val="0"/>
          <w:marRight w:val="0"/>
          <w:marTop w:val="0"/>
          <w:marBottom w:val="0"/>
          <w:divBdr>
            <w:top w:val="none" w:sz="0" w:space="0" w:color="auto"/>
            <w:left w:val="none" w:sz="0" w:space="0" w:color="auto"/>
            <w:bottom w:val="none" w:sz="0" w:space="0" w:color="auto"/>
            <w:right w:val="none" w:sz="0" w:space="0" w:color="auto"/>
          </w:divBdr>
          <w:divsChild>
            <w:div w:id="75523333">
              <w:marLeft w:val="0"/>
              <w:marRight w:val="0"/>
              <w:marTop w:val="0"/>
              <w:marBottom w:val="0"/>
              <w:divBdr>
                <w:top w:val="none" w:sz="0" w:space="0" w:color="auto"/>
                <w:left w:val="none" w:sz="0" w:space="0" w:color="auto"/>
                <w:bottom w:val="none" w:sz="0" w:space="0" w:color="auto"/>
                <w:right w:val="none" w:sz="0" w:space="0" w:color="auto"/>
              </w:divBdr>
            </w:div>
            <w:div w:id="267541355">
              <w:marLeft w:val="0"/>
              <w:marRight w:val="0"/>
              <w:marTop w:val="0"/>
              <w:marBottom w:val="0"/>
              <w:divBdr>
                <w:top w:val="none" w:sz="0" w:space="0" w:color="auto"/>
                <w:left w:val="none" w:sz="0" w:space="0" w:color="auto"/>
                <w:bottom w:val="none" w:sz="0" w:space="0" w:color="auto"/>
                <w:right w:val="none" w:sz="0" w:space="0" w:color="auto"/>
              </w:divBdr>
            </w:div>
            <w:div w:id="493449311">
              <w:marLeft w:val="0"/>
              <w:marRight w:val="0"/>
              <w:marTop w:val="0"/>
              <w:marBottom w:val="0"/>
              <w:divBdr>
                <w:top w:val="none" w:sz="0" w:space="0" w:color="auto"/>
                <w:left w:val="none" w:sz="0" w:space="0" w:color="auto"/>
                <w:bottom w:val="none" w:sz="0" w:space="0" w:color="auto"/>
                <w:right w:val="none" w:sz="0" w:space="0" w:color="auto"/>
              </w:divBdr>
            </w:div>
            <w:div w:id="693118616">
              <w:marLeft w:val="0"/>
              <w:marRight w:val="0"/>
              <w:marTop w:val="0"/>
              <w:marBottom w:val="0"/>
              <w:divBdr>
                <w:top w:val="none" w:sz="0" w:space="0" w:color="auto"/>
                <w:left w:val="none" w:sz="0" w:space="0" w:color="auto"/>
                <w:bottom w:val="none" w:sz="0" w:space="0" w:color="auto"/>
                <w:right w:val="none" w:sz="0" w:space="0" w:color="auto"/>
              </w:divBdr>
            </w:div>
            <w:div w:id="739138507">
              <w:marLeft w:val="0"/>
              <w:marRight w:val="0"/>
              <w:marTop w:val="0"/>
              <w:marBottom w:val="0"/>
              <w:divBdr>
                <w:top w:val="none" w:sz="0" w:space="0" w:color="auto"/>
                <w:left w:val="none" w:sz="0" w:space="0" w:color="auto"/>
                <w:bottom w:val="none" w:sz="0" w:space="0" w:color="auto"/>
                <w:right w:val="none" w:sz="0" w:space="0" w:color="auto"/>
              </w:divBdr>
            </w:div>
            <w:div w:id="85415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630189">
      <w:bodyDiv w:val="1"/>
      <w:marLeft w:val="0"/>
      <w:marRight w:val="0"/>
      <w:marTop w:val="0"/>
      <w:marBottom w:val="0"/>
      <w:divBdr>
        <w:top w:val="none" w:sz="0" w:space="0" w:color="auto"/>
        <w:left w:val="none" w:sz="0" w:space="0" w:color="auto"/>
        <w:bottom w:val="none" w:sz="0" w:space="0" w:color="auto"/>
        <w:right w:val="none" w:sz="0" w:space="0" w:color="auto"/>
      </w:divBdr>
    </w:div>
    <w:div w:id="278610482">
      <w:bodyDiv w:val="1"/>
      <w:marLeft w:val="0"/>
      <w:marRight w:val="0"/>
      <w:marTop w:val="0"/>
      <w:marBottom w:val="0"/>
      <w:divBdr>
        <w:top w:val="none" w:sz="0" w:space="0" w:color="auto"/>
        <w:left w:val="none" w:sz="0" w:space="0" w:color="auto"/>
        <w:bottom w:val="none" w:sz="0" w:space="0" w:color="auto"/>
        <w:right w:val="none" w:sz="0" w:space="0" w:color="auto"/>
      </w:divBdr>
      <w:divsChild>
        <w:div w:id="1027952082">
          <w:marLeft w:val="0"/>
          <w:marRight w:val="0"/>
          <w:marTop w:val="0"/>
          <w:marBottom w:val="0"/>
          <w:divBdr>
            <w:top w:val="none" w:sz="0" w:space="0" w:color="auto"/>
            <w:left w:val="none" w:sz="0" w:space="0" w:color="auto"/>
            <w:bottom w:val="none" w:sz="0" w:space="0" w:color="auto"/>
            <w:right w:val="none" w:sz="0" w:space="0" w:color="auto"/>
          </w:divBdr>
          <w:divsChild>
            <w:div w:id="1249726511">
              <w:marLeft w:val="0"/>
              <w:marRight w:val="0"/>
              <w:marTop w:val="0"/>
              <w:marBottom w:val="0"/>
              <w:divBdr>
                <w:top w:val="none" w:sz="0" w:space="0" w:color="auto"/>
                <w:left w:val="none" w:sz="0" w:space="0" w:color="auto"/>
                <w:bottom w:val="none" w:sz="0" w:space="0" w:color="auto"/>
                <w:right w:val="none" w:sz="0" w:space="0" w:color="auto"/>
              </w:divBdr>
            </w:div>
            <w:div w:id="1429304807">
              <w:marLeft w:val="0"/>
              <w:marRight w:val="0"/>
              <w:marTop w:val="0"/>
              <w:marBottom w:val="0"/>
              <w:divBdr>
                <w:top w:val="none" w:sz="0" w:space="0" w:color="auto"/>
                <w:left w:val="none" w:sz="0" w:space="0" w:color="auto"/>
                <w:bottom w:val="none" w:sz="0" w:space="0" w:color="auto"/>
                <w:right w:val="none" w:sz="0" w:space="0" w:color="auto"/>
              </w:divBdr>
            </w:div>
            <w:div w:id="1496720049">
              <w:marLeft w:val="0"/>
              <w:marRight w:val="0"/>
              <w:marTop w:val="0"/>
              <w:marBottom w:val="0"/>
              <w:divBdr>
                <w:top w:val="none" w:sz="0" w:space="0" w:color="auto"/>
                <w:left w:val="none" w:sz="0" w:space="0" w:color="auto"/>
                <w:bottom w:val="none" w:sz="0" w:space="0" w:color="auto"/>
                <w:right w:val="none" w:sz="0" w:space="0" w:color="auto"/>
              </w:divBdr>
            </w:div>
            <w:div w:id="1718698097">
              <w:marLeft w:val="0"/>
              <w:marRight w:val="0"/>
              <w:marTop w:val="0"/>
              <w:marBottom w:val="0"/>
              <w:divBdr>
                <w:top w:val="none" w:sz="0" w:space="0" w:color="auto"/>
                <w:left w:val="none" w:sz="0" w:space="0" w:color="auto"/>
                <w:bottom w:val="none" w:sz="0" w:space="0" w:color="auto"/>
                <w:right w:val="none" w:sz="0" w:space="0" w:color="auto"/>
              </w:divBdr>
            </w:div>
            <w:div w:id="1745906728">
              <w:marLeft w:val="0"/>
              <w:marRight w:val="0"/>
              <w:marTop w:val="0"/>
              <w:marBottom w:val="0"/>
              <w:divBdr>
                <w:top w:val="none" w:sz="0" w:space="0" w:color="auto"/>
                <w:left w:val="none" w:sz="0" w:space="0" w:color="auto"/>
                <w:bottom w:val="none" w:sz="0" w:space="0" w:color="auto"/>
                <w:right w:val="none" w:sz="0" w:space="0" w:color="auto"/>
              </w:divBdr>
            </w:div>
            <w:div w:id="181471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386018">
      <w:bodyDiv w:val="1"/>
      <w:marLeft w:val="0"/>
      <w:marRight w:val="0"/>
      <w:marTop w:val="0"/>
      <w:marBottom w:val="0"/>
      <w:divBdr>
        <w:top w:val="none" w:sz="0" w:space="0" w:color="auto"/>
        <w:left w:val="none" w:sz="0" w:space="0" w:color="auto"/>
        <w:bottom w:val="none" w:sz="0" w:space="0" w:color="auto"/>
        <w:right w:val="none" w:sz="0" w:space="0" w:color="auto"/>
      </w:divBdr>
      <w:divsChild>
        <w:div w:id="719479478">
          <w:marLeft w:val="0"/>
          <w:marRight w:val="0"/>
          <w:marTop w:val="0"/>
          <w:marBottom w:val="0"/>
          <w:divBdr>
            <w:top w:val="none" w:sz="0" w:space="0" w:color="auto"/>
            <w:left w:val="none" w:sz="0" w:space="0" w:color="auto"/>
            <w:bottom w:val="none" w:sz="0" w:space="0" w:color="auto"/>
            <w:right w:val="none" w:sz="0" w:space="0" w:color="auto"/>
          </w:divBdr>
          <w:divsChild>
            <w:div w:id="256181433">
              <w:marLeft w:val="0"/>
              <w:marRight w:val="0"/>
              <w:marTop w:val="0"/>
              <w:marBottom w:val="0"/>
              <w:divBdr>
                <w:top w:val="none" w:sz="0" w:space="0" w:color="auto"/>
                <w:left w:val="none" w:sz="0" w:space="0" w:color="auto"/>
                <w:bottom w:val="none" w:sz="0" w:space="0" w:color="auto"/>
                <w:right w:val="none" w:sz="0" w:space="0" w:color="auto"/>
              </w:divBdr>
            </w:div>
            <w:div w:id="519974260">
              <w:marLeft w:val="0"/>
              <w:marRight w:val="0"/>
              <w:marTop w:val="0"/>
              <w:marBottom w:val="0"/>
              <w:divBdr>
                <w:top w:val="none" w:sz="0" w:space="0" w:color="auto"/>
                <w:left w:val="none" w:sz="0" w:space="0" w:color="auto"/>
                <w:bottom w:val="none" w:sz="0" w:space="0" w:color="auto"/>
                <w:right w:val="none" w:sz="0" w:space="0" w:color="auto"/>
              </w:divBdr>
            </w:div>
            <w:div w:id="1037898120">
              <w:marLeft w:val="0"/>
              <w:marRight w:val="0"/>
              <w:marTop w:val="0"/>
              <w:marBottom w:val="0"/>
              <w:divBdr>
                <w:top w:val="none" w:sz="0" w:space="0" w:color="auto"/>
                <w:left w:val="none" w:sz="0" w:space="0" w:color="auto"/>
                <w:bottom w:val="none" w:sz="0" w:space="0" w:color="auto"/>
                <w:right w:val="none" w:sz="0" w:space="0" w:color="auto"/>
              </w:divBdr>
            </w:div>
            <w:div w:id="1149176978">
              <w:marLeft w:val="0"/>
              <w:marRight w:val="0"/>
              <w:marTop w:val="0"/>
              <w:marBottom w:val="0"/>
              <w:divBdr>
                <w:top w:val="none" w:sz="0" w:space="0" w:color="auto"/>
                <w:left w:val="none" w:sz="0" w:space="0" w:color="auto"/>
                <w:bottom w:val="none" w:sz="0" w:space="0" w:color="auto"/>
                <w:right w:val="none" w:sz="0" w:space="0" w:color="auto"/>
              </w:divBdr>
            </w:div>
            <w:div w:id="1458522628">
              <w:marLeft w:val="0"/>
              <w:marRight w:val="0"/>
              <w:marTop w:val="0"/>
              <w:marBottom w:val="0"/>
              <w:divBdr>
                <w:top w:val="none" w:sz="0" w:space="0" w:color="auto"/>
                <w:left w:val="none" w:sz="0" w:space="0" w:color="auto"/>
                <w:bottom w:val="none" w:sz="0" w:space="0" w:color="auto"/>
                <w:right w:val="none" w:sz="0" w:space="0" w:color="auto"/>
              </w:divBdr>
            </w:div>
            <w:div w:id="1809129919">
              <w:marLeft w:val="0"/>
              <w:marRight w:val="0"/>
              <w:marTop w:val="0"/>
              <w:marBottom w:val="0"/>
              <w:divBdr>
                <w:top w:val="none" w:sz="0" w:space="0" w:color="auto"/>
                <w:left w:val="none" w:sz="0" w:space="0" w:color="auto"/>
                <w:bottom w:val="none" w:sz="0" w:space="0" w:color="auto"/>
                <w:right w:val="none" w:sz="0" w:space="0" w:color="auto"/>
              </w:divBdr>
            </w:div>
            <w:div w:id="212503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779690">
      <w:bodyDiv w:val="1"/>
      <w:marLeft w:val="0"/>
      <w:marRight w:val="0"/>
      <w:marTop w:val="0"/>
      <w:marBottom w:val="0"/>
      <w:divBdr>
        <w:top w:val="none" w:sz="0" w:space="0" w:color="auto"/>
        <w:left w:val="none" w:sz="0" w:space="0" w:color="auto"/>
        <w:bottom w:val="none" w:sz="0" w:space="0" w:color="auto"/>
        <w:right w:val="none" w:sz="0" w:space="0" w:color="auto"/>
      </w:divBdr>
      <w:divsChild>
        <w:div w:id="1871533816">
          <w:marLeft w:val="0"/>
          <w:marRight w:val="0"/>
          <w:marTop w:val="0"/>
          <w:marBottom w:val="0"/>
          <w:divBdr>
            <w:top w:val="none" w:sz="0" w:space="0" w:color="auto"/>
            <w:left w:val="none" w:sz="0" w:space="0" w:color="auto"/>
            <w:bottom w:val="none" w:sz="0" w:space="0" w:color="auto"/>
            <w:right w:val="none" w:sz="0" w:space="0" w:color="auto"/>
          </w:divBdr>
          <w:divsChild>
            <w:div w:id="55206500">
              <w:marLeft w:val="0"/>
              <w:marRight w:val="0"/>
              <w:marTop w:val="0"/>
              <w:marBottom w:val="0"/>
              <w:divBdr>
                <w:top w:val="none" w:sz="0" w:space="0" w:color="auto"/>
                <w:left w:val="none" w:sz="0" w:space="0" w:color="auto"/>
                <w:bottom w:val="none" w:sz="0" w:space="0" w:color="auto"/>
                <w:right w:val="none" w:sz="0" w:space="0" w:color="auto"/>
              </w:divBdr>
            </w:div>
            <w:div w:id="111752575">
              <w:marLeft w:val="0"/>
              <w:marRight w:val="0"/>
              <w:marTop w:val="0"/>
              <w:marBottom w:val="0"/>
              <w:divBdr>
                <w:top w:val="none" w:sz="0" w:space="0" w:color="auto"/>
                <w:left w:val="none" w:sz="0" w:space="0" w:color="auto"/>
                <w:bottom w:val="none" w:sz="0" w:space="0" w:color="auto"/>
                <w:right w:val="none" w:sz="0" w:space="0" w:color="auto"/>
              </w:divBdr>
            </w:div>
            <w:div w:id="134954113">
              <w:marLeft w:val="0"/>
              <w:marRight w:val="0"/>
              <w:marTop w:val="0"/>
              <w:marBottom w:val="0"/>
              <w:divBdr>
                <w:top w:val="none" w:sz="0" w:space="0" w:color="auto"/>
                <w:left w:val="none" w:sz="0" w:space="0" w:color="auto"/>
                <w:bottom w:val="none" w:sz="0" w:space="0" w:color="auto"/>
                <w:right w:val="none" w:sz="0" w:space="0" w:color="auto"/>
              </w:divBdr>
            </w:div>
            <w:div w:id="218325336">
              <w:marLeft w:val="0"/>
              <w:marRight w:val="0"/>
              <w:marTop w:val="0"/>
              <w:marBottom w:val="0"/>
              <w:divBdr>
                <w:top w:val="none" w:sz="0" w:space="0" w:color="auto"/>
                <w:left w:val="none" w:sz="0" w:space="0" w:color="auto"/>
                <w:bottom w:val="none" w:sz="0" w:space="0" w:color="auto"/>
                <w:right w:val="none" w:sz="0" w:space="0" w:color="auto"/>
              </w:divBdr>
            </w:div>
            <w:div w:id="227764307">
              <w:marLeft w:val="0"/>
              <w:marRight w:val="0"/>
              <w:marTop w:val="0"/>
              <w:marBottom w:val="0"/>
              <w:divBdr>
                <w:top w:val="none" w:sz="0" w:space="0" w:color="auto"/>
                <w:left w:val="none" w:sz="0" w:space="0" w:color="auto"/>
                <w:bottom w:val="none" w:sz="0" w:space="0" w:color="auto"/>
                <w:right w:val="none" w:sz="0" w:space="0" w:color="auto"/>
              </w:divBdr>
            </w:div>
            <w:div w:id="265388027">
              <w:marLeft w:val="0"/>
              <w:marRight w:val="0"/>
              <w:marTop w:val="0"/>
              <w:marBottom w:val="0"/>
              <w:divBdr>
                <w:top w:val="none" w:sz="0" w:space="0" w:color="auto"/>
                <w:left w:val="none" w:sz="0" w:space="0" w:color="auto"/>
                <w:bottom w:val="none" w:sz="0" w:space="0" w:color="auto"/>
                <w:right w:val="none" w:sz="0" w:space="0" w:color="auto"/>
              </w:divBdr>
            </w:div>
            <w:div w:id="314531203">
              <w:marLeft w:val="0"/>
              <w:marRight w:val="0"/>
              <w:marTop w:val="0"/>
              <w:marBottom w:val="0"/>
              <w:divBdr>
                <w:top w:val="none" w:sz="0" w:space="0" w:color="auto"/>
                <w:left w:val="none" w:sz="0" w:space="0" w:color="auto"/>
                <w:bottom w:val="none" w:sz="0" w:space="0" w:color="auto"/>
                <w:right w:val="none" w:sz="0" w:space="0" w:color="auto"/>
              </w:divBdr>
            </w:div>
            <w:div w:id="419835169">
              <w:marLeft w:val="0"/>
              <w:marRight w:val="0"/>
              <w:marTop w:val="0"/>
              <w:marBottom w:val="0"/>
              <w:divBdr>
                <w:top w:val="none" w:sz="0" w:space="0" w:color="auto"/>
                <w:left w:val="none" w:sz="0" w:space="0" w:color="auto"/>
                <w:bottom w:val="none" w:sz="0" w:space="0" w:color="auto"/>
                <w:right w:val="none" w:sz="0" w:space="0" w:color="auto"/>
              </w:divBdr>
            </w:div>
            <w:div w:id="678504979">
              <w:marLeft w:val="0"/>
              <w:marRight w:val="0"/>
              <w:marTop w:val="0"/>
              <w:marBottom w:val="0"/>
              <w:divBdr>
                <w:top w:val="none" w:sz="0" w:space="0" w:color="auto"/>
                <w:left w:val="none" w:sz="0" w:space="0" w:color="auto"/>
                <w:bottom w:val="none" w:sz="0" w:space="0" w:color="auto"/>
                <w:right w:val="none" w:sz="0" w:space="0" w:color="auto"/>
              </w:divBdr>
            </w:div>
            <w:div w:id="688606377">
              <w:marLeft w:val="0"/>
              <w:marRight w:val="0"/>
              <w:marTop w:val="0"/>
              <w:marBottom w:val="0"/>
              <w:divBdr>
                <w:top w:val="none" w:sz="0" w:space="0" w:color="auto"/>
                <w:left w:val="none" w:sz="0" w:space="0" w:color="auto"/>
                <w:bottom w:val="none" w:sz="0" w:space="0" w:color="auto"/>
                <w:right w:val="none" w:sz="0" w:space="0" w:color="auto"/>
              </w:divBdr>
            </w:div>
            <w:div w:id="699940571">
              <w:marLeft w:val="0"/>
              <w:marRight w:val="0"/>
              <w:marTop w:val="0"/>
              <w:marBottom w:val="0"/>
              <w:divBdr>
                <w:top w:val="none" w:sz="0" w:space="0" w:color="auto"/>
                <w:left w:val="none" w:sz="0" w:space="0" w:color="auto"/>
                <w:bottom w:val="none" w:sz="0" w:space="0" w:color="auto"/>
                <w:right w:val="none" w:sz="0" w:space="0" w:color="auto"/>
              </w:divBdr>
            </w:div>
            <w:div w:id="708650108">
              <w:marLeft w:val="0"/>
              <w:marRight w:val="0"/>
              <w:marTop w:val="0"/>
              <w:marBottom w:val="0"/>
              <w:divBdr>
                <w:top w:val="none" w:sz="0" w:space="0" w:color="auto"/>
                <w:left w:val="none" w:sz="0" w:space="0" w:color="auto"/>
                <w:bottom w:val="none" w:sz="0" w:space="0" w:color="auto"/>
                <w:right w:val="none" w:sz="0" w:space="0" w:color="auto"/>
              </w:divBdr>
            </w:div>
            <w:div w:id="796072922">
              <w:marLeft w:val="0"/>
              <w:marRight w:val="0"/>
              <w:marTop w:val="0"/>
              <w:marBottom w:val="0"/>
              <w:divBdr>
                <w:top w:val="none" w:sz="0" w:space="0" w:color="auto"/>
                <w:left w:val="none" w:sz="0" w:space="0" w:color="auto"/>
                <w:bottom w:val="none" w:sz="0" w:space="0" w:color="auto"/>
                <w:right w:val="none" w:sz="0" w:space="0" w:color="auto"/>
              </w:divBdr>
            </w:div>
            <w:div w:id="814613440">
              <w:marLeft w:val="0"/>
              <w:marRight w:val="0"/>
              <w:marTop w:val="0"/>
              <w:marBottom w:val="0"/>
              <w:divBdr>
                <w:top w:val="none" w:sz="0" w:space="0" w:color="auto"/>
                <w:left w:val="none" w:sz="0" w:space="0" w:color="auto"/>
                <w:bottom w:val="none" w:sz="0" w:space="0" w:color="auto"/>
                <w:right w:val="none" w:sz="0" w:space="0" w:color="auto"/>
              </w:divBdr>
            </w:div>
            <w:div w:id="847603698">
              <w:marLeft w:val="0"/>
              <w:marRight w:val="0"/>
              <w:marTop w:val="0"/>
              <w:marBottom w:val="0"/>
              <w:divBdr>
                <w:top w:val="none" w:sz="0" w:space="0" w:color="auto"/>
                <w:left w:val="none" w:sz="0" w:space="0" w:color="auto"/>
                <w:bottom w:val="none" w:sz="0" w:space="0" w:color="auto"/>
                <w:right w:val="none" w:sz="0" w:space="0" w:color="auto"/>
              </w:divBdr>
            </w:div>
            <w:div w:id="883442043">
              <w:marLeft w:val="0"/>
              <w:marRight w:val="0"/>
              <w:marTop w:val="0"/>
              <w:marBottom w:val="0"/>
              <w:divBdr>
                <w:top w:val="none" w:sz="0" w:space="0" w:color="auto"/>
                <w:left w:val="none" w:sz="0" w:space="0" w:color="auto"/>
                <w:bottom w:val="none" w:sz="0" w:space="0" w:color="auto"/>
                <w:right w:val="none" w:sz="0" w:space="0" w:color="auto"/>
              </w:divBdr>
            </w:div>
            <w:div w:id="884485656">
              <w:marLeft w:val="0"/>
              <w:marRight w:val="0"/>
              <w:marTop w:val="0"/>
              <w:marBottom w:val="0"/>
              <w:divBdr>
                <w:top w:val="none" w:sz="0" w:space="0" w:color="auto"/>
                <w:left w:val="none" w:sz="0" w:space="0" w:color="auto"/>
                <w:bottom w:val="none" w:sz="0" w:space="0" w:color="auto"/>
                <w:right w:val="none" w:sz="0" w:space="0" w:color="auto"/>
              </w:divBdr>
            </w:div>
            <w:div w:id="1069233218">
              <w:marLeft w:val="0"/>
              <w:marRight w:val="0"/>
              <w:marTop w:val="0"/>
              <w:marBottom w:val="0"/>
              <w:divBdr>
                <w:top w:val="none" w:sz="0" w:space="0" w:color="auto"/>
                <w:left w:val="none" w:sz="0" w:space="0" w:color="auto"/>
                <w:bottom w:val="none" w:sz="0" w:space="0" w:color="auto"/>
                <w:right w:val="none" w:sz="0" w:space="0" w:color="auto"/>
              </w:divBdr>
            </w:div>
            <w:div w:id="1073622179">
              <w:marLeft w:val="0"/>
              <w:marRight w:val="0"/>
              <w:marTop w:val="0"/>
              <w:marBottom w:val="0"/>
              <w:divBdr>
                <w:top w:val="none" w:sz="0" w:space="0" w:color="auto"/>
                <w:left w:val="none" w:sz="0" w:space="0" w:color="auto"/>
                <w:bottom w:val="none" w:sz="0" w:space="0" w:color="auto"/>
                <w:right w:val="none" w:sz="0" w:space="0" w:color="auto"/>
              </w:divBdr>
            </w:div>
            <w:div w:id="1133983630">
              <w:marLeft w:val="0"/>
              <w:marRight w:val="0"/>
              <w:marTop w:val="0"/>
              <w:marBottom w:val="0"/>
              <w:divBdr>
                <w:top w:val="none" w:sz="0" w:space="0" w:color="auto"/>
                <w:left w:val="none" w:sz="0" w:space="0" w:color="auto"/>
                <w:bottom w:val="none" w:sz="0" w:space="0" w:color="auto"/>
                <w:right w:val="none" w:sz="0" w:space="0" w:color="auto"/>
              </w:divBdr>
            </w:div>
            <w:div w:id="1296643798">
              <w:marLeft w:val="0"/>
              <w:marRight w:val="0"/>
              <w:marTop w:val="0"/>
              <w:marBottom w:val="0"/>
              <w:divBdr>
                <w:top w:val="none" w:sz="0" w:space="0" w:color="auto"/>
                <w:left w:val="none" w:sz="0" w:space="0" w:color="auto"/>
                <w:bottom w:val="none" w:sz="0" w:space="0" w:color="auto"/>
                <w:right w:val="none" w:sz="0" w:space="0" w:color="auto"/>
              </w:divBdr>
            </w:div>
            <w:div w:id="1338802165">
              <w:marLeft w:val="0"/>
              <w:marRight w:val="0"/>
              <w:marTop w:val="0"/>
              <w:marBottom w:val="0"/>
              <w:divBdr>
                <w:top w:val="none" w:sz="0" w:space="0" w:color="auto"/>
                <w:left w:val="none" w:sz="0" w:space="0" w:color="auto"/>
                <w:bottom w:val="none" w:sz="0" w:space="0" w:color="auto"/>
                <w:right w:val="none" w:sz="0" w:space="0" w:color="auto"/>
              </w:divBdr>
            </w:div>
            <w:div w:id="1411001898">
              <w:marLeft w:val="0"/>
              <w:marRight w:val="0"/>
              <w:marTop w:val="0"/>
              <w:marBottom w:val="0"/>
              <w:divBdr>
                <w:top w:val="none" w:sz="0" w:space="0" w:color="auto"/>
                <w:left w:val="none" w:sz="0" w:space="0" w:color="auto"/>
                <w:bottom w:val="none" w:sz="0" w:space="0" w:color="auto"/>
                <w:right w:val="none" w:sz="0" w:space="0" w:color="auto"/>
              </w:divBdr>
            </w:div>
            <w:div w:id="1512448473">
              <w:marLeft w:val="0"/>
              <w:marRight w:val="0"/>
              <w:marTop w:val="0"/>
              <w:marBottom w:val="0"/>
              <w:divBdr>
                <w:top w:val="none" w:sz="0" w:space="0" w:color="auto"/>
                <w:left w:val="none" w:sz="0" w:space="0" w:color="auto"/>
                <w:bottom w:val="none" w:sz="0" w:space="0" w:color="auto"/>
                <w:right w:val="none" w:sz="0" w:space="0" w:color="auto"/>
              </w:divBdr>
            </w:div>
            <w:div w:id="1556551543">
              <w:marLeft w:val="0"/>
              <w:marRight w:val="0"/>
              <w:marTop w:val="0"/>
              <w:marBottom w:val="0"/>
              <w:divBdr>
                <w:top w:val="none" w:sz="0" w:space="0" w:color="auto"/>
                <w:left w:val="none" w:sz="0" w:space="0" w:color="auto"/>
                <w:bottom w:val="none" w:sz="0" w:space="0" w:color="auto"/>
                <w:right w:val="none" w:sz="0" w:space="0" w:color="auto"/>
              </w:divBdr>
            </w:div>
            <w:div w:id="1601061145">
              <w:marLeft w:val="0"/>
              <w:marRight w:val="0"/>
              <w:marTop w:val="0"/>
              <w:marBottom w:val="0"/>
              <w:divBdr>
                <w:top w:val="none" w:sz="0" w:space="0" w:color="auto"/>
                <w:left w:val="none" w:sz="0" w:space="0" w:color="auto"/>
                <w:bottom w:val="none" w:sz="0" w:space="0" w:color="auto"/>
                <w:right w:val="none" w:sz="0" w:space="0" w:color="auto"/>
              </w:divBdr>
            </w:div>
            <w:div w:id="1611084541">
              <w:marLeft w:val="0"/>
              <w:marRight w:val="0"/>
              <w:marTop w:val="0"/>
              <w:marBottom w:val="0"/>
              <w:divBdr>
                <w:top w:val="none" w:sz="0" w:space="0" w:color="auto"/>
                <w:left w:val="none" w:sz="0" w:space="0" w:color="auto"/>
                <w:bottom w:val="none" w:sz="0" w:space="0" w:color="auto"/>
                <w:right w:val="none" w:sz="0" w:space="0" w:color="auto"/>
              </w:divBdr>
            </w:div>
            <w:div w:id="1618215364">
              <w:marLeft w:val="0"/>
              <w:marRight w:val="0"/>
              <w:marTop w:val="0"/>
              <w:marBottom w:val="0"/>
              <w:divBdr>
                <w:top w:val="none" w:sz="0" w:space="0" w:color="auto"/>
                <w:left w:val="none" w:sz="0" w:space="0" w:color="auto"/>
                <w:bottom w:val="none" w:sz="0" w:space="0" w:color="auto"/>
                <w:right w:val="none" w:sz="0" w:space="0" w:color="auto"/>
              </w:divBdr>
            </w:div>
            <w:div w:id="1689866319">
              <w:marLeft w:val="0"/>
              <w:marRight w:val="0"/>
              <w:marTop w:val="0"/>
              <w:marBottom w:val="0"/>
              <w:divBdr>
                <w:top w:val="none" w:sz="0" w:space="0" w:color="auto"/>
                <w:left w:val="none" w:sz="0" w:space="0" w:color="auto"/>
                <w:bottom w:val="none" w:sz="0" w:space="0" w:color="auto"/>
                <w:right w:val="none" w:sz="0" w:space="0" w:color="auto"/>
              </w:divBdr>
            </w:div>
            <w:div w:id="1692029132">
              <w:marLeft w:val="0"/>
              <w:marRight w:val="0"/>
              <w:marTop w:val="0"/>
              <w:marBottom w:val="0"/>
              <w:divBdr>
                <w:top w:val="none" w:sz="0" w:space="0" w:color="auto"/>
                <w:left w:val="none" w:sz="0" w:space="0" w:color="auto"/>
                <w:bottom w:val="none" w:sz="0" w:space="0" w:color="auto"/>
                <w:right w:val="none" w:sz="0" w:space="0" w:color="auto"/>
              </w:divBdr>
            </w:div>
            <w:div w:id="1699620536">
              <w:marLeft w:val="0"/>
              <w:marRight w:val="0"/>
              <w:marTop w:val="0"/>
              <w:marBottom w:val="0"/>
              <w:divBdr>
                <w:top w:val="none" w:sz="0" w:space="0" w:color="auto"/>
                <w:left w:val="none" w:sz="0" w:space="0" w:color="auto"/>
                <w:bottom w:val="none" w:sz="0" w:space="0" w:color="auto"/>
                <w:right w:val="none" w:sz="0" w:space="0" w:color="auto"/>
              </w:divBdr>
            </w:div>
            <w:div w:id="1832407532">
              <w:marLeft w:val="0"/>
              <w:marRight w:val="0"/>
              <w:marTop w:val="0"/>
              <w:marBottom w:val="0"/>
              <w:divBdr>
                <w:top w:val="none" w:sz="0" w:space="0" w:color="auto"/>
                <w:left w:val="none" w:sz="0" w:space="0" w:color="auto"/>
                <w:bottom w:val="none" w:sz="0" w:space="0" w:color="auto"/>
                <w:right w:val="none" w:sz="0" w:space="0" w:color="auto"/>
              </w:divBdr>
            </w:div>
            <w:div w:id="19713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00556">
      <w:bodyDiv w:val="1"/>
      <w:marLeft w:val="0"/>
      <w:marRight w:val="0"/>
      <w:marTop w:val="0"/>
      <w:marBottom w:val="0"/>
      <w:divBdr>
        <w:top w:val="none" w:sz="0" w:space="0" w:color="auto"/>
        <w:left w:val="none" w:sz="0" w:space="0" w:color="auto"/>
        <w:bottom w:val="none" w:sz="0" w:space="0" w:color="auto"/>
        <w:right w:val="none" w:sz="0" w:space="0" w:color="auto"/>
      </w:divBdr>
      <w:divsChild>
        <w:div w:id="981080046">
          <w:marLeft w:val="0"/>
          <w:marRight w:val="0"/>
          <w:marTop w:val="0"/>
          <w:marBottom w:val="0"/>
          <w:divBdr>
            <w:top w:val="none" w:sz="0" w:space="0" w:color="auto"/>
            <w:left w:val="none" w:sz="0" w:space="0" w:color="auto"/>
            <w:bottom w:val="none" w:sz="0" w:space="0" w:color="auto"/>
            <w:right w:val="none" w:sz="0" w:space="0" w:color="auto"/>
          </w:divBdr>
          <w:divsChild>
            <w:div w:id="149490580">
              <w:marLeft w:val="0"/>
              <w:marRight w:val="0"/>
              <w:marTop w:val="0"/>
              <w:marBottom w:val="0"/>
              <w:divBdr>
                <w:top w:val="none" w:sz="0" w:space="0" w:color="auto"/>
                <w:left w:val="none" w:sz="0" w:space="0" w:color="auto"/>
                <w:bottom w:val="none" w:sz="0" w:space="0" w:color="auto"/>
                <w:right w:val="none" w:sz="0" w:space="0" w:color="auto"/>
              </w:divBdr>
            </w:div>
            <w:div w:id="593174128">
              <w:marLeft w:val="0"/>
              <w:marRight w:val="0"/>
              <w:marTop w:val="0"/>
              <w:marBottom w:val="0"/>
              <w:divBdr>
                <w:top w:val="none" w:sz="0" w:space="0" w:color="auto"/>
                <w:left w:val="none" w:sz="0" w:space="0" w:color="auto"/>
                <w:bottom w:val="none" w:sz="0" w:space="0" w:color="auto"/>
                <w:right w:val="none" w:sz="0" w:space="0" w:color="auto"/>
              </w:divBdr>
            </w:div>
            <w:div w:id="796292468">
              <w:marLeft w:val="0"/>
              <w:marRight w:val="0"/>
              <w:marTop w:val="0"/>
              <w:marBottom w:val="0"/>
              <w:divBdr>
                <w:top w:val="none" w:sz="0" w:space="0" w:color="auto"/>
                <w:left w:val="none" w:sz="0" w:space="0" w:color="auto"/>
                <w:bottom w:val="none" w:sz="0" w:space="0" w:color="auto"/>
                <w:right w:val="none" w:sz="0" w:space="0" w:color="auto"/>
              </w:divBdr>
            </w:div>
            <w:div w:id="1132482127">
              <w:marLeft w:val="0"/>
              <w:marRight w:val="0"/>
              <w:marTop w:val="0"/>
              <w:marBottom w:val="0"/>
              <w:divBdr>
                <w:top w:val="none" w:sz="0" w:space="0" w:color="auto"/>
                <w:left w:val="none" w:sz="0" w:space="0" w:color="auto"/>
                <w:bottom w:val="none" w:sz="0" w:space="0" w:color="auto"/>
                <w:right w:val="none" w:sz="0" w:space="0" w:color="auto"/>
              </w:divBdr>
            </w:div>
            <w:div w:id="1271814116">
              <w:marLeft w:val="0"/>
              <w:marRight w:val="0"/>
              <w:marTop w:val="0"/>
              <w:marBottom w:val="0"/>
              <w:divBdr>
                <w:top w:val="none" w:sz="0" w:space="0" w:color="auto"/>
                <w:left w:val="none" w:sz="0" w:space="0" w:color="auto"/>
                <w:bottom w:val="none" w:sz="0" w:space="0" w:color="auto"/>
                <w:right w:val="none" w:sz="0" w:space="0" w:color="auto"/>
              </w:divBdr>
            </w:div>
            <w:div w:id="1484201081">
              <w:marLeft w:val="0"/>
              <w:marRight w:val="0"/>
              <w:marTop w:val="0"/>
              <w:marBottom w:val="0"/>
              <w:divBdr>
                <w:top w:val="none" w:sz="0" w:space="0" w:color="auto"/>
                <w:left w:val="none" w:sz="0" w:space="0" w:color="auto"/>
                <w:bottom w:val="none" w:sz="0" w:space="0" w:color="auto"/>
                <w:right w:val="none" w:sz="0" w:space="0" w:color="auto"/>
              </w:divBdr>
            </w:div>
            <w:div w:id="1723943387">
              <w:marLeft w:val="0"/>
              <w:marRight w:val="0"/>
              <w:marTop w:val="0"/>
              <w:marBottom w:val="0"/>
              <w:divBdr>
                <w:top w:val="none" w:sz="0" w:space="0" w:color="auto"/>
                <w:left w:val="none" w:sz="0" w:space="0" w:color="auto"/>
                <w:bottom w:val="none" w:sz="0" w:space="0" w:color="auto"/>
                <w:right w:val="none" w:sz="0" w:space="0" w:color="auto"/>
              </w:divBdr>
            </w:div>
            <w:div w:id="1782647781">
              <w:marLeft w:val="0"/>
              <w:marRight w:val="0"/>
              <w:marTop w:val="0"/>
              <w:marBottom w:val="0"/>
              <w:divBdr>
                <w:top w:val="none" w:sz="0" w:space="0" w:color="auto"/>
                <w:left w:val="none" w:sz="0" w:space="0" w:color="auto"/>
                <w:bottom w:val="none" w:sz="0" w:space="0" w:color="auto"/>
                <w:right w:val="none" w:sz="0" w:space="0" w:color="auto"/>
              </w:divBdr>
            </w:div>
            <w:div w:id="204775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45857">
      <w:bodyDiv w:val="1"/>
      <w:marLeft w:val="0"/>
      <w:marRight w:val="0"/>
      <w:marTop w:val="0"/>
      <w:marBottom w:val="0"/>
      <w:divBdr>
        <w:top w:val="none" w:sz="0" w:space="0" w:color="auto"/>
        <w:left w:val="none" w:sz="0" w:space="0" w:color="auto"/>
        <w:bottom w:val="none" w:sz="0" w:space="0" w:color="auto"/>
        <w:right w:val="none" w:sz="0" w:space="0" w:color="auto"/>
      </w:divBdr>
      <w:divsChild>
        <w:div w:id="1041058131">
          <w:marLeft w:val="0"/>
          <w:marRight w:val="0"/>
          <w:marTop w:val="0"/>
          <w:marBottom w:val="0"/>
          <w:divBdr>
            <w:top w:val="none" w:sz="0" w:space="0" w:color="auto"/>
            <w:left w:val="none" w:sz="0" w:space="0" w:color="auto"/>
            <w:bottom w:val="none" w:sz="0" w:space="0" w:color="auto"/>
            <w:right w:val="none" w:sz="0" w:space="0" w:color="auto"/>
          </w:divBdr>
          <w:divsChild>
            <w:div w:id="273483494">
              <w:marLeft w:val="0"/>
              <w:marRight w:val="0"/>
              <w:marTop w:val="0"/>
              <w:marBottom w:val="0"/>
              <w:divBdr>
                <w:top w:val="none" w:sz="0" w:space="0" w:color="auto"/>
                <w:left w:val="none" w:sz="0" w:space="0" w:color="auto"/>
                <w:bottom w:val="none" w:sz="0" w:space="0" w:color="auto"/>
                <w:right w:val="none" w:sz="0" w:space="0" w:color="auto"/>
              </w:divBdr>
            </w:div>
            <w:div w:id="307707713">
              <w:marLeft w:val="0"/>
              <w:marRight w:val="0"/>
              <w:marTop w:val="0"/>
              <w:marBottom w:val="0"/>
              <w:divBdr>
                <w:top w:val="none" w:sz="0" w:space="0" w:color="auto"/>
                <w:left w:val="none" w:sz="0" w:space="0" w:color="auto"/>
                <w:bottom w:val="none" w:sz="0" w:space="0" w:color="auto"/>
                <w:right w:val="none" w:sz="0" w:space="0" w:color="auto"/>
              </w:divBdr>
            </w:div>
            <w:div w:id="748191582">
              <w:marLeft w:val="0"/>
              <w:marRight w:val="0"/>
              <w:marTop w:val="0"/>
              <w:marBottom w:val="0"/>
              <w:divBdr>
                <w:top w:val="none" w:sz="0" w:space="0" w:color="auto"/>
                <w:left w:val="none" w:sz="0" w:space="0" w:color="auto"/>
                <w:bottom w:val="none" w:sz="0" w:space="0" w:color="auto"/>
                <w:right w:val="none" w:sz="0" w:space="0" w:color="auto"/>
              </w:divBdr>
            </w:div>
            <w:div w:id="770205089">
              <w:marLeft w:val="0"/>
              <w:marRight w:val="0"/>
              <w:marTop w:val="0"/>
              <w:marBottom w:val="0"/>
              <w:divBdr>
                <w:top w:val="none" w:sz="0" w:space="0" w:color="auto"/>
                <w:left w:val="none" w:sz="0" w:space="0" w:color="auto"/>
                <w:bottom w:val="none" w:sz="0" w:space="0" w:color="auto"/>
                <w:right w:val="none" w:sz="0" w:space="0" w:color="auto"/>
              </w:divBdr>
            </w:div>
            <w:div w:id="795954100">
              <w:marLeft w:val="0"/>
              <w:marRight w:val="0"/>
              <w:marTop w:val="0"/>
              <w:marBottom w:val="0"/>
              <w:divBdr>
                <w:top w:val="none" w:sz="0" w:space="0" w:color="auto"/>
                <w:left w:val="none" w:sz="0" w:space="0" w:color="auto"/>
                <w:bottom w:val="none" w:sz="0" w:space="0" w:color="auto"/>
                <w:right w:val="none" w:sz="0" w:space="0" w:color="auto"/>
              </w:divBdr>
            </w:div>
            <w:div w:id="885600479">
              <w:marLeft w:val="0"/>
              <w:marRight w:val="0"/>
              <w:marTop w:val="0"/>
              <w:marBottom w:val="0"/>
              <w:divBdr>
                <w:top w:val="none" w:sz="0" w:space="0" w:color="auto"/>
                <w:left w:val="none" w:sz="0" w:space="0" w:color="auto"/>
                <w:bottom w:val="none" w:sz="0" w:space="0" w:color="auto"/>
                <w:right w:val="none" w:sz="0" w:space="0" w:color="auto"/>
              </w:divBdr>
            </w:div>
            <w:div w:id="900939988">
              <w:marLeft w:val="0"/>
              <w:marRight w:val="0"/>
              <w:marTop w:val="0"/>
              <w:marBottom w:val="0"/>
              <w:divBdr>
                <w:top w:val="none" w:sz="0" w:space="0" w:color="auto"/>
                <w:left w:val="none" w:sz="0" w:space="0" w:color="auto"/>
                <w:bottom w:val="none" w:sz="0" w:space="0" w:color="auto"/>
                <w:right w:val="none" w:sz="0" w:space="0" w:color="auto"/>
              </w:divBdr>
            </w:div>
            <w:div w:id="905383845">
              <w:marLeft w:val="0"/>
              <w:marRight w:val="0"/>
              <w:marTop w:val="0"/>
              <w:marBottom w:val="0"/>
              <w:divBdr>
                <w:top w:val="none" w:sz="0" w:space="0" w:color="auto"/>
                <w:left w:val="none" w:sz="0" w:space="0" w:color="auto"/>
                <w:bottom w:val="none" w:sz="0" w:space="0" w:color="auto"/>
                <w:right w:val="none" w:sz="0" w:space="0" w:color="auto"/>
              </w:divBdr>
            </w:div>
            <w:div w:id="915868370">
              <w:marLeft w:val="0"/>
              <w:marRight w:val="0"/>
              <w:marTop w:val="0"/>
              <w:marBottom w:val="0"/>
              <w:divBdr>
                <w:top w:val="none" w:sz="0" w:space="0" w:color="auto"/>
                <w:left w:val="none" w:sz="0" w:space="0" w:color="auto"/>
                <w:bottom w:val="none" w:sz="0" w:space="0" w:color="auto"/>
                <w:right w:val="none" w:sz="0" w:space="0" w:color="auto"/>
              </w:divBdr>
            </w:div>
            <w:div w:id="940993193">
              <w:marLeft w:val="0"/>
              <w:marRight w:val="0"/>
              <w:marTop w:val="0"/>
              <w:marBottom w:val="0"/>
              <w:divBdr>
                <w:top w:val="none" w:sz="0" w:space="0" w:color="auto"/>
                <w:left w:val="none" w:sz="0" w:space="0" w:color="auto"/>
                <w:bottom w:val="none" w:sz="0" w:space="0" w:color="auto"/>
                <w:right w:val="none" w:sz="0" w:space="0" w:color="auto"/>
              </w:divBdr>
            </w:div>
            <w:div w:id="1057819728">
              <w:marLeft w:val="0"/>
              <w:marRight w:val="0"/>
              <w:marTop w:val="0"/>
              <w:marBottom w:val="0"/>
              <w:divBdr>
                <w:top w:val="none" w:sz="0" w:space="0" w:color="auto"/>
                <w:left w:val="none" w:sz="0" w:space="0" w:color="auto"/>
                <w:bottom w:val="none" w:sz="0" w:space="0" w:color="auto"/>
                <w:right w:val="none" w:sz="0" w:space="0" w:color="auto"/>
              </w:divBdr>
            </w:div>
            <w:div w:id="1153910081">
              <w:marLeft w:val="0"/>
              <w:marRight w:val="0"/>
              <w:marTop w:val="0"/>
              <w:marBottom w:val="0"/>
              <w:divBdr>
                <w:top w:val="none" w:sz="0" w:space="0" w:color="auto"/>
                <w:left w:val="none" w:sz="0" w:space="0" w:color="auto"/>
                <w:bottom w:val="none" w:sz="0" w:space="0" w:color="auto"/>
                <w:right w:val="none" w:sz="0" w:space="0" w:color="auto"/>
              </w:divBdr>
            </w:div>
            <w:div w:id="1170606346">
              <w:marLeft w:val="0"/>
              <w:marRight w:val="0"/>
              <w:marTop w:val="0"/>
              <w:marBottom w:val="0"/>
              <w:divBdr>
                <w:top w:val="none" w:sz="0" w:space="0" w:color="auto"/>
                <w:left w:val="none" w:sz="0" w:space="0" w:color="auto"/>
                <w:bottom w:val="none" w:sz="0" w:space="0" w:color="auto"/>
                <w:right w:val="none" w:sz="0" w:space="0" w:color="auto"/>
              </w:divBdr>
            </w:div>
            <w:div w:id="1170873278">
              <w:marLeft w:val="0"/>
              <w:marRight w:val="0"/>
              <w:marTop w:val="0"/>
              <w:marBottom w:val="0"/>
              <w:divBdr>
                <w:top w:val="none" w:sz="0" w:space="0" w:color="auto"/>
                <w:left w:val="none" w:sz="0" w:space="0" w:color="auto"/>
                <w:bottom w:val="none" w:sz="0" w:space="0" w:color="auto"/>
                <w:right w:val="none" w:sz="0" w:space="0" w:color="auto"/>
              </w:divBdr>
            </w:div>
            <w:div w:id="1179274741">
              <w:marLeft w:val="0"/>
              <w:marRight w:val="0"/>
              <w:marTop w:val="0"/>
              <w:marBottom w:val="0"/>
              <w:divBdr>
                <w:top w:val="none" w:sz="0" w:space="0" w:color="auto"/>
                <w:left w:val="none" w:sz="0" w:space="0" w:color="auto"/>
                <w:bottom w:val="none" w:sz="0" w:space="0" w:color="auto"/>
                <w:right w:val="none" w:sz="0" w:space="0" w:color="auto"/>
              </w:divBdr>
            </w:div>
            <w:div w:id="1271426647">
              <w:marLeft w:val="0"/>
              <w:marRight w:val="0"/>
              <w:marTop w:val="0"/>
              <w:marBottom w:val="0"/>
              <w:divBdr>
                <w:top w:val="none" w:sz="0" w:space="0" w:color="auto"/>
                <w:left w:val="none" w:sz="0" w:space="0" w:color="auto"/>
                <w:bottom w:val="none" w:sz="0" w:space="0" w:color="auto"/>
                <w:right w:val="none" w:sz="0" w:space="0" w:color="auto"/>
              </w:divBdr>
            </w:div>
            <w:div w:id="1302691550">
              <w:marLeft w:val="0"/>
              <w:marRight w:val="0"/>
              <w:marTop w:val="0"/>
              <w:marBottom w:val="0"/>
              <w:divBdr>
                <w:top w:val="none" w:sz="0" w:space="0" w:color="auto"/>
                <w:left w:val="none" w:sz="0" w:space="0" w:color="auto"/>
                <w:bottom w:val="none" w:sz="0" w:space="0" w:color="auto"/>
                <w:right w:val="none" w:sz="0" w:space="0" w:color="auto"/>
              </w:divBdr>
            </w:div>
            <w:div w:id="1346204615">
              <w:marLeft w:val="0"/>
              <w:marRight w:val="0"/>
              <w:marTop w:val="0"/>
              <w:marBottom w:val="0"/>
              <w:divBdr>
                <w:top w:val="none" w:sz="0" w:space="0" w:color="auto"/>
                <w:left w:val="none" w:sz="0" w:space="0" w:color="auto"/>
                <w:bottom w:val="none" w:sz="0" w:space="0" w:color="auto"/>
                <w:right w:val="none" w:sz="0" w:space="0" w:color="auto"/>
              </w:divBdr>
            </w:div>
            <w:div w:id="1414543183">
              <w:marLeft w:val="0"/>
              <w:marRight w:val="0"/>
              <w:marTop w:val="0"/>
              <w:marBottom w:val="0"/>
              <w:divBdr>
                <w:top w:val="none" w:sz="0" w:space="0" w:color="auto"/>
                <w:left w:val="none" w:sz="0" w:space="0" w:color="auto"/>
                <w:bottom w:val="none" w:sz="0" w:space="0" w:color="auto"/>
                <w:right w:val="none" w:sz="0" w:space="0" w:color="auto"/>
              </w:divBdr>
            </w:div>
            <w:div w:id="1461344932">
              <w:marLeft w:val="0"/>
              <w:marRight w:val="0"/>
              <w:marTop w:val="0"/>
              <w:marBottom w:val="0"/>
              <w:divBdr>
                <w:top w:val="none" w:sz="0" w:space="0" w:color="auto"/>
                <w:left w:val="none" w:sz="0" w:space="0" w:color="auto"/>
                <w:bottom w:val="none" w:sz="0" w:space="0" w:color="auto"/>
                <w:right w:val="none" w:sz="0" w:space="0" w:color="auto"/>
              </w:divBdr>
            </w:div>
            <w:div w:id="1474522275">
              <w:marLeft w:val="0"/>
              <w:marRight w:val="0"/>
              <w:marTop w:val="0"/>
              <w:marBottom w:val="0"/>
              <w:divBdr>
                <w:top w:val="none" w:sz="0" w:space="0" w:color="auto"/>
                <w:left w:val="none" w:sz="0" w:space="0" w:color="auto"/>
                <w:bottom w:val="none" w:sz="0" w:space="0" w:color="auto"/>
                <w:right w:val="none" w:sz="0" w:space="0" w:color="auto"/>
              </w:divBdr>
            </w:div>
            <w:div w:id="1483546588">
              <w:marLeft w:val="0"/>
              <w:marRight w:val="0"/>
              <w:marTop w:val="0"/>
              <w:marBottom w:val="0"/>
              <w:divBdr>
                <w:top w:val="none" w:sz="0" w:space="0" w:color="auto"/>
                <w:left w:val="none" w:sz="0" w:space="0" w:color="auto"/>
                <w:bottom w:val="none" w:sz="0" w:space="0" w:color="auto"/>
                <w:right w:val="none" w:sz="0" w:space="0" w:color="auto"/>
              </w:divBdr>
            </w:div>
            <w:div w:id="1491949128">
              <w:marLeft w:val="0"/>
              <w:marRight w:val="0"/>
              <w:marTop w:val="0"/>
              <w:marBottom w:val="0"/>
              <w:divBdr>
                <w:top w:val="none" w:sz="0" w:space="0" w:color="auto"/>
                <w:left w:val="none" w:sz="0" w:space="0" w:color="auto"/>
                <w:bottom w:val="none" w:sz="0" w:space="0" w:color="auto"/>
                <w:right w:val="none" w:sz="0" w:space="0" w:color="auto"/>
              </w:divBdr>
            </w:div>
            <w:div w:id="1508133281">
              <w:marLeft w:val="0"/>
              <w:marRight w:val="0"/>
              <w:marTop w:val="0"/>
              <w:marBottom w:val="0"/>
              <w:divBdr>
                <w:top w:val="none" w:sz="0" w:space="0" w:color="auto"/>
                <w:left w:val="none" w:sz="0" w:space="0" w:color="auto"/>
                <w:bottom w:val="none" w:sz="0" w:space="0" w:color="auto"/>
                <w:right w:val="none" w:sz="0" w:space="0" w:color="auto"/>
              </w:divBdr>
            </w:div>
            <w:div w:id="1531720339">
              <w:marLeft w:val="0"/>
              <w:marRight w:val="0"/>
              <w:marTop w:val="0"/>
              <w:marBottom w:val="0"/>
              <w:divBdr>
                <w:top w:val="none" w:sz="0" w:space="0" w:color="auto"/>
                <w:left w:val="none" w:sz="0" w:space="0" w:color="auto"/>
                <w:bottom w:val="none" w:sz="0" w:space="0" w:color="auto"/>
                <w:right w:val="none" w:sz="0" w:space="0" w:color="auto"/>
              </w:divBdr>
            </w:div>
            <w:div w:id="1591236722">
              <w:marLeft w:val="0"/>
              <w:marRight w:val="0"/>
              <w:marTop w:val="0"/>
              <w:marBottom w:val="0"/>
              <w:divBdr>
                <w:top w:val="none" w:sz="0" w:space="0" w:color="auto"/>
                <w:left w:val="none" w:sz="0" w:space="0" w:color="auto"/>
                <w:bottom w:val="none" w:sz="0" w:space="0" w:color="auto"/>
                <w:right w:val="none" w:sz="0" w:space="0" w:color="auto"/>
              </w:divBdr>
            </w:div>
            <w:div w:id="1724063347">
              <w:marLeft w:val="0"/>
              <w:marRight w:val="0"/>
              <w:marTop w:val="0"/>
              <w:marBottom w:val="0"/>
              <w:divBdr>
                <w:top w:val="none" w:sz="0" w:space="0" w:color="auto"/>
                <w:left w:val="none" w:sz="0" w:space="0" w:color="auto"/>
                <w:bottom w:val="none" w:sz="0" w:space="0" w:color="auto"/>
                <w:right w:val="none" w:sz="0" w:space="0" w:color="auto"/>
              </w:divBdr>
            </w:div>
            <w:div w:id="1822305685">
              <w:marLeft w:val="0"/>
              <w:marRight w:val="0"/>
              <w:marTop w:val="0"/>
              <w:marBottom w:val="0"/>
              <w:divBdr>
                <w:top w:val="none" w:sz="0" w:space="0" w:color="auto"/>
                <w:left w:val="none" w:sz="0" w:space="0" w:color="auto"/>
                <w:bottom w:val="none" w:sz="0" w:space="0" w:color="auto"/>
                <w:right w:val="none" w:sz="0" w:space="0" w:color="auto"/>
              </w:divBdr>
            </w:div>
            <w:div w:id="1828672601">
              <w:marLeft w:val="0"/>
              <w:marRight w:val="0"/>
              <w:marTop w:val="0"/>
              <w:marBottom w:val="0"/>
              <w:divBdr>
                <w:top w:val="none" w:sz="0" w:space="0" w:color="auto"/>
                <w:left w:val="none" w:sz="0" w:space="0" w:color="auto"/>
                <w:bottom w:val="none" w:sz="0" w:space="0" w:color="auto"/>
                <w:right w:val="none" w:sz="0" w:space="0" w:color="auto"/>
              </w:divBdr>
            </w:div>
            <w:div w:id="1898320876">
              <w:marLeft w:val="0"/>
              <w:marRight w:val="0"/>
              <w:marTop w:val="0"/>
              <w:marBottom w:val="0"/>
              <w:divBdr>
                <w:top w:val="none" w:sz="0" w:space="0" w:color="auto"/>
                <w:left w:val="none" w:sz="0" w:space="0" w:color="auto"/>
                <w:bottom w:val="none" w:sz="0" w:space="0" w:color="auto"/>
                <w:right w:val="none" w:sz="0" w:space="0" w:color="auto"/>
              </w:divBdr>
            </w:div>
            <w:div w:id="1964772929">
              <w:marLeft w:val="0"/>
              <w:marRight w:val="0"/>
              <w:marTop w:val="0"/>
              <w:marBottom w:val="0"/>
              <w:divBdr>
                <w:top w:val="none" w:sz="0" w:space="0" w:color="auto"/>
                <w:left w:val="none" w:sz="0" w:space="0" w:color="auto"/>
                <w:bottom w:val="none" w:sz="0" w:space="0" w:color="auto"/>
                <w:right w:val="none" w:sz="0" w:space="0" w:color="auto"/>
              </w:divBdr>
            </w:div>
            <w:div w:id="2006394435">
              <w:marLeft w:val="0"/>
              <w:marRight w:val="0"/>
              <w:marTop w:val="0"/>
              <w:marBottom w:val="0"/>
              <w:divBdr>
                <w:top w:val="none" w:sz="0" w:space="0" w:color="auto"/>
                <w:left w:val="none" w:sz="0" w:space="0" w:color="auto"/>
                <w:bottom w:val="none" w:sz="0" w:space="0" w:color="auto"/>
                <w:right w:val="none" w:sz="0" w:space="0" w:color="auto"/>
              </w:divBdr>
            </w:div>
            <w:div w:id="2063748103">
              <w:marLeft w:val="0"/>
              <w:marRight w:val="0"/>
              <w:marTop w:val="0"/>
              <w:marBottom w:val="0"/>
              <w:divBdr>
                <w:top w:val="none" w:sz="0" w:space="0" w:color="auto"/>
                <w:left w:val="none" w:sz="0" w:space="0" w:color="auto"/>
                <w:bottom w:val="none" w:sz="0" w:space="0" w:color="auto"/>
                <w:right w:val="none" w:sz="0" w:space="0" w:color="auto"/>
              </w:divBdr>
            </w:div>
            <w:div w:id="208078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64364">
      <w:bodyDiv w:val="1"/>
      <w:marLeft w:val="0"/>
      <w:marRight w:val="0"/>
      <w:marTop w:val="0"/>
      <w:marBottom w:val="0"/>
      <w:divBdr>
        <w:top w:val="none" w:sz="0" w:space="0" w:color="auto"/>
        <w:left w:val="none" w:sz="0" w:space="0" w:color="auto"/>
        <w:bottom w:val="none" w:sz="0" w:space="0" w:color="auto"/>
        <w:right w:val="none" w:sz="0" w:space="0" w:color="auto"/>
      </w:divBdr>
      <w:divsChild>
        <w:div w:id="280234645">
          <w:marLeft w:val="0"/>
          <w:marRight w:val="0"/>
          <w:marTop w:val="0"/>
          <w:marBottom w:val="0"/>
          <w:divBdr>
            <w:top w:val="none" w:sz="0" w:space="0" w:color="auto"/>
            <w:left w:val="none" w:sz="0" w:space="0" w:color="auto"/>
            <w:bottom w:val="none" w:sz="0" w:space="0" w:color="auto"/>
            <w:right w:val="none" w:sz="0" w:space="0" w:color="auto"/>
          </w:divBdr>
          <w:divsChild>
            <w:div w:id="75247249">
              <w:marLeft w:val="0"/>
              <w:marRight w:val="0"/>
              <w:marTop w:val="0"/>
              <w:marBottom w:val="0"/>
              <w:divBdr>
                <w:top w:val="none" w:sz="0" w:space="0" w:color="auto"/>
                <w:left w:val="none" w:sz="0" w:space="0" w:color="auto"/>
                <w:bottom w:val="none" w:sz="0" w:space="0" w:color="auto"/>
                <w:right w:val="none" w:sz="0" w:space="0" w:color="auto"/>
              </w:divBdr>
            </w:div>
            <w:div w:id="79178045">
              <w:marLeft w:val="0"/>
              <w:marRight w:val="0"/>
              <w:marTop w:val="0"/>
              <w:marBottom w:val="0"/>
              <w:divBdr>
                <w:top w:val="none" w:sz="0" w:space="0" w:color="auto"/>
                <w:left w:val="none" w:sz="0" w:space="0" w:color="auto"/>
                <w:bottom w:val="none" w:sz="0" w:space="0" w:color="auto"/>
                <w:right w:val="none" w:sz="0" w:space="0" w:color="auto"/>
              </w:divBdr>
            </w:div>
            <w:div w:id="91904469">
              <w:marLeft w:val="0"/>
              <w:marRight w:val="0"/>
              <w:marTop w:val="0"/>
              <w:marBottom w:val="0"/>
              <w:divBdr>
                <w:top w:val="none" w:sz="0" w:space="0" w:color="auto"/>
                <w:left w:val="none" w:sz="0" w:space="0" w:color="auto"/>
                <w:bottom w:val="none" w:sz="0" w:space="0" w:color="auto"/>
                <w:right w:val="none" w:sz="0" w:space="0" w:color="auto"/>
              </w:divBdr>
            </w:div>
            <w:div w:id="148325065">
              <w:marLeft w:val="0"/>
              <w:marRight w:val="0"/>
              <w:marTop w:val="0"/>
              <w:marBottom w:val="0"/>
              <w:divBdr>
                <w:top w:val="none" w:sz="0" w:space="0" w:color="auto"/>
                <w:left w:val="none" w:sz="0" w:space="0" w:color="auto"/>
                <w:bottom w:val="none" w:sz="0" w:space="0" w:color="auto"/>
                <w:right w:val="none" w:sz="0" w:space="0" w:color="auto"/>
              </w:divBdr>
            </w:div>
            <w:div w:id="203182570">
              <w:marLeft w:val="0"/>
              <w:marRight w:val="0"/>
              <w:marTop w:val="0"/>
              <w:marBottom w:val="0"/>
              <w:divBdr>
                <w:top w:val="none" w:sz="0" w:space="0" w:color="auto"/>
                <w:left w:val="none" w:sz="0" w:space="0" w:color="auto"/>
                <w:bottom w:val="none" w:sz="0" w:space="0" w:color="auto"/>
                <w:right w:val="none" w:sz="0" w:space="0" w:color="auto"/>
              </w:divBdr>
            </w:div>
            <w:div w:id="289362962">
              <w:marLeft w:val="0"/>
              <w:marRight w:val="0"/>
              <w:marTop w:val="0"/>
              <w:marBottom w:val="0"/>
              <w:divBdr>
                <w:top w:val="none" w:sz="0" w:space="0" w:color="auto"/>
                <w:left w:val="none" w:sz="0" w:space="0" w:color="auto"/>
                <w:bottom w:val="none" w:sz="0" w:space="0" w:color="auto"/>
                <w:right w:val="none" w:sz="0" w:space="0" w:color="auto"/>
              </w:divBdr>
            </w:div>
            <w:div w:id="309134008">
              <w:marLeft w:val="0"/>
              <w:marRight w:val="0"/>
              <w:marTop w:val="0"/>
              <w:marBottom w:val="0"/>
              <w:divBdr>
                <w:top w:val="none" w:sz="0" w:space="0" w:color="auto"/>
                <w:left w:val="none" w:sz="0" w:space="0" w:color="auto"/>
                <w:bottom w:val="none" w:sz="0" w:space="0" w:color="auto"/>
                <w:right w:val="none" w:sz="0" w:space="0" w:color="auto"/>
              </w:divBdr>
            </w:div>
            <w:div w:id="318580769">
              <w:marLeft w:val="0"/>
              <w:marRight w:val="0"/>
              <w:marTop w:val="0"/>
              <w:marBottom w:val="0"/>
              <w:divBdr>
                <w:top w:val="none" w:sz="0" w:space="0" w:color="auto"/>
                <w:left w:val="none" w:sz="0" w:space="0" w:color="auto"/>
                <w:bottom w:val="none" w:sz="0" w:space="0" w:color="auto"/>
                <w:right w:val="none" w:sz="0" w:space="0" w:color="auto"/>
              </w:divBdr>
            </w:div>
            <w:div w:id="338431088">
              <w:marLeft w:val="0"/>
              <w:marRight w:val="0"/>
              <w:marTop w:val="0"/>
              <w:marBottom w:val="0"/>
              <w:divBdr>
                <w:top w:val="none" w:sz="0" w:space="0" w:color="auto"/>
                <w:left w:val="none" w:sz="0" w:space="0" w:color="auto"/>
                <w:bottom w:val="none" w:sz="0" w:space="0" w:color="auto"/>
                <w:right w:val="none" w:sz="0" w:space="0" w:color="auto"/>
              </w:divBdr>
            </w:div>
            <w:div w:id="468279824">
              <w:marLeft w:val="0"/>
              <w:marRight w:val="0"/>
              <w:marTop w:val="0"/>
              <w:marBottom w:val="0"/>
              <w:divBdr>
                <w:top w:val="none" w:sz="0" w:space="0" w:color="auto"/>
                <w:left w:val="none" w:sz="0" w:space="0" w:color="auto"/>
                <w:bottom w:val="none" w:sz="0" w:space="0" w:color="auto"/>
                <w:right w:val="none" w:sz="0" w:space="0" w:color="auto"/>
              </w:divBdr>
            </w:div>
            <w:div w:id="514540326">
              <w:marLeft w:val="0"/>
              <w:marRight w:val="0"/>
              <w:marTop w:val="0"/>
              <w:marBottom w:val="0"/>
              <w:divBdr>
                <w:top w:val="none" w:sz="0" w:space="0" w:color="auto"/>
                <w:left w:val="none" w:sz="0" w:space="0" w:color="auto"/>
                <w:bottom w:val="none" w:sz="0" w:space="0" w:color="auto"/>
                <w:right w:val="none" w:sz="0" w:space="0" w:color="auto"/>
              </w:divBdr>
            </w:div>
            <w:div w:id="575172141">
              <w:marLeft w:val="0"/>
              <w:marRight w:val="0"/>
              <w:marTop w:val="0"/>
              <w:marBottom w:val="0"/>
              <w:divBdr>
                <w:top w:val="none" w:sz="0" w:space="0" w:color="auto"/>
                <w:left w:val="none" w:sz="0" w:space="0" w:color="auto"/>
                <w:bottom w:val="none" w:sz="0" w:space="0" w:color="auto"/>
                <w:right w:val="none" w:sz="0" w:space="0" w:color="auto"/>
              </w:divBdr>
            </w:div>
            <w:div w:id="712730859">
              <w:marLeft w:val="0"/>
              <w:marRight w:val="0"/>
              <w:marTop w:val="0"/>
              <w:marBottom w:val="0"/>
              <w:divBdr>
                <w:top w:val="none" w:sz="0" w:space="0" w:color="auto"/>
                <w:left w:val="none" w:sz="0" w:space="0" w:color="auto"/>
                <w:bottom w:val="none" w:sz="0" w:space="0" w:color="auto"/>
                <w:right w:val="none" w:sz="0" w:space="0" w:color="auto"/>
              </w:divBdr>
            </w:div>
            <w:div w:id="876509999">
              <w:marLeft w:val="0"/>
              <w:marRight w:val="0"/>
              <w:marTop w:val="0"/>
              <w:marBottom w:val="0"/>
              <w:divBdr>
                <w:top w:val="none" w:sz="0" w:space="0" w:color="auto"/>
                <w:left w:val="none" w:sz="0" w:space="0" w:color="auto"/>
                <w:bottom w:val="none" w:sz="0" w:space="0" w:color="auto"/>
                <w:right w:val="none" w:sz="0" w:space="0" w:color="auto"/>
              </w:divBdr>
            </w:div>
            <w:div w:id="934627200">
              <w:marLeft w:val="0"/>
              <w:marRight w:val="0"/>
              <w:marTop w:val="0"/>
              <w:marBottom w:val="0"/>
              <w:divBdr>
                <w:top w:val="none" w:sz="0" w:space="0" w:color="auto"/>
                <w:left w:val="none" w:sz="0" w:space="0" w:color="auto"/>
                <w:bottom w:val="none" w:sz="0" w:space="0" w:color="auto"/>
                <w:right w:val="none" w:sz="0" w:space="0" w:color="auto"/>
              </w:divBdr>
            </w:div>
            <w:div w:id="1008171018">
              <w:marLeft w:val="0"/>
              <w:marRight w:val="0"/>
              <w:marTop w:val="0"/>
              <w:marBottom w:val="0"/>
              <w:divBdr>
                <w:top w:val="none" w:sz="0" w:space="0" w:color="auto"/>
                <w:left w:val="none" w:sz="0" w:space="0" w:color="auto"/>
                <w:bottom w:val="none" w:sz="0" w:space="0" w:color="auto"/>
                <w:right w:val="none" w:sz="0" w:space="0" w:color="auto"/>
              </w:divBdr>
            </w:div>
            <w:div w:id="1068571449">
              <w:marLeft w:val="0"/>
              <w:marRight w:val="0"/>
              <w:marTop w:val="0"/>
              <w:marBottom w:val="0"/>
              <w:divBdr>
                <w:top w:val="none" w:sz="0" w:space="0" w:color="auto"/>
                <w:left w:val="none" w:sz="0" w:space="0" w:color="auto"/>
                <w:bottom w:val="none" w:sz="0" w:space="0" w:color="auto"/>
                <w:right w:val="none" w:sz="0" w:space="0" w:color="auto"/>
              </w:divBdr>
            </w:div>
            <w:div w:id="1293898481">
              <w:marLeft w:val="0"/>
              <w:marRight w:val="0"/>
              <w:marTop w:val="0"/>
              <w:marBottom w:val="0"/>
              <w:divBdr>
                <w:top w:val="none" w:sz="0" w:space="0" w:color="auto"/>
                <w:left w:val="none" w:sz="0" w:space="0" w:color="auto"/>
                <w:bottom w:val="none" w:sz="0" w:space="0" w:color="auto"/>
                <w:right w:val="none" w:sz="0" w:space="0" w:color="auto"/>
              </w:divBdr>
            </w:div>
            <w:div w:id="1377967372">
              <w:marLeft w:val="0"/>
              <w:marRight w:val="0"/>
              <w:marTop w:val="0"/>
              <w:marBottom w:val="0"/>
              <w:divBdr>
                <w:top w:val="none" w:sz="0" w:space="0" w:color="auto"/>
                <w:left w:val="none" w:sz="0" w:space="0" w:color="auto"/>
                <w:bottom w:val="none" w:sz="0" w:space="0" w:color="auto"/>
                <w:right w:val="none" w:sz="0" w:space="0" w:color="auto"/>
              </w:divBdr>
            </w:div>
            <w:div w:id="1396049225">
              <w:marLeft w:val="0"/>
              <w:marRight w:val="0"/>
              <w:marTop w:val="0"/>
              <w:marBottom w:val="0"/>
              <w:divBdr>
                <w:top w:val="none" w:sz="0" w:space="0" w:color="auto"/>
                <w:left w:val="none" w:sz="0" w:space="0" w:color="auto"/>
                <w:bottom w:val="none" w:sz="0" w:space="0" w:color="auto"/>
                <w:right w:val="none" w:sz="0" w:space="0" w:color="auto"/>
              </w:divBdr>
            </w:div>
            <w:div w:id="1427923587">
              <w:marLeft w:val="0"/>
              <w:marRight w:val="0"/>
              <w:marTop w:val="0"/>
              <w:marBottom w:val="0"/>
              <w:divBdr>
                <w:top w:val="none" w:sz="0" w:space="0" w:color="auto"/>
                <w:left w:val="none" w:sz="0" w:space="0" w:color="auto"/>
                <w:bottom w:val="none" w:sz="0" w:space="0" w:color="auto"/>
                <w:right w:val="none" w:sz="0" w:space="0" w:color="auto"/>
              </w:divBdr>
            </w:div>
            <w:div w:id="1441098160">
              <w:marLeft w:val="0"/>
              <w:marRight w:val="0"/>
              <w:marTop w:val="0"/>
              <w:marBottom w:val="0"/>
              <w:divBdr>
                <w:top w:val="none" w:sz="0" w:space="0" w:color="auto"/>
                <w:left w:val="none" w:sz="0" w:space="0" w:color="auto"/>
                <w:bottom w:val="none" w:sz="0" w:space="0" w:color="auto"/>
                <w:right w:val="none" w:sz="0" w:space="0" w:color="auto"/>
              </w:divBdr>
            </w:div>
            <w:div w:id="1466312046">
              <w:marLeft w:val="0"/>
              <w:marRight w:val="0"/>
              <w:marTop w:val="0"/>
              <w:marBottom w:val="0"/>
              <w:divBdr>
                <w:top w:val="none" w:sz="0" w:space="0" w:color="auto"/>
                <w:left w:val="none" w:sz="0" w:space="0" w:color="auto"/>
                <w:bottom w:val="none" w:sz="0" w:space="0" w:color="auto"/>
                <w:right w:val="none" w:sz="0" w:space="0" w:color="auto"/>
              </w:divBdr>
            </w:div>
            <w:div w:id="1474758431">
              <w:marLeft w:val="0"/>
              <w:marRight w:val="0"/>
              <w:marTop w:val="0"/>
              <w:marBottom w:val="0"/>
              <w:divBdr>
                <w:top w:val="none" w:sz="0" w:space="0" w:color="auto"/>
                <w:left w:val="none" w:sz="0" w:space="0" w:color="auto"/>
                <w:bottom w:val="none" w:sz="0" w:space="0" w:color="auto"/>
                <w:right w:val="none" w:sz="0" w:space="0" w:color="auto"/>
              </w:divBdr>
            </w:div>
            <w:div w:id="1479956742">
              <w:marLeft w:val="0"/>
              <w:marRight w:val="0"/>
              <w:marTop w:val="0"/>
              <w:marBottom w:val="0"/>
              <w:divBdr>
                <w:top w:val="none" w:sz="0" w:space="0" w:color="auto"/>
                <w:left w:val="none" w:sz="0" w:space="0" w:color="auto"/>
                <w:bottom w:val="none" w:sz="0" w:space="0" w:color="auto"/>
                <w:right w:val="none" w:sz="0" w:space="0" w:color="auto"/>
              </w:divBdr>
            </w:div>
            <w:div w:id="1501971227">
              <w:marLeft w:val="0"/>
              <w:marRight w:val="0"/>
              <w:marTop w:val="0"/>
              <w:marBottom w:val="0"/>
              <w:divBdr>
                <w:top w:val="none" w:sz="0" w:space="0" w:color="auto"/>
                <w:left w:val="none" w:sz="0" w:space="0" w:color="auto"/>
                <w:bottom w:val="none" w:sz="0" w:space="0" w:color="auto"/>
                <w:right w:val="none" w:sz="0" w:space="0" w:color="auto"/>
              </w:divBdr>
            </w:div>
            <w:div w:id="1682312236">
              <w:marLeft w:val="0"/>
              <w:marRight w:val="0"/>
              <w:marTop w:val="0"/>
              <w:marBottom w:val="0"/>
              <w:divBdr>
                <w:top w:val="none" w:sz="0" w:space="0" w:color="auto"/>
                <w:left w:val="none" w:sz="0" w:space="0" w:color="auto"/>
                <w:bottom w:val="none" w:sz="0" w:space="0" w:color="auto"/>
                <w:right w:val="none" w:sz="0" w:space="0" w:color="auto"/>
              </w:divBdr>
            </w:div>
            <w:div w:id="1822038732">
              <w:marLeft w:val="0"/>
              <w:marRight w:val="0"/>
              <w:marTop w:val="0"/>
              <w:marBottom w:val="0"/>
              <w:divBdr>
                <w:top w:val="none" w:sz="0" w:space="0" w:color="auto"/>
                <w:left w:val="none" w:sz="0" w:space="0" w:color="auto"/>
                <w:bottom w:val="none" w:sz="0" w:space="0" w:color="auto"/>
                <w:right w:val="none" w:sz="0" w:space="0" w:color="auto"/>
              </w:divBdr>
            </w:div>
            <w:div w:id="184308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425829">
      <w:bodyDiv w:val="1"/>
      <w:marLeft w:val="0"/>
      <w:marRight w:val="0"/>
      <w:marTop w:val="0"/>
      <w:marBottom w:val="0"/>
      <w:divBdr>
        <w:top w:val="none" w:sz="0" w:space="0" w:color="auto"/>
        <w:left w:val="none" w:sz="0" w:space="0" w:color="auto"/>
        <w:bottom w:val="none" w:sz="0" w:space="0" w:color="auto"/>
        <w:right w:val="none" w:sz="0" w:space="0" w:color="auto"/>
      </w:divBdr>
      <w:divsChild>
        <w:div w:id="119611745">
          <w:marLeft w:val="0"/>
          <w:marRight w:val="0"/>
          <w:marTop w:val="0"/>
          <w:marBottom w:val="0"/>
          <w:divBdr>
            <w:top w:val="none" w:sz="0" w:space="0" w:color="auto"/>
            <w:left w:val="none" w:sz="0" w:space="0" w:color="auto"/>
            <w:bottom w:val="none" w:sz="0" w:space="0" w:color="auto"/>
            <w:right w:val="none" w:sz="0" w:space="0" w:color="auto"/>
          </w:divBdr>
          <w:divsChild>
            <w:div w:id="670133">
              <w:marLeft w:val="0"/>
              <w:marRight w:val="0"/>
              <w:marTop w:val="0"/>
              <w:marBottom w:val="0"/>
              <w:divBdr>
                <w:top w:val="none" w:sz="0" w:space="0" w:color="auto"/>
                <w:left w:val="none" w:sz="0" w:space="0" w:color="auto"/>
                <w:bottom w:val="none" w:sz="0" w:space="0" w:color="auto"/>
                <w:right w:val="none" w:sz="0" w:space="0" w:color="auto"/>
              </w:divBdr>
            </w:div>
            <w:div w:id="82727702">
              <w:marLeft w:val="0"/>
              <w:marRight w:val="0"/>
              <w:marTop w:val="0"/>
              <w:marBottom w:val="0"/>
              <w:divBdr>
                <w:top w:val="none" w:sz="0" w:space="0" w:color="auto"/>
                <w:left w:val="none" w:sz="0" w:space="0" w:color="auto"/>
                <w:bottom w:val="none" w:sz="0" w:space="0" w:color="auto"/>
                <w:right w:val="none" w:sz="0" w:space="0" w:color="auto"/>
              </w:divBdr>
            </w:div>
            <w:div w:id="155539495">
              <w:marLeft w:val="0"/>
              <w:marRight w:val="0"/>
              <w:marTop w:val="0"/>
              <w:marBottom w:val="0"/>
              <w:divBdr>
                <w:top w:val="none" w:sz="0" w:space="0" w:color="auto"/>
                <w:left w:val="none" w:sz="0" w:space="0" w:color="auto"/>
                <w:bottom w:val="none" w:sz="0" w:space="0" w:color="auto"/>
                <w:right w:val="none" w:sz="0" w:space="0" w:color="auto"/>
              </w:divBdr>
            </w:div>
            <w:div w:id="233705422">
              <w:marLeft w:val="0"/>
              <w:marRight w:val="0"/>
              <w:marTop w:val="0"/>
              <w:marBottom w:val="0"/>
              <w:divBdr>
                <w:top w:val="none" w:sz="0" w:space="0" w:color="auto"/>
                <w:left w:val="none" w:sz="0" w:space="0" w:color="auto"/>
                <w:bottom w:val="none" w:sz="0" w:space="0" w:color="auto"/>
                <w:right w:val="none" w:sz="0" w:space="0" w:color="auto"/>
              </w:divBdr>
            </w:div>
            <w:div w:id="978534882">
              <w:marLeft w:val="0"/>
              <w:marRight w:val="0"/>
              <w:marTop w:val="0"/>
              <w:marBottom w:val="0"/>
              <w:divBdr>
                <w:top w:val="none" w:sz="0" w:space="0" w:color="auto"/>
                <w:left w:val="none" w:sz="0" w:space="0" w:color="auto"/>
                <w:bottom w:val="none" w:sz="0" w:space="0" w:color="auto"/>
                <w:right w:val="none" w:sz="0" w:space="0" w:color="auto"/>
              </w:divBdr>
            </w:div>
            <w:div w:id="1011639723">
              <w:marLeft w:val="0"/>
              <w:marRight w:val="0"/>
              <w:marTop w:val="0"/>
              <w:marBottom w:val="0"/>
              <w:divBdr>
                <w:top w:val="none" w:sz="0" w:space="0" w:color="auto"/>
                <w:left w:val="none" w:sz="0" w:space="0" w:color="auto"/>
                <w:bottom w:val="none" w:sz="0" w:space="0" w:color="auto"/>
                <w:right w:val="none" w:sz="0" w:space="0" w:color="auto"/>
              </w:divBdr>
            </w:div>
            <w:div w:id="1247807228">
              <w:marLeft w:val="0"/>
              <w:marRight w:val="0"/>
              <w:marTop w:val="0"/>
              <w:marBottom w:val="0"/>
              <w:divBdr>
                <w:top w:val="none" w:sz="0" w:space="0" w:color="auto"/>
                <w:left w:val="none" w:sz="0" w:space="0" w:color="auto"/>
                <w:bottom w:val="none" w:sz="0" w:space="0" w:color="auto"/>
                <w:right w:val="none" w:sz="0" w:space="0" w:color="auto"/>
              </w:divBdr>
            </w:div>
            <w:div w:id="1518156709">
              <w:marLeft w:val="0"/>
              <w:marRight w:val="0"/>
              <w:marTop w:val="0"/>
              <w:marBottom w:val="0"/>
              <w:divBdr>
                <w:top w:val="none" w:sz="0" w:space="0" w:color="auto"/>
                <w:left w:val="none" w:sz="0" w:space="0" w:color="auto"/>
                <w:bottom w:val="none" w:sz="0" w:space="0" w:color="auto"/>
                <w:right w:val="none" w:sz="0" w:space="0" w:color="auto"/>
              </w:divBdr>
            </w:div>
            <w:div w:id="165826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313607">
      <w:bodyDiv w:val="1"/>
      <w:marLeft w:val="0"/>
      <w:marRight w:val="0"/>
      <w:marTop w:val="0"/>
      <w:marBottom w:val="0"/>
      <w:divBdr>
        <w:top w:val="none" w:sz="0" w:space="0" w:color="auto"/>
        <w:left w:val="none" w:sz="0" w:space="0" w:color="auto"/>
        <w:bottom w:val="none" w:sz="0" w:space="0" w:color="auto"/>
        <w:right w:val="none" w:sz="0" w:space="0" w:color="auto"/>
      </w:divBdr>
    </w:div>
    <w:div w:id="326983134">
      <w:bodyDiv w:val="1"/>
      <w:marLeft w:val="0"/>
      <w:marRight w:val="0"/>
      <w:marTop w:val="0"/>
      <w:marBottom w:val="0"/>
      <w:divBdr>
        <w:top w:val="none" w:sz="0" w:space="0" w:color="auto"/>
        <w:left w:val="none" w:sz="0" w:space="0" w:color="auto"/>
        <w:bottom w:val="none" w:sz="0" w:space="0" w:color="auto"/>
        <w:right w:val="none" w:sz="0" w:space="0" w:color="auto"/>
      </w:divBdr>
      <w:divsChild>
        <w:div w:id="1349599894">
          <w:marLeft w:val="0"/>
          <w:marRight w:val="0"/>
          <w:marTop w:val="0"/>
          <w:marBottom w:val="0"/>
          <w:divBdr>
            <w:top w:val="none" w:sz="0" w:space="0" w:color="auto"/>
            <w:left w:val="none" w:sz="0" w:space="0" w:color="auto"/>
            <w:bottom w:val="none" w:sz="0" w:space="0" w:color="auto"/>
            <w:right w:val="none" w:sz="0" w:space="0" w:color="auto"/>
          </w:divBdr>
          <w:divsChild>
            <w:div w:id="7567119">
              <w:marLeft w:val="0"/>
              <w:marRight w:val="0"/>
              <w:marTop w:val="0"/>
              <w:marBottom w:val="0"/>
              <w:divBdr>
                <w:top w:val="none" w:sz="0" w:space="0" w:color="auto"/>
                <w:left w:val="none" w:sz="0" w:space="0" w:color="auto"/>
                <w:bottom w:val="none" w:sz="0" w:space="0" w:color="auto"/>
                <w:right w:val="none" w:sz="0" w:space="0" w:color="auto"/>
              </w:divBdr>
            </w:div>
            <w:div w:id="103502917">
              <w:marLeft w:val="0"/>
              <w:marRight w:val="0"/>
              <w:marTop w:val="0"/>
              <w:marBottom w:val="0"/>
              <w:divBdr>
                <w:top w:val="none" w:sz="0" w:space="0" w:color="auto"/>
                <w:left w:val="none" w:sz="0" w:space="0" w:color="auto"/>
                <w:bottom w:val="none" w:sz="0" w:space="0" w:color="auto"/>
                <w:right w:val="none" w:sz="0" w:space="0" w:color="auto"/>
              </w:divBdr>
            </w:div>
            <w:div w:id="412897755">
              <w:marLeft w:val="0"/>
              <w:marRight w:val="0"/>
              <w:marTop w:val="0"/>
              <w:marBottom w:val="0"/>
              <w:divBdr>
                <w:top w:val="none" w:sz="0" w:space="0" w:color="auto"/>
                <w:left w:val="none" w:sz="0" w:space="0" w:color="auto"/>
                <w:bottom w:val="none" w:sz="0" w:space="0" w:color="auto"/>
                <w:right w:val="none" w:sz="0" w:space="0" w:color="auto"/>
              </w:divBdr>
            </w:div>
            <w:div w:id="551773377">
              <w:marLeft w:val="0"/>
              <w:marRight w:val="0"/>
              <w:marTop w:val="0"/>
              <w:marBottom w:val="0"/>
              <w:divBdr>
                <w:top w:val="none" w:sz="0" w:space="0" w:color="auto"/>
                <w:left w:val="none" w:sz="0" w:space="0" w:color="auto"/>
                <w:bottom w:val="none" w:sz="0" w:space="0" w:color="auto"/>
                <w:right w:val="none" w:sz="0" w:space="0" w:color="auto"/>
              </w:divBdr>
            </w:div>
            <w:div w:id="1847595243">
              <w:marLeft w:val="0"/>
              <w:marRight w:val="0"/>
              <w:marTop w:val="0"/>
              <w:marBottom w:val="0"/>
              <w:divBdr>
                <w:top w:val="none" w:sz="0" w:space="0" w:color="auto"/>
                <w:left w:val="none" w:sz="0" w:space="0" w:color="auto"/>
                <w:bottom w:val="none" w:sz="0" w:space="0" w:color="auto"/>
                <w:right w:val="none" w:sz="0" w:space="0" w:color="auto"/>
              </w:divBdr>
            </w:div>
            <w:div w:id="1853496012">
              <w:marLeft w:val="0"/>
              <w:marRight w:val="0"/>
              <w:marTop w:val="0"/>
              <w:marBottom w:val="0"/>
              <w:divBdr>
                <w:top w:val="none" w:sz="0" w:space="0" w:color="auto"/>
                <w:left w:val="none" w:sz="0" w:space="0" w:color="auto"/>
                <w:bottom w:val="none" w:sz="0" w:space="0" w:color="auto"/>
                <w:right w:val="none" w:sz="0" w:space="0" w:color="auto"/>
              </w:divBdr>
            </w:div>
            <w:div w:id="190390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01688">
      <w:bodyDiv w:val="1"/>
      <w:marLeft w:val="0"/>
      <w:marRight w:val="0"/>
      <w:marTop w:val="0"/>
      <w:marBottom w:val="0"/>
      <w:divBdr>
        <w:top w:val="none" w:sz="0" w:space="0" w:color="auto"/>
        <w:left w:val="none" w:sz="0" w:space="0" w:color="auto"/>
        <w:bottom w:val="none" w:sz="0" w:space="0" w:color="auto"/>
        <w:right w:val="none" w:sz="0" w:space="0" w:color="auto"/>
      </w:divBdr>
    </w:div>
    <w:div w:id="329599525">
      <w:bodyDiv w:val="1"/>
      <w:marLeft w:val="0"/>
      <w:marRight w:val="0"/>
      <w:marTop w:val="0"/>
      <w:marBottom w:val="0"/>
      <w:divBdr>
        <w:top w:val="none" w:sz="0" w:space="0" w:color="auto"/>
        <w:left w:val="none" w:sz="0" w:space="0" w:color="auto"/>
        <w:bottom w:val="none" w:sz="0" w:space="0" w:color="auto"/>
        <w:right w:val="none" w:sz="0" w:space="0" w:color="auto"/>
      </w:divBdr>
      <w:divsChild>
        <w:div w:id="1165319859">
          <w:marLeft w:val="0"/>
          <w:marRight w:val="0"/>
          <w:marTop w:val="0"/>
          <w:marBottom w:val="0"/>
          <w:divBdr>
            <w:top w:val="none" w:sz="0" w:space="0" w:color="auto"/>
            <w:left w:val="none" w:sz="0" w:space="0" w:color="auto"/>
            <w:bottom w:val="none" w:sz="0" w:space="0" w:color="auto"/>
            <w:right w:val="none" w:sz="0" w:space="0" w:color="auto"/>
          </w:divBdr>
          <w:divsChild>
            <w:div w:id="206989627">
              <w:marLeft w:val="0"/>
              <w:marRight w:val="0"/>
              <w:marTop w:val="0"/>
              <w:marBottom w:val="0"/>
              <w:divBdr>
                <w:top w:val="none" w:sz="0" w:space="0" w:color="auto"/>
                <w:left w:val="none" w:sz="0" w:space="0" w:color="auto"/>
                <w:bottom w:val="none" w:sz="0" w:space="0" w:color="auto"/>
                <w:right w:val="none" w:sz="0" w:space="0" w:color="auto"/>
              </w:divBdr>
            </w:div>
            <w:div w:id="699085531">
              <w:marLeft w:val="0"/>
              <w:marRight w:val="0"/>
              <w:marTop w:val="0"/>
              <w:marBottom w:val="0"/>
              <w:divBdr>
                <w:top w:val="none" w:sz="0" w:space="0" w:color="auto"/>
                <w:left w:val="none" w:sz="0" w:space="0" w:color="auto"/>
                <w:bottom w:val="none" w:sz="0" w:space="0" w:color="auto"/>
                <w:right w:val="none" w:sz="0" w:space="0" w:color="auto"/>
              </w:divBdr>
            </w:div>
            <w:div w:id="803936800">
              <w:marLeft w:val="0"/>
              <w:marRight w:val="0"/>
              <w:marTop w:val="0"/>
              <w:marBottom w:val="0"/>
              <w:divBdr>
                <w:top w:val="none" w:sz="0" w:space="0" w:color="auto"/>
                <w:left w:val="none" w:sz="0" w:space="0" w:color="auto"/>
                <w:bottom w:val="none" w:sz="0" w:space="0" w:color="auto"/>
                <w:right w:val="none" w:sz="0" w:space="0" w:color="auto"/>
              </w:divBdr>
            </w:div>
            <w:div w:id="833836794">
              <w:marLeft w:val="0"/>
              <w:marRight w:val="0"/>
              <w:marTop w:val="0"/>
              <w:marBottom w:val="0"/>
              <w:divBdr>
                <w:top w:val="none" w:sz="0" w:space="0" w:color="auto"/>
                <w:left w:val="none" w:sz="0" w:space="0" w:color="auto"/>
                <w:bottom w:val="none" w:sz="0" w:space="0" w:color="auto"/>
                <w:right w:val="none" w:sz="0" w:space="0" w:color="auto"/>
              </w:divBdr>
            </w:div>
            <w:div w:id="926110860">
              <w:marLeft w:val="0"/>
              <w:marRight w:val="0"/>
              <w:marTop w:val="0"/>
              <w:marBottom w:val="0"/>
              <w:divBdr>
                <w:top w:val="none" w:sz="0" w:space="0" w:color="auto"/>
                <w:left w:val="none" w:sz="0" w:space="0" w:color="auto"/>
                <w:bottom w:val="none" w:sz="0" w:space="0" w:color="auto"/>
                <w:right w:val="none" w:sz="0" w:space="0" w:color="auto"/>
              </w:divBdr>
            </w:div>
            <w:div w:id="1551112368">
              <w:marLeft w:val="0"/>
              <w:marRight w:val="0"/>
              <w:marTop w:val="0"/>
              <w:marBottom w:val="0"/>
              <w:divBdr>
                <w:top w:val="none" w:sz="0" w:space="0" w:color="auto"/>
                <w:left w:val="none" w:sz="0" w:space="0" w:color="auto"/>
                <w:bottom w:val="none" w:sz="0" w:space="0" w:color="auto"/>
                <w:right w:val="none" w:sz="0" w:space="0" w:color="auto"/>
              </w:divBdr>
            </w:div>
            <w:div w:id="175173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79232">
      <w:bodyDiv w:val="1"/>
      <w:marLeft w:val="0"/>
      <w:marRight w:val="0"/>
      <w:marTop w:val="0"/>
      <w:marBottom w:val="0"/>
      <w:divBdr>
        <w:top w:val="none" w:sz="0" w:space="0" w:color="auto"/>
        <w:left w:val="none" w:sz="0" w:space="0" w:color="auto"/>
        <w:bottom w:val="none" w:sz="0" w:space="0" w:color="auto"/>
        <w:right w:val="none" w:sz="0" w:space="0" w:color="auto"/>
      </w:divBdr>
      <w:divsChild>
        <w:div w:id="1575892172">
          <w:marLeft w:val="0"/>
          <w:marRight w:val="0"/>
          <w:marTop w:val="0"/>
          <w:marBottom w:val="0"/>
          <w:divBdr>
            <w:top w:val="none" w:sz="0" w:space="0" w:color="auto"/>
            <w:left w:val="none" w:sz="0" w:space="0" w:color="auto"/>
            <w:bottom w:val="none" w:sz="0" w:space="0" w:color="auto"/>
            <w:right w:val="none" w:sz="0" w:space="0" w:color="auto"/>
          </w:divBdr>
          <w:divsChild>
            <w:div w:id="1562978410">
              <w:marLeft w:val="0"/>
              <w:marRight w:val="0"/>
              <w:marTop w:val="0"/>
              <w:marBottom w:val="0"/>
              <w:divBdr>
                <w:top w:val="none" w:sz="0" w:space="0" w:color="auto"/>
                <w:left w:val="none" w:sz="0" w:space="0" w:color="auto"/>
                <w:bottom w:val="none" w:sz="0" w:space="0" w:color="auto"/>
                <w:right w:val="none" w:sz="0" w:space="0" w:color="auto"/>
              </w:divBdr>
            </w:div>
            <w:div w:id="1813254264">
              <w:marLeft w:val="0"/>
              <w:marRight w:val="0"/>
              <w:marTop w:val="0"/>
              <w:marBottom w:val="0"/>
              <w:divBdr>
                <w:top w:val="none" w:sz="0" w:space="0" w:color="auto"/>
                <w:left w:val="none" w:sz="0" w:space="0" w:color="auto"/>
                <w:bottom w:val="none" w:sz="0" w:space="0" w:color="auto"/>
                <w:right w:val="none" w:sz="0" w:space="0" w:color="auto"/>
              </w:divBdr>
            </w:div>
            <w:div w:id="1184055782">
              <w:marLeft w:val="0"/>
              <w:marRight w:val="0"/>
              <w:marTop w:val="0"/>
              <w:marBottom w:val="0"/>
              <w:divBdr>
                <w:top w:val="none" w:sz="0" w:space="0" w:color="auto"/>
                <w:left w:val="none" w:sz="0" w:space="0" w:color="auto"/>
                <w:bottom w:val="none" w:sz="0" w:space="0" w:color="auto"/>
                <w:right w:val="none" w:sz="0" w:space="0" w:color="auto"/>
              </w:divBdr>
            </w:div>
            <w:div w:id="676273393">
              <w:marLeft w:val="0"/>
              <w:marRight w:val="0"/>
              <w:marTop w:val="0"/>
              <w:marBottom w:val="0"/>
              <w:divBdr>
                <w:top w:val="none" w:sz="0" w:space="0" w:color="auto"/>
                <w:left w:val="none" w:sz="0" w:space="0" w:color="auto"/>
                <w:bottom w:val="none" w:sz="0" w:space="0" w:color="auto"/>
                <w:right w:val="none" w:sz="0" w:space="0" w:color="auto"/>
              </w:divBdr>
            </w:div>
            <w:div w:id="1648363967">
              <w:marLeft w:val="0"/>
              <w:marRight w:val="0"/>
              <w:marTop w:val="0"/>
              <w:marBottom w:val="0"/>
              <w:divBdr>
                <w:top w:val="none" w:sz="0" w:space="0" w:color="auto"/>
                <w:left w:val="none" w:sz="0" w:space="0" w:color="auto"/>
                <w:bottom w:val="none" w:sz="0" w:space="0" w:color="auto"/>
                <w:right w:val="none" w:sz="0" w:space="0" w:color="auto"/>
              </w:divBdr>
            </w:div>
            <w:div w:id="175034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49922">
      <w:bodyDiv w:val="1"/>
      <w:marLeft w:val="0"/>
      <w:marRight w:val="0"/>
      <w:marTop w:val="0"/>
      <w:marBottom w:val="0"/>
      <w:divBdr>
        <w:top w:val="none" w:sz="0" w:space="0" w:color="auto"/>
        <w:left w:val="none" w:sz="0" w:space="0" w:color="auto"/>
        <w:bottom w:val="none" w:sz="0" w:space="0" w:color="auto"/>
        <w:right w:val="none" w:sz="0" w:space="0" w:color="auto"/>
      </w:divBdr>
      <w:divsChild>
        <w:div w:id="466436868">
          <w:marLeft w:val="0"/>
          <w:marRight w:val="0"/>
          <w:marTop w:val="0"/>
          <w:marBottom w:val="0"/>
          <w:divBdr>
            <w:top w:val="none" w:sz="0" w:space="0" w:color="auto"/>
            <w:left w:val="none" w:sz="0" w:space="0" w:color="auto"/>
            <w:bottom w:val="none" w:sz="0" w:space="0" w:color="auto"/>
            <w:right w:val="none" w:sz="0" w:space="0" w:color="auto"/>
          </w:divBdr>
          <w:divsChild>
            <w:div w:id="283731700">
              <w:marLeft w:val="0"/>
              <w:marRight w:val="0"/>
              <w:marTop w:val="0"/>
              <w:marBottom w:val="0"/>
              <w:divBdr>
                <w:top w:val="none" w:sz="0" w:space="0" w:color="auto"/>
                <w:left w:val="none" w:sz="0" w:space="0" w:color="auto"/>
                <w:bottom w:val="none" w:sz="0" w:space="0" w:color="auto"/>
                <w:right w:val="none" w:sz="0" w:space="0" w:color="auto"/>
              </w:divBdr>
            </w:div>
            <w:div w:id="858274883">
              <w:marLeft w:val="0"/>
              <w:marRight w:val="0"/>
              <w:marTop w:val="0"/>
              <w:marBottom w:val="0"/>
              <w:divBdr>
                <w:top w:val="none" w:sz="0" w:space="0" w:color="auto"/>
                <w:left w:val="none" w:sz="0" w:space="0" w:color="auto"/>
                <w:bottom w:val="none" w:sz="0" w:space="0" w:color="auto"/>
                <w:right w:val="none" w:sz="0" w:space="0" w:color="auto"/>
              </w:divBdr>
            </w:div>
            <w:div w:id="900481792">
              <w:marLeft w:val="0"/>
              <w:marRight w:val="0"/>
              <w:marTop w:val="0"/>
              <w:marBottom w:val="0"/>
              <w:divBdr>
                <w:top w:val="none" w:sz="0" w:space="0" w:color="auto"/>
                <w:left w:val="none" w:sz="0" w:space="0" w:color="auto"/>
                <w:bottom w:val="none" w:sz="0" w:space="0" w:color="auto"/>
                <w:right w:val="none" w:sz="0" w:space="0" w:color="auto"/>
              </w:divBdr>
            </w:div>
            <w:div w:id="1330786232">
              <w:marLeft w:val="0"/>
              <w:marRight w:val="0"/>
              <w:marTop w:val="0"/>
              <w:marBottom w:val="0"/>
              <w:divBdr>
                <w:top w:val="none" w:sz="0" w:space="0" w:color="auto"/>
                <w:left w:val="none" w:sz="0" w:space="0" w:color="auto"/>
                <w:bottom w:val="none" w:sz="0" w:space="0" w:color="auto"/>
                <w:right w:val="none" w:sz="0" w:space="0" w:color="auto"/>
              </w:divBdr>
            </w:div>
            <w:div w:id="1785231075">
              <w:marLeft w:val="0"/>
              <w:marRight w:val="0"/>
              <w:marTop w:val="0"/>
              <w:marBottom w:val="0"/>
              <w:divBdr>
                <w:top w:val="none" w:sz="0" w:space="0" w:color="auto"/>
                <w:left w:val="none" w:sz="0" w:space="0" w:color="auto"/>
                <w:bottom w:val="none" w:sz="0" w:space="0" w:color="auto"/>
                <w:right w:val="none" w:sz="0" w:space="0" w:color="auto"/>
              </w:divBdr>
            </w:div>
            <w:div w:id="212345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39000">
      <w:bodyDiv w:val="1"/>
      <w:marLeft w:val="0"/>
      <w:marRight w:val="0"/>
      <w:marTop w:val="0"/>
      <w:marBottom w:val="0"/>
      <w:divBdr>
        <w:top w:val="none" w:sz="0" w:space="0" w:color="auto"/>
        <w:left w:val="none" w:sz="0" w:space="0" w:color="auto"/>
        <w:bottom w:val="none" w:sz="0" w:space="0" w:color="auto"/>
        <w:right w:val="none" w:sz="0" w:space="0" w:color="auto"/>
      </w:divBdr>
      <w:divsChild>
        <w:div w:id="2067021542">
          <w:marLeft w:val="0"/>
          <w:marRight w:val="0"/>
          <w:marTop w:val="0"/>
          <w:marBottom w:val="0"/>
          <w:divBdr>
            <w:top w:val="none" w:sz="0" w:space="0" w:color="auto"/>
            <w:left w:val="none" w:sz="0" w:space="0" w:color="auto"/>
            <w:bottom w:val="none" w:sz="0" w:space="0" w:color="auto"/>
            <w:right w:val="none" w:sz="0" w:space="0" w:color="auto"/>
          </w:divBdr>
          <w:divsChild>
            <w:div w:id="49228851">
              <w:marLeft w:val="0"/>
              <w:marRight w:val="0"/>
              <w:marTop w:val="0"/>
              <w:marBottom w:val="0"/>
              <w:divBdr>
                <w:top w:val="none" w:sz="0" w:space="0" w:color="auto"/>
                <w:left w:val="none" w:sz="0" w:space="0" w:color="auto"/>
                <w:bottom w:val="none" w:sz="0" w:space="0" w:color="auto"/>
                <w:right w:val="none" w:sz="0" w:space="0" w:color="auto"/>
              </w:divBdr>
            </w:div>
            <w:div w:id="418214466">
              <w:marLeft w:val="0"/>
              <w:marRight w:val="0"/>
              <w:marTop w:val="0"/>
              <w:marBottom w:val="0"/>
              <w:divBdr>
                <w:top w:val="none" w:sz="0" w:space="0" w:color="auto"/>
                <w:left w:val="none" w:sz="0" w:space="0" w:color="auto"/>
                <w:bottom w:val="none" w:sz="0" w:space="0" w:color="auto"/>
                <w:right w:val="none" w:sz="0" w:space="0" w:color="auto"/>
              </w:divBdr>
            </w:div>
            <w:div w:id="856433303">
              <w:marLeft w:val="0"/>
              <w:marRight w:val="0"/>
              <w:marTop w:val="0"/>
              <w:marBottom w:val="0"/>
              <w:divBdr>
                <w:top w:val="none" w:sz="0" w:space="0" w:color="auto"/>
                <w:left w:val="none" w:sz="0" w:space="0" w:color="auto"/>
                <w:bottom w:val="none" w:sz="0" w:space="0" w:color="auto"/>
                <w:right w:val="none" w:sz="0" w:space="0" w:color="auto"/>
              </w:divBdr>
            </w:div>
            <w:div w:id="1579443490">
              <w:marLeft w:val="0"/>
              <w:marRight w:val="0"/>
              <w:marTop w:val="0"/>
              <w:marBottom w:val="0"/>
              <w:divBdr>
                <w:top w:val="none" w:sz="0" w:space="0" w:color="auto"/>
                <w:left w:val="none" w:sz="0" w:space="0" w:color="auto"/>
                <w:bottom w:val="none" w:sz="0" w:space="0" w:color="auto"/>
                <w:right w:val="none" w:sz="0" w:space="0" w:color="auto"/>
              </w:divBdr>
            </w:div>
            <w:div w:id="1878467964">
              <w:marLeft w:val="0"/>
              <w:marRight w:val="0"/>
              <w:marTop w:val="0"/>
              <w:marBottom w:val="0"/>
              <w:divBdr>
                <w:top w:val="none" w:sz="0" w:space="0" w:color="auto"/>
                <w:left w:val="none" w:sz="0" w:space="0" w:color="auto"/>
                <w:bottom w:val="none" w:sz="0" w:space="0" w:color="auto"/>
                <w:right w:val="none" w:sz="0" w:space="0" w:color="auto"/>
              </w:divBdr>
            </w:div>
            <w:div w:id="212306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526885">
      <w:bodyDiv w:val="1"/>
      <w:marLeft w:val="0"/>
      <w:marRight w:val="0"/>
      <w:marTop w:val="0"/>
      <w:marBottom w:val="0"/>
      <w:divBdr>
        <w:top w:val="none" w:sz="0" w:space="0" w:color="auto"/>
        <w:left w:val="none" w:sz="0" w:space="0" w:color="auto"/>
        <w:bottom w:val="none" w:sz="0" w:space="0" w:color="auto"/>
        <w:right w:val="none" w:sz="0" w:space="0" w:color="auto"/>
      </w:divBdr>
    </w:div>
    <w:div w:id="352616236">
      <w:bodyDiv w:val="1"/>
      <w:marLeft w:val="0"/>
      <w:marRight w:val="0"/>
      <w:marTop w:val="0"/>
      <w:marBottom w:val="0"/>
      <w:divBdr>
        <w:top w:val="none" w:sz="0" w:space="0" w:color="auto"/>
        <w:left w:val="none" w:sz="0" w:space="0" w:color="auto"/>
        <w:bottom w:val="none" w:sz="0" w:space="0" w:color="auto"/>
        <w:right w:val="none" w:sz="0" w:space="0" w:color="auto"/>
      </w:divBdr>
    </w:div>
    <w:div w:id="367996467">
      <w:bodyDiv w:val="1"/>
      <w:marLeft w:val="0"/>
      <w:marRight w:val="0"/>
      <w:marTop w:val="0"/>
      <w:marBottom w:val="0"/>
      <w:divBdr>
        <w:top w:val="none" w:sz="0" w:space="0" w:color="auto"/>
        <w:left w:val="none" w:sz="0" w:space="0" w:color="auto"/>
        <w:bottom w:val="none" w:sz="0" w:space="0" w:color="auto"/>
        <w:right w:val="none" w:sz="0" w:space="0" w:color="auto"/>
      </w:divBdr>
      <w:divsChild>
        <w:div w:id="1617061539">
          <w:marLeft w:val="0"/>
          <w:marRight w:val="0"/>
          <w:marTop w:val="0"/>
          <w:marBottom w:val="0"/>
          <w:divBdr>
            <w:top w:val="none" w:sz="0" w:space="0" w:color="auto"/>
            <w:left w:val="none" w:sz="0" w:space="0" w:color="auto"/>
            <w:bottom w:val="none" w:sz="0" w:space="0" w:color="auto"/>
            <w:right w:val="none" w:sz="0" w:space="0" w:color="auto"/>
          </w:divBdr>
          <w:divsChild>
            <w:div w:id="50737421">
              <w:marLeft w:val="0"/>
              <w:marRight w:val="0"/>
              <w:marTop w:val="0"/>
              <w:marBottom w:val="0"/>
              <w:divBdr>
                <w:top w:val="none" w:sz="0" w:space="0" w:color="auto"/>
                <w:left w:val="none" w:sz="0" w:space="0" w:color="auto"/>
                <w:bottom w:val="none" w:sz="0" w:space="0" w:color="auto"/>
                <w:right w:val="none" w:sz="0" w:space="0" w:color="auto"/>
              </w:divBdr>
            </w:div>
            <w:div w:id="389110873">
              <w:marLeft w:val="0"/>
              <w:marRight w:val="0"/>
              <w:marTop w:val="0"/>
              <w:marBottom w:val="0"/>
              <w:divBdr>
                <w:top w:val="none" w:sz="0" w:space="0" w:color="auto"/>
                <w:left w:val="none" w:sz="0" w:space="0" w:color="auto"/>
                <w:bottom w:val="none" w:sz="0" w:space="0" w:color="auto"/>
                <w:right w:val="none" w:sz="0" w:space="0" w:color="auto"/>
              </w:divBdr>
            </w:div>
            <w:div w:id="1015305806">
              <w:marLeft w:val="0"/>
              <w:marRight w:val="0"/>
              <w:marTop w:val="0"/>
              <w:marBottom w:val="0"/>
              <w:divBdr>
                <w:top w:val="none" w:sz="0" w:space="0" w:color="auto"/>
                <w:left w:val="none" w:sz="0" w:space="0" w:color="auto"/>
                <w:bottom w:val="none" w:sz="0" w:space="0" w:color="auto"/>
                <w:right w:val="none" w:sz="0" w:space="0" w:color="auto"/>
              </w:divBdr>
            </w:div>
            <w:div w:id="1149446943">
              <w:marLeft w:val="0"/>
              <w:marRight w:val="0"/>
              <w:marTop w:val="0"/>
              <w:marBottom w:val="0"/>
              <w:divBdr>
                <w:top w:val="none" w:sz="0" w:space="0" w:color="auto"/>
                <w:left w:val="none" w:sz="0" w:space="0" w:color="auto"/>
                <w:bottom w:val="none" w:sz="0" w:space="0" w:color="auto"/>
                <w:right w:val="none" w:sz="0" w:space="0" w:color="auto"/>
              </w:divBdr>
            </w:div>
            <w:div w:id="1316446423">
              <w:marLeft w:val="0"/>
              <w:marRight w:val="0"/>
              <w:marTop w:val="0"/>
              <w:marBottom w:val="0"/>
              <w:divBdr>
                <w:top w:val="none" w:sz="0" w:space="0" w:color="auto"/>
                <w:left w:val="none" w:sz="0" w:space="0" w:color="auto"/>
                <w:bottom w:val="none" w:sz="0" w:space="0" w:color="auto"/>
                <w:right w:val="none" w:sz="0" w:space="0" w:color="auto"/>
              </w:divBdr>
            </w:div>
            <w:div w:id="159450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199067">
      <w:bodyDiv w:val="1"/>
      <w:marLeft w:val="0"/>
      <w:marRight w:val="0"/>
      <w:marTop w:val="0"/>
      <w:marBottom w:val="0"/>
      <w:divBdr>
        <w:top w:val="none" w:sz="0" w:space="0" w:color="auto"/>
        <w:left w:val="none" w:sz="0" w:space="0" w:color="auto"/>
        <w:bottom w:val="none" w:sz="0" w:space="0" w:color="auto"/>
        <w:right w:val="none" w:sz="0" w:space="0" w:color="auto"/>
      </w:divBdr>
      <w:divsChild>
        <w:div w:id="867372474">
          <w:marLeft w:val="0"/>
          <w:marRight w:val="0"/>
          <w:marTop w:val="0"/>
          <w:marBottom w:val="0"/>
          <w:divBdr>
            <w:top w:val="none" w:sz="0" w:space="0" w:color="auto"/>
            <w:left w:val="none" w:sz="0" w:space="0" w:color="auto"/>
            <w:bottom w:val="none" w:sz="0" w:space="0" w:color="auto"/>
            <w:right w:val="none" w:sz="0" w:space="0" w:color="auto"/>
          </w:divBdr>
          <w:divsChild>
            <w:div w:id="1859506">
              <w:marLeft w:val="0"/>
              <w:marRight w:val="0"/>
              <w:marTop w:val="0"/>
              <w:marBottom w:val="0"/>
              <w:divBdr>
                <w:top w:val="none" w:sz="0" w:space="0" w:color="auto"/>
                <w:left w:val="none" w:sz="0" w:space="0" w:color="auto"/>
                <w:bottom w:val="none" w:sz="0" w:space="0" w:color="auto"/>
                <w:right w:val="none" w:sz="0" w:space="0" w:color="auto"/>
              </w:divBdr>
            </w:div>
            <w:div w:id="27293139">
              <w:marLeft w:val="0"/>
              <w:marRight w:val="0"/>
              <w:marTop w:val="0"/>
              <w:marBottom w:val="0"/>
              <w:divBdr>
                <w:top w:val="none" w:sz="0" w:space="0" w:color="auto"/>
                <w:left w:val="none" w:sz="0" w:space="0" w:color="auto"/>
                <w:bottom w:val="none" w:sz="0" w:space="0" w:color="auto"/>
                <w:right w:val="none" w:sz="0" w:space="0" w:color="auto"/>
              </w:divBdr>
            </w:div>
            <w:div w:id="139198518">
              <w:marLeft w:val="0"/>
              <w:marRight w:val="0"/>
              <w:marTop w:val="0"/>
              <w:marBottom w:val="0"/>
              <w:divBdr>
                <w:top w:val="none" w:sz="0" w:space="0" w:color="auto"/>
                <w:left w:val="none" w:sz="0" w:space="0" w:color="auto"/>
                <w:bottom w:val="none" w:sz="0" w:space="0" w:color="auto"/>
                <w:right w:val="none" w:sz="0" w:space="0" w:color="auto"/>
              </w:divBdr>
            </w:div>
            <w:div w:id="309603926">
              <w:marLeft w:val="0"/>
              <w:marRight w:val="0"/>
              <w:marTop w:val="0"/>
              <w:marBottom w:val="0"/>
              <w:divBdr>
                <w:top w:val="none" w:sz="0" w:space="0" w:color="auto"/>
                <w:left w:val="none" w:sz="0" w:space="0" w:color="auto"/>
                <w:bottom w:val="none" w:sz="0" w:space="0" w:color="auto"/>
                <w:right w:val="none" w:sz="0" w:space="0" w:color="auto"/>
              </w:divBdr>
            </w:div>
            <w:div w:id="337346557">
              <w:marLeft w:val="0"/>
              <w:marRight w:val="0"/>
              <w:marTop w:val="0"/>
              <w:marBottom w:val="0"/>
              <w:divBdr>
                <w:top w:val="none" w:sz="0" w:space="0" w:color="auto"/>
                <w:left w:val="none" w:sz="0" w:space="0" w:color="auto"/>
                <w:bottom w:val="none" w:sz="0" w:space="0" w:color="auto"/>
                <w:right w:val="none" w:sz="0" w:space="0" w:color="auto"/>
              </w:divBdr>
            </w:div>
            <w:div w:id="388917101">
              <w:marLeft w:val="0"/>
              <w:marRight w:val="0"/>
              <w:marTop w:val="0"/>
              <w:marBottom w:val="0"/>
              <w:divBdr>
                <w:top w:val="none" w:sz="0" w:space="0" w:color="auto"/>
                <w:left w:val="none" w:sz="0" w:space="0" w:color="auto"/>
                <w:bottom w:val="none" w:sz="0" w:space="0" w:color="auto"/>
                <w:right w:val="none" w:sz="0" w:space="0" w:color="auto"/>
              </w:divBdr>
            </w:div>
            <w:div w:id="535967944">
              <w:marLeft w:val="0"/>
              <w:marRight w:val="0"/>
              <w:marTop w:val="0"/>
              <w:marBottom w:val="0"/>
              <w:divBdr>
                <w:top w:val="none" w:sz="0" w:space="0" w:color="auto"/>
                <w:left w:val="none" w:sz="0" w:space="0" w:color="auto"/>
                <w:bottom w:val="none" w:sz="0" w:space="0" w:color="auto"/>
                <w:right w:val="none" w:sz="0" w:space="0" w:color="auto"/>
              </w:divBdr>
            </w:div>
            <w:div w:id="700739101">
              <w:marLeft w:val="0"/>
              <w:marRight w:val="0"/>
              <w:marTop w:val="0"/>
              <w:marBottom w:val="0"/>
              <w:divBdr>
                <w:top w:val="none" w:sz="0" w:space="0" w:color="auto"/>
                <w:left w:val="none" w:sz="0" w:space="0" w:color="auto"/>
                <w:bottom w:val="none" w:sz="0" w:space="0" w:color="auto"/>
                <w:right w:val="none" w:sz="0" w:space="0" w:color="auto"/>
              </w:divBdr>
            </w:div>
            <w:div w:id="898176859">
              <w:marLeft w:val="0"/>
              <w:marRight w:val="0"/>
              <w:marTop w:val="0"/>
              <w:marBottom w:val="0"/>
              <w:divBdr>
                <w:top w:val="none" w:sz="0" w:space="0" w:color="auto"/>
                <w:left w:val="none" w:sz="0" w:space="0" w:color="auto"/>
                <w:bottom w:val="none" w:sz="0" w:space="0" w:color="auto"/>
                <w:right w:val="none" w:sz="0" w:space="0" w:color="auto"/>
              </w:divBdr>
            </w:div>
            <w:div w:id="1337810324">
              <w:marLeft w:val="0"/>
              <w:marRight w:val="0"/>
              <w:marTop w:val="0"/>
              <w:marBottom w:val="0"/>
              <w:divBdr>
                <w:top w:val="none" w:sz="0" w:space="0" w:color="auto"/>
                <w:left w:val="none" w:sz="0" w:space="0" w:color="auto"/>
                <w:bottom w:val="none" w:sz="0" w:space="0" w:color="auto"/>
                <w:right w:val="none" w:sz="0" w:space="0" w:color="auto"/>
              </w:divBdr>
            </w:div>
            <w:div w:id="1486971821">
              <w:marLeft w:val="0"/>
              <w:marRight w:val="0"/>
              <w:marTop w:val="0"/>
              <w:marBottom w:val="0"/>
              <w:divBdr>
                <w:top w:val="none" w:sz="0" w:space="0" w:color="auto"/>
                <w:left w:val="none" w:sz="0" w:space="0" w:color="auto"/>
                <w:bottom w:val="none" w:sz="0" w:space="0" w:color="auto"/>
                <w:right w:val="none" w:sz="0" w:space="0" w:color="auto"/>
              </w:divBdr>
            </w:div>
            <w:div w:id="1621961084">
              <w:marLeft w:val="0"/>
              <w:marRight w:val="0"/>
              <w:marTop w:val="0"/>
              <w:marBottom w:val="0"/>
              <w:divBdr>
                <w:top w:val="none" w:sz="0" w:space="0" w:color="auto"/>
                <w:left w:val="none" w:sz="0" w:space="0" w:color="auto"/>
                <w:bottom w:val="none" w:sz="0" w:space="0" w:color="auto"/>
                <w:right w:val="none" w:sz="0" w:space="0" w:color="auto"/>
              </w:divBdr>
            </w:div>
            <w:div w:id="1859000276">
              <w:marLeft w:val="0"/>
              <w:marRight w:val="0"/>
              <w:marTop w:val="0"/>
              <w:marBottom w:val="0"/>
              <w:divBdr>
                <w:top w:val="none" w:sz="0" w:space="0" w:color="auto"/>
                <w:left w:val="none" w:sz="0" w:space="0" w:color="auto"/>
                <w:bottom w:val="none" w:sz="0" w:space="0" w:color="auto"/>
                <w:right w:val="none" w:sz="0" w:space="0" w:color="auto"/>
              </w:divBdr>
            </w:div>
            <w:div w:id="1988391343">
              <w:marLeft w:val="0"/>
              <w:marRight w:val="0"/>
              <w:marTop w:val="0"/>
              <w:marBottom w:val="0"/>
              <w:divBdr>
                <w:top w:val="none" w:sz="0" w:space="0" w:color="auto"/>
                <w:left w:val="none" w:sz="0" w:space="0" w:color="auto"/>
                <w:bottom w:val="none" w:sz="0" w:space="0" w:color="auto"/>
                <w:right w:val="none" w:sz="0" w:space="0" w:color="auto"/>
              </w:divBdr>
            </w:div>
            <w:div w:id="214107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84468">
      <w:bodyDiv w:val="1"/>
      <w:marLeft w:val="0"/>
      <w:marRight w:val="0"/>
      <w:marTop w:val="0"/>
      <w:marBottom w:val="0"/>
      <w:divBdr>
        <w:top w:val="none" w:sz="0" w:space="0" w:color="auto"/>
        <w:left w:val="none" w:sz="0" w:space="0" w:color="auto"/>
        <w:bottom w:val="none" w:sz="0" w:space="0" w:color="auto"/>
        <w:right w:val="none" w:sz="0" w:space="0" w:color="auto"/>
      </w:divBdr>
    </w:div>
    <w:div w:id="378672154">
      <w:bodyDiv w:val="1"/>
      <w:marLeft w:val="0"/>
      <w:marRight w:val="0"/>
      <w:marTop w:val="0"/>
      <w:marBottom w:val="0"/>
      <w:divBdr>
        <w:top w:val="none" w:sz="0" w:space="0" w:color="auto"/>
        <w:left w:val="none" w:sz="0" w:space="0" w:color="auto"/>
        <w:bottom w:val="none" w:sz="0" w:space="0" w:color="auto"/>
        <w:right w:val="none" w:sz="0" w:space="0" w:color="auto"/>
      </w:divBdr>
      <w:divsChild>
        <w:div w:id="1237015415">
          <w:marLeft w:val="0"/>
          <w:marRight w:val="0"/>
          <w:marTop w:val="0"/>
          <w:marBottom w:val="0"/>
          <w:divBdr>
            <w:top w:val="none" w:sz="0" w:space="0" w:color="auto"/>
            <w:left w:val="none" w:sz="0" w:space="0" w:color="auto"/>
            <w:bottom w:val="none" w:sz="0" w:space="0" w:color="auto"/>
            <w:right w:val="none" w:sz="0" w:space="0" w:color="auto"/>
          </w:divBdr>
          <w:divsChild>
            <w:div w:id="374694021">
              <w:marLeft w:val="0"/>
              <w:marRight w:val="0"/>
              <w:marTop w:val="0"/>
              <w:marBottom w:val="0"/>
              <w:divBdr>
                <w:top w:val="none" w:sz="0" w:space="0" w:color="auto"/>
                <w:left w:val="none" w:sz="0" w:space="0" w:color="auto"/>
                <w:bottom w:val="none" w:sz="0" w:space="0" w:color="auto"/>
                <w:right w:val="none" w:sz="0" w:space="0" w:color="auto"/>
              </w:divBdr>
            </w:div>
            <w:div w:id="526717169">
              <w:marLeft w:val="0"/>
              <w:marRight w:val="0"/>
              <w:marTop w:val="0"/>
              <w:marBottom w:val="0"/>
              <w:divBdr>
                <w:top w:val="none" w:sz="0" w:space="0" w:color="auto"/>
                <w:left w:val="none" w:sz="0" w:space="0" w:color="auto"/>
                <w:bottom w:val="none" w:sz="0" w:space="0" w:color="auto"/>
                <w:right w:val="none" w:sz="0" w:space="0" w:color="auto"/>
              </w:divBdr>
            </w:div>
            <w:div w:id="1042022671">
              <w:marLeft w:val="0"/>
              <w:marRight w:val="0"/>
              <w:marTop w:val="0"/>
              <w:marBottom w:val="0"/>
              <w:divBdr>
                <w:top w:val="none" w:sz="0" w:space="0" w:color="auto"/>
                <w:left w:val="none" w:sz="0" w:space="0" w:color="auto"/>
                <w:bottom w:val="none" w:sz="0" w:space="0" w:color="auto"/>
                <w:right w:val="none" w:sz="0" w:space="0" w:color="auto"/>
              </w:divBdr>
            </w:div>
            <w:div w:id="1535343082">
              <w:marLeft w:val="0"/>
              <w:marRight w:val="0"/>
              <w:marTop w:val="0"/>
              <w:marBottom w:val="0"/>
              <w:divBdr>
                <w:top w:val="none" w:sz="0" w:space="0" w:color="auto"/>
                <w:left w:val="none" w:sz="0" w:space="0" w:color="auto"/>
                <w:bottom w:val="none" w:sz="0" w:space="0" w:color="auto"/>
                <w:right w:val="none" w:sz="0" w:space="0" w:color="auto"/>
              </w:divBdr>
            </w:div>
            <w:div w:id="1750149011">
              <w:marLeft w:val="0"/>
              <w:marRight w:val="0"/>
              <w:marTop w:val="0"/>
              <w:marBottom w:val="0"/>
              <w:divBdr>
                <w:top w:val="none" w:sz="0" w:space="0" w:color="auto"/>
                <w:left w:val="none" w:sz="0" w:space="0" w:color="auto"/>
                <w:bottom w:val="none" w:sz="0" w:space="0" w:color="auto"/>
                <w:right w:val="none" w:sz="0" w:space="0" w:color="auto"/>
              </w:divBdr>
            </w:div>
            <w:div w:id="188848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97319">
      <w:bodyDiv w:val="1"/>
      <w:marLeft w:val="0"/>
      <w:marRight w:val="0"/>
      <w:marTop w:val="0"/>
      <w:marBottom w:val="0"/>
      <w:divBdr>
        <w:top w:val="none" w:sz="0" w:space="0" w:color="auto"/>
        <w:left w:val="none" w:sz="0" w:space="0" w:color="auto"/>
        <w:bottom w:val="none" w:sz="0" w:space="0" w:color="auto"/>
        <w:right w:val="none" w:sz="0" w:space="0" w:color="auto"/>
      </w:divBdr>
      <w:divsChild>
        <w:div w:id="84040040">
          <w:marLeft w:val="0"/>
          <w:marRight w:val="0"/>
          <w:marTop w:val="0"/>
          <w:marBottom w:val="0"/>
          <w:divBdr>
            <w:top w:val="none" w:sz="0" w:space="0" w:color="auto"/>
            <w:left w:val="none" w:sz="0" w:space="0" w:color="auto"/>
            <w:bottom w:val="none" w:sz="0" w:space="0" w:color="auto"/>
            <w:right w:val="none" w:sz="0" w:space="0" w:color="auto"/>
          </w:divBdr>
          <w:divsChild>
            <w:div w:id="420875066">
              <w:marLeft w:val="0"/>
              <w:marRight w:val="0"/>
              <w:marTop w:val="0"/>
              <w:marBottom w:val="0"/>
              <w:divBdr>
                <w:top w:val="none" w:sz="0" w:space="0" w:color="auto"/>
                <w:left w:val="none" w:sz="0" w:space="0" w:color="auto"/>
                <w:bottom w:val="none" w:sz="0" w:space="0" w:color="auto"/>
                <w:right w:val="none" w:sz="0" w:space="0" w:color="auto"/>
              </w:divBdr>
            </w:div>
            <w:div w:id="438567177">
              <w:marLeft w:val="0"/>
              <w:marRight w:val="0"/>
              <w:marTop w:val="0"/>
              <w:marBottom w:val="0"/>
              <w:divBdr>
                <w:top w:val="none" w:sz="0" w:space="0" w:color="auto"/>
                <w:left w:val="none" w:sz="0" w:space="0" w:color="auto"/>
                <w:bottom w:val="none" w:sz="0" w:space="0" w:color="auto"/>
                <w:right w:val="none" w:sz="0" w:space="0" w:color="auto"/>
              </w:divBdr>
            </w:div>
            <w:div w:id="485054537">
              <w:marLeft w:val="0"/>
              <w:marRight w:val="0"/>
              <w:marTop w:val="0"/>
              <w:marBottom w:val="0"/>
              <w:divBdr>
                <w:top w:val="none" w:sz="0" w:space="0" w:color="auto"/>
                <w:left w:val="none" w:sz="0" w:space="0" w:color="auto"/>
                <w:bottom w:val="none" w:sz="0" w:space="0" w:color="auto"/>
                <w:right w:val="none" w:sz="0" w:space="0" w:color="auto"/>
              </w:divBdr>
            </w:div>
            <w:div w:id="521825749">
              <w:marLeft w:val="0"/>
              <w:marRight w:val="0"/>
              <w:marTop w:val="0"/>
              <w:marBottom w:val="0"/>
              <w:divBdr>
                <w:top w:val="none" w:sz="0" w:space="0" w:color="auto"/>
                <w:left w:val="none" w:sz="0" w:space="0" w:color="auto"/>
                <w:bottom w:val="none" w:sz="0" w:space="0" w:color="auto"/>
                <w:right w:val="none" w:sz="0" w:space="0" w:color="auto"/>
              </w:divBdr>
            </w:div>
            <w:div w:id="630014558">
              <w:marLeft w:val="0"/>
              <w:marRight w:val="0"/>
              <w:marTop w:val="0"/>
              <w:marBottom w:val="0"/>
              <w:divBdr>
                <w:top w:val="none" w:sz="0" w:space="0" w:color="auto"/>
                <w:left w:val="none" w:sz="0" w:space="0" w:color="auto"/>
                <w:bottom w:val="none" w:sz="0" w:space="0" w:color="auto"/>
                <w:right w:val="none" w:sz="0" w:space="0" w:color="auto"/>
              </w:divBdr>
            </w:div>
            <w:div w:id="718551539">
              <w:marLeft w:val="0"/>
              <w:marRight w:val="0"/>
              <w:marTop w:val="0"/>
              <w:marBottom w:val="0"/>
              <w:divBdr>
                <w:top w:val="none" w:sz="0" w:space="0" w:color="auto"/>
                <w:left w:val="none" w:sz="0" w:space="0" w:color="auto"/>
                <w:bottom w:val="none" w:sz="0" w:space="0" w:color="auto"/>
                <w:right w:val="none" w:sz="0" w:space="0" w:color="auto"/>
              </w:divBdr>
            </w:div>
            <w:div w:id="880820555">
              <w:marLeft w:val="0"/>
              <w:marRight w:val="0"/>
              <w:marTop w:val="0"/>
              <w:marBottom w:val="0"/>
              <w:divBdr>
                <w:top w:val="none" w:sz="0" w:space="0" w:color="auto"/>
                <w:left w:val="none" w:sz="0" w:space="0" w:color="auto"/>
                <w:bottom w:val="none" w:sz="0" w:space="0" w:color="auto"/>
                <w:right w:val="none" w:sz="0" w:space="0" w:color="auto"/>
              </w:divBdr>
            </w:div>
            <w:div w:id="1138255964">
              <w:marLeft w:val="0"/>
              <w:marRight w:val="0"/>
              <w:marTop w:val="0"/>
              <w:marBottom w:val="0"/>
              <w:divBdr>
                <w:top w:val="none" w:sz="0" w:space="0" w:color="auto"/>
                <w:left w:val="none" w:sz="0" w:space="0" w:color="auto"/>
                <w:bottom w:val="none" w:sz="0" w:space="0" w:color="auto"/>
                <w:right w:val="none" w:sz="0" w:space="0" w:color="auto"/>
              </w:divBdr>
            </w:div>
            <w:div w:id="1219318580">
              <w:marLeft w:val="0"/>
              <w:marRight w:val="0"/>
              <w:marTop w:val="0"/>
              <w:marBottom w:val="0"/>
              <w:divBdr>
                <w:top w:val="none" w:sz="0" w:space="0" w:color="auto"/>
                <w:left w:val="none" w:sz="0" w:space="0" w:color="auto"/>
                <w:bottom w:val="none" w:sz="0" w:space="0" w:color="auto"/>
                <w:right w:val="none" w:sz="0" w:space="0" w:color="auto"/>
              </w:divBdr>
            </w:div>
            <w:div w:id="1241981431">
              <w:marLeft w:val="0"/>
              <w:marRight w:val="0"/>
              <w:marTop w:val="0"/>
              <w:marBottom w:val="0"/>
              <w:divBdr>
                <w:top w:val="none" w:sz="0" w:space="0" w:color="auto"/>
                <w:left w:val="none" w:sz="0" w:space="0" w:color="auto"/>
                <w:bottom w:val="none" w:sz="0" w:space="0" w:color="auto"/>
                <w:right w:val="none" w:sz="0" w:space="0" w:color="auto"/>
              </w:divBdr>
            </w:div>
            <w:div w:id="1325814684">
              <w:marLeft w:val="0"/>
              <w:marRight w:val="0"/>
              <w:marTop w:val="0"/>
              <w:marBottom w:val="0"/>
              <w:divBdr>
                <w:top w:val="none" w:sz="0" w:space="0" w:color="auto"/>
                <w:left w:val="none" w:sz="0" w:space="0" w:color="auto"/>
                <w:bottom w:val="none" w:sz="0" w:space="0" w:color="auto"/>
                <w:right w:val="none" w:sz="0" w:space="0" w:color="auto"/>
              </w:divBdr>
            </w:div>
            <w:div w:id="1882937872">
              <w:marLeft w:val="0"/>
              <w:marRight w:val="0"/>
              <w:marTop w:val="0"/>
              <w:marBottom w:val="0"/>
              <w:divBdr>
                <w:top w:val="none" w:sz="0" w:space="0" w:color="auto"/>
                <w:left w:val="none" w:sz="0" w:space="0" w:color="auto"/>
                <w:bottom w:val="none" w:sz="0" w:space="0" w:color="auto"/>
                <w:right w:val="none" w:sz="0" w:space="0" w:color="auto"/>
              </w:divBdr>
            </w:div>
            <w:div w:id="208988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228502">
      <w:bodyDiv w:val="1"/>
      <w:marLeft w:val="0"/>
      <w:marRight w:val="0"/>
      <w:marTop w:val="0"/>
      <w:marBottom w:val="0"/>
      <w:divBdr>
        <w:top w:val="none" w:sz="0" w:space="0" w:color="auto"/>
        <w:left w:val="none" w:sz="0" w:space="0" w:color="auto"/>
        <w:bottom w:val="none" w:sz="0" w:space="0" w:color="auto"/>
        <w:right w:val="none" w:sz="0" w:space="0" w:color="auto"/>
      </w:divBdr>
      <w:divsChild>
        <w:div w:id="531235394">
          <w:marLeft w:val="0"/>
          <w:marRight w:val="0"/>
          <w:marTop w:val="0"/>
          <w:marBottom w:val="0"/>
          <w:divBdr>
            <w:top w:val="none" w:sz="0" w:space="0" w:color="auto"/>
            <w:left w:val="none" w:sz="0" w:space="0" w:color="auto"/>
            <w:bottom w:val="none" w:sz="0" w:space="0" w:color="auto"/>
            <w:right w:val="none" w:sz="0" w:space="0" w:color="auto"/>
          </w:divBdr>
          <w:divsChild>
            <w:div w:id="61874961">
              <w:marLeft w:val="0"/>
              <w:marRight w:val="0"/>
              <w:marTop w:val="0"/>
              <w:marBottom w:val="0"/>
              <w:divBdr>
                <w:top w:val="none" w:sz="0" w:space="0" w:color="auto"/>
                <w:left w:val="none" w:sz="0" w:space="0" w:color="auto"/>
                <w:bottom w:val="none" w:sz="0" w:space="0" w:color="auto"/>
                <w:right w:val="none" w:sz="0" w:space="0" w:color="auto"/>
              </w:divBdr>
            </w:div>
            <w:div w:id="116223438">
              <w:marLeft w:val="0"/>
              <w:marRight w:val="0"/>
              <w:marTop w:val="0"/>
              <w:marBottom w:val="0"/>
              <w:divBdr>
                <w:top w:val="none" w:sz="0" w:space="0" w:color="auto"/>
                <w:left w:val="none" w:sz="0" w:space="0" w:color="auto"/>
                <w:bottom w:val="none" w:sz="0" w:space="0" w:color="auto"/>
                <w:right w:val="none" w:sz="0" w:space="0" w:color="auto"/>
              </w:divBdr>
            </w:div>
            <w:div w:id="544215344">
              <w:marLeft w:val="0"/>
              <w:marRight w:val="0"/>
              <w:marTop w:val="0"/>
              <w:marBottom w:val="0"/>
              <w:divBdr>
                <w:top w:val="none" w:sz="0" w:space="0" w:color="auto"/>
                <w:left w:val="none" w:sz="0" w:space="0" w:color="auto"/>
                <w:bottom w:val="none" w:sz="0" w:space="0" w:color="auto"/>
                <w:right w:val="none" w:sz="0" w:space="0" w:color="auto"/>
              </w:divBdr>
            </w:div>
            <w:div w:id="739327089">
              <w:marLeft w:val="0"/>
              <w:marRight w:val="0"/>
              <w:marTop w:val="0"/>
              <w:marBottom w:val="0"/>
              <w:divBdr>
                <w:top w:val="none" w:sz="0" w:space="0" w:color="auto"/>
                <w:left w:val="none" w:sz="0" w:space="0" w:color="auto"/>
                <w:bottom w:val="none" w:sz="0" w:space="0" w:color="auto"/>
                <w:right w:val="none" w:sz="0" w:space="0" w:color="auto"/>
              </w:divBdr>
            </w:div>
            <w:div w:id="796098473">
              <w:marLeft w:val="0"/>
              <w:marRight w:val="0"/>
              <w:marTop w:val="0"/>
              <w:marBottom w:val="0"/>
              <w:divBdr>
                <w:top w:val="none" w:sz="0" w:space="0" w:color="auto"/>
                <w:left w:val="none" w:sz="0" w:space="0" w:color="auto"/>
                <w:bottom w:val="none" w:sz="0" w:space="0" w:color="auto"/>
                <w:right w:val="none" w:sz="0" w:space="0" w:color="auto"/>
              </w:divBdr>
            </w:div>
            <w:div w:id="808666758">
              <w:marLeft w:val="0"/>
              <w:marRight w:val="0"/>
              <w:marTop w:val="0"/>
              <w:marBottom w:val="0"/>
              <w:divBdr>
                <w:top w:val="none" w:sz="0" w:space="0" w:color="auto"/>
                <w:left w:val="none" w:sz="0" w:space="0" w:color="auto"/>
                <w:bottom w:val="none" w:sz="0" w:space="0" w:color="auto"/>
                <w:right w:val="none" w:sz="0" w:space="0" w:color="auto"/>
              </w:divBdr>
            </w:div>
            <w:div w:id="923412304">
              <w:marLeft w:val="0"/>
              <w:marRight w:val="0"/>
              <w:marTop w:val="0"/>
              <w:marBottom w:val="0"/>
              <w:divBdr>
                <w:top w:val="none" w:sz="0" w:space="0" w:color="auto"/>
                <w:left w:val="none" w:sz="0" w:space="0" w:color="auto"/>
                <w:bottom w:val="none" w:sz="0" w:space="0" w:color="auto"/>
                <w:right w:val="none" w:sz="0" w:space="0" w:color="auto"/>
              </w:divBdr>
            </w:div>
            <w:div w:id="943344567">
              <w:marLeft w:val="0"/>
              <w:marRight w:val="0"/>
              <w:marTop w:val="0"/>
              <w:marBottom w:val="0"/>
              <w:divBdr>
                <w:top w:val="none" w:sz="0" w:space="0" w:color="auto"/>
                <w:left w:val="none" w:sz="0" w:space="0" w:color="auto"/>
                <w:bottom w:val="none" w:sz="0" w:space="0" w:color="auto"/>
                <w:right w:val="none" w:sz="0" w:space="0" w:color="auto"/>
              </w:divBdr>
            </w:div>
            <w:div w:id="1055927234">
              <w:marLeft w:val="0"/>
              <w:marRight w:val="0"/>
              <w:marTop w:val="0"/>
              <w:marBottom w:val="0"/>
              <w:divBdr>
                <w:top w:val="none" w:sz="0" w:space="0" w:color="auto"/>
                <w:left w:val="none" w:sz="0" w:space="0" w:color="auto"/>
                <w:bottom w:val="none" w:sz="0" w:space="0" w:color="auto"/>
                <w:right w:val="none" w:sz="0" w:space="0" w:color="auto"/>
              </w:divBdr>
            </w:div>
            <w:div w:id="1165972292">
              <w:marLeft w:val="0"/>
              <w:marRight w:val="0"/>
              <w:marTop w:val="0"/>
              <w:marBottom w:val="0"/>
              <w:divBdr>
                <w:top w:val="none" w:sz="0" w:space="0" w:color="auto"/>
                <w:left w:val="none" w:sz="0" w:space="0" w:color="auto"/>
                <w:bottom w:val="none" w:sz="0" w:space="0" w:color="auto"/>
                <w:right w:val="none" w:sz="0" w:space="0" w:color="auto"/>
              </w:divBdr>
            </w:div>
            <w:div w:id="1331257423">
              <w:marLeft w:val="0"/>
              <w:marRight w:val="0"/>
              <w:marTop w:val="0"/>
              <w:marBottom w:val="0"/>
              <w:divBdr>
                <w:top w:val="none" w:sz="0" w:space="0" w:color="auto"/>
                <w:left w:val="none" w:sz="0" w:space="0" w:color="auto"/>
                <w:bottom w:val="none" w:sz="0" w:space="0" w:color="auto"/>
                <w:right w:val="none" w:sz="0" w:space="0" w:color="auto"/>
              </w:divBdr>
            </w:div>
            <w:div w:id="1492678021">
              <w:marLeft w:val="0"/>
              <w:marRight w:val="0"/>
              <w:marTop w:val="0"/>
              <w:marBottom w:val="0"/>
              <w:divBdr>
                <w:top w:val="none" w:sz="0" w:space="0" w:color="auto"/>
                <w:left w:val="none" w:sz="0" w:space="0" w:color="auto"/>
                <w:bottom w:val="none" w:sz="0" w:space="0" w:color="auto"/>
                <w:right w:val="none" w:sz="0" w:space="0" w:color="auto"/>
              </w:divBdr>
            </w:div>
            <w:div w:id="1525826815">
              <w:marLeft w:val="0"/>
              <w:marRight w:val="0"/>
              <w:marTop w:val="0"/>
              <w:marBottom w:val="0"/>
              <w:divBdr>
                <w:top w:val="none" w:sz="0" w:space="0" w:color="auto"/>
                <w:left w:val="none" w:sz="0" w:space="0" w:color="auto"/>
                <w:bottom w:val="none" w:sz="0" w:space="0" w:color="auto"/>
                <w:right w:val="none" w:sz="0" w:space="0" w:color="auto"/>
              </w:divBdr>
            </w:div>
            <w:div w:id="1564170622">
              <w:marLeft w:val="0"/>
              <w:marRight w:val="0"/>
              <w:marTop w:val="0"/>
              <w:marBottom w:val="0"/>
              <w:divBdr>
                <w:top w:val="none" w:sz="0" w:space="0" w:color="auto"/>
                <w:left w:val="none" w:sz="0" w:space="0" w:color="auto"/>
                <w:bottom w:val="none" w:sz="0" w:space="0" w:color="auto"/>
                <w:right w:val="none" w:sz="0" w:space="0" w:color="auto"/>
              </w:divBdr>
            </w:div>
            <w:div w:id="1696074552">
              <w:marLeft w:val="0"/>
              <w:marRight w:val="0"/>
              <w:marTop w:val="0"/>
              <w:marBottom w:val="0"/>
              <w:divBdr>
                <w:top w:val="none" w:sz="0" w:space="0" w:color="auto"/>
                <w:left w:val="none" w:sz="0" w:space="0" w:color="auto"/>
                <w:bottom w:val="none" w:sz="0" w:space="0" w:color="auto"/>
                <w:right w:val="none" w:sz="0" w:space="0" w:color="auto"/>
              </w:divBdr>
            </w:div>
            <w:div w:id="1793746318">
              <w:marLeft w:val="0"/>
              <w:marRight w:val="0"/>
              <w:marTop w:val="0"/>
              <w:marBottom w:val="0"/>
              <w:divBdr>
                <w:top w:val="none" w:sz="0" w:space="0" w:color="auto"/>
                <w:left w:val="none" w:sz="0" w:space="0" w:color="auto"/>
                <w:bottom w:val="none" w:sz="0" w:space="0" w:color="auto"/>
                <w:right w:val="none" w:sz="0" w:space="0" w:color="auto"/>
              </w:divBdr>
            </w:div>
            <w:div w:id="1798137590">
              <w:marLeft w:val="0"/>
              <w:marRight w:val="0"/>
              <w:marTop w:val="0"/>
              <w:marBottom w:val="0"/>
              <w:divBdr>
                <w:top w:val="none" w:sz="0" w:space="0" w:color="auto"/>
                <w:left w:val="none" w:sz="0" w:space="0" w:color="auto"/>
                <w:bottom w:val="none" w:sz="0" w:space="0" w:color="auto"/>
                <w:right w:val="none" w:sz="0" w:space="0" w:color="auto"/>
              </w:divBdr>
            </w:div>
            <w:div w:id="1852913620">
              <w:marLeft w:val="0"/>
              <w:marRight w:val="0"/>
              <w:marTop w:val="0"/>
              <w:marBottom w:val="0"/>
              <w:divBdr>
                <w:top w:val="none" w:sz="0" w:space="0" w:color="auto"/>
                <w:left w:val="none" w:sz="0" w:space="0" w:color="auto"/>
                <w:bottom w:val="none" w:sz="0" w:space="0" w:color="auto"/>
                <w:right w:val="none" w:sz="0" w:space="0" w:color="auto"/>
              </w:divBdr>
            </w:div>
            <w:div w:id="209361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55612">
      <w:bodyDiv w:val="1"/>
      <w:marLeft w:val="0"/>
      <w:marRight w:val="0"/>
      <w:marTop w:val="0"/>
      <w:marBottom w:val="0"/>
      <w:divBdr>
        <w:top w:val="none" w:sz="0" w:space="0" w:color="auto"/>
        <w:left w:val="none" w:sz="0" w:space="0" w:color="auto"/>
        <w:bottom w:val="none" w:sz="0" w:space="0" w:color="auto"/>
        <w:right w:val="none" w:sz="0" w:space="0" w:color="auto"/>
      </w:divBdr>
      <w:divsChild>
        <w:div w:id="1478953678">
          <w:marLeft w:val="0"/>
          <w:marRight w:val="0"/>
          <w:marTop w:val="0"/>
          <w:marBottom w:val="0"/>
          <w:divBdr>
            <w:top w:val="none" w:sz="0" w:space="0" w:color="auto"/>
            <w:left w:val="none" w:sz="0" w:space="0" w:color="auto"/>
            <w:bottom w:val="none" w:sz="0" w:space="0" w:color="auto"/>
            <w:right w:val="none" w:sz="0" w:space="0" w:color="auto"/>
          </w:divBdr>
          <w:divsChild>
            <w:div w:id="3556674">
              <w:marLeft w:val="0"/>
              <w:marRight w:val="0"/>
              <w:marTop w:val="0"/>
              <w:marBottom w:val="0"/>
              <w:divBdr>
                <w:top w:val="none" w:sz="0" w:space="0" w:color="auto"/>
                <w:left w:val="none" w:sz="0" w:space="0" w:color="auto"/>
                <w:bottom w:val="none" w:sz="0" w:space="0" w:color="auto"/>
                <w:right w:val="none" w:sz="0" w:space="0" w:color="auto"/>
              </w:divBdr>
            </w:div>
            <w:div w:id="18892675">
              <w:marLeft w:val="0"/>
              <w:marRight w:val="0"/>
              <w:marTop w:val="0"/>
              <w:marBottom w:val="0"/>
              <w:divBdr>
                <w:top w:val="none" w:sz="0" w:space="0" w:color="auto"/>
                <w:left w:val="none" w:sz="0" w:space="0" w:color="auto"/>
                <w:bottom w:val="none" w:sz="0" w:space="0" w:color="auto"/>
                <w:right w:val="none" w:sz="0" w:space="0" w:color="auto"/>
              </w:divBdr>
            </w:div>
            <w:div w:id="32930601">
              <w:marLeft w:val="0"/>
              <w:marRight w:val="0"/>
              <w:marTop w:val="0"/>
              <w:marBottom w:val="0"/>
              <w:divBdr>
                <w:top w:val="none" w:sz="0" w:space="0" w:color="auto"/>
                <w:left w:val="none" w:sz="0" w:space="0" w:color="auto"/>
                <w:bottom w:val="none" w:sz="0" w:space="0" w:color="auto"/>
                <w:right w:val="none" w:sz="0" w:space="0" w:color="auto"/>
              </w:divBdr>
            </w:div>
            <w:div w:id="135490532">
              <w:marLeft w:val="0"/>
              <w:marRight w:val="0"/>
              <w:marTop w:val="0"/>
              <w:marBottom w:val="0"/>
              <w:divBdr>
                <w:top w:val="none" w:sz="0" w:space="0" w:color="auto"/>
                <w:left w:val="none" w:sz="0" w:space="0" w:color="auto"/>
                <w:bottom w:val="none" w:sz="0" w:space="0" w:color="auto"/>
                <w:right w:val="none" w:sz="0" w:space="0" w:color="auto"/>
              </w:divBdr>
            </w:div>
            <w:div w:id="243492305">
              <w:marLeft w:val="0"/>
              <w:marRight w:val="0"/>
              <w:marTop w:val="0"/>
              <w:marBottom w:val="0"/>
              <w:divBdr>
                <w:top w:val="none" w:sz="0" w:space="0" w:color="auto"/>
                <w:left w:val="none" w:sz="0" w:space="0" w:color="auto"/>
                <w:bottom w:val="none" w:sz="0" w:space="0" w:color="auto"/>
                <w:right w:val="none" w:sz="0" w:space="0" w:color="auto"/>
              </w:divBdr>
            </w:div>
            <w:div w:id="318971805">
              <w:marLeft w:val="0"/>
              <w:marRight w:val="0"/>
              <w:marTop w:val="0"/>
              <w:marBottom w:val="0"/>
              <w:divBdr>
                <w:top w:val="none" w:sz="0" w:space="0" w:color="auto"/>
                <w:left w:val="none" w:sz="0" w:space="0" w:color="auto"/>
                <w:bottom w:val="none" w:sz="0" w:space="0" w:color="auto"/>
                <w:right w:val="none" w:sz="0" w:space="0" w:color="auto"/>
              </w:divBdr>
            </w:div>
            <w:div w:id="394164666">
              <w:marLeft w:val="0"/>
              <w:marRight w:val="0"/>
              <w:marTop w:val="0"/>
              <w:marBottom w:val="0"/>
              <w:divBdr>
                <w:top w:val="none" w:sz="0" w:space="0" w:color="auto"/>
                <w:left w:val="none" w:sz="0" w:space="0" w:color="auto"/>
                <w:bottom w:val="none" w:sz="0" w:space="0" w:color="auto"/>
                <w:right w:val="none" w:sz="0" w:space="0" w:color="auto"/>
              </w:divBdr>
            </w:div>
            <w:div w:id="401175063">
              <w:marLeft w:val="0"/>
              <w:marRight w:val="0"/>
              <w:marTop w:val="0"/>
              <w:marBottom w:val="0"/>
              <w:divBdr>
                <w:top w:val="none" w:sz="0" w:space="0" w:color="auto"/>
                <w:left w:val="none" w:sz="0" w:space="0" w:color="auto"/>
                <w:bottom w:val="none" w:sz="0" w:space="0" w:color="auto"/>
                <w:right w:val="none" w:sz="0" w:space="0" w:color="auto"/>
              </w:divBdr>
            </w:div>
            <w:div w:id="406419165">
              <w:marLeft w:val="0"/>
              <w:marRight w:val="0"/>
              <w:marTop w:val="0"/>
              <w:marBottom w:val="0"/>
              <w:divBdr>
                <w:top w:val="none" w:sz="0" w:space="0" w:color="auto"/>
                <w:left w:val="none" w:sz="0" w:space="0" w:color="auto"/>
                <w:bottom w:val="none" w:sz="0" w:space="0" w:color="auto"/>
                <w:right w:val="none" w:sz="0" w:space="0" w:color="auto"/>
              </w:divBdr>
            </w:div>
            <w:div w:id="463231887">
              <w:marLeft w:val="0"/>
              <w:marRight w:val="0"/>
              <w:marTop w:val="0"/>
              <w:marBottom w:val="0"/>
              <w:divBdr>
                <w:top w:val="none" w:sz="0" w:space="0" w:color="auto"/>
                <w:left w:val="none" w:sz="0" w:space="0" w:color="auto"/>
                <w:bottom w:val="none" w:sz="0" w:space="0" w:color="auto"/>
                <w:right w:val="none" w:sz="0" w:space="0" w:color="auto"/>
              </w:divBdr>
            </w:div>
            <w:div w:id="537401137">
              <w:marLeft w:val="0"/>
              <w:marRight w:val="0"/>
              <w:marTop w:val="0"/>
              <w:marBottom w:val="0"/>
              <w:divBdr>
                <w:top w:val="none" w:sz="0" w:space="0" w:color="auto"/>
                <w:left w:val="none" w:sz="0" w:space="0" w:color="auto"/>
                <w:bottom w:val="none" w:sz="0" w:space="0" w:color="auto"/>
                <w:right w:val="none" w:sz="0" w:space="0" w:color="auto"/>
              </w:divBdr>
            </w:div>
            <w:div w:id="642583866">
              <w:marLeft w:val="0"/>
              <w:marRight w:val="0"/>
              <w:marTop w:val="0"/>
              <w:marBottom w:val="0"/>
              <w:divBdr>
                <w:top w:val="none" w:sz="0" w:space="0" w:color="auto"/>
                <w:left w:val="none" w:sz="0" w:space="0" w:color="auto"/>
                <w:bottom w:val="none" w:sz="0" w:space="0" w:color="auto"/>
                <w:right w:val="none" w:sz="0" w:space="0" w:color="auto"/>
              </w:divBdr>
            </w:div>
            <w:div w:id="663897281">
              <w:marLeft w:val="0"/>
              <w:marRight w:val="0"/>
              <w:marTop w:val="0"/>
              <w:marBottom w:val="0"/>
              <w:divBdr>
                <w:top w:val="none" w:sz="0" w:space="0" w:color="auto"/>
                <w:left w:val="none" w:sz="0" w:space="0" w:color="auto"/>
                <w:bottom w:val="none" w:sz="0" w:space="0" w:color="auto"/>
                <w:right w:val="none" w:sz="0" w:space="0" w:color="auto"/>
              </w:divBdr>
            </w:div>
            <w:div w:id="676007505">
              <w:marLeft w:val="0"/>
              <w:marRight w:val="0"/>
              <w:marTop w:val="0"/>
              <w:marBottom w:val="0"/>
              <w:divBdr>
                <w:top w:val="none" w:sz="0" w:space="0" w:color="auto"/>
                <w:left w:val="none" w:sz="0" w:space="0" w:color="auto"/>
                <w:bottom w:val="none" w:sz="0" w:space="0" w:color="auto"/>
                <w:right w:val="none" w:sz="0" w:space="0" w:color="auto"/>
              </w:divBdr>
            </w:div>
            <w:div w:id="707409866">
              <w:marLeft w:val="0"/>
              <w:marRight w:val="0"/>
              <w:marTop w:val="0"/>
              <w:marBottom w:val="0"/>
              <w:divBdr>
                <w:top w:val="none" w:sz="0" w:space="0" w:color="auto"/>
                <w:left w:val="none" w:sz="0" w:space="0" w:color="auto"/>
                <w:bottom w:val="none" w:sz="0" w:space="0" w:color="auto"/>
                <w:right w:val="none" w:sz="0" w:space="0" w:color="auto"/>
              </w:divBdr>
            </w:div>
            <w:div w:id="727999687">
              <w:marLeft w:val="0"/>
              <w:marRight w:val="0"/>
              <w:marTop w:val="0"/>
              <w:marBottom w:val="0"/>
              <w:divBdr>
                <w:top w:val="none" w:sz="0" w:space="0" w:color="auto"/>
                <w:left w:val="none" w:sz="0" w:space="0" w:color="auto"/>
                <w:bottom w:val="none" w:sz="0" w:space="0" w:color="auto"/>
                <w:right w:val="none" w:sz="0" w:space="0" w:color="auto"/>
              </w:divBdr>
            </w:div>
            <w:div w:id="728380584">
              <w:marLeft w:val="0"/>
              <w:marRight w:val="0"/>
              <w:marTop w:val="0"/>
              <w:marBottom w:val="0"/>
              <w:divBdr>
                <w:top w:val="none" w:sz="0" w:space="0" w:color="auto"/>
                <w:left w:val="none" w:sz="0" w:space="0" w:color="auto"/>
                <w:bottom w:val="none" w:sz="0" w:space="0" w:color="auto"/>
                <w:right w:val="none" w:sz="0" w:space="0" w:color="auto"/>
              </w:divBdr>
            </w:div>
            <w:div w:id="835801646">
              <w:marLeft w:val="0"/>
              <w:marRight w:val="0"/>
              <w:marTop w:val="0"/>
              <w:marBottom w:val="0"/>
              <w:divBdr>
                <w:top w:val="none" w:sz="0" w:space="0" w:color="auto"/>
                <w:left w:val="none" w:sz="0" w:space="0" w:color="auto"/>
                <w:bottom w:val="none" w:sz="0" w:space="0" w:color="auto"/>
                <w:right w:val="none" w:sz="0" w:space="0" w:color="auto"/>
              </w:divBdr>
            </w:div>
            <w:div w:id="936015913">
              <w:marLeft w:val="0"/>
              <w:marRight w:val="0"/>
              <w:marTop w:val="0"/>
              <w:marBottom w:val="0"/>
              <w:divBdr>
                <w:top w:val="none" w:sz="0" w:space="0" w:color="auto"/>
                <w:left w:val="none" w:sz="0" w:space="0" w:color="auto"/>
                <w:bottom w:val="none" w:sz="0" w:space="0" w:color="auto"/>
                <w:right w:val="none" w:sz="0" w:space="0" w:color="auto"/>
              </w:divBdr>
            </w:div>
            <w:div w:id="972760251">
              <w:marLeft w:val="0"/>
              <w:marRight w:val="0"/>
              <w:marTop w:val="0"/>
              <w:marBottom w:val="0"/>
              <w:divBdr>
                <w:top w:val="none" w:sz="0" w:space="0" w:color="auto"/>
                <w:left w:val="none" w:sz="0" w:space="0" w:color="auto"/>
                <w:bottom w:val="none" w:sz="0" w:space="0" w:color="auto"/>
                <w:right w:val="none" w:sz="0" w:space="0" w:color="auto"/>
              </w:divBdr>
            </w:div>
            <w:div w:id="1037049073">
              <w:marLeft w:val="0"/>
              <w:marRight w:val="0"/>
              <w:marTop w:val="0"/>
              <w:marBottom w:val="0"/>
              <w:divBdr>
                <w:top w:val="none" w:sz="0" w:space="0" w:color="auto"/>
                <w:left w:val="none" w:sz="0" w:space="0" w:color="auto"/>
                <w:bottom w:val="none" w:sz="0" w:space="0" w:color="auto"/>
                <w:right w:val="none" w:sz="0" w:space="0" w:color="auto"/>
              </w:divBdr>
            </w:div>
            <w:div w:id="1054699672">
              <w:marLeft w:val="0"/>
              <w:marRight w:val="0"/>
              <w:marTop w:val="0"/>
              <w:marBottom w:val="0"/>
              <w:divBdr>
                <w:top w:val="none" w:sz="0" w:space="0" w:color="auto"/>
                <w:left w:val="none" w:sz="0" w:space="0" w:color="auto"/>
                <w:bottom w:val="none" w:sz="0" w:space="0" w:color="auto"/>
                <w:right w:val="none" w:sz="0" w:space="0" w:color="auto"/>
              </w:divBdr>
            </w:div>
            <w:div w:id="1122650758">
              <w:marLeft w:val="0"/>
              <w:marRight w:val="0"/>
              <w:marTop w:val="0"/>
              <w:marBottom w:val="0"/>
              <w:divBdr>
                <w:top w:val="none" w:sz="0" w:space="0" w:color="auto"/>
                <w:left w:val="none" w:sz="0" w:space="0" w:color="auto"/>
                <w:bottom w:val="none" w:sz="0" w:space="0" w:color="auto"/>
                <w:right w:val="none" w:sz="0" w:space="0" w:color="auto"/>
              </w:divBdr>
            </w:div>
            <w:div w:id="1186168330">
              <w:marLeft w:val="0"/>
              <w:marRight w:val="0"/>
              <w:marTop w:val="0"/>
              <w:marBottom w:val="0"/>
              <w:divBdr>
                <w:top w:val="none" w:sz="0" w:space="0" w:color="auto"/>
                <w:left w:val="none" w:sz="0" w:space="0" w:color="auto"/>
                <w:bottom w:val="none" w:sz="0" w:space="0" w:color="auto"/>
                <w:right w:val="none" w:sz="0" w:space="0" w:color="auto"/>
              </w:divBdr>
            </w:div>
            <w:div w:id="1331907515">
              <w:marLeft w:val="0"/>
              <w:marRight w:val="0"/>
              <w:marTop w:val="0"/>
              <w:marBottom w:val="0"/>
              <w:divBdr>
                <w:top w:val="none" w:sz="0" w:space="0" w:color="auto"/>
                <w:left w:val="none" w:sz="0" w:space="0" w:color="auto"/>
                <w:bottom w:val="none" w:sz="0" w:space="0" w:color="auto"/>
                <w:right w:val="none" w:sz="0" w:space="0" w:color="auto"/>
              </w:divBdr>
            </w:div>
            <w:div w:id="1550722849">
              <w:marLeft w:val="0"/>
              <w:marRight w:val="0"/>
              <w:marTop w:val="0"/>
              <w:marBottom w:val="0"/>
              <w:divBdr>
                <w:top w:val="none" w:sz="0" w:space="0" w:color="auto"/>
                <w:left w:val="none" w:sz="0" w:space="0" w:color="auto"/>
                <w:bottom w:val="none" w:sz="0" w:space="0" w:color="auto"/>
                <w:right w:val="none" w:sz="0" w:space="0" w:color="auto"/>
              </w:divBdr>
            </w:div>
            <w:div w:id="1573589190">
              <w:marLeft w:val="0"/>
              <w:marRight w:val="0"/>
              <w:marTop w:val="0"/>
              <w:marBottom w:val="0"/>
              <w:divBdr>
                <w:top w:val="none" w:sz="0" w:space="0" w:color="auto"/>
                <w:left w:val="none" w:sz="0" w:space="0" w:color="auto"/>
                <w:bottom w:val="none" w:sz="0" w:space="0" w:color="auto"/>
                <w:right w:val="none" w:sz="0" w:space="0" w:color="auto"/>
              </w:divBdr>
            </w:div>
            <w:div w:id="1629244706">
              <w:marLeft w:val="0"/>
              <w:marRight w:val="0"/>
              <w:marTop w:val="0"/>
              <w:marBottom w:val="0"/>
              <w:divBdr>
                <w:top w:val="none" w:sz="0" w:space="0" w:color="auto"/>
                <w:left w:val="none" w:sz="0" w:space="0" w:color="auto"/>
                <w:bottom w:val="none" w:sz="0" w:space="0" w:color="auto"/>
                <w:right w:val="none" w:sz="0" w:space="0" w:color="auto"/>
              </w:divBdr>
            </w:div>
            <w:div w:id="1638416479">
              <w:marLeft w:val="0"/>
              <w:marRight w:val="0"/>
              <w:marTop w:val="0"/>
              <w:marBottom w:val="0"/>
              <w:divBdr>
                <w:top w:val="none" w:sz="0" w:space="0" w:color="auto"/>
                <w:left w:val="none" w:sz="0" w:space="0" w:color="auto"/>
                <w:bottom w:val="none" w:sz="0" w:space="0" w:color="auto"/>
                <w:right w:val="none" w:sz="0" w:space="0" w:color="auto"/>
              </w:divBdr>
            </w:div>
            <w:div w:id="1718776790">
              <w:marLeft w:val="0"/>
              <w:marRight w:val="0"/>
              <w:marTop w:val="0"/>
              <w:marBottom w:val="0"/>
              <w:divBdr>
                <w:top w:val="none" w:sz="0" w:space="0" w:color="auto"/>
                <w:left w:val="none" w:sz="0" w:space="0" w:color="auto"/>
                <w:bottom w:val="none" w:sz="0" w:space="0" w:color="auto"/>
                <w:right w:val="none" w:sz="0" w:space="0" w:color="auto"/>
              </w:divBdr>
            </w:div>
            <w:div w:id="1880972014">
              <w:marLeft w:val="0"/>
              <w:marRight w:val="0"/>
              <w:marTop w:val="0"/>
              <w:marBottom w:val="0"/>
              <w:divBdr>
                <w:top w:val="none" w:sz="0" w:space="0" w:color="auto"/>
                <w:left w:val="none" w:sz="0" w:space="0" w:color="auto"/>
                <w:bottom w:val="none" w:sz="0" w:space="0" w:color="auto"/>
                <w:right w:val="none" w:sz="0" w:space="0" w:color="auto"/>
              </w:divBdr>
            </w:div>
            <w:div w:id="1912275076">
              <w:marLeft w:val="0"/>
              <w:marRight w:val="0"/>
              <w:marTop w:val="0"/>
              <w:marBottom w:val="0"/>
              <w:divBdr>
                <w:top w:val="none" w:sz="0" w:space="0" w:color="auto"/>
                <w:left w:val="none" w:sz="0" w:space="0" w:color="auto"/>
                <w:bottom w:val="none" w:sz="0" w:space="0" w:color="auto"/>
                <w:right w:val="none" w:sz="0" w:space="0" w:color="auto"/>
              </w:divBdr>
            </w:div>
            <w:div w:id="1917011692">
              <w:marLeft w:val="0"/>
              <w:marRight w:val="0"/>
              <w:marTop w:val="0"/>
              <w:marBottom w:val="0"/>
              <w:divBdr>
                <w:top w:val="none" w:sz="0" w:space="0" w:color="auto"/>
                <w:left w:val="none" w:sz="0" w:space="0" w:color="auto"/>
                <w:bottom w:val="none" w:sz="0" w:space="0" w:color="auto"/>
                <w:right w:val="none" w:sz="0" w:space="0" w:color="auto"/>
              </w:divBdr>
            </w:div>
            <w:div w:id="204894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1974">
      <w:bodyDiv w:val="1"/>
      <w:marLeft w:val="0"/>
      <w:marRight w:val="0"/>
      <w:marTop w:val="0"/>
      <w:marBottom w:val="0"/>
      <w:divBdr>
        <w:top w:val="none" w:sz="0" w:space="0" w:color="auto"/>
        <w:left w:val="none" w:sz="0" w:space="0" w:color="auto"/>
        <w:bottom w:val="none" w:sz="0" w:space="0" w:color="auto"/>
        <w:right w:val="none" w:sz="0" w:space="0" w:color="auto"/>
      </w:divBdr>
      <w:divsChild>
        <w:div w:id="802357379">
          <w:marLeft w:val="0"/>
          <w:marRight w:val="0"/>
          <w:marTop w:val="0"/>
          <w:marBottom w:val="0"/>
          <w:divBdr>
            <w:top w:val="none" w:sz="0" w:space="0" w:color="auto"/>
            <w:left w:val="none" w:sz="0" w:space="0" w:color="auto"/>
            <w:bottom w:val="none" w:sz="0" w:space="0" w:color="auto"/>
            <w:right w:val="none" w:sz="0" w:space="0" w:color="auto"/>
          </w:divBdr>
          <w:divsChild>
            <w:div w:id="71582676">
              <w:marLeft w:val="0"/>
              <w:marRight w:val="0"/>
              <w:marTop w:val="0"/>
              <w:marBottom w:val="0"/>
              <w:divBdr>
                <w:top w:val="none" w:sz="0" w:space="0" w:color="auto"/>
                <w:left w:val="none" w:sz="0" w:space="0" w:color="auto"/>
                <w:bottom w:val="none" w:sz="0" w:space="0" w:color="auto"/>
                <w:right w:val="none" w:sz="0" w:space="0" w:color="auto"/>
              </w:divBdr>
            </w:div>
            <w:div w:id="222955143">
              <w:marLeft w:val="0"/>
              <w:marRight w:val="0"/>
              <w:marTop w:val="0"/>
              <w:marBottom w:val="0"/>
              <w:divBdr>
                <w:top w:val="none" w:sz="0" w:space="0" w:color="auto"/>
                <w:left w:val="none" w:sz="0" w:space="0" w:color="auto"/>
                <w:bottom w:val="none" w:sz="0" w:space="0" w:color="auto"/>
                <w:right w:val="none" w:sz="0" w:space="0" w:color="auto"/>
              </w:divBdr>
            </w:div>
            <w:div w:id="895704656">
              <w:marLeft w:val="0"/>
              <w:marRight w:val="0"/>
              <w:marTop w:val="0"/>
              <w:marBottom w:val="0"/>
              <w:divBdr>
                <w:top w:val="none" w:sz="0" w:space="0" w:color="auto"/>
                <w:left w:val="none" w:sz="0" w:space="0" w:color="auto"/>
                <w:bottom w:val="none" w:sz="0" w:space="0" w:color="auto"/>
                <w:right w:val="none" w:sz="0" w:space="0" w:color="auto"/>
              </w:divBdr>
            </w:div>
            <w:div w:id="1005786687">
              <w:marLeft w:val="0"/>
              <w:marRight w:val="0"/>
              <w:marTop w:val="0"/>
              <w:marBottom w:val="0"/>
              <w:divBdr>
                <w:top w:val="none" w:sz="0" w:space="0" w:color="auto"/>
                <w:left w:val="none" w:sz="0" w:space="0" w:color="auto"/>
                <w:bottom w:val="none" w:sz="0" w:space="0" w:color="auto"/>
                <w:right w:val="none" w:sz="0" w:space="0" w:color="auto"/>
              </w:divBdr>
            </w:div>
            <w:div w:id="1023166319">
              <w:marLeft w:val="0"/>
              <w:marRight w:val="0"/>
              <w:marTop w:val="0"/>
              <w:marBottom w:val="0"/>
              <w:divBdr>
                <w:top w:val="none" w:sz="0" w:space="0" w:color="auto"/>
                <w:left w:val="none" w:sz="0" w:space="0" w:color="auto"/>
                <w:bottom w:val="none" w:sz="0" w:space="0" w:color="auto"/>
                <w:right w:val="none" w:sz="0" w:space="0" w:color="auto"/>
              </w:divBdr>
            </w:div>
            <w:div w:id="1810393680">
              <w:marLeft w:val="0"/>
              <w:marRight w:val="0"/>
              <w:marTop w:val="0"/>
              <w:marBottom w:val="0"/>
              <w:divBdr>
                <w:top w:val="none" w:sz="0" w:space="0" w:color="auto"/>
                <w:left w:val="none" w:sz="0" w:space="0" w:color="auto"/>
                <w:bottom w:val="none" w:sz="0" w:space="0" w:color="auto"/>
                <w:right w:val="none" w:sz="0" w:space="0" w:color="auto"/>
              </w:divBdr>
            </w:div>
            <w:div w:id="209979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67518">
      <w:bodyDiv w:val="1"/>
      <w:marLeft w:val="0"/>
      <w:marRight w:val="0"/>
      <w:marTop w:val="0"/>
      <w:marBottom w:val="0"/>
      <w:divBdr>
        <w:top w:val="none" w:sz="0" w:space="0" w:color="auto"/>
        <w:left w:val="none" w:sz="0" w:space="0" w:color="auto"/>
        <w:bottom w:val="none" w:sz="0" w:space="0" w:color="auto"/>
        <w:right w:val="none" w:sz="0" w:space="0" w:color="auto"/>
      </w:divBdr>
    </w:div>
    <w:div w:id="403337582">
      <w:bodyDiv w:val="1"/>
      <w:marLeft w:val="0"/>
      <w:marRight w:val="0"/>
      <w:marTop w:val="0"/>
      <w:marBottom w:val="0"/>
      <w:divBdr>
        <w:top w:val="none" w:sz="0" w:space="0" w:color="auto"/>
        <w:left w:val="none" w:sz="0" w:space="0" w:color="auto"/>
        <w:bottom w:val="none" w:sz="0" w:space="0" w:color="auto"/>
        <w:right w:val="none" w:sz="0" w:space="0" w:color="auto"/>
      </w:divBdr>
      <w:divsChild>
        <w:div w:id="218245854">
          <w:marLeft w:val="0"/>
          <w:marRight w:val="0"/>
          <w:marTop w:val="0"/>
          <w:marBottom w:val="0"/>
          <w:divBdr>
            <w:top w:val="none" w:sz="0" w:space="0" w:color="auto"/>
            <w:left w:val="none" w:sz="0" w:space="0" w:color="auto"/>
            <w:bottom w:val="none" w:sz="0" w:space="0" w:color="auto"/>
            <w:right w:val="none" w:sz="0" w:space="0" w:color="auto"/>
          </w:divBdr>
          <w:divsChild>
            <w:div w:id="46612908">
              <w:marLeft w:val="0"/>
              <w:marRight w:val="0"/>
              <w:marTop w:val="0"/>
              <w:marBottom w:val="0"/>
              <w:divBdr>
                <w:top w:val="none" w:sz="0" w:space="0" w:color="auto"/>
                <w:left w:val="none" w:sz="0" w:space="0" w:color="auto"/>
                <w:bottom w:val="none" w:sz="0" w:space="0" w:color="auto"/>
                <w:right w:val="none" w:sz="0" w:space="0" w:color="auto"/>
              </w:divBdr>
            </w:div>
            <w:div w:id="128787592">
              <w:marLeft w:val="0"/>
              <w:marRight w:val="0"/>
              <w:marTop w:val="0"/>
              <w:marBottom w:val="0"/>
              <w:divBdr>
                <w:top w:val="none" w:sz="0" w:space="0" w:color="auto"/>
                <w:left w:val="none" w:sz="0" w:space="0" w:color="auto"/>
                <w:bottom w:val="none" w:sz="0" w:space="0" w:color="auto"/>
                <w:right w:val="none" w:sz="0" w:space="0" w:color="auto"/>
              </w:divBdr>
            </w:div>
            <w:div w:id="316374964">
              <w:marLeft w:val="0"/>
              <w:marRight w:val="0"/>
              <w:marTop w:val="0"/>
              <w:marBottom w:val="0"/>
              <w:divBdr>
                <w:top w:val="none" w:sz="0" w:space="0" w:color="auto"/>
                <w:left w:val="none" w:sz="0" w:space="0" w:color="auto"/>
                <w:bottom w:val="none" w:sz="0" w:space="0" w:color="auto"/>
                <w:right w:val="none" w:sz="0" w:space="0" w:color="auto"/>
              </w:divBdr>
            </w:div>
            <w:div w:id="344215331">
              <w:marLeft w:val="0"/>
              <w:marRight w:val="0"/>
              <w:marTop w:val="0"/>
              <w:marBottom w:val="0"/>
              <w:divBdr>
                <w:top w:val="none" w:sz="0" w:space="0" w:color="auto"/>
                <w:left w:val="none" w:sz="0" w:space="0" w:color="auto"/>
                <w:bottom w:val="none" w:sz="0" w:space="0" w:color="auto"/>
                <w:right w:val="none" w:sz="0" w:space="0" w:color="auto"/>
              </w:divBdr>
            </w:div>
            <w:div w:id="417556301">
              <w:marLeft w:val="0"/>
              <w:marRight w:val="0"/>
              <w:marTop w:val="0"/>
              <w:marBottom w:val="0"/>
              <w:divBdr>
                <w:top w:val="none" w:sz="0" w:space="0" w:color="auto"/>
                <w:left w:val="none" w:sz="0" w:space="0" w:color="auto"/>
                <w:bottom w:val="none" w:sz="0" w:space="0" w:color="auto"/>
                <w:right w:val="none" w:sz="0" w:space="0" w:color="auto"/>
              </w:divBdr>
            </w:div>
            <w:div w:id="444469888">
              <w:marLeft w:val="0"/>
              <w:marRight w:val="0"/>
              <w:marTop w:val="0"/>
              <w:marBottom w:val="0"/>
              <w:divBdr>
                <w:top w:val="none" w:sz="0" w:space="0" w:color="auto"/>
                <w:left w:val="none" w:sz="0" w:space="0" w:color="auto"/>
                <w:bottom w:val="none" w:sz="0" w:space="0" w:color="auto"/>
                <w:right w:val="none" w:sz="0" w:space="0" w:color="auto"/>
              </w:divBdr>
            </w:div>
            <w:div w:id="527715807">
              <w:marLeft w:val="0"/>
              <w:marRight w:val="0"/>
              <w:marTop w:val="0"/>
              <w:marBottom w:val="0"/>
              <w:divBdr>
                <w:top w:val="none" w:sz="0" w:space="0" w:color="auto"/>
                <w:left w:val="none" w:sz="0" w:space="0" w:color="auto"/>
                <w:bottom w:val="none" w:sz="0" w:space="0" w:color="auto"/>
                <w:right w:val="none" w:sz="0" w:space="0" w:color="auto"/>
              </w:divBdr>
            </w:div>
            <w:div w:id="771898160">
              <w:marLeft w:val="0"/>
              <w:marRight w:val="0"/>
              <w:marTop w:val="0"/>
              <w:marBottom w:val="0"/>
              <w:divBdr>
                <w:top w:val="none" w:sz="0" w:space="0" w:color="auto"/>
                <w:left w:val="none" w:sz="0" w:space="0" w:color="auto"/>
                <w:bottom w:val="none" w:sz="0" w:space="0" w:color="auto"/>
                <w:right w:val="none" w:sz="0" w:space="0" w:color="auto"/>
              </w:divBdr>
            </w:div>
            <w:div w:id="791440839">
              <w:marLeft w:val="0"/>
              <w:marRight w:val="0"/>
              <w:marTop w:val="0"/>
              <w:marBottom w:val="0"/>
              <w:divBdr>
                <w:top w:val="none" w:sz="0" w:space="0" w:color="auto"/>
                <w:left w:val="none" w:sz="0" w:space="0" w:color="auto"/>
                <w:bottom w:val="none" w:sz="0" w:space="0" w:color="auto"/>
                <w:right w:val="none" w:sz="0" w:space="0" w:color="auto"/>
              </w:divBdr>
            </w:div>
            <w:div w:id="867107087">
              <w:marLeft w:val="0"/>
              <w:marRight w:val="0"/>
              <w:marTop w:val="0"/>
              <w:marBottom w:val="0"/>
              <w:divBdr>
                <w:top w:val="none" w:sz="0" w:space="0" w:color="auto"/>
                <w:left w:val="none" w:sz="0" w:space="0" w:color="auto"/>
                <w:bottom w:val="none" w:sz="0" w:space="0" w:color="auto"/>
                <w:right w:val="none" w:sz="0" w:space="0" w:color="auto"/>
              </w:divBdr>
            </w:div>
            <w:div w:id="1047489424">
              <w:marLeft w:val="0"/>
              <w:marRight w:val="0"/>
              <w:marTop w:val="0"/>
              <w:marBottom w:val="0"/>
              <w:divBdr>
                <w:top w:val="none" w:sz="0" w:space="0" w:color="auto"/>
                <w:left w:val="none" w:sz="0" w:space="0" w:color="auto"/>
                <w:bottom w:val="none" w:sz="0" w:space="0" w:color="auto"/>
                <w:right w:val="none" w:sz="0" w:space="0" w:color="auto"/>
              </w:divBdr>
            </w:div>
            <w:div w:id="1214929309">
              <w:marLeft w:val="0"/>
              <w:marRight w:val="0"/>
              <w:marTop w:val="0"/>
              <w:marBottom w:val="0"/>
              <w:divBdr>
                <w:top w:val="none" w:sz="0" w:space="0" w:color="auto"/>
                <w:left w:val="none" w:sz="0" w:space="0" w:color="auto"/>
                <w:bottom w:val="none" w:sz="0" w:space="0" w:color="auto"/>
                <w:right w:val="none" w:sz="0" w:space="0" w:color="auto"/>
              </w:divBdr>
            </w:div>
            <w:div w:id="1271277318">
              <w:marLeft w:val="0"/>
              <w:marRight w:val="0"/>
              <w:marTop w:val="0"/>
              <w:marBottom w:val="0"/>
              <w:divBdr>
                <w:top w:val="none" w:sz="0" w:space="0" w:color="auto"/>
                <w:left w:val="none" w:sz="0" w:space="0" w:color="auto"/>
                <w:bottom w:val="none" w:sz="0" w:space="0" w:color="auto"/>
                <w:right w:val="none" w:sz="0" w:space="0" w:color="auto"/>
              </w:divBdr>
            </w:div>
            <w:div w:id="1707486452">
              <w:marLeft w:val="0"/>
              <w:marRight w:val="0"/>
              <w:marTop w:val="0"/>
              <w:marBottom w:val="0"/>
              <w:divBdr>
                <w:top w:val="none" w:sz="0" w:space="0" w:color="auto"/>
                <w:left w:val="none" w:sz="0" w:space="0" w:color="auto"/>
                <w:bottom w:val="none" w:sz="0" w:space="0" w:color="auto"/>
                <w:right w:val="none" w:sz="0" w:space="0" w:color="auto"/>
              </w:divBdr>
            </w:div>
            <w:div w:id="207350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20634">
      <w:bodyDiv w:val="1"/>
      <w:marLeft w:val="0"/>
      <w:marRight w:val="0"/>
      <w:marTop w:val="0"/>
      <w:marBottom w:val="0"/>
      <w:divBdr>
        <w:top w:val="none" w:sz="0" w:space="0" w:color="auto"/>
        <w:left w:val="none" w:sz="0" w:space="0" w:color="auto"/>
        <w:bottom w:val="none" w:sz="0" w:space="0" w:color="auto"/>
        <w:right w:val="none" w:sz="0" w:space="0" w:color="auto"/>
      </w:divBdr>
    </w:div>
    <w:div w:id="414060894">
      <w:bodyDiv w:val="1"/>
      <w:marLeft w:val="0"/>
      <w:marRight w:val="0"/>
      <w:marTop w:val="0"/>
      <w:marBottom w:val="0"/>
      <w:divBdr>
        <w:top w:val="none" w:sz="0" w:space="0" w:color="auto"/>
        <w:left w:val="none" w:sz="0" w:space="0" w:color="auto"/>
        <w:bottom w:val="none" w:sz="0" w:space="0" w:color="auto"/>
        <w:right w:val="none" w:sz="0" w:space="0" w:color="auto"/>
      </w:divBdr>
      <w:divsChild>
        <w:div w:id="1558317024">
          <w:marLeft w:val="0"/>
          <w:marRight w:val="0"/>
          <w:marTop w:val="0"/>
          <w:marBottom w:val="0"/>
          <w:divBdr>
            <w:top w:val="none" w:sz="0" w:space="0" w:color="auto"/>
            <w:left w:val="none" w:sz="0" w:space="0" w:color="auto"/>
            <w:bottom w:val="none" w:sz="0" w:space="0" w:color="auto"/>
            <w:right w:val="none" w:sz="0" w:space="0" w:color="auto"/>
          </w:divBdr>
          <w:divsChild>
            <w:div w:id="222176273">
              <w:marLeft w:val="0"/>
              <w:marRight w:val="0"/>
              <w:marTop w:val="0"/>
              <w:marBottom w:val="0"/>
              <w:divBdr>
                <w:top w:val="none" w:sz="0" w:space="0" w:color="auto"/>
                <w:left w:val="none" w:sz="0" w:space="0" w:color="auto"/>
                <w:bottom w:val="none" w:sz="0" w:space="0" w:color="auto"/>
                <w:right w:val="none" w:sz="0" w:space="0" w:color="auto"/>
              </w:divBdr>
            </w:div>
            <w:div w:id="712536128">
              <w:marLeft w:val="0"/>
              <w:marRight w:val="0"/>
              <w:marTop w:val="0"/>
              <w:marBottom w:val="0"/>
              <w:divBdr>
                <w:top w:val="none" w:sz="0" w:space="0" w:color="auto"/>
                <w:left w:val="none" w:sz="0" w:space="0" w:color="auto"/>
                <w:bottom w:val="none" w:sz="0" w:space="0" w:color="auto"/>
                <w:right w:val="none" w:sz="0" w:space="0" w:color="auto"/>
              </w:divBdr>
            </w:div>
            <w:div w:id="1005015427">
              <w:marLeft w:val="0"/>
              <w:marRight w:val="0"/>
              <w:marTop w:val="0"/>
              <w:marBottom w:val="0"/>
              <w:divBdr>
                <w:top w:val="none" w:sz="0" w:space="0" w:color="auto"/>
                <w:left w:val="none" w:sz="0" w:space="0" w:color="auto"/>
                <w:bottom w:val="none" w:sz="0" w:space="0" w:color="auto"/>
                <w:right w:val="none" w:sz="0" w:space="0" w:color="auto"/>
              </w:divBdr>
            </w:div>
            <w:div w:id="1036352780">
              <w:marLeft w:val="0"/>
              <w:marRight w:val="0"/>
              <w:marTop w:val="0"/>
              <w:marBottom w:val="0"/>
              <w:divBdr>
                <w:top w:val="none" w:sz="0" w:space="0" w:color="auto"/>
                <w:left w:val="none" w:sz="0" w:space="0" w:color="auto"/>
                <w:bottom w:val="none" w:sz="0" w:space="0" w:color="auto"/>
                <w:right w:val="none" w:sz="0" w:space="0" w:color="auto"/>
              </w:divBdr>
            </w:div>
            <w:div w:id="1267230077">
              <w:marLeft w:val="0"/>
              <w:marRight w:val="0"/>
              <w:marTop w:val="0"/>
              <w:marBottom w:val="0"/>
              <w:divBdr>
                <w:top w:val="none" w:sz="0" w:space="0" w:color="auto"/>
                <w:left w:val="none" w:sz="0" w:space="0" w:color="auto"/>
                <w:bottom w:val="none" w:sz="0" w:space="0" w:color="auto"/>
                <w:right w:val="none" w:sz="0" w:space="0" w:color="auto"/>
              </w:divBdr>
            </w:div>
            <w:div w:id="1738089269">
              <w:marLeft w:val="0"/>
              <w:marRight w:val="0"/>
              <w:marTop w:val="0"/>
              <w:marBottom w:val="0"/>
              <w:divBdr>
                <w:top w:val="none" w:sz="0" w:space="0" w:color="auto"/>
                <w:left w:val="none" w:sz="0" w:space="0" w:color="auto"/>
                <w:bottom w:val="none" w:sz="0" w:space="0" w:color="auto"/>
                <w:right w:val="none" w:sz="0" w:space="0" w:color="auto"/>
              </w:divBdr>
            </w:div>
            <w:div w:id="181957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171870">
      <w:bodyDiv w:val="1"/>
      <w:marLeft w:val="0"/>
      <w:marRight w:val="0"/>
      <w:marTop w:val="0"/>
      <w:marBottom w:val="0"/>
      <w:divBdr>
        <w:top w:val="none" w:sz="0" w:space="0" w:color="auto"/>
        <w:left w:val="none" w:sz="0" w:space="0" w:color="auto"/>
        <w:bottom w:val="none" w:sz="0" w:space="0" w:color="auto"/>
        <w:right w:val="none" w:sz="0" w:space="0" w:color="auto"/>
      </w:divBdr>
    </w:div>
    <w:div w:id="440220239">
      <w:bodyDiv w:val="1"/>
      <w:marLeft w:val="0"/>
      <w:marRight w:val="0"/>
      <w:marTop w:val="0"/>
      <w:marBottom w:val="0"/>
      <w:divBdr>
        <w:top w:val="none" w:sz="0" w:space="0" w:color="auto"/>
        <w:left w:val="none" w:sz="0" w:space="0" w:color="auto"/>
        <w:bottom w:val="none" w:sz="0" w:space="0" w:color="auto"/>
        <w:right w:val="none" w:sz="0" w:space="0" w:color="auto"/>
      </w:divBdr>
      <w:divsChild>
        <w:div w:id="615789732">
          <w:marLeft w:val="0"/>
          <w:marRight w:val="0"/>
          <w:marTop w:val="0"/>
          <w:marBottom w:val="0"/>
          <w:divBdr>
            <w:top w:val="none" w:sz="0" w:space="0" w:color="auto"/>
            <w:left w:val="none" w:sz="0" w:space="0" w:color="auto"/>
            <w:bottom w:val="none" w:sz="0" w:space="0" w:color="auto"/>
            <w:right w:val="none" w:sz="0" w:space="0" w:color="auto"/>
          </w:divBdr>
          <w:divsChild>
            <w:div w:id="35398895">
              <w:marLeft w:val="0"/>
              <w:marRight w:val="0"/>
              <w:marTop w:val="0"/>
              <w:marBottom w:val="0"/>
              <w:divBdr>
                <w:top w:val="none" w:sz="0" w:space="0" w:color="auto"/>
                <w:left w:val="none" w:sz="0" w:space="0" w:color="auto"/>
                <w:bottom w:val="none" w:sz="0" w:space="0" w:color="auto"/>
                <w:right w:val="none" w:sz="0" w:space="0" w:color="auto"/>
              </w:divBdr>
            </w:div>
            <w:div w:id="306010162">
              <w:marLeft w:val="0"/>
              <w:marRight w:val="0"/>
              <w:marTop w:val="0"/>
              <w:marBottom w:val="0"/>
              <w:divBdr>
                <w:top w:val="none" w:sz="0" w:space="0" w:color="auto"/>
                <w:left w:val="none" w:sz="0" w:space="0" w:color="auto"/>
                <w:bottom w:val="none" w:sz="0" w:space="0" w:color="auto"/>
                <w:right w:val="none" w:sz="0" w:space="0" w:color="auto"/>
              </w:divBdr>
            </w:div>
            <w:div w:id="883562601">
              <w:marLeft w:val="0"/>
              <w:marRight w:val="0"/>
              <w:marTop w:val="0"/>
              <w:marBottom w:val="0"/>
              <w:divBdr>
                <w:top w:val="none" w:sz="0" w:space="0" w:color="auto"/>
                <w:left w:val="none" w:sz="0" w:space="0" w:color="auto"/>
                <w:bottom w:val="none" w:sz="0" w:space="0" w:color="auto"/>
                <w:right w:val="none" w:sz="0" w:space="0" w:color="auto"/>
              </w:divBdr>
            </w:div>
            <w:div w:id="1182666436">
              <w:marLeft w:val="0"/>
              <w:marRight w:val="0"/>
              <w:marTop w:val="0"/>
              <w:marBottom w:val="0"/>
              <w:divBdr>
                <w:top w:val="none" w:sz="0" w:space="0" w:color="auto"/>
                <w:left w:val="none" w:sz="0" w:space="0" w:color="auto"/>
                <w:bottom w:val="none" w:sz="0" w:space="0" w:color="auto"/>
                <w:right w:val="none" w:sz="0" w:space="0" w:color="auto"/>
              </w:divBdr>
            </w:div>
            <w:div w:id="1394817173">
              <w:marLeft w:val="0"/>
              <w:marRight w:val="0"/>
              <w:marTop w:val="0"/>
              <w:marBottom w:val="0"/>
              <w:divBdr>
                <w:top w:val="none" w:sz="0" w:space="0" w:color="auto"/>
                <w:left w:val="none" w:sz="0" w:space="0" w:color="auto"/>
                <w:bottom w:val="none" w:sz="0" w:space="0" w:color="auto"/>
                <w:right w:val="none" w:sz="0" w:space="0" w:color="auto"/>
              </w:divBdr>
            </w:div>
            <w:div w:id="173377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96216">
      <w:bodyDiv w:val="1"/>
      <w:marLeft w:val="0"/>
      <w:marRight w:val="0"/>
      <w:marTop w:val="0"/>
      <w:marBottom w:val="0"/>
      <w:divBdr>
        <w:top w:val="none" w:sz="0" w:space="0" w:color="auto"/>
        <w:left w:val="none" w:sz="0" w:space="0" w:color="auto"/>
        <w:bottom w:val="none" w:sz="0" w:space="0" w:color="auto"/>
        <w:right w:val="none" w:sz="0" w:space="0" w:color="auto"/>
      </w:divBdr>
      <w:divsChild>
        <w:div w:id="1386485085">
          <w:marLeft w:val="0"/>
          <w:marRight w:val="0"/>
          <w:marTop w:val="0"/>
          <w:marBottom w:val="0"/>
          <w:divBdr>
            <w:top w:val="none" w:sz="0" w:space="0" w:color="auto"/>
            <w:left w:val="none" w:sz="0" w:space="0" w:color="auto"/>
            <w:bottom w:val="none" w:sz="0" w:space="0" w:color="auto"/>
            <w:right w:val="none" w:sz="0" w:space="0" w:color="auto"/>
          </w:divBdr>
          <w:divsChild>
            <w:div w:id="70543748">
              <w:marLeft w:val="0"/>
              <w:marRight w:val="0"/>
              <w:marTop w:val="0"/>
              <w:marBottom w:val="0"/>
              <w:divBdr>
                <w:top w:val="none" w:sz="0" w:space="0" w:color="auto"/>
                <w:left w:val="none" w:sz="0" w:space="0" w:color="auto"/>
                <w:bottom w:val="none" w:sz="0" w:space="0" w:color="auto"/>
                <w:right w:val="none" w:sz="0" w:space="0" w:color="auto"/>
              </w:divBdr>
            </w:div>
            <w:div w:id="231431347">
              <w:marLeft w:val="0"/>
              <w:marRight w:val="0"/>
              <w:marTop w:val="0"/>
              <w:marBottom w:val="0"/>
              <w:divBdr>
                <w:top w:val="none" w:sz="0" w:space="0" w:color="auto"/>
                <w:left w:val="none" w:sz="0" w:space="0" w:color="auto"/>
                <w:bottom w:val="none" w:sz="0" w:space="0" w:color="auto"/>
                <w:right w:val="none" w:sz="0" w:space="0" w:color="auto"/>
              </w:divBdr>
            </w:div>
            <w:div w:id="236987740">
              <w:marLeft w:val="0"/>
              <w:marRight w:val="0"/>
              <w:marTop w:val="0"/>
              <w:marBottom w:val="0"/>
              <w:divBdr>
                <w:top w:val="none" w:sz="0" w:space="0" w:color="auto"/>
                <w:left w:val="none" w:sz="0" w:space="0" w:color="auto"/>
                <w:bottom w:val="none" w:sz="0" w:space="0" w:color="auto"/>
                <w:right w:val="none" w:sz="0" w:space="0" w:color="auto"/>
              </w:divBdr>
            </w:div>
            <w:div w:id="304820274">
              <w:marLeft w:val="0"/>
              <w:marRight w:val="0"/>
              <w:marTop w:val="0"/>
              <w:marBottom w:val="0"/>
              <w:divBdr>
                <w:top w:val="none" w:sz="0" w:space="0" w:color="auto"/>
                <w:left w:val="none" w:sz="0" w:space="0" w:color="auto"/>
                <w:bottom w:val="none" w:sz="0" w:space="0" w:color="auto"/>
                <w:right w:val="none" w:sz="0" w:space="0" w:color="auto"/>
              </w:divBdr>
            </w:div>
            <w:div w:id="602767087">
              <w:marLeft w:val="0"/>
              <w:marRight w:val="0"/>
              <w:marTop w:val="0"/>
              <w:marBottom w:val="0"/>
              <w:divBdr>
                <w:top w:val="none" w:sz="0" w:space="0" w:color="auto"/>
                <w:left w:val="none" w:sz="0" w:space="0" w:color="auto"/>
                <w:bottom w:val="none" w:sz="0" w:space="0" w:color="auto"/>
                <w:right w:val="none" w:sz="0" w:space="0" w:color="auto"/>
              </w:divBdr>
            </w:div>
            <w:div w:id="990137626">
              <w:marLeft w:val="0"/>
              <w:marRight w:val="0"/>
              <w:marTop w:val="0"/>
              <w:marBottom w:val="0"/>
              <w:divBdr>
                <w:top w:val="none" w:sz="0" w:space="0" w:color="auto"/>
                <w:left w:val="none" w:sz="0" w:space="0" w:color="auto"/>
                <w:bottom w:val="none" w:sz="0" w:space="0" w:color="auto"/>
                <w:right w:val="none" w:sz="0" w:space="0" w:color="auto"/>
              </w:divBdr>
            </w:div>
            <w:div w:id="155689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90665">
      <w:bodyDiv w:val="1"/>
      <w:marLeft w:val="0"/>
      <w:marRight w:val="0"/>
      <w:marTop w:val="0"/>
      <w:marBottom w:val="0"/>
      <w:divBdr>
        <w:top w:val="none" w:sz="0" w:space="0" w:color="auto"/>
        <w:left w:val="none" w:sz="0" w:space="0" w:color="auto"/>
        <w:bottom w:val="none" w:sz="0" w:space="0" w:color="auto"/>
        <w:right w:val="none" w:sz="0" w:space="0" w:color="auto"/>
      </w:divBdr>
      <w:divsChild>
        <w:div w:id="1063017242">
          <w:marLeft w:val="0"/>
          <w:marRight w:val="0"/>
          <w:marTop w:val="0"/>
          <w:marBottom w:val="0"/>
          <w:divBdr>
            <w:top w:val="none" w:sz="0" w:space="0" w:color="auto"/>
            <w:left w:val="none" w:sz="0" w:space="0" w:color="auto"/>
            <w:bottom w:val="none" w:sz="0" w:space="0" w:color="auto"/>
            <w:right w:val="none" w:sz="0" w:space="0" w:color="auto"/>
          </w:divBdr>
          <w:divsChild>
            <w:div w:id="60568513">
              <w:marLeft w:val="0"/>
              <w:marRight w:val="0"/>
              <w:marTop w:val="0"/>
              <w:marBottom w:val="0"/>
              <w:divBdr>
                <w:top w:val="none" w:sz="0" w:space="0" w:color="auto"/>
                <w:left w:val="none" w:sz="0" w:space="0" w:color="auto"/>
                <w:bottom w:val="none" w:sz="0" w:space="0" w:color="auto"/>
                <w:right w:val="none" w:sz="0" w:space="0" w:color="auto"/>
              </w:divBdr>
            </w:div>
            <w:div w:id="67384451">
              <w:marLeft w:val="0"/>
              <w:marRight w:val="0"/>
              <w:marTop w:val="0"/>
              <w:marBottom w:val="0"/>
              <w:divBdr>
                <w:top w:val="none" w:sz="0" w:space="0" w:color="auto"/>
                <w:left w:val="none" w:sz="0" w:space="0" w:color="auto"/>
                <w:bottom w:val="none" w:sz="0" w:space="0" w:color="auto"/>
                <w:right w:val="none" w:sz="0" w:space="0" w:color="auto"/>
              </w:divBdr>
            </w:div>
            <w:div w:id="69010078">
              <w:marLeft w:val="0"/>
              <w:marRight w:val="0"/>
              <w:marTop w:val="0"/>
              <w:marBottom w:val="0"/>
              <w:divBdr>
                <w:top w:val="none" w:sz="0" w:space="0" w:color="auto"/>
                <w:left w:val="none" w:sz="0" w:space="0" w:color="auto"/>
                <w:bottom w:val="none" w:sz="0" w:space="0" w:color="auto"/>
                <w:right w:val="none" w:sz="0" w:space="0" w:color="auto"/>
              </w:divBdr>
            </w:div>
            <w:div w:id="123080917">
              <w:marLeft w:val="0"/>
              <w:marRight w:val="0"/>
              <w:marTop w:val="0"/>
              <w:marBottom w:val="0"/>
              <w:divBdr>
                <w:top w:val="none" w:sz="0" w:space="0" w:color="auto"/>
                <w:left w:val="none" w:sz="0" w:space="0" w:color="auto"/>
                <w:bottom w:val="none" w:sz="0" w:space="0" w:color="auto"/>
                <w:right w:val="none" w:sz="0" w:space="0" w:color="auto"/>
              </w:divBdr>
            </w:div>
            <w:div w:id="140779726">
              <w:marLeft w:val="0"/>
              <w:marRight w:val="0"/>
              <w:marTop w:val="0"/>
              <w:marBottom w:val="0"/>
              <w:divBdr>
                <w:top w:val="none" w:sz="0" w:space="0" w:color="auto"/>
                <w:left w:val="none" w:sz="0" w:space="0" w:color="auto"/>
                <w:bottom w:val="none" w:sz="0" w:space="0" w:color="auto"/>
                <w:right w:val="none" w:sz="0" w:space="0" w:color="auto"/>
              </w:divBdr>
            </w:div>
            <w:div w:id="147670733">
              <w:marLeft w:val="0"/>
              <w:marRight w:val="0"/>
              <w:marTop w:val="0"/>
              <w:marBottom w:val="0"/>
              <w:divBdr>
                <w:top w:val="none" w:sz="0" w:space="0" w:color="auto"/>
                <w:left w:val="none" w:sz="0" w:space="0" w:color="auto"/>
                <w:bottom w:val="none" w:sz="0" w:space="0" w:color="auto"/>
                <w:right w:val="none" w:sz="0" w:space="0" w:color="auto"/>
              </w:divBdr>
            </w:div>
            <w:div w:id="149716480">
              <w:marLeft w:val="0"/>
              <w:marRight w:val="0"/>
              <w:marTop w:val="0"/>
              <w:marBottom w:val="0"/>
              <w:divBdr>
                <w:top w:val="none" w:sz="0" w:space="0" w:color="auto"/>
                <w:left w:val="none" w:sz="0" w:space="0" w:color="auto"/>
                <w:bottom w:val="none" w:sz="0" w:space="0" w:color="auto"/>
                <w:right w:val="none" w:sz="0" w:space="0" w:color="auto"/>
              </w:divBdr>
            </w:div>
            <w:div w:id="205064361">
              <w:marLeft w:val="0"/>
              <w:marRight w:val="0"/>
              <w:marTop w:val="0"/>
              <w:marBottom w:val="0"/>
              <w:divBdr>
                <w:top w:val="none" w:sz="0" w:space="0" w:color="auto"/>
                <w:left w:val="none" w:sz="0" w:space="0" w:color="auto"/>
                <w:bottom w:val="none" w:sz="0" w:space="0" w:color="auto"/>
                <w:right w:val="none" w:sz="0" w:space="0" w:color="auto"/>
              </w:divBdr>
            </w:div>
            <w:div w:id="267394664">
              <w:marLeft w:val="0"/>
              <w:marRight w:val="0"/>
              <w:marTop w:val="0"/>
              <w:marBottom w:val="0"/>
              <w:divBdr>
                <w:top w:val="none" w:sz="0" w:space="0" w:color="auto"/>
                <w:left w:val="none" w:sz="0" w:space="0" w:color="auto"/>
                <w:bottom w:val="none" w:sz="0" w:space="0" w:color="auto"/>
                <w:right w:val="none" w:sz="0" w:space="0" w:color="auto"/>
              </w:divBdr>
            </w:div>
            <w:div w:id="358967701">
              <w:marLeft w:val="0"/>
              <w:marRight w:val="0"/>
              <w:marTop w:val="0"/>
              <w:marBottom w:val="0"/>
              <w:divBdr>
                <w:top w:val="none" w:sz="0" w:space="0" w:color="auto"/>
                <w:left w:val="none" w:sz="0" w:space="0" w:color="auto"/>
                <w:bottom w:val="none" w:sz="0" w:space="0" w:color="auto"/>
                <w:right w:val="none" w:sz="0" w:space="0" w:color="auto"/>
              </w:divBdr>
            </w:div>
            <w:div w:id="416171386">
              <w:marLeft w:val="0"/>
              <w:marRight w:val="0"/>
              <w:marTop w:val="0"/>
              <w:marBottom w:val="0"/>
              <w:divBdr>
                <w:top w:val="none" w:sz="0" w:space="0" w:color="auto"/>
                <w:left w:val="none" w:sz="0" w:space="0" w:color="auto"/>
                <w:bottom w:val="none" w:sz="0" w:space="0" w:color="auto"/>
                <w:right w:val="none" w:sz="0" w:space="0" w:color="auto"/>
              </w:divBdr>
            </w:div>
            <w:div w:id="443186349">
              <w:marLeft w:val="0"/>
              <w:marRight w:val="0"/>
              <w:marTop w:val="0"/>
              <w:marBottom w:val="0"/>
              <w:divBdr>
                <w:top w:val="none" w:sz="0" w:space="0" w:color="auto"/>
                <w:left w:val="none" w:sz="0" w:space="0" w:color="auto"/>
                <w:bottom w:val="none" w:sz="0" w:space="0" w:color="auto"/>
                <w:right w:val="none" w:sz="0" w:space="0" w:color="auto"/>
              </w:divBdr>
            </w:div>
            <w:div w:id="467551165">
              <w:marLeft w:val="0"/>
              <w:marRight w:val="0"/>
              <w:marTop w:val="0"/>
              <w:marBottom w:val="0"/>
              <w:divBdr>
                <w:top w:val="none" w:sz="0" w:space="0" w:color="auto"/>
                <w:left w:val="none" w:sz="0" w:space="0" w:color="auto"/>
                <w:bottom w:val="none" w:sz="0" w:space="0" w:color="auto"/>
                <w:right w:val="none" w:sz="0" w:space="0" w:color="auto"/>
              </w:divBdr>
            </w:div>
            <w:div w:id="485632615">
              <w:marLeft w:val="0"/>
              <w:marRight w:val="0"/>
              <w:marTop w:val="0"/>
              <w:marBottom w:val="0"/>
              <w:divBdr>
                <w:top w:val="none" w:sz="0" w:space="0" w:color="auto"/>
                <w:left w:val="none" w:sz="0" w:space="0" w:color="auto"/>
                <w:bottom w:val="none" w:sz="0" w:space="0" w:color="auto"/>
                <w:right w:val="none" w:sz="0" w:space="0" w:color="auto"/>
              </w:divBdr>
            </w:div>
            <w:div w:id="508519472">
              <w:marLeft w:val="0"/>
              <w:marRight w:val="0"/>
              <w:marTop w:val="0"/>
              <w:marBottom w:val="0"/>
              <w:divBdr>
                <w:top w:val="none" w:sz="0" w:space="0" w:color="auto"/>
                <w:left w:val="none" w:sz="0" w:space="0" w:color="auto"/>
                <w:bottom w:val="none" w:sz="0" w:space="0" w:color="auto"/>
                <w:right w:val="none" w:sz="0" w:space="0" w:color="auto"/>
              </w:divBdr>
            </w:div>
            <w:div w:id="515384406">
              <w:marLeft w:val="0"/>
              <w:marRight w:val="0"/>
              <w:marTop w:val="0"/>
              <w:marBottom w:val="0"/>
              <w:divBdr>
                <w:top w:val="none" w:sz="0" w:space="0" w:color="auto"/>
                <w:left w:val="none" w:sz="0" w:space="0" w:color="auto"/>
                <w:bottom w:val="none" w:sz="0" w:space="0" w:color="auto"/>
                <w:right w:val="none" w:sz="0" w:space="0" w:color="auto"/>
              </w:divBdr>
            </w:div>
            <w:div w:id="541866305">
              <w:marLeft w:val="0"/>
              <w:marRight w:val="0"/>
              <w:marTop w:val="0"/>
              <w:marBottom w:val="0"/>
              <w:divBdr>
                <w:top w:val="none" w:sz="0" w:space="0" w:color="auto"/>
                <w:left w:val="none" w:sz="0" w:space="0" w:color="auto"/>
                <w:bottom w:val="none" w:sz="0" w:space="0" w:color="auto"/>
                <w:right w:val="none" w:sz="0" w:space="0" w:color="auto"/>
              </w:divBdr>
            </w:div>
            <w:div w:id="550502941">
              <w:marLeft w:val="0"/>
              <w:marRight w:val="0"/>
              <w:marTop w:val="0"/>
              <w:marBottom w:val="0"/>
              <w:divBdr>
                <w:top w:val="none" w:sz="0" w:space="0" w:color="auto"/>
                <w:left w:val="none" w:sz="0" w:space="0" w:color="auto"/>
                <w:bottom w:val="none" w:sz="0" w:space="0" w:color="auto"/>
                <w:right w:val="none" w:sz="0" w:space="0" w:color="auto"/>
              </w:divBdr>
            </w:div>
            <w:div w:id="560945782">
              <w:marLeft w:val="0"/>
              <w:marRight w:val="0"/>
              <w:marTop w:val="0"/>
              <w:marBottom w:val="0"/>
              <w:divBdr>
                <w:top w:val="none" w:sz="0" w:space="0" w:color="auto"/>
                <w:left w:val="none" w:sz="0" w:space="0" w:color="auto"/>
                <w:bottom w:val="none" w:sz="0" w:space="0" w:color="auto"/>
                <w:right w:val="none" w:sz="0" w:space="0" w:color="auto"/>
              </w:divBdr>
            </w:div>
            <w:div w:id="614604929">
              <w:marLeft w:val="0"/>
              <w:marRight w:val="0"/>
              <w:marTop w:val="0"/>
              <w:marBottom w:val="0"/>
              <w:divBdr>
                <w:top w:val="none" w:sz="0" w:space="0" w:color="auto"/>
                <w:left w:val="none" w:sz="0" w:space="0" w:color="auto"/>
                <w:bottom w:val="none" w:sz="0" w:space="0" w:color="auto"/>
                <w:right w:val="none" w:sz="0" w:space="0" w:color="auto"/>
              </w:divBdr>
            </w:div>
            <w:div w:id="617226451">
              <w:marLeft w:val="0"/>
              <w:marRight w:val="0"/>
              <w:marTop w:val="0"/>
              <w:marBottom w:val="0"/>
              <w:divBdr>
                <w:top w:val="none" w:sz="0" w:space="0" w:color="auto"/>
                <w:left w:val="none" w:sz="0" w:space="0" w:color="auto"/>
                <w:bottom w:val="none" w:sz="0" w:space="0" w:color="auto"/>
                <w:right w:val="none" w:sz="0" w:space="0" w:color="auto"/>
              </w:divBdr>
            </w:div>
            <w:div w:id="627466540">
              <w:marLeft w:val="0"/>
              <w:marRight w:val="0"/>
              <w:marTop w:val="0"/>
              <w:marBottom w:val="0"/>
              <w:divBdr>
                <w:top w:val="none" w:sz="0" w:space="0" w:color="auto"/>
                <w:left w:val="none" w:sz="0" w:space="0" w:color="auto"/>
                <w:bottom w:val="none" w:sz="0" w:space="0" w:color="auto"/>
                <w:right w:val="none" w:sz="0" w:space="0" w:color="auto"/>
              </w:divBdr>
            </w:div>
            <w:div w:id="646469176">
              <w:marLeft w:val="0"/>
              <w:marRight w:val="0"/>
              <w:marTop w:val="0"/>
              <w:marBottom w:val="0"/>
              <w:divBdr>
                <w:top w:val="none" w:sz="0" w:space="0" w:color="auto"/>
                <w:left w:val="none" w:sz="0" w:space="0" w:color="auto"/>
                <w:bottom w:val="none" w:sz="0" w:space="0" w:color="auto"/>
                <w:right w:val="none" w:sz="0" w:space="0" w:color="auto"/>
              </w:divBdr>
            </w:div>
            <w:div w:id="676735763">
              <w:marLeft w:val="0"/>
              <w:marRight w:val="0"/>
              <w:marTop w:val="0"/>
              <w:marBottom w:val="0"/>
              <w:divBdr>
                <w:top w:val="none" w:sz="0" w:space="0" w:color="auto"/>
                <w:left w:val="none" w:sz="0" w:space="0" w:color="auto"/>
                <w:bottom w:val="none" w:sz="0" w:space="0" w:color="auto"/>
                <w:right w:val="none" w:sz="0" w:space="0" w:color="auto"/>
              </w:divBdr>
            </w:div>
            <w:div w:id="758599348">
              <w:marLeft w:val="0"/>
              <w:marRight w:val="0"/>
              <w:marTop w:val="0"/>
              <w:marBottom w:val="0"/>
              <w:divBdr>
                <w:top w:val="none" w:sz="0" w:space="0" w:color="auto"/>
                <w:left w:val="none" w:sz="0" w:space="0" w:color="auto"/>
                <w:bottom w:val="none" w:sz="0" w:space="0" w:color="auto"/>
                <w:right w:val="none" w:sz="0" w:space="0" w:color="auto"/>
              </w:divBdr>
            </w:div>
            <w:div w:id="761685718">
              <w:marLeft w:val="0"/>
              <w:marRight w:val="0"/>
              <w:marTop w:val="0"/>
              <w:marBottom w:val="0"/>
              <w:divBdr>
                <w:top w:val="none" w:sz="0" w:space="0" w:color="auto"/>
                <w:left w:val="none" w:sz="0" w:space="0" w:color="auto"/>
                <w:bottom w:val="none" w:sz="0" w:space="0" w:color="auto"/>
                <w:right w:val="none" w:sz="0" w:space="0" w:color="auto"/>
              </w:divBdr>
            </w:div>
            <w:div w:id="779689789">
              <w:marLeft w:val="0"/>
              <w:marRight w:val="0"/>
              <w:marTop w:val="0"/>
              <w:marBottom w:val="0"/>
              <w:divBdr>
                <w:top w:val="none" w:sz="0" w:space="0" w:color="auto"/>
                <w:left w:val="none" w:sz="0" w:space="0" w:color="auto"/>
                <w:bottom w:val="none" w:sz="0" w:space="0" w:color="auto"/>
                <w:right w:val="none" w:sz="0" w:space="0" w:color="auto"/>
              </w:divBdr>
            </w:div>
            <w:div w:id="781456201">
              <w:marLeft w:val="0"/>
              <w:marRight w:val="0"/>
              <w:marTop w:val="0"/>
              <w:marBottom w:val="0"/>
              <w:divBdr>
                <w:top w:val="none" w:sz="0" w:space="0" w:color="auto"/>
                <w:left w:val="none" w:sz="0" w:space="0" w:color="auto"/>
                <w:bottom w:val="none" w:sz="0" w:space="0" w:color="auto"/>
                <w:right w:val="none" w:sz="0" w:space="0" w:color="auto"/>
              </w:divBdr>
            </w:div>
            <w:div w:id="785469054">
              <w:marLeft w:val="0"/>
              <w:marRight w:val="0"/>
              <w:marTop w:val="0"/>
              <w:marBottom w:val="0"/>
              <w:divBdr>
                <w:top w:val="none" w:sz="0" w:space="0" w:color="auto"/>
                <w:left w:val="none" w:sz="0" w:space="0" w:color="auto"/>
                <w:bottom w:val="none" w:sz="0" w:space="0" w:color="auto"/>
                <w:right w:val="none" w:sz="0" w:space="0" w:color="auto"/>
              </w:divBdr>
            </w:div>
            <w:div w:id="807085929">
              <w:marLeft w:val="0"/>
              <w:marRight w:val="0"/>
              <w:marTop w:val="0"/>
              <w:marBottom w:val="0"/>
              <w:divBdr>
                <w:top w:val="none" w:sz="0" w:space="0" w:color="auto"/>
                <w:left w:val="none" w:sz="0" w:space="0" w:color="auto"/>
                <w:bottom w:val="none" w:sz="0" w:space="0" w:color="auto"/>
                <w:right w:val="none" w:sz="0" w:space="0" w:color="auto"/>
              </w:divBdr>
            </w:div>
            <w:div w:id="818115441">
              <w:marLeft w:val="0"/>
              <w:marRight w:val="0"/>
              <w:marTop w:val="0"/>
              <w:marBottom w:val="0"/>
              <w:divBdr>
                <w:top w:val="none" w:sz="0" w:space="0" w:color="auto"/>
                <w:left w:val="none" w:sz="0" w:space="0" w:color="auto"/>
                <w:bottom w:val="none" w:sz="0" w:space="0" w:color="auto"/>
                <w:right w:val="none" w:sz="0" w:space="0" w:color="auto"/>
              </w:divBdr>
            </w:div>
            <w:div w:id="842277364">
              <w:marLeft w:val="0"/>
              <w:marRight w:val="0"/>
              <w:marTop w:val="0"/>
              <w:marBottom w:val="0"/>
              <w:divBdr>
                <w:top w:val="none" w:sz="0" w:space="0" w:color="auto"/>
                <w:left w:val="none" w:sz="0" w:space="0" w:color="auto"/>
                <w:bottom w:val="none" w:sz="0" w:space="0" w:color="auto"/>
                <w:right w:val="none" w:sz="0" w:space="0" w:color="auto"/>
              </w:divBdr>
            </w:div>
            <w:div w:id="861940226">
              <w:marLeft w:val="0"/>
              <w:marRight w:val="0"/>
              <w:marTop w:val="0"/>
              <w:marBottom w:val="0"/>
              <w:divBdr>
                <w:top w:val="none" w:sz="0" w:space="0" w:color="auto"/>
                <w:left w:val="none" w:sz="0" w:space="0" w:color="auto"/>
                <w:bottom w:val="none" w:sz="0" w:space="0" w:color="auto"/>
                <w:right w:val="none" w:sz="0" w:space="0" w:color="auto"/>
              </w:divBdr>
            </w:div>
            <w:div w:id="874276573">
              <w:marLeft w:val="0"/>
              <w:marRight w:val="0"/>
              <w:marTop w:val="0"/>
              <w:marBottom w:val="0"/>
              <w:divBdr>
                <w:top w:val="none" w:sz="0" w:space="0" w:color="auto"/>
                <w:left w:val="none" w:sz="0" w:space="0" w:color="auto"/>
                <w:bottom w:val="none" w:sz="0" w:space="0" w:color="auto"/>
                <w:right w:val="none" w:sz="0" w:space="0" w:color="auto"/>
              </w:divBdr>
            </w:div>
            <w:div w:id="958100985">
              <w:marLeft w:val="0"/>
              <w:marRight w:val="0"/>
              <w:marTop w:val="0"/>
              <w:marBottom w:val="0"/>
              <w:divBdr>
                <w:top w:val="none" w:sz="0" w:space="0" w:color="auto"/>
                <w:left w:val="none" w:sz="0" w:space="0" w:color="auto"/>
                <w:bottom w:val="none" w:sz="0" w:space="0" w:color="auto"/>
                <w:right w:val="none" w:sz="0" w:space="0" w:color="auto"/>
              </w:divBdr>
            </w:div>
            <w:div w:id="997611469">
              <w:marLeft w:val="0"/>
              <w:marRight w:val="0"/>
              <w:marTop w:val="0"/>
              <w:marBottom w:val="0"/>
              <w:divBdr>
                <w:top w:val="none" w:sz="0" w:space="0" w:color="auto"/>
                <w:left w:val="none" w:sz="0" w:space="0" w:color="auto"/>
                <w:bottom w:val="none" w:sz="0" w:space="0" w:color="auto"/>
                <w:right w:val="none" w:sz="0" w:space="0" w:color="auto"/>
              </w:divBdr>
            </w:div>
            <w:div w:id="1007639364">
              <w:marLeft w:val="0"/>
              <w:marRight w:val="0"/>
              <w:marTop w:val="0"/>
              <w:marBottom w:val="0"/>
              <w:divBdr>
                <w:top w:val="none" w:sz="0" w:space="0" w:color="auto"/>
                <w:left w:val="none" w:sz="0" w:space="0" w:color="auto"/>
                <w:bottom w:val="none" w:sz="0" w:space="0" w:color="auto"/>
                <w:right w:val="none" w:sz="0" w:space="0" w:color="auto"/>
              </w:divBdr>
            </w:div>
            <w:div w:id="1031956441">
              <w:marLeft w:val="0"/>
              <w:marRight w:val="0"/>
              <w:marTop w:val="0"/>
              <w:marBottom w:val="0"/>
              <w:divBdr>
                <w:top w:val="none" w:sz="0" w:space="0" w:color="auto"/>
                <w:left w:val="none" w:sz="0" w:space="0" w:color="auto"/>
                <w:bottom w:val="none" w:sz="0" w:space="0" w:color="auto"/>
                <w:right w:val="none" w:sz="0" w:space="0" w:color="auto"/>
              </w:divBdr>
            </w:div>
            <w:div w:id="1054934016">
              <w:marLeft w:val="0"/>
              <w:marRight w:val="0"/>
              <w:marTop w:val="0"/>
              <w:marBottom w:val="0"/>
              <w:divBdr>
                <w:top w:val="none" w:sz="0" w:space="0" w:color="auto"/>
                <w:left w:val="none" w:sz="0" w:space="0" w:color="auto"/>
                <w:bottom w:val="none" w:sz="0" w:space="0" w:color="auto"/>
                <w:right w:val="none" w:sz="0" w:space="0" w:color="auto"/>
              </w:divBdr>
            </w:div>
            <w:div w:id="1078287254">
              <w:marLeft w:val="0"/>
              <w:marRight w:val="0"/>
              <w:marTop w:val="0"/>
              <w:marBottom w:val="0"/>
              <w:divBdr>
                <w:top w:val="none" w:sz="0" w:space="0" w:color="auto"/>
                <w:left w:val="none" w:sz="0" w:space="0" w:color="auto"/>
                <w:bottom w:val="none" w:sz="0" w:space="0" w:color="auto"/>
                <w:right w:val="none" w:sz="0" w:space="0" w:color="auto"/>
              </w:divBdr>
            </w:div>
            <w:div w:id="1124234576">
              <w:marLeft w:val="0"/>
              <w:marRight w:val="0"/>
              <w:marTop w:val="0"/>
              <w:marBottom w:val="0"/>
              <w:divBdr>
                <w:top w:val="none" w:sz="0" w:space="0" w:color="auto"/>
                <w:left w:val="none" w:sz="0" w:space="0" w:color="auto"/>
                <w:bottom w:val="none" w:sz="0" w:space="0" w:color="auto"/>
                <w:right w:val="none" w:sz="0" w:space="0" w:color="auto"/>
              </w:divBdr>
            </w:div>
            <w:div w:id="1302887066">
              <w:marLeft w:val="0"/>
              <w:marRight w:val="0"/>
              <w:marTop w:val="0"/>
              <w:marBottom w:val="0"/>
              <w:divBdr>
                <w:top w:val="none" w:sz="0" w:space="0" w:color="auto"/>
                <w:left w:val="none" w:sz="0" w:space="0" w:color="auto"/>
                <w:bottom w:val="none" w:sz="0" w:space="0" w:color="auto"/>
                <w:right w:val="none" w:sz="0" w:space="0" w:color="auto"/>
              </w:divBdr>
            </w:div>
            <w:div w:id="1306354526">
              <w:marLeft w:val="0"/>
              <w:marRight w:val="0"/>
              <w:marTop w:val="0"/>
              <w:marBottom w:val="0"/>
              <w:divBdr>
                <w:top w:val="none" w:sz="0" w:space="0" w:color="auto"/>
                <w:left w:val="none" w:sz="0" w:space="0" w:color="auto"/>
                <w:bottom w:val="none" w:sz="0" w:space="0" w:color="auto"/>
                <w:right w:val="none" w:sz="0" w:space="0" w:color="auto"/>
              </w:divBdr>
            </w:div>
            <w:div w:id="1356344583">
              <w:marLeft w:val="0"/>
              <w:marRight w:val="0"/>
              <w:marTop w:val="0"/>
              <w:marBottom w:val="0"/>
              <w:divBdr>
                <w:top w:val="none" w:sz="0" w:space="0" w:color="auto"/>
                <w:left w:val="none" w:sz="0" w:space="0" w:color="auto"/>
                <w:bottom w:val="none" w:sz="0" w:space="0" w:color="auto"/>
                <w:right w:val="none" w:sz="0" w:space="0" w:color="auto"/>
              </w:divBdr>
            </w:div>
            <w:div w:id="1357734248">
              <w:marLeft w:val="0"/>
              <w:marRight w:val="0"/>
              <w:marTop w:val="0"/>
              <w:marBottom w:val="0"/>
              <w:divBdr>
                <w:top w:val="none" w:sz="0" w:space="0" w:color="auto"/>
                <w:left w:val="none" w:sz="0" w:space="0" w:color="auto"/>
                <w:bottom w:val="none" w:sz="0" w:space="0" w:color="auto"/>
                <w:right w:val="none" w:sz="0" w:space="0" w:color="auto"/>
              </w:divBdr>
            </w:div>
            <w:div w:id="1384213748">
              <w:marLeft w:val="0"/>
              <w:marRight w:val="0"/>
              <w:marTop w:val="0"/>
              <w:marBottom w:val="0"/>
              <w:divBdr>
                <w:top w:val="none" w:sz="0" w:space="0" w:color="auto"/>
                <w:left w:val="none" w:sz="0" w:space="0" w:color="auto"/>
                <w:bottom w:val="none" w:sz="0" w:space="0" w:color="auto"/>
                <w:right w:val="none" w:sz="0" w:space="0" w:color="auto"/>
              </w:divBdr>
            </w:div>
            <w:div w:id="1460763598">
              <w:marLeft w:val="0"/>
              <w:marRight w:val="0"/>
              <w:marTop w:val="0"/>
              <w:marBottom w:val="0"/>
              <w:divBdr>
                <w:top w:val="none" w:sz="0" w:space="0" w:color="auto"/>
                <w:left w:val="none" w:sz="0" w:space="0" w:color="auto"/>
                <w:bottom w:val="none" w:sz="0" w:space="0" w:color="auto"/>
                <w:right w:val="none" w:sz="0" w:space="0" w:color="auto"/>
              </w:divBdr>
            </w:div>
            <w:div w:id="1490057770">
              <w:marLeft w:val="0"/>
              <w:marRight w:val="0"/>
              <w:marTop w:val="0"/>
              <w:marBottom w:val="0"/>
              <w:divBdr>
                <w:top w:val="none" w:sz="0" w:space="0" w:color="auto"/>
                <w:left w:val="none" w:sz="0" w:space="0" w:color="auto"/>
                <w:bottom w:val="none" w:sz="0" w:space="0" w:color="auto"/>
                <w:right w:val="none" w:sz="0" w:space="0" w:color="auto"/>
              </w:divBdr>
            </w:div>
            <w:div w:id="1580097406">
              <w:marLeft w:val="0"/>
              <w:marRight w:val="0"/>
              <w:marTop w:val="0"/>
              <w:marBottom w:val="0"/>
              <w:divBdr>
                <w:top w:val="none" w:sz="0" w:space="0" w:color="auto"/>
                <w:left w:val="none" w:sz="0" w:space="0" w:color="auto"/>
                <w:bottom w:val="none" w:sz="0" w:space="0" w:color="auto"/>
                <w:right w:val="none" w:sz="0" w:space="0" w:color="auto"/>
              </w:divBdr>
            </w:div>
            <w:div w:id="1603030742">
              <w:marLeft w:val="0"/>
              <w:marRight w:val="0"/>
              <w:marTop w:val="0"/>
              <w:marBottom w:val="0"/>
              <w:divBdr>
                <w:top w:val="none" w:sz="0" w:space="0" w:color="auto"/>
                <w:left w:val="none" w:sz="0" w:space="0" w:color="auto"/>
                <w:bottom w:val="none" w:sz="0" w:space="0" w:color="auto"/>
                <w:right w:val="none" w:sz="0" w:space="0" w:color="auto"/>
              </w:divBdr>
            </w:div>
            <w:div w:id="1694067049">
              <w:marLeft w:val="0"/>
              <w:marRight w:val="0"/>
              <w:marTop w:val="0"/>
              <w:marBottom w:val="0"/>
              <w:divBdr>
                <w:top w:val="none" w:sz="0" w:space="0" w:color="auto"/>
                <w:left w:val="none" w:sz="0" w:space="0" w:color="auto"/>
                <w:bottom w:val="none" w:sz="0" w:space="0" w:color="auto"/>
                <w:right w:val="none" w:sz="0" w:space="0" w:color="auto"/>
              </w:divBdr>
            </w:div>
            <w:div w:id="1704482650">
              <w:marLeft w:val="0"/>
              <w:marRight w:val="0"/>
              <w:marTop w:val="0"/>
              <w:marBottom w:val="0"/>
              <w:divBdr>
                <w:top w:val="none" w:sz="0" w:space="0" w:color="auto"/>
                <w:left w:val="none" w:sz="0" w:space="0" w:color="auto"/>
                <w:bottom w:val="none" w:sz="0" w:space="0" w:color="auto"/>
                <w:right w:val="none" w:sz="0" w:space="0" w:color="auto"/>
              </w:divBdr>
            </w:div>
            <w:div w:id="1736779565">
              <w:marLeft w:val="0"/>
              <w:marRight w:val="0"/>
              <w:marTop w:val="0"/>
              <w:marBottom w:val="0"/>
              <w:divBdr>
                <w:top w:val="none" w:sz="0" w:space="0" w:color="auto"/>
                <w:left w:val="none" w:sz="0" w:space="0" w:color="auto"/>
                <w:bottom w:val="none" w:sz="0" w:space="0" w:color="auto"/>
                <w:right w:val="none" w:sz="0" w:space="0" w:color="auto"/>
              </w:divBdr>
            </w:div>
            <w:div w:id="1757361119">
              <w:marLeft w:val="0"/>
              <w:marRight w:val="0"/>
              <w:marTop w:val="0"/>
              <w:marBottom w:val="0"/>
              <w:divBdr>
                <w:top w:val="none" w:sz="0" w:space="0" w:color="auto"/>
                <w:left w:val="none" w:sz="0" w:space="0" w:color="auto"/>
                <w:bottom w:val="none" w:sz="0" w:space="0" w:color="auto"/>
                <w:right w:val="none" w:sz="0" w:space="0" w:color="auto"/>
              </w:divBdr>
            </w:div>
            <w:div w:id="1760590381">
              <w:marLeft w:val="0"/>
              <w:marRight w:val="0"/>
              <w:marTop w:val="0"/>
              <w:marBottom w:val="0"/>
              <w:divBdr>
                <w:top w:val="none" w:sz="0" w:space="0" w:color="auto"/>
                <w:left w:val="none" w:sz="0" w:space="0" w:color="auto"/>
                <w:bottom w:val="none" w:sz="0" w:space="0" w:color="auto"/>
                <w:right w:val="none" w:sz="0" w:space="0" w:color="auto"/>
              </w:divBdr>
            </w:div>
            <w:div w:id="1827015347">
              <w:marLeft w:val="0"/>
              <w:marRight w:val="0"/>
              <w:marTop w:val="0"/>
              <w:marBottom w:val="0"/>
              <w:divBdr>
                <w:top w:val="none" w:sz="0" w:space="0" w:color="auto"/>
                <w:left w:val="none" w:sz="0" w:space="0" w:color="auto"/>
                <w:bottom w:val="none" w:sz="0" w:space="0" w:color="auto"/>
                <w:right w:val="none" w:sz="0" w:space="0" w:color="auto"/>
              </w:divBdr>
            </w:div>
            <w:div w:id="1884364350">
              <w:marLeft w:val="0"/>
              <w:marRight w:val="0"/>
              <w:marTop w:val="0"/>
              <w:marBottom w:val="0"/>
              <w:divBdr>
                <w:top w:val="none" w:sz="0" w:space="0" w:color="auto"/>
                <w:left w:val="none" w:sz="0" w:space="0" w:color="auto"/>
                <w:bottom w:val="none" w:sz="0" w:space="0" w:color="auto"/>
                <w:right w:val="none" w:sz="0" w:space="0" w:color="auto"/>
              </w:divBdr>
            </w:div>
            <w:div w:id="1892496822">
              <w:marLeft w:val="0"/>
              <w:marRight w:val="0"/>
              <w:marTop w:val="0"/>
              <w:marBottom w:val="0"/>
              <w:divBdr>
                <w:top w:val="none" w:sz="0" w:space="0" w:color="auto"/>
                <w:left w:val="none" w:sz="0" w:space="0" w:color="auto"/>
                <w:bottom w:val="none" w:sz="0" w:space="0" w:color="auto"/>
                <w:right w:val="none" w:sz="0" w:space="0" w:color="auto"/>
              </w:divBdr>
            </w:div>
            <w:div w:id="1917006425">
              <w:marLeft w:val="0"/>
              <w:marRight w:val="0"/>
              <w:marTop w:val="0"/>
              <w:marBottom w:val="0"/>
              <w:divBdr>
                <w:top w:val="none" w:sz="0" w:space="0" w:color="auto"/>
                <w:left w:val="none" w:sz="0" w:space="0" w:color="auto"/>
                <w:bottom w:val="none" w:sz="0" w:space="0" w:color="auto"/>
                <w:right w:val="none" w:sz="0" w:space="0" w:color="auto"/>
              </w:divBdr>
            </w:div>
            <w:div w:id="1991865726">
              <w:marLeft w:val="0"/>
              <w:marRight w:val="0"/>
              <w:marTop w:val="0"/>
              <w:marBottom w:val="0"/>
              <w:divBdr>
                <w:top w:val="none" w:sz="0" w:space="0" w:color="auto"/>
                <w:left w:val="none" w:sz="0" w:space="0" w:color="auto"/>
                <w:bottom w:val="none" w:sz="0" w:space="0" w:color="auto"/>
                <w:right w:val="none" w:sz="0" w:space="0" w:color="auto"/>
              </w:divBdr>
            </w:div>
            <w:div w:id="1997569214">
              <w:marLeft w:val="0"/>
              <w:marRight w:val="0"/>
              <w:marTop w:val="0"/>
              <w:marBottom w:val="0"/>
              <w:divBdr>
                <w:top w:val="none" w:sz="0" w:space="0" w:color="auto"/>
                <w:left w:val="none" w:sz="0" w:space="0" w:color="auto"/>
                <w:bottom w:val="none" w:sz="0" w:space="0" w:color="auto"/>
                <w:right w:val="none" w:sz="0" w:space="0" w:color="auto"/>
              </w:divBdr>
            </w:div>
            <w:div w:id="2008551380">
              <w:marLeft w:val="0"/>
              <w:marRight w:val="0"/>
              <w:marTop w:val="0"/>
              <w:marBottom w:val="0"/>
              <w:divBdr>
                <w:top w:val="none" w:sz="0" w:space="0" w:color="auto"/>
                <w:left w:val="none" w:sz="0" w:space="0" w:color="auto"/>
                <w:bottom w:val="none" w:sz="0" w:space="0" w:color="auto"/>
                <w:right w:val="none" w:sz="0" w:space="0" w:color="auto"/>
              </w:divBdr>
            </w:div>
            <w:div w:id="2014794632">
              <w:marLeft w:val="0"/>
              <w:marRight w:val="0"/>
              <w:marTop w:val="0"/>
              <w:marBottom w:val="0"/>
              <w:divBdr>
                <w:top w:val="none" w:sz="0" w:space="0" w:color="auto"/>
                <w:left w:val="none" w:sz="0" w:space="0" w:color="auto"/>
                <w:bottom w:val="none" w:sz="0" w:space="0" w:color="auto"/>
                <w:right w:val="none" w:sz="0" w:space="0" w:color="auto"/>
              </w:divBdr>
            </w:div>
            <w:div w:id="2016957477">
              <w:marLeft w:val="0"/>
              <w:marRight w:val="0"/>
              <w:marTop w:val="0"/>
              <w:marBottom w:val="0"/>
              <w:divBdr>
                <w:top w:val="none" w:sz="0" w:space="0" w:color="auto"/>
                <w:left w:val="none" w:sz="0" w:space="0" w:color="auto"/>
                <w:bottom w:val="none" w:sz="0" w:space="0" w:color="auto"/>
                <w:right w:val="none" w:sz="0" w:space="0" w:color="auto"/>
              </w:divBdr>
            </w:div>
            <w:div w:id="2038117458">
              <w:marLeft w:val="0"/>
              <w:marRight w:val="0"/>
              <w:marTop w:val="0"/>
              <w:marBottom w:val="0"/>
              <w:divBdr>
                <w:top w:val="none" w:sz="0" w:space="0" w:color="auto"/>
                <w:left w:val="none" w:sz="0" w:space="0" w:color="auto"/>
                <w:bottom w:val="none" w:sz="0" w:space="0" w:color="auto"/>
                <w:right w:val="none" w:sz="0" w:space="0" w:color="auto"/>
              </w:divBdr>
            </w:div>
            <w:div w:id="2042506985">
              <w:marLeft w:val="0"/>
              <w:marRight w:val="0"/>
              <w:marTop w:val="0"/>
              <w:marBottom w:val="0"/>
              <w:divBdr>
                <w:top w:val="none" w:sz="0" w:space="0" w:color="auto"/>
                <w:left w:val="none" w:sz="0" w:space="0" w:color="auto"/>
                <w:bottom w:val="none" w:sz="0" w:space="0" w:color="auto"/>
                <w:right w:val="none" w:sz="0" w:space="0" w:color="auto"/>
              </w:divBdr>
            </w:div>
            <w:div w:id="2043285207">
              <w:marLeft w:val="0"/>
              <w:marRight w:val="0"/>
              <w:marTop w:val="0"/>
              <w:marBottom w:val="0"/>
              <w:divBdr>
                <w:top w:val="none" w:sz="0" w:space="0" w:color="auto"/>
                <w:left w:val="none" w:sz="0" w:space="0" w:color="auto"/>
                <w:bottom w:val="none" w:sz="0" w:space="0" w:color="auto"/>
                <w:right w:val="none" w:sz="0" w:space="0" w:color="auto"/>
              </w:divBdr>
            </w:div>
            <w:div w:id="2096052329">
              <w:marLeft w:val="0"/>
              <w:marRight w:val="0"/>
              <w:marTop w:val="0"/>
              <w:marBottom w:val="0"/>
              <w:divBdr>
                <w:top w:val="none" w:sz="0" w:space="0" w:color="auto"/>
                <w:left w:val="none" w:sz="0" w:space="0" w:color="auto"/>
                <w:bottom w:val="none" w:sz="0" w:space="0" w:color="auto"/>
                <w:right w:val="none" w:sz="0" w:space="0" w:color="auto"/>
              </w:divBdr>
            </w:div>
            <w:div w:id="2120029727">
              <w:marLeft w:val="0"/>
              <w:marRight w:val="0"/>
              <w:marTop w:val="0"/>
              <w:marBottom w:val="0"/>
              <w:divBdr>
                <w:top w:val="none" w:sz="0" w:space="0" w:color="auto"/>
                <w:left w:val="none" w:sz="0" w:space="0" w:color="auto"/>
                <w:bottom w:val="none" w:sz="0" w:space="0" w:color="auto"/>
                <w:right w:val="none" w:sz="0" w:space="0" w:color="auto"/>
              </w:divBdr>
            </w:div>
            <w:div w:id="213478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113862">
      <w:bodyDiv w:val="1"/>
      <w:marLeft w:val="0"/>
      <w:marRight w:val="0"/>
      <w:marTop w:val="0"/>
      <w:marBottom w:val="0"/>
      <w:divBdr>
        <w:top w:val="none" w:sz="0" w:space="0" w:color="auto"/>
        <w:left w:val="none" w:sz="0" w:space="0" w:color="auto"/>
        <w:bottom w:val="none" w:sz="0" w:space="0" w:color="auto"/>
        <w:right w:val="none" w:sz="0" w:space="0" w:color="auto"/>
      </w:divBdr>
      <w:divsChild>
        <w:div w:id="1188062429">
          <w:marLeft w:val="0"/>
          <w:marRight w:val="0"/>
          <w:marTop w:val="0"/>
          <w:marBottom w:val="0"/>
          <w:divBdr>
            <w:top w:val="none" w:sz="0" w:space="0" w:color="auto"/>
            <w:left w:val="none" w:sz="0" w:space="0" w:color="auto"/>
            <w:bottom w:val="none" w:sz="0" w:space="0" w:color="auto"/>
            <w:right w:val="none" w:sz="0" w:space="0" w:color="auto"/>
          </w:divBdr>
          <w:divsChild>
            <w:div w:id="510140573">
              <w:marLeft w:val="0"/>
              <w:marRight w:val="0"/>
              <w:marTop w:val="0"/>
              <w:marBottom w:val="0"/>
              <w:divBdr>
                <w:top w:val="none" w:sz="0" w:space="0" w:color="auto"/>
                <w:left w:val="none" w:sz="0" w:space="0" w:color="auto"/>
                <w:bottom w:val="none" w:sz="0" w:space="0" w:color="auto"/>
                <w:right w:val="none" w:sz="0" w:space="0" w:color="auto"/>
              </w:divBdr>
            </w:div>
            <w:div w:id="652833699">
              <w:marLeft w:val="0"/>
              <w:marRight w:val="0"/>
              <w:marTop w:val="0"/>
              <w:marBottom w:val="0"/>
              <w:divBdr>
                <w:top w:val="none" w:sz="0" w:space="0" w:color="auto"/>
                <w:left w:val="none" w:sz="0" w:space="0" w:color="auto"/>
                <w:bottom w:val="none" w:sz="0" w:space="0" w:color="auto"/>
                <w:right w:val="none" w:sz="0" w:space="0" w:color="auto"/>
              </w:divBdr>
            </w:div>
            <w:div w:id="889345206">
              <w:marLeft w:val="0"/>
              <w:marRight w:val="0"/>
              <w:marTop w:val="0"/>
              <w:marBottom w:val="0"/>
              <w:divBdr>
                <w:top w:val="none" w:sz="0" w:space="0" w:color="auto"/>
                <w:left w:val="none" w:sz="0" w:space="0" w:color="auto"/>
                <w:bottom w:val="none" w:sz="0" w:space="0" w:color="auto"/>
                <w:right w:val="none" w:sz="0" w:space="0" w:color="auto"/>
              </w:divBdr>
            </w:div>
            <w:div w:id="1611008792">
              <w:marLeft w:val="0"/>
              <w:marRight w:val="0"/>
              <w:marTop w:val="0"/>
              <w:marBottom w:val="0"/>
              <w:divBdr>
                <w:top w:val="none" w:sz="0" w:space="0" w:color="auto"/>
                <w:left w:val="none" w:sz="0" w:space="0" w:color="auto"/>
                <w:bottom w:val="none" w:sz="0" w:space="0" w:color="auto"/>
                <w:right w:val="none" w:sz="0" w:space="0" w:color="auto"/>
              </w:divBdr>
            </w:div>
            <w:div w:id="1627082291">
              <w:marLeft w:val="0"/>
              <w:marRight w:val="0"/>
              <w:marTop w:val="0"/>
              <w:marBottom w:val="0"/>
              <w:divBdr>
                <w:top w:val="none" w:sz="0" w:space="0" w:color="auto"/>
                <w:left w:val="none" w:sz="0" w:space="0" w:color="auto"/>
                <w:bottom w:val="none" w:sz="0" w:space="0" w:color="auto"/>
                <w:right w:val="none" w:sz="0" w:space="0" w:color="auto"/>
              </w:divBdr>
            </w:div>
            <w:div w:id="177034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92800">
      <w:bodyDiv w:val="1"/>
      <w:marLeft w:val="0"/>
      <w:marRight w:val="0"/>
      <w:marTop w:val="0"/>
      <w:marBottom w:val="0"/>
      <w:divBdr>
        <w:top w:val="none" w:sz="0" w:space="0" w:color="auto"/>
        <w:left w:val="none" w:sz="0" w:space="0" w:color="auto"/>
        <w:bottom w:val="none" w:sz="0" w:space="0" w:color="auto"/>
        <w:right w:val="none" w:sz="0" w:space="0" w:color="auto"/>
      </w:divBdr>
      <w:divsChild>
        <w:div w:id="421418644">
          <w:marLeft w:val="0"/>
          <w:marRight w:val="0"/>
          <w:marTop w:val="0"/>
          <w:marBottom w:val="0"/>
          <w:divBdr>
            <w:top w:val="none" w:sz="0" w:space="0" w:color="auto"/>
            <w:left w:val="none" w:sz="0" w:space="0" w:color="auto"/>
            <w:bottom w:val="none" w:sz="0" w:space="0" w:color="auto"/>
            <w:right w:val="none" w:sz="0" w:space="0" w:color="auto"/>
          </w:divBdr>
          <w:divsChild>
            <w:div w:id="37826314">
              <w:marLeft w:val="0"/>
              <w:marRight w:val="0"/>
              <w:marTop w:val="0"/>
              <w:marBottom w:val="0"/>
              <w:divBdr>
                <w:top w:val="none" w:sz="0" w:space="0" w:color="auto"/>
                <w:left w:val="none" w:sz="0" w:space="0" w:color="auto"/>
                <w:bottom w:val="none" w:sz="0" w:space="0" w:color="auto"/>
                <w:right w:val="none" w:sz="0" w:space="0" w:color="auto"/>
              </w:divBdr>
            </w:div>
            <w:div w:id="44260376">
              <w:marLeft w:val="0"/>
              <w:marRight w:val="0"/>
              <w:marTop w:val="0"/>
              <w:marBottom w:val="0"/>
              <w:divBdr>
                <w:top w:val="none" w:sz="0" w:space="0" w:color="auto"/>
                <w:left w:val="none" w:sz="0" w:space="0" w:color="auto"/>
                <w:bottom w:val="none" w:sz="0" w:space="0" w:color="auto"/>
                <w:right w:val="none" w:sz="0" w:space="0" w:color="auto"/>
              </w:divBdr>
            </w:div>
            <w:div w:id="971054255">
              <w:marLeft w:val="0"/>
              <w:marRight w:val="0"/>
              <w:marTop w:val="0"/>
              <w:marBottom w:val="0"/>
              <w:divBdr>
                <w:top w:val="none" w:sz="0" w:space="0" w:color="auto"/>
                <w:left w:val="none" w:sz="0" w:space="0" w:color="auto"/>
                <w:bottom w:val="none" w:sz="0" w:space="0" w:color="auto"/>
                <w:right w:val="none" w:sz="0" w:space="0" w:color="auto"/>
              </w:divBdr>
            </w:div>
            <w:div w:id="975842763">
              <w:marLeft w:val="0"/>
              <w:marRight w:val="0"/>
              <w:marTop w:val="0"/>
              <w:marBottom w:val="0"/>
              <w:divBdr>
                <w:top w:val="none" w:sz="0" w:space="0" w:color="auto"/>
                <w:left w:val="none" w:sz="0" w:space="0" w:color="auto"/>
                <w:bottom w:val="none" w:sz="0" w:space="0" w:color="auto"/>
                <w:right w:val="none" w:sz="0" w:space="0" w:color="auto"/>
              </w:divBdr>
            </w:div>
            <w:div w:id="1266645579">
              <w:marLeft w:val="0"/>
              <w:marRight w:val="0"/>
              <w:marTop w:val="0"/>
              <w:marBottom w:val="0"/>
              <w:divBdr>
                <w:top w:val="none" w:sz="0" w:space="0" w:color="auto"/>
                <w:left w:val="none" w:sz="0" w:space="0" w:color="auto"/>
                <w:bottom w:val="none" w:sz="0" w:space="0" w:color="auto"/>
                <w:right w:val="none" w:sz="0" w:space="0" w:color="auto"/>
              </w:divBdr>
            </w:div>
            <w:div w:id="1363290118">
              <w:marLeft w:val="0"/>
              <w:marRight w:val="0"/>
              <w:marTop w:val="0"/>
              <w:marBottom w:val="0"/>
              <w:divBdr>
                <w:top w:val="none" w:sz="0" w:space="0" w:color="auto"/>
                <w:left w:val="none" w:sz="0" w:space="0" w:color="auto"/>
                <w:bottom w:val="none" w:sz="0" w:space="0" w:color="auto"/>
                <w:right w:val="none" w:sz="0" w:space="0" w:color="auto"/>
              </w:divBdr>
            </w:div>
            <w:div w:id="150655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17784">
      <w:bodyDiv w:val="1"/>
      <w:marLeft w:val="0"/>
      <w:marRight w:val="0"/>
      <w:marTop w:val="0"/>
      <w:marBottom w:val="0"/>
      <w:divBdr>
        <w:top w:val="none" w:sz="0" w:space="0" w:color="auto"/>
        <w:left w:val="none" w:sz="0" w:space="0" w:color="auto"/>
        <w:bottom w:val="none" w:sz="0" w:space="0" w:color="auto"/>
        <w:right w:val="none" w:sz="0" w:space="0" w:color="auto"/>
      </w:divBdr>
    </w:div>
    <w:div w:id="466514500">
      <w:bodyDiv w:val="1"/>
      <w:marLeft w:val="0"/>
      <w:marRight w:val="0"/>
      <w:marTop w:val="0"/>
      <w:marBottom w:val="0"/>
      <w:divBdr>
        <w:top w:val="none" w:sz="0" w:space="0" w:color="auto"/>
        <w:left w:val="none" w:sz="0" w:space="0" w:color="auto"/>
        <w:bottom w:val="none" w:sz="0" w:space="0" w:color="auto"/>
        <w:right w:val="none" w:sz="0" w:space="0" w:color="auto"/>
      </w:divBdr>
      <w:divsChild>
        <w:div w:id="859779640">
          <w:marLeft w:val="0"/>
          <w:marRight w:val="0"/>
          <w:marTop w:val="0"/>
          <w:marBottom w:val="0"/>
          <w:divBdr>
            <w:top w:val="none" w:sz="0" w:space="0" w:color="auto"/>
            <w:left w:val="none" w:sz="0" w:space="0" w:color="auto"/>
            <w:bottom w:val="none" w:sz="0" w:space="0" w:color="auto"/>
            <w:right w:val="none" w:sz="0" w:space="0" w:color="auto"/>
          </w:divBdr>
          <w:divsChild>
            <w:div w:id="1667032">
              <w:marLeft w:val="0"/>
              <w:marRight w:val="0"/>
              <w:marTop w:val="0"/>
              <w:marBottom w:val="0"/>
              <w:divBdr>
                <w:top w:val="none" w:sz="0" w:space="0" w:color="auto"/>
                <w:left w:val="none" w:sz="0" w:space="0" w:color="auto"/>
                <w:bottom w:val="none" w:sz="0" w:space="0" w:color="auto"/>
                <w:right w:val="none" w:sz="0" w:space="0" w:color="auto"/>
              </w:divBdr>
            </w:div>
            <w:div w:id="231817549">
              <w:marLeft w:val="0"/>
              <w:marRight w:val="0"/>
              <w:marTop w:val="0"/>
              <w:marBottom w:val="0"/>
              <w:divBdr>
                <w:top w:val="none" w:sz="0" w:space="0" w:color="auto"/>
                <w:left w:val="none" w:sz="0" w:space="0" w:color="auto"/>
                <w:bottom w:val="none" w:sz="0" w:space="0" w:color="auto"/>
                <w:right w:val="none" w:sz="0" w:space="0" w:color="auto"/>
              </w:divBdr>
            </w:div>
            <w:div w:id="622276198">
              <w:marLeft w:val="0"/>
              <w:marRight w:val="0"/>
              <w:marTop w:val="0"/>
              <w:marBottom w:val="0"/>
              <w:divBdr>
                <w:top w:val="none" w:sz="0" w:space="0" w:color="auto"/>
                <w:left w:val="none" w:sz="0" w:space="0" w:color="auto"/>
                <w:bottom w:val="none" w:sz="0" w:space="0" w:color="auto"/>
                <w:right w:val="none" w:sz="0" w:space="0" w:color="auto"/>
              </w:divBdr>
            </w:div>
            <w:div w:id="1424961345">
              <w:marLeft w:val="0"/>
              <w:marRight w:val="0"/>
              <w:marTop w:val="0"/>
              <w:marBottom w:val="0"/>
              <w:divBdr>
                <w:top w:val="none" w:sz="0" w:space="0" w:color="auto"/>
                <w:left w:val="none" w:sz="0" w:space="0" w:color="auto"/>
                <w:bottom w:val="none" w:sz="0" w:space="0" w:color="auto"/>
                <w:right w:val="none" w:sz="0" w:space="0" w:color="auto"/>
              </w:divBdr>
            </w:div>
            <w:div w:id="1900435646">
              <w:marLeft w:val="0"/>
              <w:marRight w:val="0"/>
              <w:marTop w:val="0"/>
              <w:marBottom w:val="0"/>
              <w:divBdr>
                <w:top w:val="none" w:sz="0" w:space="0" w:color="auto"/>
                <w:left w:val="none" w:sz="0" w:space="0" w:color="auto"/>
                <w:bottom w:val="none" w:sz="0" w:space="0" w:color="auto"/>
                <w:right w:val="none" w:sz="0" w:space="0" w:color="auto"/>
              </w:divBdr>
            </w:div>
            <w:div w:id="194067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88846">
      <w:bodyDiv w:val="1"/>
      <w:marLeft w:val="0"/>
      <w:marRight w:val="0"/>
      <w:marTop w:val="0"/>
      <w:marBottom w:val="0"/>
      <w:divBdr>
        <w:top w:val="none" w:sz="0" w:space="0" w:color="auto"/>
        <w:left w:val="none" w:sz="0" w:space="0" w:color="auto"/>
        <w:bottom w:val="none" w:sz="0" w:space="0" w:color="auto"/>
        <w:right w:val="none" w:sz="0" w:space="0" w:color="auto"/>
      </w:divBdr>
      <w:divsChild>
        <w:div w:id="306519253">
          <w:marLeft w:val="0"/>
          <w:marRight w:val="0"/>
          <w:marTop w:val="0"/>
          <w:marBottom w:val="0"/>
          <w:divBdr>
            <w:top w:val="none" w:sz="0" w:space="0" w:color="auto"/>
            <w:left w:val="none" w:sz="0" w:space="0" w:color="auto"/>
            <w:bottom w:val="none" w:sz="0" w:space="0" w:color="auto"/>
            <w:right w:val="none" w:sz="0" w:space="0" w:color="auto"/>
          </w:divBdr>
          <w:divsChild>
            <w:div w:id="50927814">
              <w:marLeft w:val="0"/>
              <w:marRight w:val="0"/>
              <w:marTop w:val="0"/>
              <w:marBottom w:val="0"/>
              <w:divBdr>
                <w:top w:val="none" w:sz="0" w:space="0" w:color="auto"/>
                <w:left w:val="none" w:sz="0" w:space="0" w:color="auto"/>
                <w:bottom w:val="none" w:sz="0" w:space="0" w:color="auto"/>
                <w:right w:val="none" w:sz="0" w:space="0" w:color="auto"/>
              </w:divBdr>
            </w:div>
            <w:div w:id="90243834">
              <w:marLeft w:val="0"/>
              <w:marRight w:val="0"/>
              <w:marTop w:val="0"/>
              <w:marBottom w:val="0"/>
              <w:divBdr>
                <w:top w:val="none" w:sz="0" w:space="0" w:color="auto"/>
                <w:left w:val="none" w:sz="0" w:space="0" w:color="auto"/>
                <w:bottom w:val="none" w:sz="0" w:space="0" w:color="auto"/>
                <w:right w:val="none" w:sz="0" w:space="0" w:color="auto"/>
              </w:divBdr>
            </w:div>
            <w:div w:id="295568729">
              <w:marLeft w:val="0"/>
              <w:marRight w:val="0"/>
              <w:marTop w:val="0"/>
              <w:marBottom w:val="0"/>
              <w:divBdr>
                <w:top w:val="none" w:sz="0" w:space="0" w:color="auto"/>
                <w:left w:val="none" w:sz="0" w:space="0" w:color="auto"/>
                <w:bottom w:val="none" w:sz="0" w:space="0" w:color="auto"/>
                <w:right w:val="none" w:sz="0" w:space="0" w:color="auto"/>
              </w:divBdr>
            </w:div>
            <w:div w:id="404570949">
              <w:marLeft w:val="0"/>
              <w:marRight w:val="0"/>
              <w:marTop w:val="0"/>
              <w:marBottom w:val="0"/>
              <w:divBdr>
                <w:top w:val="none" w:sz="0" w:space="0" w:color="auto"/>
                <w:left w:val="none" w:sz="0" w:space="0" w:color="auto"/>
                <w:bottom w:val="none" w:sz="0" w:space="0" w:color="auto"/>
                <w:right w:val="none" w:sz="0" w:space="0" w:color="auto"/>
              </w:divBdr>
            </w:div>
            <w:div w:id="714235009">
              <w:marLeft w:val="0"/>
              <w:marRight w:val="0"/>
              <w:marTop w:val="0"/>
              <w:marBottom w:val="0"/>
              <w:divBdr>
                <w:top w:val="none" w:sz="0" w:space="0" w:color="auto"/>
                <w:left w:val="none" w:sz="0" w:space="0" w:color="auto"/>
                <w:bottom w:val="none" w:sz="0" w:space="0" w:color="auto"/>
                <w:right w:val="none" w:sz="0" w:space="0" w:color="auto"/>
              </w:divBdr>
            </w:div>
            <w:div w:id="718019259">
              <w:marLeft w:val="0"/>
              <w:marRight w:val="0"/>
              <w:marTop w:val="0"/>
              <w:marBottom w:val="0"/>
              <w:divBdr>
                <w:top w:val="none" w:sz="0" w:space="0" w:color="auto"/>
                <w:left w:val="none" w:sz="0" w:space="0" w:color="auto"/>
                <w:bottom w:val="none" w:sz="0" w:space="0" w:color="auto"/>
                <w:right w:val="none" w:sz="0" w:space="0" w:color="auto"/>
              </w:divBdr>
            </w:div>
            <w:div w:id="862787746">
              <w:marLeft w:val="0"/>
              <w:marRight w:val="0"/>
              <w:marTop w:val="0"/>
              <w:marBottom w:val="0"/>
              <w:divBdr>
                <w:top w:val="none" w:sz="0" w:space="0" w:color="auto"/>
                <w:left w:val="none" w:sz="0" w:space="0" w:color="auto"/>
                <w:bottom w:val="none" w:sz="0" w:space="0" w:color="auto"/>
                <w:right w:val="none" w:sz="0" w:space="0" w:color="auto"/>
              </w:divBdr>
            </w:div>
            <w:div w:id="990019496">
              <w:marLeft w:val="0"/>
              <w:marRight w:val="0"/>
              <w:marTop w:val="0"/>
              <w:marBottom w:val="0"/>
              <w:divBdr>
                <w:top w:val="none" w:sz="0" w:space="0" w:color="auto"/>
                <w:left w:val="none" w:sz="0" w:space="0" w:color="auto"/>
                <w:bottom w:val="none" w:sz="0" w:space="0" w:color="auto"/>
                <w:right w:val="none" w:sz="0" w:space="0" w:color="auto"/>
              </w:divBdr>
            </w:div>
            <w:div w:id="1032462833">
              <w:marLeft w:val="0"/>
              <w:marRight w:val="0"/>
              <w:marTop w:val="0"/>
              <w:marBottom w:val="0"/>
              <w:divBdr>
                <w:top w:val="none" w:sz="0" w:space="0" w:color="auto"/>
                <w:left w:val="none" w:sz="0" w:space="0" w:color="auto"/>
                <w:bottom w:val="none" w:sz="0" w:space="0" w:color="auto"/>
                <w:right w:val="none" w:sz="0" w:space="0" w:color="auto"/>
              </w:divBdr>
            </w:div>
            <w:div w:id="1045830728">
              <w:marLeft w:val="0"/>
              <w:marRight w:val="0"/>
              <w:marTop w:val="0"/>
              <w:marBottom w:val="0"/>
              <w:divBdr>
                <w:top w:val="none" w:sz="0" w:space="0" w:color="auto"/>
                <w:left w:val="none" w:sz="0" w:space="0" w:color="auto"/>
                <w:bottom w:val="none" w:sz="0" w:space="0" w:color="auto"/>
                <w:right w:val="none" w:sz="0" w:space="0" w:color="auto"/>
              </w:divBdr>
            </w:div>
            <w:div w:id="1246837361">
              <w:marLeft w:val="0"/>
              <w:marRight w:val="0"/>
              <w:marTop w:val="0"/>
              <w:marBottom w:val="0"/>
              <w:divBdr>
                <w:top w:val="none" w:sz="0" w:space="0" w:color="auto"/>
                <w:left w:val="none" w:sz="0" w:space="0" w:color="auto"/>
                <w:bottom w:val="none" w:sz="0" w:space="0" w:color="auto"/>
                <w:right w:val="none" w:sz="0" w:space="0" w:color="auto"/>
              </w:divBdr>
            </w:div>
            <w:div w:id="1471750809">
              <w:marLeft w:val="0"/>
              <w:marRight w:val="0"/>
              <w:marTop w:val="0"/>
              <w:marBottom w:val="0"/>
              <w:divBdr>
                <w:top w:val="none" w:sz="0" w:space="0" w:color="auto"/>
                <w:left w:val="none" w:sz="0" w:space="0" w:color="auto"/>
                <w:bottom w:val="none" w:sz="0" w:space="0" w:color="auto"/>
                <w:right w:val="none" w:sz="0" w:space="0" w:color="auto"/>
              </w:divBdr>
            </w:div>
            <w:div w:id="1511796659">
              <w:marLeft w:val="0"/>
              <w:marRight w:val="0"/>
              <w:marTop w:val="0"/>
              <w:marBottom w:val="0"/>
              <w:divBdr>
                <w:top w:val="none" w:sz="0" w:space="0" w:color="auto"/>
                <w:left w:val="none" w:sz="0" w:space="0" w:color="auto"/>
                <w:bottom w:val="none" w:sz="0" w:space="0" w:color="auto"/>
                <w:right w:val="none" w:sz="0" w:space="0" w:color="auto"/>
              </w:divBdr>
            </w:div>
            <w:div w:id="1619146295">
              <w:marLeft w:val="0"/>
              <w:marRight w:val="0"/>
              <w:marTop w:val="0"/>
              <w:marBottom w:val="0"/>
              <w:divBdr>
                <w:top w:val="none" w:sz="0" w:space="0" w:color="auto"/>
                <w:left w:val="none" w:sz="0" w:space="0" w:color="auto"/>
                <w:bottom w:val="none" w:sz="0" w:space="0" w:color="auto"/>
                <w:right w:val="none" w:sz="0" w:space="0" w:color="auto"/>
              </w:divBdr>
            </w:div>
            <w:div w:id="1817605064">
              <w:marLeft w:val="0"/>
              <w:marRight w:val="0"/>
              <w:marTop w:val="0"/>
              <w:marBottom w:val="0"/>
              <w:divBdr>
                <w:top w:val="none" w:sz="0" w:space="0" w:color="auto"/>
                <w:left w:val="none" w:sz="0" w:space="0" w:color="auto"/>
                <w:bottom w:val="none" w:sz="0" w:space="0" w:color="auto"/>
                <w:right w:val="none" w:sz="0" w:space="0" w:color="auto"/>
              </w:divBdr>
            </w:div>
            <w:div w:id="1847788119">
              <w:marLeft w:val="0"/>
              <w:marRight w:val="0"/>
              <w:marTop w:val="0"/>
              <w:marBottom w:val="0"/>
              <w:divBdr>
                <w:top w:val="none" w:sz="0" w:space="0" w:color="auto"/>
                <w:left w:val="none" w:sz="0" w:space="0" w:color="auto"/>
                <w:bottom w:val="none" w:sz="0" w:space="0" w:color="auto"/>
                <w:right w:val="none" w:sz="0" w:space="0" w:color="auto"/>
              </w:divBdr>
            </w:div>
            <w:div w:id="1909536332">
              <w:marLeft w:val="0"/>
              <w:marRight w:val="0"/>
              <w:marTop w:val="0"/>
              <w:marBottom w:val="0"/>
              <w:divBdr>
                <w:top w:val="none" w:sz="0" w:space="0" w:color="auto"/>
                <w:left w:val="none" w:sz="0" w:space="0" w:color="auto"/>
                <w:bottom w:val="none" w:sz="0" w:space="0" w:color="auto"/>
                <w:right w:val="none" w:sz="0" w:space="0" w:color="auto"/>
              </w:divBdr>
            </w:div>
            <w:div w:id="2030839417">
              <w:marLeft w:val="0"/>
              <w:marRight w:val="0"/>
              <w:marTop w:val="0"/>
              <w:marBottom w:val="0"/>
              <w:divBdr>
                <w:top w:val="none" w:sz="0" w:space="0" w:color="auto"/>
                <w:left w:val="none" w:sz="0" w:space="0" w:color="auto"/>
                <w:bottom w:val="none" w:sz="0" w:space="0" w:color="auto"/>
                <w:right w:val="none" w:sz="0" w:space="0" w:color="auto"/>
              </w:divBdr>
            </w:div>
            <w:div w:id="2031372739">
              <w:marLeft w:val="0"/>
              <w:marRight w:val="0"/>
              <w:marTop w:val="0"/>
              <w:marBottom w:val="0"/>
              <w:divBdr>
                <w:top w:val="none" w:sz="0" w:space="0" w:color="auto"/>
                <w:left w:val="none" w:sz="0" w:space="0" w:color="auto"/>
                <w:bottom w:val="none" w:sz="0" w:space="0" w:color="auto"/>
                <w:right w:val="none" w:sz="0" w:space="0" w:color="auto"/>
              </w:divBdr>
            </w:div>
            <w:div w:id="2035308340">
              <w:marLeft w:val="0"/>
              <w:marRight w:val="0"/>
              <w:marTop w:val="0"/>
              <w:marBottom w:val="0"/>
              <w:divBdr>
                <w:top w:val="none" w:sz="0" w:space="0" w:color="auto"/>
                <w:left w:val="none" w:sz="0" w:space="0" w:color="auto"/>
                <w:bottom w:val="none" w:sz="0" w:space="0" w:color="auto"/>
                <w:right w:val="none" w:sz="0" w:space="0" w:color="auto"/>
              </w:divBdr>
            </w:div>
            <w:div w:id="2099323097">
              <w:marLeft w:val="0"/>
              <w:marRight w:val="0"/>
              <w:marTop w:val="0"/>
              <w:marBottom w:val="0"/>
              <w:divBdr>
                <w:top w:val="none" w:sz="0" w:space="0" w:color="auto"/>
                <w:left w:val="none" w:sz="0" w:space="0" w:color="auto"/>
                <w:bottom w:val="none" w:sz="0" w:space="0" w:color="auto"/>
                <w:right w:val="none" w:sz="0" w:space="0" w:color="auto"/>
              </w:divBdr>
            </w:div>
            <w:div w:id="211728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16882">
      <w:bodyDiv w:val="1"/>
      <w:marLeft w:val="0"/>
      <w:marRight w:val="0"/>
      <w:marTop w:val="0"/>
      <w:marBottom w:val="0"/>
      <w:divBdr>
        <w:top w:val="none" w:sz="0" w:space="0" w:color="auto"/>
        <w:left w:val="none" w:sz="0" w:space="0" w:color="auto"/>
        <w:bottom w:val="none" w:sz="0" w:space="0" w:color="auto"/>
        <w:right w:val="none" w:sz="0" w:space="0" w:color="auto"/>
      </w:divBdr>
    </w:div>
    <w:div w:id="477765978">
      <w:bodyDiv w:val="1"/>
      <w:marLeft w:val="0"/>
      <w:marRight w:val="0"/>
      <w:marTop w:val="0"/>
      <w:marBottom w:val="0"/>
      <w:divBdr>
        <w:top w:val="none" w:sz="0" w:space="0" w:color="auto"/>
        <w:left w:val="none" w:sz="0" w:space="0" w:color="auto"/>
        <w:bottom w:val="none" w:sz="0" w:space="0" w:color="auto"/>
        <w:right w:val="none" w:sz="0" w:space="0" w:color="auto"/>
      </w:divBdr>
      <w:divsChild>
        <w:div w:id="2130737678">
          <w:marLeft w:val="0"/>
          <w:marRight w:val="0"/>
          <w:marTop w:val="0"/>
          <w:marBottom w:val="0"/>
          <w:divBdr>
            <w:top w:val="none" w:sz="0" w:space="0" w:color="auto"/>
            <w:left w:val="none" w:sz="0" w:space="0" w:color="auto"/>
            <w:bottom w:val="none" w:sz="0" w:space="0" w:color="auto"/>
            <w:right w:val="none" w:sz="0" w:space="0" w:color="auto"/>
          </w:divBdr>
          <w:divsChild>
            <w:div w:id="186451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02139">
      <w:bodyDiv w:val="1"/>
      <w:marLeft w:val="0"/>
      <w:marRight w:val="0"/>
      <w:marTop w:val="0"/>
      <w:marBottom w:val="0"/>
      <w:divBdr>
        <w:top w:val="none" w:sz="0" w:space="0" w:color="auto"/>
        <w:left w:val="none" w:sz="0" w:space="0" w:color="auto"/>
        <w:bottom w:val="none" w:sz="0" w:space="0" w:color="auto"/>
        <w:right w:val="none" w:sz="0" w:space="0" w:color="auto"/>
      </w:divBdr>
      <w:divsChild>
        <w:div w:id="1548177484">
          <w:marLeft w:val="0"/>
          <w:marRight w:val="0"/>
          <w:marTop w:val="0"/>
          <w:marBottom w:val="0"/>
          <w:divBdr>
            <w:top w:val="none" w:sz="0" w:space="0" w:color="auto"/>
            <w:left w:val="none" w:sz="0" w:space="0" w:color="auto"/>
            <w:bottom w:val="none" w:sz="0" w:space="0" w:color="auto"/>
            <w:right w:val="none" w:sz="0" w:space="0" w:color="auto"/>
          </w:divBdr>
          <w:divsChild>
            <w:div w:id="81343917">
              <w:marLeft w:val="0"/>
              <w:marRight w:val="0"/>
              <w:marTop w:val="0"/>
              <w:marBottom w:val="0"/>
              <w:divBdr>
                <w:top w:val="none" w:sz="0" w:space="0" w:color="auto"/>
                <w:left w:val="none" w:sz="0" w:space="0" w:color="auto"/>
                <w:bottom w:val="none" w:sz="0" w:space="0" w:color="auto"/>
                <w:right w:val="none" w:sz="0" w:space="0" w:color="auto"/>
              </w:divBdr>
            </w:div>
            <w:div w:id="82655853">
              <w:marLeft w:val="0"/>
              <w:marRight w:val="0"/>
              <w:marTop w:val="0"/>
              <w:marBottom w:val="0"/>
              <w:divBdr>
                <w:top w:val="none" w:sz="0" w:space="0" w:color="auto"/>
                <w:left w:val="none" w:sz="0" w:space="0" w:color="auto"/>
                <w:bottom w:val="none" w:sz="0" w:space="0" w:color="auto"/>
                <w:right w:val="none" w:sz="0" w:space="0" w:color="auto"/>
              </w:divBdr>
            </w:div>
            <w:div w:id="348459158">
              <w:marLeft w:val="0"/>
              <w:marRight w:val="0"/>
              <w:marTop w:val="0"/>
              <w:marBottom w:val="0"/>
              <w:divBdr>
                <w:top w:val="none" w:sz="0" w:space="0" w:color="auto"/>
                <w:left w:val="none" w:sz="0" w:space="0" w:color="auto"/>
                <w:bottom w:val="none" w:sz="0" w:space="0" w:color="auto"/>
                <w:right w:val="none" w:sz="0" w:space="0" w:color="auto"/>
              </w:divBdr>
            </w:div>
            <w:div w:id="801457393">
              <w:marLeft w:val="0"/>
              <w:marRight w:val="0"/>
              <w:marTop w:val="0"/>
              <w:marBottom w:val="0"/>
              <w:divBdr>
                <w:top w:val="none" w:sz="0" w:space="0" w:color="auto"/>
                <w:left w:val="none" w:sz="0" w:space="0" w:color="auto"/>
                <w:bottom w:val="none" w:sz="0" w:space="0" w:color="auto"/>
                <w:right w:val="none" w:sz="0" w:space="0" w:color="auto"/>
              </w:divBdr>
            </w:div>
            <w:div w:id="1157764698">
              <w:marLeft w:val="0"/>
              <w:marRight w:val="0"/>
              <w:marTop w:val="0"/>
              <w:marBottom w:val="0"/>
              <w:divBdr>
                <w:top w:val="none" w:sz="0" w:space="0" w:color="auto"/>
                <w:left w:val="none" w:sz="0" w:space="0" w:color="auto"/>
                <w:bottom w:val="none" w:sz="0" w:space="0" w:color="auto"/>
                <w:right w:val="none" w:sz="0" w:space="0" w:color="auto"/>
              </w:divBdr>
            </w:div>
            <w:div w:id="1372346513">
              <w:marLeft w:val="0"/>
              <w:marRight w:val="0"/>
              <w:marTop w:val="0"/>
              <w:marBottom w:val="0"/>
              <w:divBdr>
                <w:top w:val="none" w:sz="0" w:space="0" w:color="auto"/>
                <w:left w:val="none" w:sz="0" w:space="0" w:color="auto"/>
                <w:bottom w:val="none" w:sz="0" w:space="0" w:color="auto"/>
                <w:right w:val="none" w:sz="0" w:space="0" w:color="auto"/>
              </w:divBdr>
            </w:div>
            <w:div w:id="1558666235">
              <w:marLeft w:val="0"/>
              <w:marRight w:val="0"/>
              <w:marTop w:val="0"/>
              <w:marBottom w:val="0"/>
              <w:divBdr>
                <w:top w:val="none" w:sz="0" w:space="0" w:color="auto"/>
                <w:left w:val="none" w:sz="0" w:space="0" w:color="auto"/>
                <w:bottom w:val="none" w:sz="0" w:space="0" w:color="auto"/>
                <w:right w:val="none" w:sz="0" w:space="0" w:color="auto"/>
              </w:divBdr>
            </w:div>
            <w:div w:id="1650939305">
              <w:marLeft w:val="0"/>
              <w:marRight w:val="0"/>
              <w:marTop w:val="0"/>
              <w:marBottom w:val="0"/>
              <w:divBdr>
                <w:top w:val="none" w:sz="0" w:space="0" w:color="auto"/>
                <w:left w:val="none" w:sz="0" w:space="0" w:color="auto"/>
                <w:bottom w:val="none" w:sz="0" w:space="0" w:color="auto"/>
                <w:right w:val="none" w:sz="0" w:space="0" w:color="auto"/>
              </w:divBdr>
            </w:div>
            <w:div w:id="1698382421">
              <w:marLeft w:val="0"/>
              <w:marRight w:val="0"/>
              <w:marTop w:val="0"/>
              <w:marBottom w:val="0"/>
              <w:divBdr>
                <w:top w:val="none" w:sz="0" w:space="0" w:color="auto"/>
                <w:left w:val="none" w:sz="0" w:space="0" w:color="auto"/>
                <w:bottom w:val="none" w:sz="0" w:space="0" w:color="auto"/>
                <w:right w:val="none" w:sz="0" w:space="0" w:color="auto"/>
              </w:divBdr>
            </w:div>
            <w:div w:id="171796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59747">
      <w:bodyDiv w:val="1"/>
      <w:marLeft w:val="0"/>
      <w:marRight w:val="0"/>
      <w:marTop w:val="0"/>
      <w:marBottom w:val="0"/>
      <w:divBdr>
        <w:top w:val="none" w:sz="0" w:space="0" w:color="auto"/>
        <w:left w:val="none" w:sz="0" w:space="0" w:color="auto"/>
        <w:bottom w:val="none" w:sz="0" w:space="0" w:color="auto"/>
        <w:right w:val="none" w:sz="0" w:space="0" w:color="auto"/>
      </w:divBdr>
      <w:divsChild>
        <w:div w:id="817838808">
          <w:marLeft w:val="0"/>
          <w:marRight w:val="0"/>
          <w:marTop w:val="0"/>
          <w:marBottom w:val="0"/>
          <w:divBdr>
            <w:top w:val="none" w:sz="0" w:space="0" w:color="auto"/>
            <w:left w:val="none" w:sz="0" w:space="0" w:color="auto"/>
            <w:bottom w:val="none" w:sz="0" w:space="0" w:color="auto"/>
            <w:right w:val="none" w:sz="0" w:space="0" w:color="auto"/>
          </w:divBdr>
          <w:divsChild>
            <w:div w:id="43675032">
              <w:marLeft w:val="0"/>
              <w:marRight w:val="0"/>
              <w:marTop w:val="0"/>
              <w:marBottom w:val="0"/>
              <w:divBdr>
                <w:top w:val="none" w:sz="0" w:space="0" w:color="auto"/>
                <w:left w:val="none" w:sz="0" w:space="0" w:color="auto"/>
                <w:bottom w:val="none" w:sz="0" w:space="0" w:color="auto"/>
                <w:right w:val="none" w:sz="0" w:space="0" w:color="auto"/>
              </w:divBdr>
            </w:div>
            <w:div w:id="367492821">
              <w:marLeft w:val="0"/>
              <w:marRight w:val="0"/>
              <w:marTop w:val="0"/>
              <w:marBottom w:val="0"/>
              <w:divBdr>
                <w:top w:val="none" w:sz="0" w:space="0" w:color="auto"/>
                <w:left w:val="none" w:sz="0" w:space="0" w:color="auto"/>
                <w:bottom w:val="none" w:sz="0" w:space="0" w:color="auto"/>
                <w:right w:val="none" w:sz="0" w:space="0" w:color="auto"/>
              </w:divBdr>
            </w:div>
            <w:div w:id="385642709">
              <w:marLeft w:val="0"/>
              <w:marRight w:val="0"/>
              <w:marTop w:val="0"/>
              <w:marBottom w:val="0"/>
              <w:divBdr>
                <w:top w:val="none" w:sz="0" w:space="0" w:color="auto"/>
                <w:left w:val="none" w:sz="0" w:space="0" w:color="auto"/>
                <w:bottom w:val="none" w:sz="0" w:space="0" w:color="auto"/>
                <w:right w:val="none" w:sz="0" w:space="0" w:color="auto"/>
              </w:divBdr>
            </w:div>
            <w:div w:id="1251237044">
              <w:marLeft w:val="0"/>
              <w:marRight w:val="0"/>
              <w:marTop w:val="0"/>
              <w:marBottom w:val="0"/>
              <w:divBdr>
                <w:top w:val="none" w:sz="0" w:space="0" w:color="auto"/>
                <w:left w:val="none" w:sz="0" w:space="0" w:color="auto"/>
                <w:bottom w:val="none" w:sz="0" w:space="0" w:color="auto"/>
                <w:right w:val="none" w:sz="0" w:space="0" w:color="auto"/>
              </w:divBdr>
            </w:div>
            <w:div w:id="1254242401">
              <w:marLeft w:val="0"/>
              <w:marRight w:val="0"/>
              <w:marTop w:val="0"/>
              <w:marBottom w:val="0"/>
              <w:divBdr>
                <w:top w:val="none" w:sz="0" w:space="0" w:color="auto"/>
                <w:left w:val="none" w:sz="0" w:space="0" w:color="auto"/>
                <w:bottom w:val="none" w:sz="0" w:space="0" w:color="auto"/>
                <w:right w:val="none" w:sz="0" w:space="0" w:color="auto"/>
              </w:divBdr>
            </w:div>
            <w:div w:id="1900705781">
              <w:marLeft w:val="0"/>
              <w:marRight w:val="0"/>
              <w:marTop w:val="0"/>
              <w:marBottom w:val="0"/>
              <w:divBdr>
                <w:top w:val="none" w:sz="0" w:space="0" w:color="auto"/>
                <w:left w:val="none" w:sz="0" w:space="0" w:color="auto"/>
                <w:bottom w:val="none" w:sz="0" w:space="0" w:color="auto"/>
                <w:right w:val="none" w:sz="0" w:space="0" w:color="auto"/>
              </w:divBdr>
            </w:div>
            <w:div w:id="211481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601405">
      <w:bodyDiv w:val="1"/>
      <w:marLeft w:val="0"/>
      <w:marRight w:val="0"/>
      <w:marTop w:val="0"/>
      <w:marBottom w:val="0"/>
      <w:divBdr>
        <w:top w:val="none" w:sz="0" w:space="0" w:color="auto"/>
        <w:left w:val="none" w:sz="0" w:space="0" w:color="auto"/>
        <w:bottom w:val="none" w:sz="0" w:space="0" w:color="auto"/>
        <w:right w:val="none" w:sz="0" w:space="0" w:color="auto"/>
      </w:divBdr>
      <w:divsChild>
        <w:div w:id="958217354">
          <w:marLeft w:val="0"/>
          <w:marRight w:val="0"/>
          <w:marTop w:val="0"/>
          <w:marBottom w:val="0"/>
          <w:divBdr>
            <w:top w:val="none" w:sz="0" w:space="0" w:color="auto"/>
            <w:left w:val="none" w:sz="0" w:space="0" w:color="auto"/>
            <w:bottom w:val="none" w:sz="0" w:space="0" w:color="auto"/>
            <w:right w:val="none" w:sz="0" w:space="0" w:color="auto"/>
          </w:divBdr>
          <w:divsChild>
            <w:div w:id="155075272">
              <w:marLeft w:val="0"/>
              <w:marRight w:val="0"/>
              <w:marTop w:val="0"/>
              <w:marBottom w:val="0"/>
              <w:divBdr>
                <w:top w:val="none" w:sz="0" w:space="0" w:color="auto"/>
                <w:left w:val="none" w:sz="0" w:space="0" w:color="auto"/>
                <w:bottom w:val="none" w:sz="0" w:space="0" w:color="auto"/>
                <w:right w:val="none" w:sz="0" w:space="0" w:color="auto"/>
              </w:divBdr>
            </w:div>
            <w:div w:id="281423427">
              <w:marLeft w:val="0"/>
              <w:marRight w:val="0"/>
              <w:marTop w:val="0"/>
              <w:marBottom w:val="0"/>
              <w:divBdr>
                <w:top w:val="none" w:sz="0" w:space="0" w:color="auto"/>
                <w:left w:val="none" w:sz="0" w:space="0" w:color="auto"/>
                <w:bottom w:val="none" w:sz="0" w:space="0" w:color="auto"/>
                <w:right w:val="none" w:sz="0" w:space="0" w:color="auto"/>
              </w:divBdr>
            </w:div>
            <w:div w:id="760948567">
              <w:marLeft w:val="0"/>
              <w:marRight w:val="0"/>
              <w:marTop w:val="0"/>
              <w:marBottom w:val="0"/>
              <w:divBdr>
                <w:top w:val="none" w:sz="0" w:space="0" w:color="auto"/>
                <w:left w:val="none" w:sz="0" w:space="0" w:color="auto"/>
                <w:bottom w:val="none" w:sz="0" w:space="0" w:color="auto"/>
                <w:right w:val="none" w:sz="0" w:space="0" w:color="auto"/>
              </w:divBdr>
            </w:div>
            <w:div w:id="1329409421">
              <w:marLeft w:val="0"/>
              <w:marRight w:val="0"/>
              <w:marTop w:val="0"/>
              <w:marBottom w:val="0"/>
              <w:divBdr>
                <w:top w:val="none" w:sz="0" w:space="0" w:color="auto"/>
                <w:left w:val="none" w:sz="0" w:space="0" w:color="auto"/>
                <w:bottom w:val="none" w:sz="0" w:space="0" w:color="auto"/>
                <w:right w:val="none" w:sz="0" w:space="0" w:color="auto"/>
              </w:divBdr>
            </w:div>
            <w:div w:id="1413047330">
              <w:marLeft w:val="0"/>
              <w:marRight w:val="0"/>
              <w:marTop w:val="0"/>
              <w:marBottom w:val="0"/>
              <w:divBdr>
                <w:top w:val="none" w:sz="0" w:space="0" w:color="auto"/>
                <w:left w:val="none" w:sz="0" w:space="0" w:color="auto"/>
                <w:bottom w:val="none" w:sz="0" w:space="0" w:color="auto"/>
                <w:right w:val="none" w:sz="0" w:space="0" w:color="auto"/>
              </w:divBdr>
            </w:div>
            <w:div w:id="1474785102">
              <w:marLeft w:val="0"/>
              <w:marRight w:val="0"/>
              <w:marTop w:val="0"/>
              <w:marBottom w:val="0"/>
              <w:divBdr>
                <w:top w:val="none" w:sz="0" w:space="0" w:color="auto"/>
                <w:left w:val="none" w:sz="0" w:space="0" w:color="auto"/>
                <w:bottom w:val="none" w:sz="0" w:space="0" w:color="auto"/>
                <w:right w:val="none" w:sz="0" w:space="0" w:color="auto"/>
              </w:divBdr>
            </w:div>
            <w:div w:id="212487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00110">
      <w:bodyDiv w:val="1"/>
      <w:marLeft w:val="0"/>
      <w:marRight w:val="0"/>
      <w:marTop w:val="0"/>
      <w:marBottom w:val="0"/>
      <w:divBdr>
        <w:top w:val="none" w:sz="0" w:space="0" w:color="auto"/>
        <w:left w:val="none" w:sz="0" w:space="0" w:color="auto"/>
        <w:bottom w:val="none" w:sz="0" w:space="0" w:color="auto"/>
        <w:right w:val="none" w:sz="0" w:space="0" w:color="auto"/>
      </w:divBdr>
      <w:divsChild>
        <w:div w:id="1384912314">
          <w:marLeft w:val="0"/>
          <w:marRight w:val="0"/>
          <w:marTop w:val="0"/>
          <w:marBottom w:val="0"/>
          <w:divBdr>
            <w:top w:val="none" w:sz="0" w:space="0" w:color="auto"/>
            <w:left w:val="none" w:sz="0" w:space="0" w:color="auto"/>
            <w:bottom w:val="none" w:sz="0" w:space="0" w:color="auto"/>
            <w:right w:val="none" w:sz="0" w:space="0" w:color="auto"/>
          </w:divBdr>
          <w:divsChild>
            <w:div w:id="35736183">
              <w:marLeft w:val="0"/>
              <w:marRight w:val="0"/>
              <w:marTop w:val="0"/>
              <w:marBottom w:val="0"/>
              <w:divBdr>
                <w:top w:val="none" w:sz="0" w:space="0" w:color="auto"/>
                <w:left w:val="none" w:sz="0" w:space="0" w:color="auto"/>
                <w:bottom w:val="none" w:sz="0" w:space="0" w:color="auto"/>
                <w:right w:val="none" w:sz="0" w:space="0" w:color="auto"/>
              </w:divBdr>
            </w:div>
            <w:div w:id="41944949">
              <w:marLeft w:val="0"/>
              <w:marRight w:val="0"/>
              <w:marTop w:val="0"/>
              <w:marBottom w:val="0"/>
              <w:divBdr>
                <w:top w:val="none" w:sz="0" w:space="0" w:color="auto"/>
                <w:left w:val="none" w:sz="0" w:space="0" w:color="auto"/>
                <w:bottom w:val="none" w:sz="0" w:space="0" w:color="auto"/>
                <w:right w:val="none" w:sz="0" w:space="0" w:color="auto"/>
              </w:divBdr>
            </w:div>
            <w:div w:id="58290820">
              <w:marLeft w:val="0"/>
              <w:marRight w:val="0"/>
              <w:marTop w:val="0"/>
              <w:marBottom w:val="0"/>
              <w:divBdr>
                <w:top w:val="none" w:sz="0" w:space="0" w:color="auto"/>
                <w:left w:val="none" w:sz="0" w:space="0" w:color="auto"/>
                <w:bottom w:val="none" w:sz="0" w:space="0" w:color="auto"/>
                <w:right w:val="none" w:sz="0" w:space="0" w:color="auto"/>
              </w:divBdr>
            </w:div>
            <w:div w:id="64035408">
              <w:marLeft w:val="0"/>
              <w:marRight w:val="0"/>
              <w:marTop w:val="0"/>
              <w:marBottom w:val="0"/>
              <w:divBdr>
                <w:top w:val="none" w:sz="0" w:space="0" w:color="auto"/>
                <w:left w:val="none" w:sz="0" w:space="0" w:color="auto"/>
                <w:bottom w:val="none" w:sz="0" w:space="0" w:color="auto"/>
                <w:right w:val="none" w:sz="0" w:space="0" w:color="auto"/>
              </w:divBdr>
            </w:div>
            <w:div w:id="166671975">
              <w:marLeft w:val="0"/>
              <w:marRight w:val="0"/>
              <w:marTop w:val="0"/>
              <w:marBottom w:val="0"/>
              <w:divBdr>
                <w:top w:val="none" w:sz="0" w:space="0" w:color="auto"/>
                <w:left w:val="none" w:sz="0" w:space="0" w:color="auto"/>
                <w:bottom w:val="none" w:sz="0" w:space="0" w:color="auto"/>
                <w:right w:val="none" w:sz="0" w:space="0" w:color="auto"/>
              </w:divBdr>
            </w:div>
            <w:div w:id="184102977">
              <w:marLeft w:val="0"/>
              <w:marRight w:val="0"/>
              <w:marTop w:val="0"/>
              <w:marBottom w:val="0"/>
              <w:divBdr>
                <w:top w:val="none" w:sz="0" w:space="0" w:color="auto"/>
                <w:left w:val="none" w:sz="0" w:space="0" w:color="auto"/>
                <w:bottom w:val="none" w:sz="0" w:space="0" w:color="auto"/>
                <w:right w:val="none" w:sz="0" w:space="0" w:color="auto"/>
              </w:divBdr>
            </w:div>
            <w:div w:id="192885999">
              <w:marLeft w:val="0"/>
              <w:marRight w:val="0"/>
              <w:marTop w:val="0"/>
              <w:marBottom w:val="0"/>
              <w:divBdr>
                <w:top w:val="none" w:sz="0" w:space="0" w:color="auto"/>
                <w:left w:val="none" w:sz="0" w:space="0" w:color="auto"/>
                <w:bottom w:val="none" w:sz="0" w:space="0" w:color="auto"/>
                <w:right w:val="none" w:sz="0" w:space="0" w:color="auto"/>
              </w:divBdr>
            </w:div>
            <w:div w:id="198786363">
              <w:marLeft w:val="0"/>
              <w:marRight w:val="0"/>
              <w:marTop w:val="0"/>
              <w:marBottom w:val="0"/>
              <w:divBdr>
                <w:top w:val="none" w:sz="0" w:space="0" w:color="auto"/>
                <w:left w:val="none" w:sz="0" w:space="0" w:color="auto"/>
                <w:bottom w:val="none" w:sz="0" w:space="0" w:color="auto"/>
                <w:right w:val="none" w:sz="0" w:space="0" w:color="auto"/>
              </w:divBdr>
            </w:div>
            <w:div w:id="212887109">
              <w:marLeft w:val="0"/>
              <w:marRight w:val="0"/>
              <w:marTop w:val="0"/>
              <w:marBottom w:val="0"/>
              <w:divBdr>
                <w:top w:val="none" w:sz="0" w:space="0" w:color="auto"/>
                <w:left w:val="none" w:sz="0" w:space="0" w:color="auto"/>
                <w:bottom w:val="none" w:sz="0" w:space="0" w:color="auto"/>
                <w:right w:val="none" w:sz="0" w:space="0" w:color="auto"/>
              </w:divBdr>
            </w:div>
            <w:div w:id="220143550">
              <w:marLeft w:val="0"/>
              <w:marRight w:val="0"/>
              <w:marTop w:val="0"/>
              <w:marBottom w:val="0"/>
              <w:divBdr>
                <w:top w:val="none" w:sz="0" w:space="0" w:color="auto"/>
                <w:left w:val="none" w:sz="0" w:space="0" w:color="auto"/>
                <w:bottom w:val="none" w:sz="0" w:space="0" w:color="auto"/>
                <w:right w:val="none" w:sz="0" w:space="0" w:color="auto"/>
              </w:divBdr>
            </w:div>
            <w:div w:id="256253854">
              <w:marLeft w:val="0"/>
              <w:marRight w:val="0"/>
              <w:marTop w:val="0"/>
              <w:marBottom w:val="0"/>
              <w:divBdr>
                <w:top w:val="none" w:sz="0" w:space="0" w:color="auto"/>
                <w:left w:val="none" w:sz="0" w:space="0" w:color="auto"/>
                <w:bottom w:val="none" w:sz="0" w:space="0" w:color="auto"/>
                <w:right w:val="none" w:sz="0" w:space="0" w:color="auto"/>
              </w:divBdr>
            </w:div>
            <w:div w:id="329599861">
              <w:marLeft w:val="0"/>
              <w:marRight w:val="0"/>
              <w:marTop w:val="0"/>
              <w:marBottom w:val="0"/>
              <w:divBdr>
                <w:top w:val="none" w:sz="0" w:space="0" w:color="auto"/>
                <w:left w:val="none" w:sz="0" w:space="0" w:color="auto"/>
                <w:bottom w:val="none" w:sz="0" w:space="0" w:color="auto"/>
                <w:right w:val="none" w:sz="0" w:space="0" w:color="auto"/>
              </w:divBdr>
            </w:div>
            <w:div w:id="342898672">
              <w:marLeft w:val="0"/>
              <w:marRight w:val="0"/>
              <w:marTop w:val="0"/>
              <w:marBottom w:val="0"/>
              <w:divBdr>
                <w:top w:val="none" w:sz="0" w:space="0" w:color="auto"/>
                <w:left w:val="none" w:sz="0" w:space="0" w:color="auto"/>
                <w:bottom w:val="none" w:sz="0" w:space="0" w:color="auto"/>
                <w:right w:val="none" w:sz="0" w:space="0" w:color="auto"/>
              </w:divBdr>
            </w:div>
            <w:div w:id="371463124">
              <w:marLeft w:val="0"/>
              <w:marRight w:val="0"/>
              <w:marTop w:val="0"/>
              <w:marBottom w:val="0"/>
              <w:divBdr>
                <w:top w:val="none" w:sz="0" w:space="0" w:color="auto"/>
                <w:left w:val="none" w:sz="0" w:space="0" w:color="auto"/>
                <w:bottom w:val="none" w:sz="0" w:space="0" w:color="auto"/>
                <w:right w:val="none" w:sz="0" w:space="0" w:color="auto"/>
              </w:divBdr>
            </w:div>
            <w:div w:id="414597624">
              <w:marLeft w:val="0"/>
              <w:marRight w:val="0"/>
              <w:marTop w:val="0"/>
              <w:marBottom w:val="0"/>
              <w:divBdr>
                <w:top w:val="none" w:sz="0" w:space="0" w:color="auto"/>
                <w:left w:val="none" w:sz="0" w:space="0" w:color="auto"/>
                <w:bottom w:val="none" w:sz="0" w:space="0" w:color="auto"/>
                <w:right w:val="none" w:sz="0" w:space="0" w:color="auto"/>
              </w:divBdr>
            </w:div>
            <w:div w:id="476341627">
              <w:marLeft w:val="0"/>
              <w:marRight w:val="0"/>
              <w:marTop w:val="0"/>
              <w:marBottom w:val="0"/>
              <w:divBdr>
                <w:top w:val="none" w:sz="0" w:space="0" w:color="auto"/>
                <w:left w:val="none" w:sz="0" w:space="0" w:color="auto"/>
                <w:bottom w:val="none" w:sz="0" w:space="0" w:color="auto"/>
                <w:right w:val="none" w:sz="0" w:space="0" w:color="auto"/>
              </w:divBdr>
            </w:div>
            <w:div w:id="478115285">
              <w:marLeft w:val="0"/>
              <w:marRight w:val="0"/>
              <w:marTop w:val="0"/>
              <w:marBottom w:val="0"/>
              <w:divBdr>
                <w:top w:val="none" w:sz="0" w:space="0" w:color="auto"/>
                <w:left w:val="none" w:sz="0" w:space="0" w:color="auto"/>
                <w:bottom w:val="none" w:sz="0" w:space="0" w:color="auto"/>
                <w:right w:val="none" w:sz="0" w:space="0" w:color="auto"/>
              </w:divBdr>
            </w:div>
            <w:div w:id="565342264">
              <w:marLeft w:val="0"/>
              <w:marRight w:val="0"/>
              <w:marTop w:val="0"/>
              <w:marBottom w:val="0"/>
              <w:divBdr>
                <w:top w:val="none" w:sz="0" w:space="0" w:color="auto"/>
                <w:left w:val="none" w:sz="0" w:space="0" w:color="auto"/>
                <w:bottom w:val="none" w:sz="0" w:space="0" w:color="auto"/>
                <w:right w:val="none" w:sz="0" w:space="0" w:color="auto"/>
              </w:divBdr>
            </w:div>
            <w:div w:id="678771696">
              <w:marLeft w:val="0"/>
              <w:marRight w:val="0"/>
              <w:marTop w:val="0"/>
              <w:marBottom w:val="0"/>
              <w:divBdr>
                <w:top w:val="none" w:sz="0" w:space="0" w:color="auto"/>
                <w:left w:val="none" w:sz="0" w:space="0" w:color="auto"/>
                <w:bottom w:val="none" w:sz="0" w:space="0" w:color="auto"/>
                <w:right w:val="none" w:sz="0" w:space="0" w:color="auto"/>
              </w:divBdr>
            </w:div>
            <w:div w:id="750473253">
              <w:marLeft w:val="0"/>
              <w:marRight w:val="0"/>
              <w:marTop w:val="0"/>
              <w:marBottom w:val="0"/>
              <w:divBdr>
                <w:top w:val="none" w:sz="0" w:space="0" w:color="auto"/>
                <w:left w:val="none" w:sz="0" w:space="0" w:color="auto"/>
                <w:bottom w:val="none" w:sz="0" w:space="0" w:color="auto"/>
                <w:right w:val="none" w:sz="0" w:space="0" w:color="auto"/>
              </w:divBdr>
            </w:div>
            <w:div w:id="771048740">
              <w:marLeft w:val="0"/>
              <w:marRight w:val="0"/>
              <w:marTop w:val="0"/>
              <w:marBottom w:val="0"/>
              <w:divBdr>
                <w:top w:val="none" w:sz="0" w:space="0" w:color="auto"/>
                <w:left w:val="none" w:sz="0" w:space="0" w:color="auto"/>
                <w:bottom w:val="none" w:sz="0" w:space="0" w:color="auto"/>
                <w:right w:val="none" w:sz="0" w:space="0" w:color="auto"/>
              </w:divBdr>
            </w:div>
            <w:div w:id="850266644">
              <w:marLeft w:val="0"/>
              <w:marRight w:val="0"/>
              <w:marTop w:val="0"/>
              <w:marBottom w:val="0"/>
              <w:divBdr>
                <w:top w:val="none" w:sz="0" w:space="0" w:color="auto"/>
                <w:left w:val="none" w:sz="0" w:space="0" w:color="auto"/>
                <w:bottom w:val="none" w:sz="0" w:space="0" w:color="auto"/>
                <w:right w:val="none" w:sz="0" w:space="0" w:color="auto"/>
              </w:divBdr>
            </w:div>
            <w:div w:id="854465510">
              <w:marLeft w:val="0"/>
              <w:marRight w:val="0"/>
              <w:marTop w:val="0"/>
              <w:marBottom w:val="0"/>
              <w:divBdr>
                <w:top w:val="none" w:sz="0" w:space="0" w:color="auto"/>
                <w:left w:val="none" w:sz="0" w:space="0" w:color="auto"/>
                <w:bottom w:val="none" w:sz="0" w:space="0" w:color="auto"/>
                <w:right w:val="none" w:sz="0" w:space="0" w:color="auto"/>
              </w:divBdr>
            </w:div>
            <w:div w:id="902839217">
              <w:marLeft w:val="0"/>
              <w:marRight w:val="0"/>
              <w:marTop w:val="0"/>
              <w:marBottom w:val="0"/>
              <w:divBdr>
                <w:top w:val="none" w:sz="0" w:space="0" w:color="auto"/>
                <w:left w:val="none" w:sz="0" w:space="0" w:color="auto"/>
                <w:bottom w:val="none" w:sz="0" w:space="0" w:color="auto"/>
                <w:right w:val="none" w:sz="0" w:space="0" w:color="auto"/>
              </w:divBdr>
            </w:div>
            <w:div w:id="916551315">
              <w:marLeft w:val="0"/>
              <w:marRight w:val="0"/>
              <w:marTop w:val="0"/>
              <w:marBottom w:val="0"/>
              <w:divBdr>
                <w:top w:val="none" w:sz="0" w:space="0" w:color="auto"/>
                <w:left w:val="none" w:sz="0" w:space="0" w:color="auto"/>
                <w:bottom w:val="none" w:sz="0" w:space="0" w:color="auto"/>
                <w:right w:val="none" w:sz="0" w:space="0" w:color="auto"/>
              </w:divBdr>
            </w:div>
            <w:div w:id="942761925">
              <w:marLeft w:val="0"/>
              <w:marRight w:val="0"/>
              <w:marTop w:val="0"/>
              <w:marBottom w:val="0"/>
              <w:divBdr>
                <w:top w:val="none" w:sz="0" w:space="0" w:color="auto"/>
                <w:left w:val="none" w:sz="0" w:space="0" w:color="auto"/>
                <w:bottom w:val="none" w:sz="0" w:space="0" w:color="auto"/>
                <w:right w:val="none" w:sz="0" w:space="0" w:color="auto"/>
              </w:divBdr>
            </w:div>
            <w:div w:id="968364863">
              <w:marLeft w:val="0"/>
              <w:marRight w:val="0"/>
              <w:marTop w:val="0"/>
              <w:marBottom w:val="0"/>
              <w:divBdr>
                <w:top w:val="none" w:sz="0" w:space="0" w:color="auto"/>
                <w:left w:val="none" w:sz="0" w:space="0" w:color="auto"/>
                <w:bottom w:val="none" w:sz="0" w:space="0" w:color="auto"/>
                <w:right w:val="none" w:sz="0" w:space="0" w:color="auto"/>
              </w:divBdr>
            </w:div>
            <w:div w:id="972177688">
              <w:marLeft w:val="0"/>
              <w:marRight w:val="0"/>
              <w:marTop w:val="0"/>
              <w:marBottom w:val="0"/>
              <w:divBdr>
                <w:top w:val="none" w:sz="0" w:space="0" w:color="auto"/>
                <w:left w:val="none" w:sz="0" w:space="0" w:color="auto"/>
                <w:bottom w:val="none" w:sz="0" w:space="0" w:color="auto"/>
                <w:right w:val="none" w:sz="0" w:space="0" w:color="auto"/>
              </w:divBdr>
            </w:div>
            <w:div w:id="975256213">
              <w:marLeft w:val="0"/>
              <w:marRight w:val="0"/>
              <w:marTop w:val="0"/>
              <w:marBottom w:val="0"/>
              <w:divBdr>
                <w:top w:val="none" w:sz="0" w:space="0" w:color="auto"/>
                <w:left w:val="none" w:sz="0" w:space="0" w:color="auto"/>
                <w:bottom w:val="none" w:sz="0" w:space="0" w:color="auto"/>
                <w:right w:val="none" w:sz="0" w:space="0" w:color="auto"/>
              </w:divBdr>
            </w:div>
            <w:div w:id="989291942">
              <w:marLeft w:val="0"/>
              <w:marRight w:val="0"/>
              <w:marTop w:val="0"/>
              <w:marBottom w:val="0"/>
              <w:divBdr>
                <w:top w:val="none" w:sz="0" w:space="0" w:color="auto"/>
                <w:left w:val="none" w:sz="0" w:space="0" w:color="auto"/>
                <w:bottom w:val="none" w:sz="0" w:space="0" w:color="auto"/>
                <w:right w:val="none" w:sz="0" w:space="0" w:color="auto"/>
              </w:divBdr>
            </w:div>
            <w:div w:id="1139498285">
              <w:marLeft w:val="0"/>
              <w:marRight w:val="0"/>
              <w:marTop w:val="0"/>
              <w:marBottom w:val="0"/>
              <w:divBdr>
                <w:top w:val="none" w:sz="0" w:space="0" w:color="auto"/>
                <w:left w:val="none" w:sz="0" w:space="0" w:color="auto"/>
                <w:bottom w:val="none" w:sz="0" w:space="0" w:color="auto"/>
                <w:right w:val="none" w:sz="0" w:space="0" w:color="auto"/>
              </w:divBdr>
            </w:div>
            <w:div w:id="1141727361">
              <w:marLeft w:val="0"/>
              <w:marRight w:val="0"/>
              <w:marTop w:val="0"/>
              <w:marBottom w:val="0"/>
              <w:divBdr>
                <w:top w:val="none" w:sz="0" w:space="0" w:color="auto"/>
                <w:left w:val="none" w:sz="0" w:space="0" w:color="auto"/>
                <w:bottom w:val="none" w:sz="0" w:space="0" w:color="auto"/>
                <w:right w:val="none" w:sz="0" w:space="0" w:color="auto"/>
              </w:divBdr>
            </w:div>
            <w:div w:id="1163548894">
              <w:marLeft w:val="0"/>
              <w:marRight w:val="0"/>
              <w:marTop w:val="0"/>
              <w:marBottom w:val="0"/>
              <w:divBdr>
                <w:top w:val="none" w:sz="0" w:space="0" w:color="auto"/>
                <w:left w:val="none" w:sz="0" w:space="0" w:color="auto"/>
                <w:bottom w:val="none" w:sz="0" w:space="0" w:color="auto"/>
                <w:right w:val="none" w:sz="0" w:space="0" w:color="auto"/>
              </w:divBdr>
            </w:div>
            <w:div w:id="1217550012">
              <w:marLeft w:val="0"/>
              <w:marRight w:val="0"/>
              <w:marTop w:val="0"/>
              <w:marBottom w:val="0"/>
              <w:divBdr>
                <w:top w:val="none" w:sz="0" w:space="0" w:color="auto"/>
                <w:left w:val="none" w:sz="0" w:space="0" w:color="auto"/>
                <w:bottom w:val="none" w:sz="0" w:space="0" w:color="auto"/>
                <w:right w:val="none" w:sz="0" w:space="0" w:color="auto"/>
              </w:divBdr>
            </w:div>
            <w:div w:id="1279140888">
              <w:marLeft w:val="0"/>
              <w:marRight w:val="0"/>
              <w:marTop w:val="0"/>
              <w:marBottom w:val="0"/>
              <w:divBdr>
                <w:top w:val="none" w:sz="0" w:space="0" w:color="auto"/>
                <w:left w:val="none" w:sz="0" w:space="0" w:color="auto"/>
                <w:bottom w:val="none" w:sz="0" w:space="0" w:color="auto"/>
                <w:right w:val="none" w:sz="0" w:space="0" w:color="auto"/>
              </w:divBdr>
            </w:div>
            <w:div w:id="1291396748">
              <w:marLeft w:val="0"/>
              <w:marRight w:val="0"/>
              <w:marTop w:val="0"/>
              <w:marBottom w:val="0"/>
              <w:divBdr>
                <w:top w:val="none" w:sz="0" w:space="0" w:color="auto"/>
                <w:left w:val="none" w:sz="0" w:space="0" w:color="auto"/>
                <w:bottom w:val="none" w:sz="0" w:space="0" w:color="auto"/>
                <w:right w:val="none" w:sz="0" w:space="0" w:color="auto"/>
              </w:divBdr>
            </w:div>
            <w:div w:id="1327856078">
              <w:marLeft w:val="0"/>
              <w:marRight w:val="0"/>
              <w:marTop w:val="0"/>
              <w:marBottom w:val="0"/>
              <w:divBdr>
                <w:top w:val="none" w:sz="0" w:space="0" w:color="auto"/>
                <w:left w:val="none" w:sz="0" w:space="0" w:color="auto"/>
                <w:bottom w:val="none" w:sz="0" w:space="0" w:color="auto"/>
                <w:right w:val="none" w:sz="0" w:space="0" w:color="auto"/>
              </w:divBdr>
            </w:div>
            <w:div w:id="1327896650">
              <w:marLeft w:val="0"/>
              <w:marRight w:val="0"/>
              <w:marTop w:val="0"/>
              <w:marBottom w:val="0"/>
              <w:divBdr>
                <w:top w:val="none" w:sz="0" w:space="0" w:color="auto"/>
                <w:left w:val="none" w:sz="0" w:space="0" w:color="auto"/>
                <w:bottom w:val="none" w:sz="0" w:space="0" w:color="auto"/>
                <w:right w:val="none" w:sz="0" w:space="0" w:color="auto"/>
              </w:divBdr>
            </w:div>
            <w:div w:id="1342320653">
              <w:marLeft w:val="0"/>
              <w:marRight w:val="0"/>
              <w:marTop w:val="0"/>
              <w:marBottom w:val="0"/>
              <w:divBdr>
                <w:top w:val="none" w:sz="0" w:space="0" w:color="auto"/>
                <w:left w:val="none" w:sz="0" w:space="0" w:color="auto"/>
                <w:bottom w:val="none" w:sz="0" w:space="0" w:color="auto"/>
                <w:right w:val="none" w:sz="0" w:space="0" w:color="auto"/>
              </w:divBdr>
            </w:div>
            <w:div w:id="1404792923">
              <w:marLeft w:val="0"/>
              <w:marRight w:val="0"/>
              <w:marTop w:val="0"/>
              <w:marBottom w:val="0"/>
              <w:divBdr>
                <w:top w:val="none" w:sz="0" w:space="0" w:color="auto"/>
                <w:left w:val="none" w:sz="0" w:space="0" w:color="auto"/>
                <w:bottom w:val="none" w:sz="0" w:space="0" w:color="auto"/>
                <w:right w:val="none" w:sz="0" w:space="0" w:color="auto"/>
              </w:divBdr>
            </w:div>
            <w:div w:id="1413308669">
              <w:marLeft w:val="0"/>
              <w:marRight w:val="0"/>
              <w:marTop w:val="0"/>
              <w:marBottom w:val="0"/>
              <w:divBdr>
                <w:top w:val="none" w:sz="0" w:space="0" w:color="auto"/>
                <w:left w:val="none" w:sz="0" w:space="0" w:color="auto"/>
                <w:bottom w:val="none" w:sz="0" w:space="0" w:color="auto"/>
                <w:right w:val="none" w:sz="0" w:space="0" w:color="auto"/>
              </w:divBdr>
            </w:div>
            <w:div w:id="1461263425">
              <w:marLeft w:val="0"/>
              <w:marRight w:val="0"/>
              <w:marTop w:val="0"/>
              <w:marBottom w:val="0"/>
              <w:divBdr>
                <w:top w:val="none" w:sz="0" w:space="0" w:color="auto"/>
                <w:left w:val="none" w:sz="0" w:space="0" w:color="auto"/>
                <w:bottom w:val="none" w:sz="0" w:space="0" w:color="auto"/>
                <w:right w:val="none" w:sz="0" w:space="0" w:color="auto"/>
              </w:divBdr>
            </w:div>
            <w:div w:id="1466702745">
              <w:marLeft w:val="0"/>
              <w:marRight w:val="0"/>
              <w:marTop w:val="0"/>
              <w:marBottom w:val="0"/>
              <w:divBdr>
                <w:top w:val="none" w:sz="0" w:space="0" w:color="auto"/>
                <w:left w:val="none" w:sz="0" w:space="0" w:color="auto"/>
                <w:bottom w:val="none" w:sz="0" w:space="0" w:color="auto"/>
                <w:right w:val="none" w:sz="0" w:space="0" w:color="auto"/>
              </w:divBdr>
            </w:div>
            <w:div w:id="1498687718">
              <w:marLeft w:val="0"/>
              <w:marRight w:val="0"/>
              <w:marTop w:val="0"/>
              <w:marBottom w:val="0"/>
              <w:divBdr>
                <w:top w:val="none" w:sz="0" w:space="0" w:color="auto"/>
                <w:left w:val="none" w:sz="0" w:space="0" w:color="auto"/>
                <w:bottom w:val="none" w:sz="0" w:space="0" w:color="auto"/>
                <w:right w:val="none" w:sz="0" w:space="0" w:color="auto"/>
              </w:divBdr>
            </w:div>
            <w:div w:id="1527253500">
              <w:marLeft w:val="0"/>
              <w:marRight w:val="0"/>
              <w:marTop w:val="0"/>
              <w:marBottom w:val="0"/>
              <w:divBdr>
                <w:top w:val="none" w:sz="0" w:space="0" w:color="auto"/>
                <w:left w:val="none" w:sz="0" w:space="0" w:color="auto"/>
                <w:bottom w:val="none" w:sz="0" w:space="0" w:color="auto"/>
                <w:right w:val="none" w:sz="0" w:space="0" w:color="auto"/>
              </w:divBdr>
            </w:div>
            <w:div w:id="1561210050">
              <w:marLeft w:val="0"/>
              <w:marRight w:val="0"/>
              <w:marTop w:val="0"/>
              <w:marBottom w:val="0"/>
              <w:divBdr>
                <w:top w:val="none" w:sz="0" w:space="0" w:color="auto"/>
                <w:left w:val="none" w:sz="0" w:space="0" w:color="auto"/>
                <w:bottom w:val="none" w:sz="0" w:space="0" w:color="auto"/>
                <w:right w:val="none" w:sz="0" w:space="0" w:color="auto"/>
              </w:divBdr>
            </w:div>
            <w:div w:id="1610163008">
              <w:marLeft w:val="0"/>
              <w:marRight w:val="0"/>
              <w:marTop w:val="0"/>
              <w:marBottom w:val="0"/>
              <w:divBdr>
                <w:top w:val="none" w:sz="0" w:space="0" w:color="auto"/>
                <w:left w:val="none" w:sz="0" w:space="0" w:color="auto"/>
                <w:bottom w:val="none" w:sz="0" w:space="0" w:color="auto"/>
                <w:right w:val="none" w:sz="0" w:space="0" w:color="auto"/>
              </w:divBdr>
            </w:div>
            <w:div w:id="1642228165">
              <w:marLeft w:val="0"/>
              <w:marRight w:val="0"/>
              <w:marTop w:val="0"/>
              <w:marBottom w:val="0"/>
              <w:divBdr>
                <w:top w:val="none" w:sz="0" w:space="0" w:color="auto"/>
                <w:left w:val="none" w:sz="0" w:space="0" w:color="auto"/>
                <w:bottom w:val="none" w:sz="0" w:space="0" w:color="auto"/>
                <w:right w:val="none" w:sz="0" w:space="0" w:color="auto"/>
              </w:divBdr>
            </w:div>
            <w:div w:id="1653680717">
              <w:marLeft w:val="0"/>
              <w:marRight w:val="0"/>
              <w:marTop w:val="0"/>
              <w:marBottom w:val="0"/>
              <w:divBdr>
                <w:top w:val="none" w:sz="0" w:space="0" w:color="auto"/>
                <w:left w:val="none" w:sz="0" w:space="0" w:color="auto"/>
                <w:bottom w:val="none" w:sz="0" w:space="0" w:color="auto"/>
                <w:right w:val="none" w:sz="0" w:space="0" w:color="auto"/>
              </w:divBdr>
            </w:div>
            <w:div w:id="1710569864">
              <w:marLeft w:val="0"/>
              <w:marRight w:val="0"/>
              <w:marTop w:val="0"/>
              <w:marBottom w:val="0"/>
              <w:divBdr>
                <w:top w:val="none" w:sz="0" w:space="0" w:color="auto"/>
                <w:left w:val="none" w:sz="0" w:space="0" w:color="auto"/>
                <w:bottom w:val="none" w:sz="0" w:space="0" w:color="auto"/>
                <w:right w:val="none" w:sz="0" w:space="0" w:color="auto"/>
              </w:divBdr>
            </w:div>
            <w:div w:id="1730957160">
              <w:marLeft w:val="0"/>
              <w:marRight w:val="0"/>
              <w:marTop w:val="0"/>
              <w:marBottom w:val="0"/>
              <w:divBdr>
                <w:top w:val="none" w:sz="0" w:space="0" w:color="auto"/>
                <w:left w:val="none" w:sz="0" w:space="0" w:color="auto"/>
                <w:bottom w:val="none" w:sz="0" w:space="0" w:color="auto"/>
                <w:right w:val="none" w:sz="0" w:space="0" w:color="auto"/>
              </w:divBdr>
            </w:div>
            <w:div w:id="1774085280">
              <w:marLeft w:val="0"/>
              <w:marRight w:val="0"/>
              <w:marTop w:val="0"/>
              <w:marBottom w:val="0"/>
              <w:divBdr>
                <w:top w:val="none" w:sz="0" w:space="0" w:color="auto"/>
                <w:left w:val="none" w:sz="0" w:space="0" w:color="auto"/>
                <w:bottom w:val="none" w:sz="0" w:space="0" w:color="auto"/>
                <w:right w:val="none" w:sz="0" w:space="0" w:color="auto"/>
              </w:divBdr>
            </w:div>
            <w:div w:id="1851986393">
              <w:marLeft w:val="0"/>
              <w:marRight w:val="0"/>
              <w:marTop w:val="0"/>
              <w:marBottom w:val="0"/>
              <w:divBdr>
                <w:top w:val="none" w:sz="0" w:space="0" w:color="auto"/>
                <w:left w:val="none" w:sz="0" w:space="0" w:color="auto"/>
                <w:bottom w:val="none" w:sz="0" w:space="0" w:color="auto"/>
                <w:right w:val="none" w:sz="0" w:space="0" w:color="auto"/>
              </w:divBdr>
            </w:div>
            <w:div w:id="1868986313">
              <w:marLeft w:val="0"/>
              <w:marRight w:val="0"/>
              <w:marTop w:val="0"/>
              <w:marBottom w:val="0"/>
              <w:divBdr>
                <w:top w:val="none" w:sz="0" w:space="0" w:color="auto"/>
                <w:left w:val="none" w:sz="0" w:space="0" w:color="auto"/>
                <w:bottom w:val="none" w:sz="0" w:space="0" w:color="auto"/>
                <w:right w:val="none" w:sz="0" w:space="0" w:color="auto"/>
              </w:divBdr>
            </w:div>
            <w:div w:id="1961957346">
              <w:marLeft w:val="0"/>
              <w:marRight w:val="0"/>
              <w:marTop w:val="0"/>
              <w:marBottom w:val="0"/>
              <w:divBdr>
                <w:top w:val="none" w:sz="0" w:space="0" w:color="auto"/>
                <w:left w:val="none" w:sz="0" w:space="0" w:color="auto"/>
                <w:bottom w:val="none" w:sz="0" w:space="0" w:color="auto"/>
                <w:right w:val="none" w:sz="0" w:space="0" w:color="auto"/>
              </w:divBdr>
            </w:div>
            <w:div w:id="1978534056">
              <w:marLeft w:val="0"/>
              <w:marRight w:val="0"/>
              <w:marTop w:val="0"/>
              <w:marBottom w:val="0"/>
              <w:divBdr>
                <w:top w:val="none" w:sz="0" w:space="0" w:color="auto"/>
                <w:left w:val="none" w:sz="0" w:space="0" w:color="auto"/>
                <w:bottom w:val="none" w:sz="0" w:space="0" w:color="auto"/>
                <w:right w:val="none" w:sz="0" w:space="0" w:color="auto"/>
              </w:divBdr>
            </w:div>
            <w:div w:id="1985310658">
              <w:marLeft w:val="0"/>
              <w:marRight w:val="0"/>
              <w:marTop w:val="0"/>
              <w:marBottom w:val="0"/>
              <w:divBdr>
                <w:top w:val="none" w:sz="0" w:space="0" w:color="auto"/>
                <w:left w:val="none" w:sz="0" w:space="0" w:color="auto"/>
                <w:bottom w:val="none" w:sz="0" w:space="0" w:color="auto"/>
                <w:right w:val="none" w:sz="0" w:space="0" w:color="auto"/>
              </w:divBdr>
            </w:div>
            <w:div w:id="2043705233">
              <w:marLeft w:val="0"/>
              <w:marRight w:val="0"/>
              <w:marTop w:val="0"/>
              <w:marBottom w:val="0"/>
              <w:divBdr>
                <w:top w:val="none" w:sz="0" w:space="0" w:color="auto"/>
                <w:left w:val="none" w:sz="0" w:space="0" w:color="auto"/>
                <w:bottom w:val="none" w:sz="0" w:space="0" w:color="auto"/>
                <w:right w:val="none" w:sz="0" w:space="0" w:color="auto"/>
              </w:divBdr>
            </w:div>
            <w:div w:id="2105958455">
              <w:marLeft w:val="0"/>
              <w:marRight w:val="0"/>
              <w:marTop w:val="0"/>
              <w:marBottom w:val="0"/>
              <w:divBdr>
                <w:top w:val="none" w:sz="0" w:space="0" w:color="auto"/>
                <w:left w:val="none" w:sz="0" w:space="0" w:color="auto"/>
                <w:bottom w:val="none" w:sz="0" w:space="0" w:color="auto"/>
                <w:right w:val="none" w:sz="0" w:space="0" w:color="auto"/>
              </w:divBdr>
            </w:div>
            <w:div w:id="2141486564">
              <w:marLeft w:val="0"/>
              <w:marRight w:val="0"/>
              <w:marTop w:val="0"/>
              <w:marBottom w:val="0"/>
              <w:divBdr>
                <w:top w:val="none" w:sz="0" w:space="0" w:color="auto"/>
                <w:left w:val="none" w:sz="0" w:space="0" w:color="auto"/>
                <w:bottom w:val="none" w:sz="0" w:space="0" w:color="auto"/>
                <w:right w:val="none" w:sz="0" w:space="0" w:color="auto"/>
              </w:divBdr>
            </w:div>
            <w:div w:id="214318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660730">
      <w:bodyDiv w:val="1"/>
      <w:marLeft w:val="0"/>
      <w:marRight w:val="0"/>
      <w:marTop w:val="0"/>
      <w:marBottom w:val="0"/>
      <w:divBdr>
        <w:top w:val="none" w:sz="0" w:space="0" w:color="auto"/>
        <w:left w:val="none" w:sz="0" w:space="0" w:color="auto"/>
        <w:bottom w:val="none" w:sz="0" w:space="0" w:color="auto"/>
        <w:right w:val="none" w:sz="0" w:space="0" w:color="auto"/>
      </w:divBdr>
      <w:divsChild>
        <w:div w:id="634213639">
          <w:marLeft w:val="0"/>
          <w:marRight w:val="0"/>
          <w:marTop w:val="0"/>
          <w:marBottom w:val="0"/>
          <w:divBdr>
            <w:top w:val="none" w:sz="0" w:space="0" w:color="auto"/>
            <w:left w:val="none" w:sz="0" w:space="0" w:color="auto"/>
            <w:bottom w:val="none" w:sz="0" w:space="0" w:color="auto"/>
            <w:right w:val="none" w:sz="0" w:space="0" w:color="auto"/>
          </w:divBdr>
          <w:divsChild>
            <w:div w:id="98333206">
              <w:marLeft w:val="0"/>
              <w:marRight w:val="0"/>
              <w:marTop w:val="0"/>
              <w:marBottom w:val="0"/>
              <w:divBdr>
                <w:top w:val="none" w:sz="0" w:space="0" w:color="auto"/>
                <w:left w:val="none" w:sz="0" w:space="0" w:color="auto"/>
                <w:bottom w:val="none" w:sz="0" w:space="0" w:color="auto"/>
                <w:right w:val="none" w:sz="0" w:space="0" w:color="auto"/>
              </w:divBdr>
            </w:div>
            <w:div w:id="176044263">
              <w:marLeft w:val="0"/>
              <w:marRight w:val="0"/>
              <w:marTop w:val="0"/>
              <w:marBottom w:val="0"/>
              <w:divBdr>
                <w:top w:val="none" w:sz="0" w:space="0" w:color="auto"/>
                <w:left w:val="none" w:sz="0" w:space="0" w:color="auto"/>
                <w:bottom w:val="none" w:sz="0" w:space="0" w:color="auto"/>
                <w:right w:val="none" w:sz="0" w:space="0" w:color="auto"/>
              </w:divBdr>
            </w:div>
            <w:div w:id="240066940">
              <w:marLeft w:val="0"/>
              <w:marRight w:val="0"/>
              <w:marTop w:val="0"/>
              <w:marBottom w:val="0"/>
              <w:divBdr>
                <w:top w:val="none" w:sz="0" w:space="0" w:color="auto"/>
                <w:left w:val="none" w:sz="0" w:space="0" w:color="auto"/>
                <w:bottom w:val="none" w:sz="0" w:space="0" w:color="auto"/>
                <w:right w:val="none" w:sz="0" w:space="0" w:color="auto"/>
              </w:divBdr>
            </w:div>
            <w:div w:id="501433084">
              <w:marLeft w:val="0"/>
              <w:marRight w:val="0"/>
              <w:marTop w:val="0"/>
              <w:marBottom w:val="0"/>
              <w:divBdr>
                <w:top w:val="none" w:sz="0" w:space="0" w:color="auto"/>
                <w:left w:val="none" w:sz="0" w:space="0" w:color="auto"/>
                <w:bottom w:val="none" w:sz="0" w:space="0" w:color="auto"/>
                <w:right w:val="none" w:sz="0" w:space="0" w:color="auto"/>
              </w:divBdr>
            </w:div>
            <w:div w:id="1181353186">
              <w:marLeft w:val="0"/>
              <w:marRight w:val="0"/>
              <w:marTop w:val="0"/>
              <w:marBottom w:val="0"/>
              <w:divBdr>
                <w:top w:val="none" w:sz="0" w:space="0" w:color="auto"/>
                <w:left w:val="none" w:sz="0" w:space="0" w:color="auto"/>
                <w:bottom w:val="none" w:sz="0" w:space="0" w:color="auto"/>
                <w:right w:val="none" w:sz="0" w:space="0" w:color="auto"/>
              </w:divBdr>
            </w:div>
            <w:div w:id="1513687818">
              <w:marLeft w:val="0"/>
              <w:marRight w:val="0"/>
              <w:marTop w:val="0"/>
              <w:marBottom w:val="0"/>
              <w:divBdr>
                <w:top w:val="none" w:sz="0" w:space="0" w:color="auto"/>
                <w:left w:val="none" w:sz="0" w:space="0" w:color="auto"/>
                <w:bottom w:val="none" w:sz="0" w:space="0" w:color="auto"/>
                <w:right w:val="none" w:sz="0" w:space="0" w:color="auto"/>
              </w:divBdr>
            </w:div>
            <w:div w:id="1574310703">
              <w:marLeft w:val="0"/>
              <w:marRight w:val="0"/>
              <w:marTop w:val="0"/>
              <w:marBottom w:val="0"/>
              <w:divBdr>
                <w:top w:val="none" w:sz="0" w:space="0" w:color="auto"/>
                <w:left w:val="none" w:sz="0" w:space="0" w:color="auto"/>
                <w:bottom w:val="none" w:sz="0" w:space="0" w:color="auto"/>
                <w:right w:val="none" w:sz="0" w:space="0" w:color="auto"/>
              </w:divBdr>
            </w:div>
            <w:div w:id="1694040364">
              <w:marLeft w:val="0"/>
              <w:marRight w:val="0"/>
              <w:marTop w:val="0"/>
              <w:marBottom w:val="0"/>
              <w:divBdr>
                <w:top w:val="none" w:sz="0" w:space="0" w:color="auto"/>
                <w:left w:val="none" w:sz="0" w:space="0" w:color="auto"/>
                <w:bottom w:val="none" w:sz="0" w:space="0" w:color="auto"/>
                <w:right w:val="none" w:sz="0" w:space="0" w:color="auto"/>
              </w:divBdr>
            </w:div>
            <w:div w:id="198554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582848">
      <w:bodyDiv w:val="1"/>
      <w:marLeft w:val="0"/>
      <w:marRight w:val="0"/>
      <w:marTop w:val="0"/>
      <w:marBottom w:val="0"/>
      <w:divBdr>
        <w:top w:val="none" w:sz="0" w:space="0" w:color="auto"/>
        <w:left w:val="none" w:sz="0" w:space="0" w:color="auto"/>
        <w:bottom w:val="none" w:sz="0" w:space="0" w:color="auto"/>
        <w:right w:val="none" w:sz="0" w:space="0" w:color="auto"/>
      </w:divBdr>
    </w:div>
    <w:div w:id="506868648">
      <w:bodyDiv w:val="1"/>
      <w:marLeft w:val="0"/>
      <w:marRight w:val="0"/>
      <w:marTop w:val="0"/>
      <w:marBottom w:val="0"/>
      <w:divBdr>
        <w:top w:val="none" w:sz="0" w:space="0" w:color="auto"/>
        <w:left w:val="none" w:sz="0" w:space="0" w:color="auto"/>
        <w:bottom w:val="none" w:sz="0" w:space="0" w:color="auto"/>
        <w:right w:val="none" w:sz="0" w:space="0" w:color="auto"/>
      </w:divBdr>
      <w:divsChild>
        <w:div w:id="1446385706">
          <w:marLeft w:val="0"/>
          <w:marRight w:val="0"/>
          <w:marTop w:val="0"/>
          <w:marBottom w:val="0"/>
          <w:divBdr>
            <w:top w:val="none" w:sz="0" w:space="0" w:color="auto"/>
            <w:left w:val="none" w:sz="0" w:space="0" w:color="auto"/>
            <w:bottom w:val="none" w:sz="0" w:space="0" w:color="auto"/>
            <w:right w:val="none" w:sz="0" w:space="0" w:color="auto"/>
          </w:divBdr>
          <w:divsChild>
            <w:div w:id="30225542">
              <w:marLeft w:val="0"/>
              <w:marRight w:val="0"/>
              <w:marTop w:val="0"/>
              <w:marBottom w:val="0"/>
              <w:divBdr>
                <w:top w:val="none" w:sz="0" w:space="0" w:color="auto"/>
                <w:left w:val="none" w:sz="0" w:space="0" w:color="auto"/>
                <w:bottom w:val="none" w:sz="0" w:space="0" w:color="auto"/>
                <w:right w:val="none" w:sz="0" w:space="0" w:color="auto"/>
              </w:divBdr>
            </w:div>
            <w:div w:id="242836354">
              <w:marLeft w:val="0"/>
              <w:marRight w:val="0"/>
              <w:marTop w:val="0"/>
              <w:marBottom w:val="0"/>
              <w:divBdr>
                <w:top w:val="none" w:sz="0" w:space="0" w:color="auto"/>
                <w:left w:val="none" w:sz="0" w:space="0" w:color="auto"/>
                <w:bottom w:val="none" w:sz="0" w:space="0" w:color="auto"/>
                <w:right w:val="none" w:sz="0" w:space="0" w:color="auto"/>
              </w:divBdr>
            </w:div>
            <w:div w:id="721488012">
              <w:marLeft w:val="0"/>
              <w:marRight w:val="0"/>
              <w:marTop w:val="0"/>
              <w:marBottom w:val="0"/>
              <w:divBdr>
                <w:top w:val="none" w:sz="0" w:space="0" w:color="auto"/>
                <w:left w:val="none" w:sz="0" w:space="0" w:color="auto"/>
                <w:bottom w:val="none" w:sz="0" w:space="0" w:color="auto"/>
                <w:right w:val="none" w:sz="0" w:space="0" w:color="auto"/>
              </w:divBdr>
            </w:div>
            <w:div w:id="1169636359">
              <w:marLeft w:val="0"/>
              <w:marRight w:val="0"/>
              <w:marTop w:val="0"/>
              <w:marBottom w:val="0"/>
              <w:divBdr>
                <w:top w:val="none" w:sz="0" w:space="0" w:color="auto"/>
                <w:left w:val="none" w:sz="0" w:space="0" w:color="auto"/>
                <w:bottom w:val="none" w:sz="0" w:space="0" w:color="auto"/>
                <w:right w:val="none" w:sz="0" w:space="0" w:color="auto"/>
              </w:divBdr>
            </w:div>
            <w:div w:id="1779569381">
              <w:marLeft w:val="0"/>
              <w:marRight w:val="0"/>
              <w:marTop w:val="0"/>
              <w:marBottom w:val="0"/>
              <w:divBdr>
                <w:top w:val="none" w:sz="0" w:space="0" w:color="auto"/>
                <w:left w:val="none" w:sz="0" w:space="0" w:color="auto"/>
                <w:bottom w:val="none" w:sz="0" w:space="0" w:color="auto"/>
                <w:right w:val="none" w:sz="0" w:space="0" w:color="auto"/>
              </w:divBdr>
            </w:div>
            <w:div w:id="201722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50896">
      <w:bodyDiv w:val="1"/>
      <w:marLeft w:val="0"/>
      <w:marRight w:val="0"/>
      <w:marTop w:val="0"/>
      <w:marBottom w:val="0"/>
      <w:divBdr>
        <w:top w:val="none" w:sz="0" w:space="0" w:color="auto"/>
        <w:left w:val="none" w:sz="0" w:space="0" w:color="auto"/>
        <w:bottom w:val="none" w:sz="0" w:space="0" w:color="auto"/>
        <w:right w:val="none" w:sz="0" w:space="0" w:color="auto"/>
      </w:divBdr>
      <w:divsChild>
        <w:div w:id="903099760">
          <w:marLeft w:val="0"/>
          <w:marRight w:val="0"/>
          <w:marTop w:val="0"/>
          <w:marBottom w:val="0"/>
          <w:divBdr>
            <w:top w:val="none" w:sz="0" w:space="0" w:color="auto"/>
            <w:left w:val="none" w:sz="0" w:space="0" w:color="auto"/>
            <w:bottom w:val="none" w:sz="0" w:space="0" w:color="auto"/>
            <w:right w:val="none" w:sz="0" w:space="0" w:color="auto"/>
          </w:divBdr>
          <w:divsChild>
            <w:div w:id="100538637">
              <w:marLeft w:val="0"/>
              <w:marRight w:val="0"/>
              <w:marTop w:val="0"/>
              <w:marBottom w:val="0"/>
              <w:divBdr>
                <w:top w:val="none" w:sz="0" w:space="0" w:color="auto"/>
                <w:left w:val="none" w:sz="0" w:space="0" w:color="auto"/>
                <w:bottom w:val="none" w:sz="0" w:space="0" w:color="auto"/>
                <w:right w:val="none" w:sz="0" w:space="0" w:color="auto"/>
              </w:divBdr>
            </w:div>
            <w:div w:id="193544457">
              <w:marLeft w:val="0"/>
              <w:marRight w:val="0"/>
              <w:marTop w:val="0"/>
              <w:marBottom w:val="0"/>
              <w:divBdr>
                <w:top w:val="none" w:sz="0" w:space="0" w:color="auto"/>
                <w:left w:val="none" w:sz="0" w:space="0" w:color="auto"/>
                <w:bottom w:val="none" w:sz="0" w:space="0" w:color="auto"/>
                <w:right w:val="none" w:sz="0" w:space="0" w:color="auto"/>
              </w:divBdr>
            </w:div>
            <w:div w:id="550961410">
              <w:marLeft w:val="0"/>
              <w:marRight w:val="0"/>
              <w:marTop w:val="0"/>
              <w:marBottom w:val="0"/>
              <w:divBdr>
                <w:top w:val="none" w:sz="0" w:space="0" w:color="auto"/>
                <w:left w:val="none" w:sz="0" w:space="0" w:color="auto"/>
                <w:bottom w:val="none" w:sz="0" w:space="0" w:color="auto"/>
                <w:right w:val="none" w:sz="0" w:space="0" w:color="auto"/>
              </w:divBdr>
            </w:div>
            <w:div w:id="929195241">
              <w:marLeft w:val="0"/>
              <w:marRight w:val="0"/>
              <w:marTop w:val="0"/>
              <w:marBottom w:val="0"/>
              <w:divBdr>
                <w:top w:val="none" w:sz="0" w:space="0" w:color="auto"/>
                <w:left w:val="none" w:sz="0" w:space="0" w:color="auto"/>
                <w:bottom w:val="none" w:sz="0" w:space="0" w:color="auto"/>
                <w:right w:val="none" w:sz="0" w:space="0" w:color="auto"/>
              </w:divBdr>
            </w:div>
            <w:div w:id="1316564852">
              <w:marLeft w:val="0"/>
              <w:marRight w:val="0"/>
              <w:marTop w:val="0"/>
              <w:marBottom w:val="0"/>
              <w:divBdr>
                <w:top w:val="none" w:sz="0" w:space="0" w:color="auto"/>
                <w:left w:val="none" w:sz="0" w:space="0" w:color="auto"/>
                <w:bottom w:val="none" w:sz="0" w:space="0" w:color="auto"/>
                <w:right w:val="none" w:sz="0" w:space="0" w:color="auto"/>
              </w:divBdr>
            </w:div>
            <w:div w:id="1513760352">
              <w:marLeft w:val="0"/>
              <w:marRight w:val="0"/>
              <w:marTop w:val="0"/>
              <w:marBottom w:val="0"/>
              <w:divBdr>
                <w:top w:val="none" w:sz="0" w:space="0" w:color="auto"/>
                <w:left w:val="none" w:sz="0" w:space="0" w:color="auto"/>
                <w:bottom w:val="none" w:sz="0" w:space="0" w:color="auto"/>
                <w:right w:val="none" w:sz="0" w:space="0" w:color="auto"/>
              </w:divBdr>
            </w:div>
            <w:div w:id="202023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23815">
      <w:bodyDiv w:val="1"/>
      <w:marLeft w:val="0"/>
      <w:marRight w:val="0"/>
      <w:marTop w:val="0"/>
      <w:marBottom w:val="0"/>
      <w:divBdr>
        <w:top w:val="none" w:sz="0" w:space="0" w:color="auto"/>
        <w:left w:val="none" w:sz="0" w:space="0" w:color="auto"/>
        <w:bottom w:val="none" w:sz="0" w:space="0" w:color="auto"/>
        <w:right w:val="none" w:sz="0" w:space="0" w:color="auto"/>
      </w:divBdr>
      <w:divsChild>
        <w:div w:id="1902473528">
          <w:marLeft w:val="0"/>
          <w:marRight w:val="0"/>
          <w:marTop w:val="0"/>
          <w:marBottom w:val="0"/>
          <w:divBdr>
            <w:top w:val="none" w:sz="0" w:space="0" w:color="auto"/>
            <w:left w:val="none" w:sz="0" w:space="0" w:color="auto"/>
            <w:bottom w:val="none" w:sz="0" w:space="0" w:color="auto"/>
            <w:right w:val="none" w:sz="0" w:space="0" w:color="auto"/>
          </w:divBdr>
          <w:divsChild>
            <w:div w:id="1032728495">
              <w:marLeft w:val="0"/>
              <w:marRight w:val="0"/>
              <w:marTop w:val="0"/>
              <w:marBottom w:val="0"/>
              <w:divBdr>
                <w:top w:val="none" w:sz="0" w:space="0" w:color="auto"/>
                <w:left w:val="none" w:sz="0" w:space="0" w:color="auto"/>
                <w:bottom w:val="none" w:sz="0" w:space="0" w:color="auto"/>
                <w:right w:val="none" w:sz="0" w:space="0" w:color="auto"/>
              </w:divBdr>
            </w:div>
            <w:div w:id="1403874370">
              <w:marLeft w:val="0"/>
              <w:marRight w:val="0"/>
              <w:marTop w:val="0"/>
              <w:marBottom w:val="0"/>
              <w:divBdr>
                <w:top w:val="none" w:sz="0" w:space="0" w:color="auto"/>
                <w:left w:val="none" w:sz="0" w:space="0" w:color="auto"/>
                <w:bottom w:val="none" w:sz="0" w:space="0" w:color="auto"/>
                <w:right w:val="none" w:sz="0" w:space="0" w:color="auto"/>
              </w:divBdr>
            </w:div>
            <w:div w:id="1521240271">
              <w:marLeft w:val="0"/>
              <w:marRight w:val="0"/>
              <w:marTop w:val="0"/>
              <w:marBottom w:val="0"/>
              <w:divBdr>
                <w:top w:val="none" w:sz="0" w:space="0" w:color="auto"/>
                <w:left w:val="none" w:sz="0" w:space="0" w:color="auto"/>
                <w:bottom w:val="none" w:sz="0" w:space="0" w:color="auto"/>
                <w:right w:val="none" w:sz="0" w:space="0" w:color="auto"/>
              </w:divBdr>
            </w:div>
            <w:div w:id="1592010297">
              <w:marLeft w:val="0"/>
              <w:marRight w:val="0"/>
              <w:marTop w:val="0"/>
              <w:marBottom w:val="0"/>
              <w:divBdr>
                <w:top w:val="none" w:sz="0" w:space="0" w:color="auto"/>
                <w:left w:val="none" w:sz="0" w:space="0" w:color="auto"/>
                <w:bottom w:val="none" w:sz="0" w:space="0" w:color="auto"/>
                <w:right w:val="none" w:sz="0" w:space="0" w:color="auto"/>
              </w:divBdr>
            </w:div>
            <w:div w:id="1933782976">
              <w:marLeft w:val="0"/>
              <w:marRight w:val="0"/>
              <w:marTop w:val="0"/>
              <w:marBottom w:val="0"/>
              <w:divBdr>
                <w:top w:val="none" w:sz="0" w:space="0" w:color="auto"/>
                <w:left w:val="none" w:sz="0" w:space="0" w:color="auto"/>
                <w:bottom w:val="none" w:sz="0" w:space="0" w:color="auto"/>
                <w:right w:val="none" w:sz="0" w:space="0" w:color="auto"/>
              </w:divBdr>
            </w:div>
            <w:div w:id="201741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85366">
      <w:bodyDiv w:val="1"/>
      <w:marLeft w:val="0"/>
      <w:marRight w:val="0"/>
      <w:marTop w:val="0"/>
      <w:marBottom w:val="0"/>
      <w:divBdr>
        <w:top w:val="none" w:sz="0" w:space="0" w:color="auto"/>
        <w:left w:val="none" w:sz="0" w:space="0" w:color="auto"/>
        <w:bottom w:val="none" w:sz="0" w:space="0" w:color="auto"/>
        <w:right w:val="none" w:sz="0" w:space="0" w:color="auto"/>
      </w:divBdr>
      <w:divsChild>
        <w:div w:id="1996179382">
          <w:marLeft w:val="0"/>
          <w:marRight w:val="0"/>
          <w:marTop w:val="0"/>
          <w:marBottom w:val="0"/>
          <w:divBdr>
            <w:top w:val="none" w:sz="0" w:space="0" w:color="auto"/>
            <w:left w:val="none" w:sz="0" w:space="0" w:color="auto"/>
            <w:bottom w:val="none" w:sz="0" w:space="0" w:color="auto"/>
            <w:right w:val="none" w:sz="0" w:space="0" w:color="auto"/>
          </w:divBdr>
          <w:divsChild>
            <w:div w:id="214968031">
              <w:marLeft w:val="0"/>
              <w:marRight w:val="0"/>
              <w:marTop w:val="0"/>
              <w:marBottom w:val="0"/>
              <w:divBdr>
                <w:top w:val="none" w:sz="0" w:space="0" w:color="auto"/>
                <w:left w:val="none" w:sz="0" w:space="0" w:color="auto"/>
                <w:bottom w:val="none" w:sz="0" w:space="0" w:color="auto"/>
                <w:right w:val="none" w:sz="0" w:space="0" w:color="auto"/>
              </w:divBdr>
            </w:div>
            <w:div w:id="793596547">
              <w:marLeft w:val="0"/>
              <w:marRight w:val="0"/>
              <w:marTop w:val="0"/>
              <w:marBottom w:val="0"/>
              <w:divBdr>
                <w:top w:val="none" w:sz="0" w:space="0" w:color="auto"/>
                <w:left w:val="none" w:sz="0" w:space="0" w:color="auto"/>
                <w:bottom w:val="none" w:sz="0" w:space="0" w:color="auto"/>
                <w:right w:val="none" w:sz="0" w:space="0" w:color="auto"/>
              </w:divBdr>
            </w:div>
            <w:div w:id="1054082841">
              <w:marLeft w:val="0"/>
              <w:marRight w:val="0"/>
              <w:marTop w:val="0"/>
              <w:marBottom w:val="0"/>
              <w:divBdr>
                <w:top w:val="none" w:sz="0" w:space="0" w:color="auto"/>
                <w:left w:val="none" w:sz="0" w:space="0" w:color="auto"/>
                <w:bottom w:val="none" w:sz="0" w:space="0" w:color="auto"/>
                <w:right w:val="none" w:sz="0" w:space="0" w:color="auto"/>
              </w:divBdr>
            </w:div>
            <w:div w:id="1232502541">
              <w:marLeft w:val="0"/>
              <w:marRight w:val="0"/>
              <w:marTop w:val="0"/>
              <w:marBottom w:val="0"/>
              <w:divBdr>
                <w:top w:val="none" w:sz="0" w:space="0" w:color="auto"/>
                <w:left w:val="none" w:sz="0" w:space="0" w:color="auto"/>
                <w:bottom w:val="none" w:sz="0" w:space="0" w:color="auto"/>
                <w:right w:val="none" w:sz="0" w:space="0" w:color="auto"/>
              </w:divBdr>
            </w:div>
            <w:div w:id="1301108757">
              <w:marLeft w:val="0"/>
              <w:marRight w:val="0"/>
              <w:marTop w:val="0"/>
              <w:marBottom w:val="0"/>
              <w:divBdr>
                <w:top w:val="none" w:sz="0" w:space="0" w:color="auto"/>
                <w:left w:val="none" w:sz="0" w:space="0" w:color="auto"/>
                <w:bottom w:val="none" w:sz="0" w:space="0" w:color="auto"/>
                <w:right w:val="none" w:sz="0" w:space="0" w:color="auto"/>
              </w:divBdr>
            </w:div>
            <w:div w:id="141258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89954">
      <w:bodyDiv w:val="1"/>
      <w:marLeft w:val="0"/>
      <w:marRight w:val="0"/>
      <w:marTop w:val="0"/>
      <w:marBottom w:val="0"/>
      <w:divBdr>
        <w:top w:val="none" w:sz="0" w:space="0" w:color="auto"/>
        <w:left w:val="none" w:sz="0" w:space="0" w:color="auto"/>
        <w:bottom w:val="none" w:sz="0" w:space="0" w:color="auto"/>
        <w:right w:val="none" w:sz="0" w:space="0" w:color="auto"/>
      </w:divBdr>
      <w:divsChild>
        <w:div w:id="1905599071">
          <w:marLeft w:val="0"/>
          <w:marRight w:val="0"/>
          <w:marTop w:val="0"/>
          <w:marBottom w:val="0"/>
          <w:divBdr>
            <w:top w:val="none" w:sz="0" w:space="0" w:color="auto"/>
            <w:left w:val="none" w:sz="0" w:space="0" w:color="auto"/>
            <w:bottom w:val="none" w:sz="0" w:space="0" w:color="auto"/>
            <w:right w:val="none" w:sz="0" w:space="0" w:color="auto"/>
          </w:divBdr>
          <w:divsChild>
            <w:div w:id="135728085">
              <w:marLeft w:val="0"/>
              <w:marRight w:val="0"/>
              <w:marTop w:val="0"/>
              <w:marBottom w:val="0"/>
              <w:divBdr>
                <w:top w:val="none" w:sz="0" w:space="0" w:color="auto"/>
                <w:left w:val="none" w:sz="0" w:space="0" w:color="auto"/>
                <w:bottom w:val="none" w:sz="0" w:space="0" w:color="auto"/>
                <w:right w:val="none" w:sz="0" w:space="0" w:color="auto"/>
              </w:divBdr>
            </w:div>
            <w:div w:id="202523520">
              <w:marLeft w:val="0"/>
              <w:marRight w:val="0"/>
              <w:marTop w:val="0"/>
              <w:marBottom w:val="0"/>
              <w:divBdr>
                <w:top w:val="none" w:sz="0" w:space="0" w:color="auto"/>
                <w:left w:val="none" w:sz="0" w:space="0" w:color="auto"/>
                <w:bottom w:val="none" w:sz="0" w:space="0" w:color="auto"/>
                <w:right w:val="none" w:sz="0" w:space="0" w:color="auto"/>
              </w:divBdr>
            </w:div>
            <w:div w:id="477454006">
              <w:marLeft w:val="0"/>
              <w:marRight w:val="0"/>
              <w:marTop w:val="0"/>
              <w:marBottom w:val="0"/>
              <w:divBdr>
                <w:top w:val="none" w:sz="0" w:space="0" w:color="auto"/>
                <w:left w:val="none" w:sz="0" w:space="0" w:color="auto"/>
                <w:bottom w:val="none" w:sz="0" w:space="0" w:color="auto"/>
                <w:right w:val="none" w:sz="0" w:space="0" w:color="auto"/>
              </w:divBdr>
            </w:div>
            <w:div w:id="1666740912">
              <w:marLeft w:val="0"/>
              <w:marRight w:val="0"/>
              <w:marTop w:val="0"/>
              <w:marBottom w:val="0"/>
              <w:divBdr>
                <w:top w:val="none" w:sz="0" w:space="0" w:color="auto"/>
                <w:left w:val="none" w:sz="0" w:space="0" w:color="auto"/>
                <w:bottom w:val="none" w:sz="0" w:space="0" w:color="auto"/>
                <w:right w:val="none" w:sz="0" w:space="0" w:color="auto"/>
              </w:divBdr>
            </w:div>
            <w:div w:id="1768116702">
              <w:marLeft w:val="0"/>
              <w:marRight w:val="0"/>
              <w:marTop w:val="0"/>
              <w:marBottom w:val="0"/>
              <w:divBdr>
                <w:top w:val="none" w:sz="0" w:space="0" w:color="auto"/>
                <w:left w:val="none" w:sz="0" w:space="0" w:color="auto"/>
                <w:bottom w:val="none" w:sz="0" w:space="0" w:color="auto"/>
                <w:right w:val="none" w:sz="0" w:space="0" w:color="auto"/>
              </w:divBdr>
            </w:div>
            <w:div w:id="191897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848470">
      <w:bodyDiv w:val="1"/>
      <w:marLeft w:val="0"/>
      <w:marRight w:val="0"/>
      <w:marTop w:val="0"/>
      <w:marBottom w:val="0"/>
      <w:divBdr>
        <w:top w:val="none" w:sz="0" w:space="0" w:color="auto"/>
        <w:left w:val="none" w:sz="0" w:space="0" w:color="auto"/>
        <w:bottom w:val="none" w:sz="0" w:space="0" w:color="auto"/>
        <w:right w:val="none" w:sz="0" w:space="0" w:color="auto"/>
      </w:divBdr>
      <w:divsChild>
        <w:div w:id="79834663">
          <w:marLeft w:val="0"/>
          <w:marRight w:val="0"/>
          <w:marTop w:val="0"/>
          <w:marBottom w:val="0"/>
          <w:divBdr>
            <w:top w:val="none" w:sz="0" w:space="0" w:color="auto"/>
            <w:left w:val="none" w:sz="0" w:space="0" w:color="auto"/>
            <w:bottom w:val="none" w:sz="0" w:space="0" w:color="auto"/>
            <w:right w:val="none" w:sz="0" w:space="0" w:color="auto"/>
          </w:divBdr>
          <w:divsChild>
            <w:div w:id="343016837">
              <w:marLeft w:val="0"/>
              <w:marRight w:val="0"/>
              <w:marTop w:val="0"/>
              <w:marBottom w:val="0"/>
              <w:divBdr>
                <w:top w:val="none" w:sz="0" w:space="0" w:color="auto"/>
                <w:left w:val="none" w:sz="0" w:space="0" w:color="auto"/>
                <w:bottom w:val="none" w:sz="0" w:space="0" w:color="auto"/>
                <w:right w:val="none" w:sz="0" w:space="0" w:color="auto"/>
              </w:divBdr>
            </w:div>
            <w:div w:id="650409982">
              <w:marLeft w:val="0"/>
              <w:marRight w:val="0"/>
              <w:marTop w:val="0"/>
              <w:marBottom w:val="0"/>
              <w:divBdr>
                <w:top w:val="none" w:sz="0" w:space="0" w:color="auto"/>
                <w:left w:val="none" w:sz="0" w:space="0" w:color="auto"/>
                <w:bottom w:val="none" w:sz="0" w:space="0" w:color="auto"/>
                <w:right w:val="none" w:sz="0" w:space="0" w:color="auto"/>
              </w:divBdr>
            </w:div>
            <w:div w:id="728773916">
              <w:marLeft w:val="0"/>
              <w:marRight w:val="0"/>
              <w:marTop w:val="0"/>
              <w:marBottom w:val="0"/>
              <w:divBdr>
                <w:top w:val="none" w:sz="0" w:space="0" w:color="auto"/>
                <w:left w:val="none" w:sz="0" w:space="0" w:color="auto"/>
                <w:bottom w:val="none" w:sz="0" w:space="0" w:color="auto"/>
                <w:right w:val="none" w:sz="0" w:space="0" w:color="auto"/>
              </w:divBdr>
            </w:div>
            <w:div w:id="1324967214">
              <w:marLeft w:val="0"/>
              <w:marRight w:val="0"/>
              <w:marTop w:val="0"/>
              <w:marBottom w:val="0"/>
              <w:divBdr>
                <w:top w:val="none" w:sz="0" w:space="0" w:color="auto"/>
                <w:left w:val="none" w:sz="0" w:space="0" w:color="auto"/>
                <w:bottom w:val="none" w:sz="0" w:space="0" w:color="auto"/>
                <w:right w:val="none" w:sz="0" w:space="0" w:color="auto"/>
              </w:divBdr>
            </w:div>
            <w:div w:id="1920669211">
              <w:marLeft w:val="0"/>
              <w:marRight w:val="0"/>
              <w:marTop w:val="0"/>
              <w:marBottom w:val="0"/>
              <w:divBdr>
                <w:top w:val="none" w:sz="0" w:space="0" w:color="auto"/>
                <w:left w:val="none" w:sz="0" w:space="0" w:color="auto"/>
                <w:bottom w:val="none" w:sz="0" w:space="0" w:color="auto"/>
                <w:right w:val="none" w:sz="0" w:space="0" w:color="auto"/>
              </w:divBdr>
            </w:div>
            <w:div w:id="199297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05883">
      <w:bodyDiv w:val="1"/>
      <w:marLeft w:val="0"/>
      <w:marRight w:val="0"/>
      <w:marTop w:val="0"/>
      <w:marBottom w:val="0"/>
      <w:divBdr>
        <w:top w:val="none" w:sz="0" w:space="0" w:color="auto"/>
        <w:left w:val="none" w:sz="0" w:space="0" w:color="auto"/>
        <w:bottom w:val="none" w:sz="0" w:space="0" w:color="auto"/>
        <w:right w:val="none" w:sz="0" w:space="0" w:color="auto"/>
      </w:divBdr>
      <w:divsChild>
        <w:div w:id="101384526">
          <w:marLeft w:val="0"/>
          <w:marRight w:val="0"/>
          <w:marTop w:val="0"/>
          <w:marBottom w:val="0"/>
          <w:divBdr>
            <w:top w:val="none" w:sz="0" w:space="0" w:color="auto"/>
            <w:left w:val="none" w:sz="0" w:space="0" w:color="auto"/>
            <w:bottom w:val="none" w:sz="0" w:space="0" w:color="auto"/>
            <w:right w:val="none" w:sz="0" w:space="0" w:color="auto"/>
          </w:divBdr>
          <w:divsChild>
            <w:div w:id="98985548">
              <w:marLeft w:val="0"/>
              <w:marRight w:val="0"/>
              <w:marTop w:val="0"/>
              <w:marBottom w:val="0"/>
              <w:divBdr>
                <w:top w:val="none" w:sz="0" w:space="0" w:color="auto"/>
                <w:left w:val="none" w:sz="0" w:space="0" w:color="auto"/>
                <w:bottom w:val="none" w:sz="0" w:space="0" w:color="auto"/>
                <w:right w:val="none" w:sz="0" w:space="0" w:color="auto"/>
              </w:divBdr>
            </w:div>
            <w:div w:id="224611165">
              <w:marLeft w:val="0"/>
              <w:marRight w:val="0"/>
              <w:marTop w:val="0"/>
              <w:marBottom w:val="0"/>
              <w:divBdr>
                <w:top w:val="none" w:sz="0" w:space="0" w:color="auto"/>
                <w:left w:val="none" w:sz="0" w:space="0" w:color="auto"/>
                <w:bottom w:val="none" w:sz="0" w:space="0" w:color="auto"/>
                <w:right w:val="none" w:sz="0" w:space="0" w:color="auto"/>
              </w:divBdr>
            </w:div>
            <w:div w:id="398986231">
              <w:marLeft w:val="0"/>
              <w:marRight w:val="0"/>
              <w:marTop w:val="0"/>
              <w:marBottom w:val="0"/>
              <w:divBdr>
                <w:top w:val="none" w:sz="0" w:space="0" w:color="auto"/>
                <w:left w:val="none" w:sz="0" w:space="0" w:color="auto"/>
                <w:bottom w:val="none" w:sz="0" w:space="0" w:color="auto"/>
                <w:right w:val="none" w:sz="0" w:space="0" w:color="auto"/>
              </w:divBdr>
            </w:div>
            <w:div w:id="744766856">
              <w:marLeft w:val="0"/>
              <w:marRight w:val="0"/>
              <w:marTop w:val="0"/>
              <w:marBottom w:val="0"/>
              <w:divBdr>
                <w:top w:val="none" w:sz="0" w:space="0" w:color="auto"/>
                <w:left w:val="none" w:sz="0" w:space="0" w:color="auto"/>
                <w:bottom w:val="none" w:sz="0" w:space="0" w:color="auto"/>
                <w:right w:val="none" w:sz="0" w:space="0" w:color="auto"/>
              </w:divBdr>
            </w:div>
            <w:div w:id="1258750943">
              <w:marLeft w:val="0"/>
              <w:marRight w:val="0"/>
              <w:marTop w:val="0"/>
              <w:marBottom w:val="0"/>
              <w:divBdr>
                <w:top w:val="none" w:sz="0" w:space="0" w:color="auto"/>
                <w:left w:val="none" w:sz="0" w:space="0" w:color="auto"/>
                <w:bottom w:val="none" w:sz="0" w:space="0" w:color="auto"/>
                <w:right w:val="none" w:sz="0" w:space="0" w:color="auto"/>
              </w:divBdr>
            </w:div>
            <w:div w:id="136898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3524">
      <w:bodyDiv w:val="1"/>
      <w:marLeft w:val="0"/>
      <w:marRight w:val="0"/>
      <w:marTop w:val="0"/>
      <w:marBottom w:val="0"/>
      <w:divBdr>
        <w:top w:val="none" w:sz="0" w:space="0" w:color="auto"/>
        <w:left w:val="none" w:sz="0" w:space="0" w:color="auto"/>
        <w:bottom w:val="none" w:sz="0" w:space="0" w:color="auto"/>
        <w:right w:val="none" w:sz="0" w:space="0" w:color="auto"/>
      </w:divBdr>
    </w:div>
    <w:div w:id="546381232">
      <w:bodyDiv w:val="1"/>
      <w:marLeft w:val="0"/>
      <w:marRight w:val="0"/>
      <w:marTop w:val="0"/>
      <w:marBottom w:val="0"/>
      <w:divBdr>
        <w:top w:val="none" w:sz="0" w:space="0" w:color="auto"/>
        <w:left w:val="none" w:sz="0" w:space="0" w:color="auto"/>
        <w:bottom w:val="none" w:sz="0" w:space="0" w:color="auto"/>
        <w:right w:val="none" w:sz="0" w:space="0" w:color="auto"/>
      </w:divBdr>
      <w:divsChild>
        <w:div w:id="2026130788">
          <w:marLeft w:val="0"/>
          <w:marRight w:val="0"/>
          <w:marTop w:val="0"/>
          <w:marBottom w:val="0"/>
          <w:divBdr>
            <w:top w:val="none" w:sz="0" w:space="0" w:color="auto"/>
            <w:left w:val="none" w:sz="0" w:space="0" w:color="auto"/>
            <w:bottom w:val="none" w:sz="0" w:space="0" w:color="auto"/>
            <w:right w:val="none" w:sz="0" w:space="0" w:color="auto"/>
          </w:divBdr>
          <w:divsChild>
            <w:div w:id="6444353">
              <w:marLeft w:val="0"/>
              <w:marRight w:val="0"/>
              <w:marTop w:val="0"/>
              <w:marBottom w:val="0"/>
              <w:divBdr>
                <w:top w:val="none" w:sz="0" w:space="0" w:color="auto"/>
                <w:left w:val="none" w:sz="0" w:space="0" w:color="auto"/>
                <w:bottom w:val="none" w:sz="0" w:space="0" w:color="auto"/>
                <w:right w:val="none" w:sz="0" w:space="0" w:color="auto"/>
              </w:divBdr>
            </w:div>
            <w:div w:id="68582892">
              <w:marLeft w:val="0"/>
              <w:marRight w:val="0"/>
              <w:marTop w:val="0"/>
              <w:marBottom w:val="0"/>
              <w:divBdr>
                <w:top w:val="none" w:sz="0" w:space="0" w:color="auto"/>
                <w:left w:val="none" w:sz="0" w:space="0" w:color="auto"/>
                <w:bottom w:val="none" w:sz="0" w:space="0" w:color="auto"/>
                <w:right w:val="none" w:sz="0" w:space="0" w:color="auto"/>
              </w:divBdr>
            </w:div>
            <w:div w:id="327632096">
              <w:marLeft w:val="0"/>
              <w:marRight w:val="0"/>
              <w:marTop w:val="0"/>
              <w:marBottom w:val="0"/>
              <w:divBdr>
                <w:top w:val="none" w:sz="0" w:space="0" w:color="auto"/>
                <w:left w:val="none" w:sz="0" w:space="0" w:color="auto"/>
                <w:bottom w:val="none" w:sz="0" w:space="0" w:color="auto"/>
                <w:right w:val="none" w:sz="0" w:space="0" w:color="auto"/>
              </w:divBdr>
            </w:div>
            <w:div w:id="551236878">
              <w:marLeft w:val="0"/>
              <w:marRight w:val="0"/>
              <w:marTop w:val="0"/>
              <w:marBottom w:val="0"/>
              <w:divBdr>
                <w:top w:val="none" w:sz="0" w:space="0" w:color="auto"/>
                <w:left w:val="none" w:sz="0" w:space="0" w:color="auto"/>
                <w:bottom w:val="none" w:sz="0" w:space="0" w:color="auto"/>
                <w:right w:val="none" w:sz="0" w:space="0" w:color="auto"/>
              </w:divBdr>
            </w:div>
            <w:div w:id="1125344847">
              <w:marLeft w:val="0"/>
              <w:marRight w:val="0"/>
              <w:marTop w:val="0"/>
              <w:marBottom w:val="0"/>
              <w:divBdr>
                <w:top w:val="none" w:sz="0" w:space="0" w:color="auto"/>
                <w:left w:val="none" w:sz="0" w:space="0" w:color="auto"/>
                <w:bottom w:val="none" w:sz="0" w:space="0" w:color="auto"/>
                <w:right w:val="none" w:sz="0" w:space="0" w:color="auto"/>
              </w:divBdr>
            </w:div>
            <w:div w:id="1441023978">
              <w:marLeft w:val="0"/>
              <w:marRight w:val="0"/>
              <w:marTop w:val="0"/>
              <w:marBottom w:val="0"/>
              <w:divBdr>
                <w:top w:val="none" w:sz="0" w:space="0" w:color="auto"/>
                <w:left w:val="none" w:sz="0" w:space="0" w:color="auto"/>
                <w:bottom w:val="none" w:sz="0" w:space="0" w:color="auto"/>
                <w:right w:val="none" w:sz="0" w:space="0" w:color="auto"/>
              </w:divBdr>
            </w:div>
            <w:div w:id="180978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55647">
      <w:bodyDiv w:val="1"/>
      <w:marLeft w:val="0"/>
      <w:marRight w:val="0"/>
      <w:marTop w:val="0"/>
      <w:marBottom w:val="0"/>
      <w:divBdr>
        <w:top w:val="none" w:sz="0" w:space="0" w:color="auto"/>
        <w:left w:val="none" w:sz="0" w:space="0" w:color="auto"/>
        <w:bottom w:val="none" w:sz="0" w:space="0" w:color="auto"/>
        <w:right w:val="none" w:sz="0" w:space="0" w:color="auto"/>
      </w:divBdr>
      <w:divsChild>
        <w:div w:id="2081974030">
          <w:marLeft w:val="0"/>
          <w:marRight w:val="0"/>
          <w:marTop w:val="0"/>
          <w:marBottom w:val="0"/>
          <w:divBdr>
            <w:top w:val="none" w:sz="0" w:space="0" w:color="auto"/>
            <w:left w:val="none" w:sz="0" w:space="0" w:color="auto"/>
            <w:bottom w:val="none" w:sz="0" w:space="0" w:color="auto"/>
            <w:right w:val="none" w:sz="0" w:space="0" w:color="auto"/>
          </w:divBdr>
          <w:divsChild>
            <w:div w:id="10840434">
              <w:marLeft w:val="0"/>
              <w:marRight w:val="0"/>
              <w:marTop w:val="0"/>
              <w:marBottom w:val="0"/>
              <w:divBdr>
                <w:top w:val="none" w:sz="0" w:space="0" w:color="auto"/>
                <w:left w:val="none" w:sz="0" w:space="0" w:color="auto"/>
                <w:bottom w:val="none" w:sz="0" w:space="0" w:color="auto"/>
                <w:right w:val="none" w:sz="0" w:space="0" w:color="auto"/>
              </w:divBdr>
            </w:div>
            <w:div w:id="55056505">
              <w:marLeft w:val="0"/>
              <w:marRight w:val="0"/>
              <w:marTop w:val="0"/>
              <w:marBottom w:val="0"/>
              <w:divBdr>
                <w:top w:val="none" w:sz="0" w:space="0" w:color="auto"/>
                <w:left w:val="none" w:sz="0" w:space="0" w:color="auto"/>
                <w:bottom w:val="none" w:sz="0" w:space="0" w:color="auto"/>
                <w:right w:val="none" w:sz="0" w:space="0" w:color="auto"/>
              </w:divBdr>
            </w:div>
            <w:div w:id="86509671">
              <w:marLeft w:val="0"/>
              <w:marRight w:val="0"/>
              <w:marTop w:val="0"/>
              <w:marBottom w:val="0"/>
              <w:divBdr>
                <w:top w:val="none" w:sz="0" w:space="0" w:color="auto"/>
                <w:left w:val="none" w:sz="0" w:space="0" w:color="auto"/>
                <w:bottom w:val="none" w:sz="0" w:space="0" w:color="auto"/>
                <w:right w:val="none" w:sz="0" w:space="0" w:color="auto"/>
              </w:divBdr>
            </w:div>
            <w:div w:id="368456973">
              <w:marLeft w:val="0"/>
              <w:marRight w:val="0"/>
              <w:marTop w:val="0"/>
              <w:marBottom w:val="0"/>
              <w:divBdr>
                <w:top w:val="none" w:sz="0" w:space="0" w:color="auto"/>
                <w:left w:val="none" w:sz="0" w:space="0" w:color="auto"/>
                <w:bottom w:val="none" w:sz="0" w:space="0" w:color="auto"/>
                <w:right w:val="none" w:sz="0" w:space="0" w:color="auto"/>
              </w:divBdr>
            </w:div>
            <w:div w:id="395661719">
              <w:marLeft w:val="0"/>
              <w:marRight w:val="0"/>
              <w:marTop w:val="0"/>
              <w:marBottom w:val="0"/>
              <w:divBdr>
                <w:top w:val="none" w:sz="0" w:space="0" w:color="auto"/>
                <w:left w:val="none" w:sz="0" w:space="0" w:color="auto"/>
                <w:bottom w:val="none" w:sz="0" w:space="0" w:color="auto"/>
                <w:right w:val="none" w:sz="0" w:space="0" w:color="auto"/>
              </w:divBdr>
            </w:div>
            <w:div w:id="415059062">
              <w:marLeft w:val="0"/>
              <w:marRight w:val="0"/>
              <w:marTop w:val="0"/>
              <w:marBottom w:val="0"/>
              <w:divBdr>
                <w:top w:val="none" w:sz="0" w:space="0" w:color="auto"/>
                <w:left w:val="none" w:sz="0" w:space="0" w:color="auto"/>
                <w:bottom w:val="none" w:sz="0" w:space="0" w:color="auto"/>
                <w:right w:val="none" w:sz="0" w:space="0" w:color="auto"/>
              </w:divBdr>
            </w:div>
            <w:div w:id="470825493">
              <w:marLeft w:val="0"/>
              <w:marRight w:val="0"/>
              <w:marTop w:val="0"/>
              <w:marBottom w:val="0"/>
              <w:divBdr>
                <w:top w:val="none" w:sz="0" w:space="0" w:color="auto"/>
                <w:left w:val="none" w:sz="0" w:space="0" w:color="auto"/>
                <w:bottom w:val="none" w:sz="0" w:space="0" w:color="auto"/>
                <w:right w:val="none" w:sz="0" w:space="0" w:color="auto"/>
              </w:divBdr>
            </w:div>
            <w:div w:id="549414857">
              <w:marLeft w:val="0"/>
              <w:marRight w:val="0"/>
              <w:marTop w:val="0"/>
              <w:marBottom w:val="0"/>
              <w:divBdr>
                <w:top w:val="none" w:sz="0" w:space="0" w:color="auto"/>
                <w:left w:val="none" w:sz="0" w:space="0" w:color="auto"/>
                <w:bottom w:val="none" w:sz="0" w:space="0" w:color="auto"/>
                <w:right w:val="none" w:sz="0" w:space="0" w:color="auto"/>
              </w:divBdr>
            </w:div>
            <w:div w:id="627052018">
              <w:marLeft w:val="0"/>
              <w:marRight w:val="0"/>
              <w:marTop w:val="0"/>
              <w:marBottom w:val="0"/>
              <w:divBdr>
                <w:top w:val="none" w:sz="0" w:space="0" w:color="auto"/>
                <w:left w:val="none" w:sz="0" w:space="0" w:color="auto"/>
                <w:bottom w:val="none" w:sz="0" w:space="0" w:color="auto"/>
                <w:right w:val="none" w:sz="0" w:space="0" w:color="auto"/>
              </w:divBdr>
            </w:div>
            <w:div w:id="627932227">
              <w:marLeft w:val="0"/>
              <w:marRight w:val="0"/>
              <w:marTop w:val="0"/>
              <w:marBottom w:val="0"/>
              <w:divBdr>
                <w:top w:val="none" w:sz="0" w:space="0" w:color="auto"/>
                <w:left w:val="none" w:sz="0" w:space="0" w:color="auto"/>
                <w:bottom w:val="none" w:sz="0" w:space="0" w:color="auto"/>
                <w:right w:val="none" w:sz="0" w:space="0" w:color="auto"/>
              </w:divBdr>
            </w:div>
            <w:div w:id="660548147">
              <w:marLeft w:val="0"/>
              <w:marRight w:val="0"/>
              <w:marTop w:val="0"/>
              <w:marBottom w:val="0"/>
              <w:divBdr>
                <w:top w:val="none" w:sz="0" w:space="0" w:color="auto"/>
                <w:left w:val="none" w:sz="0" w:space="0" w:color="auto"/>
                <w:bottom w:val="none" w:sz="0" w:space="0" w:color="auto"/>
                <w:right w:val="none" w:sz="0" w:space="0" w:color="auto"/>
              </w:divBdr>
            </w:div>
            <w:div w:id="867569872">
              <w:marLeft w:val="0"/>
              <w:marRight w:val="0"/>
              <w:marTop w:val="0"/>
              <w:marBottom w:val="0"/>
              <w:divBdr>
                <w:top w:val="none" w:sz="0" w:space="0" w:color="auto"/>
                <w:left w:val="none" w:sz="0" w:space="0" w:color="auto"/>
                <w:bottom w:val="none" w:sz="0" w:space="0" w:color="auto"/>
                <w:right w:val="none" w:sz="0" w:space="0" w:color="auto"/>
              </w:divBdr>
            </w:div>
            <w:div w:id="992221785">
              <w:marLeft w:val="0"/>
              <w:marRight w:val="0"/>
              <w:marTop w:val="0"/>
              <w:marBottom w:val="0"/>
              <w:divBdr>
                <w:top w:val="none" w:sz="0" w:space="0" w:color="auto"/>
                <w:left w:val="none" w:sz="0" w:space="0" w:color="auto"/>
                <w:bottom w:val="none" w:sz="0" w:space="0" w:color="auto"/>
                <w:right w:val="none" w:sz="0" w:space="0" w:color="auto"/>
              </w:divBdr>
            </w:div>
            <w:div w:id="995643128">
              <w:marLeft w:val="0"/>
              <w:marRight w:val="0"/>
              <w:marTop w:val="0"/>
              <w:marBottom w:val="0"/>
              <w:divBdr>
                <w:top w:val="none" w:sz="0" w:space="0" w:color="auto"/>
                <w:left w:val="none" w:sz="0" w:space="0" w:color="auto"/>
                <w:bottom w:val="none" w:sz="0" w:space="0" w:color="auto"/>
                <w:right w:val="none" w:sz="0" w:space="0" w:color="auto"/>
              </w:divBdr>
            </w:div>
            <w:div w:id="997079553">
              <w:marLeft w:val="0"/>
              <w:marRight w:val="0"/>
              <w:marTop w:val="0"/>
              <w:marBottom w:val="0"/>
              <w:divBdr>
                <w:top w:val="none" w:sz="0" w:space="0" w:color="auto"/>
                <w:left w:val="none" w:sz="0" w:space="0" w:color="auto"/>
                <w:bottom w:val="none" w:sz="0" w:space="0" w:color="auto"/>
                <w:right w:val="none" w:sz="0" w:space="0" w:color="auto"/>
              </w:divBdr>
            </w:div>
            <w:div w:id="1029725731">
              <w:marLeft w:val="0"/>
              <w:marRight w:val="0"/>
              <w:marTop w:val="0"/>
              <w:marBottom w:val="0"/>
              <w:divBdr>
                <w:top w:val="none" w:sz="0" w:space="0" w:color="auto"/>
                <w:left w:val="none" w:sz="0" w:space="0" w:color="auto"/>
                <w:bottom w:val="none" w:sz="0" w:space="0" w:color="auto"/>
                <w:right w:val="none" w:sz="0" w:space="0" w:color="auto"/>
              </w:divBdr>
            </w:div>
            <w:div w:id="1097025042">
              <w:marLeft w:val="0"/>
              <w:marRight w:val="0"/>
              <w:marTop w:val="0"/>
              <w:marBottom w:val="0"/>
              <w:divBdr>
                <w:top w:val="none" w:sz="0" w:space="0" w:color="auto"/>
                <w:left w:val="none" w:sz="0" w:space="0" w:color="auto"/>
                <w:bottom w:val="none" w:sz="0" w:space="0" w:color="auto"/>
                <w:right w:val="none" w:sz="0" w:space="0" w:color="auto"/>
              </w:divBdr>
            </w:div>
            <w:div w:id="1165166187">
              <w:marLeft w:val="0"/>
              <w:marRight w:val="0"/>
              <w:marTop w:val="0"/>
              <w:marBottom w:val="0"/>
              <w:divBdr>
                <w:top w:val="none" w:sz="0" w:space="0" w:color="auto"/>
                <w:left w:val="none" w:sz="0" w:space="0" w:color="auto"/>
                <w:bottom w:val="none" w:sz="0" w:space="0" w:color="auto"/>
                <w:right w:val="none" w:sz="0" w:space="0" w:color="auto"/>
              </w:divBdr>
            </w:div>
            <w:div w:id="1406610996">
              <w:marLeft w:val="0"/>
              <w:marRight w:val="0"/>
              <w:marTop w:val="0"/>
              <w:marBottom w:val="0"/>
              <w:divBdr>
                <w:top w:val="none" w:sz="0" w:space="0" w:color="auto"/>
                <w:left w:val="none" w:sz="0" w:space="0" w:color="auto"/>
                <w:bottom w:val="none" w:sz="0" w:space="0" w:color="auto"/>
                <w:right w:val="none" w:sz="0" w:space="0" w:color="auto"/>
              </w:divBdr>
            </w:div>
            <w:div w:id="1435134104">
              <w:marLeft w:val="0"/>
              <w:marRight w:val="0"/>
              <w:marTop w:val="0"/>
              <w:marBottom w:val="0"/>
              <w:divBdr>
                <w:top w:val="none" w:sz="0" w:space="0" w:color="auto"/>
                <w:left w:val="none" w:sz="0" w:space="0" w:color="auto"/>
                <w:bottom w:val="none" w:sz="0" w:space="0" w:color="auto"/>
                <w:right w:val="none" w:sz="0" w:space="0" w:color="auto"/>
              </w:divBdr>
            </w:div>
            <w:div w:id="1513376653">
              <w:marLeft w:val="0"/>
              <w:marRight w:val="0"/>
              <w:marTop w:val="0"/>
              <w:marBottom w:val="0"/>
              <w:divBdr>
                <w:top w:val="none" w:sz="0" w:space="0" w:color="auto"/>
                <w:left w:val="none" w:sz="0" w:space="0" w:color="auto"/>
                <w:bottom w:val="none" w:sz="0" w:space="0" w:color="auto"/>
                <w:right w:val="none" w:sz="0" w:space="0" w:color="auto"/>
              </w:divBdr>
            </w:div>
            <w:div w:id="1515070941">
              <w:marLeft w:val="0"/>
              <w:marRight w:val="0"/>
              <w:marTop w:val="0"/>
              <w:marBottom w:val="0"/>
              <w:divBdr>
                <w:top w:val="none" w:sz="0" w:space="0" w:color="auto"/>
                <w:left w:val="none" w:sz="0" w:space="0" w:color="auto"/>
                <w:bottom w:val="none" w:sz="0" w:space="0" w:color="auto"/>
                <w:right w:val="none" w:sz="0" w:space="0" w:color="auto"/>
              </w:divBdr>
            </w:div>
            <w:div w:id="1633897730">
              <w:marLeft w:val="0"/>
              <w:marRight w:val="0"/>
              <w:marTop w:val="0"/>
              <w:marBottom w:val="0"/>
              <w:divBdr>
                <w:top w:val="none" w:sz="0" w:space="0" w:color="auto"/>
                <w:left w:val="none" w:sz="0" w:space="0" w:color="auto"/>
                <w:bottom w:val="none" w:sz="0" w:space="0" w:color="auto"/>
                <w:right w:val="none" w:sz="0" w:space="0" w:color="auto"/>
              </w:divBdr>
            </w:div>
            <w:div w:id="1647735864">
              <w:marLeft w:val="0"/>
              <w:marRight w:val="0"/>
              <w:marTop w:val="0"/>
              <w:marBottom w:val="0"/>
              <w:divBdr>
                <w:top w:val="none" w:sz="0" w:space="0" w:color="auto"/>
                <w:left w:val="none" w:sz="0" w:space="0" w:color="auto"/>
                <w:bottom w:val="none" w:sz="0" w:space="0" w:color="auto"/>
                <w:right w:val="none" w:sz="0" w:space="0" w:color="auto"/>
              </w:divBdr>
            </w:div>
            <w:div w:id="1761828888">
              <w:marLeft w:val="0"/>
              <w:marRight w:val="0"/>
              <w:marTop w:val="0"/>
              <w:marBottom w:val="0"/>
              <w:divBdr>
                <w:top w:val="none" w:sz="0" w:space="0" w:color="auto"/>
                <w:left w:val="none" w:sz="0" w:space="0" w:color="auto"/>
                <w:bottom w:val="none" w:sz="0" w:space="0" w:color="auto"/>
                <w:right w:val="none" w:sz="0" w:space="0" w:color="auto"/>
              </w:divBdr>
            </w:div>
            <w:div w:id="1846090938">
              <w:marLeft w:val="0"/>
              <w:marRight w:val="0"/>
              <w:marTop w:val="0"/>
              <w:marBottom w:val="0"/>
              <w:divBdr>
                <w:top w:val="none" w:sz="0" w:space="0" w:color="auto"/>
                <w:left w:val="none" w:sz="0" w:space="0" w:color="auto"/>
                <w:bottom w:val="none" w:sz="0" w:space="0" w:color="auto"/>
                <w:right w:val="none" w:sz="0" w:space="0" w:color="auto"/>
              </w:divBdr>
            </w:div>
            <w:div w:id="2007174305">
              <w:marLeft w:val="0"/>
              <w:marRight w:val="0"/>
              <w:marTop w:val="0"/>
              <w:marBottom w:val="0"/>
              <w:divBdr>
                <w:top w:val="none" w:sz="0" w:space="0" w:color="auto"/>
                <w:left w:val="none" w:sz="0" w:space="0" w:color="auto"/>
                <w:bottom w:val="none" w:sz="0" w:space="0" w:color="auto"/>
                <w:right w:val="none" w:sz="0" w:space="0" w:color="auto"/>
              </w:divBdr>
            </w:div>
            <w:div w:id="2008286889">
              <w:marLeft w:val="0"/>
              <w:marRight w:val="0"/>
              <w:marTop w:val="0"/>
              <w:marBottom w:val="0"/>
              <w:divBdr>
                <w:top w:val="none" w:sz="0" w:space="0" w:color="auto"/>
                <w:left w:val="none" w:sz="0" w:space="0" w:color="auto"/>
                <w:bottom w:val="none" w:sz="0" w:space="0" w:color="auto"/>
                <w:right w:val="none" w:sz="0" w:space="0" w:color="auto"/>
              </w:divBdr>
            </w:div>
            <w:div w:id="2037608711">
              <w:marLeft w:val="0"/>
              <w:marRight w:val="0"/>
              <w:marTop w:val="0"/>
              <w:marBottom w:val="0"/>
              <w:divBdr>
                <w:top w:val="none" w:sz="0" w:space="0" w:color="auto"/>
                <w:left w:val="none" w:sz="0" w:space="0" w:color="auto"/>
                <w:bottom w:val="none" w:sz="0" w:space="0" w:color="auto"/>
                <w:right w:val="none" w:sz="0" w:space="0" w:color="auto"/>
              </w:divBdr>
            </w:div>
            <w:div w:id="2083940081">
              <w:marLeft w:val="0"/>
              <w:marRight w:val="0"/>
              <w:marTop w:val="0"/>
              <w:marBottom w:val="0"/>
              <w:divBdr>
                <w:top w:val="none" w:sz="0" w:space="0" w:color="auto"/>
                <w:left w:val="none" w:sz="0" w:space="0" w:color="auto"/>
                <w:bottom w:val="none" w:sz="0" w:space="0" w:color="auto"/>
                <w:right w:val="none" w:sz="0" w:space="0" w:color="auto"/>
              </w:divBdr>
            </w:div>
            <w:div w:id="211932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59510">
      <w:bodyDiv w:val="1"/>
      <w:marLeft w:val="0"/>
      <w:marRight w:val="0"/>
      <w:marTop w:val="0"/>
      <w:marBottom w:val="0"/>
      <w:divBdr>
        <w:top w:val="none" w:sz="0" w:space="0" w:color="auto"/>
        <w:left w:val="none" w:sz="0" w:space="0" w:color="auto"/>
        <w:bottom w:val="none" w:sz="0" w:space="0" w:color="auto"/>
        <w:right w:val="none" w:sz="0" w:space="0" w:color="auto"/>
      </w:divBdr>
      <w:divsChild>
        <w:div w:id="1302685634">
          <w:marLeft w:val="0"/>
          <w:marRight w:val="0"/>
          <w:marTop w:val="0"/>
          <w:marBottom w:val="0"/>
          <w:divBdr>
            <w:top w:val="none" w:sz="0" w:space="0" w:color="auto"/>
            <w:left w:val="none" w:sz="0" w:space="0" w:color="auto"/>
            <w:bottom w:val="none" w:sz="0" w:space="0" w:color="auto"/>
            <w:right w:val="none" w:sz="0" w:space="0" w:color="auto"/>
          </w:divBdr>
          <w:divsChild>
            <w:div w:id="6913379">
              <w:marLeft w:val="0"/>
              <w:marRight w:val="0"/>
              <w:marTop w:val="0"/>
              <w:marBottom w:val="0"/>
              <w:divBdr>
                <w:top w:val="none" w:sz="0" w:space="0" w:color="auto"/>
                <w:left w:val="none" w:sz="0" w:space="0" w:color="auto"/>
                <w:bottom w:val="none" w:sz="0" w:space="0" w:color="auto"/>
                <w:right w:val="none" w:sz="0" w:space="0" w:color="auto"/>
              </w:divBdr>
            </w:div>
            <w:div w:id="14625383">
              <w:marLeft w:val="0"/>
              <w:marRight w:val="0"/>
              <w:marTop w:val="0"/>
              <w:marBottom w:val="0"/>
              <w:divBdr>
                <w:top w:val="none" w:sz="0" w:space="0" w:color="auto"/>
                <w:left w:val="none" w:sz="0" w:space="0" w:color="auto"/>
                <w:bottom w:val="none" w:sz="0" w:space="0" w:color="auto"/>
                <w:right w:val="none" w:sz="0" w:space="0" w:color="auto"/>
              </w:divBdr>
            </w:div>
            <w:div w:id="37552770">
              <w:marLeft w:val="0"/>
              <w:marRight w:val="0"/>
              <w:marTop w:val="0"/>
              <w:marBottom w:val="0"/>
              <w:divBdr>
                <w:top w:val="none" w:sz="0" w:space="0" w:color="auto"/>
                <w:left w:val="none" w:sz="0" w:space="0" w:color="auto"/>
                <w:bottom w:val="none" w:sz="0" w:space="0" w:color="auto"/>
                <w:right w:val="none" w:sz="0" w:space="0" w:color="auto"/>
              </w:divBdr>
            </w:div>
            <w:div w:id="45300490">
              <w:marLeft w:val="0"/>
              <w:marRight w:val="0"/>
              <w:marTop w:val="0"/>
              <w:marBottom w:val="0"/>
              <w:divBdr>
                <w:top w:val="none" w:sz="0" w:space="0" w:color="auto"/>
                <w:left w:val="none" w:sz="0" w:space="0" w:color="auto"/>
                <w:bottom w:val="none" w:sz="0" w:space="0" w:color="auto"/>
                <w:right w:val="none" w:sz="0" w:space="0" w:color="auto"/>
              </w:divBdr>
            </w:div>
            <w:div w:id="72747781">
              <w:marLeft w:val="0"/>
              <w:marRight w:val="0"/>
              <w:marTop w:val="0"/>
              <w:marBottom w:val="0"/>
              <w:divBdr>
                <w:top w:val="none" w:sz="0" w:space="0" w:color="auto"/>
                <w:left w:val="none" w:sz="0" w:space="0" w:color="auto"/>
                <w:bottom w:val="none" w:sz="0" w:space="0" w:color="auto"/>
                <w:right w:val="none" w:sz="0" w:space="0" w:color="auto"/>
              </w:divBdr>
            </w:div>
            <w:div w:id="89129743">
              <w:marLeft w:val="0"/>
              <w:marRight w:val="0"/>
              <w:marTop w:val="0"/>
              <w:marBottom w:val="0"/>
              <w:divBdr>
                <w:top w:val="none" w:sz="0" w:space="0" w:color="auto"/>
                <w:left w:val="none" w:sz="0" w:space="0" w:color="auto"/>
                <w:bottom w:val="none" w:sz="0" w:space="0" w:color="auto"/>
                <w:right w:val="none" w:sz="0" w:space="0" w:color="auto"/>
              </w:divBdr>
            </w:div>
            <w:div w:id="98575484">
              <w:marLeft w:val="0"/>
              <w:marRight w:val="0"/>
              <w:marTop w:val="0"/>
              <w:marBottom w:val="0"/>
              <w:divBdr>
                <w:top w:val="none" w:sz="0" w:space="0" w:color="auto"/>
                <w:left w:val="none" w:sz="0" w:space="0" w:color="auto"/>
                <w:bottom w:val="none" w:sz="0" w:space="0" w:color="auto"/>
                <w:right w:val="none" w:sz="0" w:space="0" w:color="auto"/>
              </w:divBdr>
            </w:div>
            <w:div w:id="118643521">
              <w:marLeft w:val="0"/>
              <w:marRight w:val="0"/>
              <w:marTop w:val="0"/>
              <w:marBottom w:val="0"/>
              <w:divBdr>
                <w:top w:val="none" w:sz="0" w:space="0" w:color="auto"/>
                <w:left w:val="none" w:sz="0" w:space="0" w:color="auto"/>
                <w:bottom w:val="none" w:sz="0" w:space="0" w:color="auto"/>
                <w:right w:val="none" w:sz="0" w:space="0" w:color="auto"/>
              </w:divBdr>
            </w:div>
            <w:div w:id="137840512">
              <w:marLeft w:val="0"/>
              <w:marRight w:val="0"/>
              <w:marTop w:val="0"/>
              <w:marBottom w:val="0"/>
              <w:divBdr>
                <w:top w:val="none" w:sz="0" w:space="0" w:color="auto"/>
                <w:left w:val="none" w:sz="0" w:space="0" w:color="auto"/>
                <w:bottom w:val="none" w:sz="0" w:space="0" w:color="auto"/>
                <w:right w:val="none" w:sz="0" w:space="0" w:color="auto"/>
              </w:divBdr>
            </w:div>
            <w:div w:id="150370136">
              <w:marLeft w:val="0"/>
              <w:marRight w:val="0"/>
              <w:marTop w:val="0"/>
              <w:marBottom w:val="0"/>
              <w:divBdr>
                <w:top w:val="none" w:sz="0" w:space="0" w:color="auto"/>
                <w:left w:val="none" w:sz="0" w:space="0" w:color="auto"/>
                <w:bottom w:val="none" w:sz="0" w:space="0" w:color="auto"/>
                <w:right w:val="none" w:sz="0" w:space="0" w:color="auto"/>
              </w:divBdr>
            </w:div>
            <w:div w:id="159275148">
              <w:marLeft w:val="0"/>
              <w:marRight w:val="0"/>
              <w:marTop w:val="0"/>
              <w:marBottom w:val="0"/>
              <w:divBdr>
                <w:top w:val="none" w:sz="0" w:space="0" w:color="auto"/>
                <w:left w:val="none" w:sz="0" w:space="0" w:color="auto"/>
                <w:bottom w:val="none" w:sz="0" w:space="0" w:color="auto"/>
                <w:right w:val="none" w:sz="0" w:space="0" w:color="auto"/>
              </w:divBdr>
            </w:div>
            <w:div w:id="170872603">
              <w:marLeft w:val="0"/>
              <w:marRight w:val="0"/>
              <w:marTop w:val="0"/>
              <w:marBottom w:val="0"/>
              <w:divBdr>
                <w:top w:val="none" w:sz="0" w:space="0" w:color="auto"/>
                <w:left w:val="none" w:sz="0" w:space="0" w:color="auto"/>
                <w:bottom w:val="none" w:sz="0" w:space="0" w:color="auto"/>
                <w:right w:val="none" w:sz="0" w:space="0" w:color="auto"/>
              </w:divBdr>
            </w:div>
            <w:div w:id="171453331">
              <w:marLeft w:val="0"/>
              <w:marRight w:val="0"/>
              <w:marTop w:val="0"/>
              <w:marBottom w:val="0"/>
              <w:divBdr>
                <w:top w:val="none" w:sz="0" w:space="0" w:color="auto"/>
                <w:left w:val="none" w:sz="0" w:space="0" w:color="auto"/>
                <w:bottom w:val="none" w:sz="0" w:space="0" w:color="auto"/>
                <w:right w:val="none" w:sz="0" w:space="0" w:color="auto"/>
              </w:divBdr>
            </w:div>
            <w:div w:id="184297875">
              <w:marLeft w:val="0"/>
              <w:marRight w:val="0"/>
              <w:marTop w:val="0"/>
              <w:marBottom w:val="0"/>
              <w:divBdr>
                <w:top w:val="none" w:sz="0" w:space="0" w:color="auto"/>
                <w:left w:val="none" w:sz="0" w:space="0" w:color="auto"/>
                <w:bottom w:val="none" w:sz="0" w:space="0" w:color="auto"/>
                <w:right w:val="none" w:sz="0" w:space="0" w:color="auto"/>
              </w:divBdr>
            </w:div>
            <w:div w:id="187380868">
              <w:marLeft w:val="0"/>
              <w:marRight w:val="0"/>
              <w:marTop w:val="0"/>
              <w:marBottom w:val="0"/>
              <w:divBdr>
                <w:top w:val="none" w:sz="0" w:space="0" w:color="auto"/>
                <w:left w:val="none" w:sz="0" w:space="0" w:color="auto"/>
                <w:bottom w:val="none" w:sz="0" w:space="0" w:color="auto"/>
                <w:right w:val="none" w:sz="0" w:space="0" w:color="auto"/>
              </w:divBdr>
            </w:div>
            <w:div w:id="207257494">
              <w:marLeft w:val="0"/>
              <w:marRight w:val="0"/>
              <w:marTop w:val="0"/>
              <w:marBottom w:val="0"/>
              <w:divBdr>
                <w:top w:val="none" w:sz="0" w:space="0" w:color="auto"/>
                <w:left w:val="none" w:sz="0" w:space="0" w:color="auto"/>
                <w:bottom w:val="none" w:sz="0" w:space="0" w:color="auto"/>
                <w:right w:val="none" w:sz="0" w:space="0" w:color="auto"/>
              </w:divBdr>
            </w:div>
            <w:div w:id="236550263">
              <w:marLeft w:val="0"/>
              <w:marRight w:val="0"/>
              <w:marTop w:val="0"/>
              <w:marBottom w:val="0"/>
              <w:divBdr>
                <w:top w:val="none" w:sz="0" w:space="0" w:color="auto"/>
                <w:left w:val="none" w:sz="0" w:space="0" w:color="auto"/>
                <w:bottom w:val="none" w:sz="0" w:space="0" w:color="auto"/>
                <w:right w:val="none" w:sz="0" w:space="0" w:color="auto"/>
              </w:divBdr>
            </w:div>
            <w:div w:id="261956644">
              <w:marLeft w:val="0"/>
              <w:marRight w:val="0"/>
              <w:marTop w:val="0"/>
              <w:marBottom w:val="0"/>
              <w:divBdr>
                <w:top w:val="none" w:sz="0" w:space="0" w:color="auto"/>
                <w:left w:val="none" w:sz="0" w:space="0" w:color="auto"/>
                <w:bottom w:val="none" w:sz="0" w:space="0" w:color="auto"/>
                <w:right w:val="none" w:sz="0" w:space="0" w:color="auto"/>
              </w:divBdr>
            </w:div>
            <w:div w:id="272447745">
              <w:marLeft w:val="0"/>
              <w:marRight w:val="0"/>
              <w:marTop w:val="0"/>
              <w:marBottom w:val="0"/>
              <w:divBdr>
                <w:top w:val="none" w:sz="0" w:space="0" w:color="auto"/>
                <w:left w:val="none" w:sz="0" w:space="0" w:color="auto"/>
                <w:bottom w:val="none" w:sz="0" w:space="0" w:color="auto"/>
                <w:right w:val="none" w:sz="0" w:space="0" w:color="auto"/>
              </w:divBdr>
            </w:div>
            <w:div w:id="287591947">
              <w:marLeft w:val="0"/>
              <w:marRight w:val="0"/>
              <w:marTop w:val="0"/>
              <w:marBottom w:val="0"/>
              <w:divBdr>
                <w:top w:val="none" w:sz="0" w:space="0" w:color="auto"/>
                <w:left w:val="none" w:sz="0" w:space="0" w:color="auto"/>
                <w:bottom w:val="none" w:sz="0" w:space="0" w:color="auto"/>
                <w:right w:val="none" w:sz="0" w:space="0" w:color="auto"/>
              </w:divBdr>
            </w:div>
            <w:div w:id="305479320">
              <w:marLeft w:val="0"/>
              <w:marRight w:val="0"/>
              <w:marTop w:val="0"/>
              <w:marBottom w:val="0"/>
              <w:divBdr>
                <w:top w:val="none" w:sz="0" w:space="0" w:color="auto"/>
                <w:left w:val="none" w:sz="0" w:space="0" w:color="auto"/>
                <w:bottom w:val="none" w:sz="0" w:space="0" w:color="auto"/>
                <w:right w:val="none" w:sz="0" w:space="0" w:color="auto"/>
              </w:divBdr>
            </w:div>
            <w:div w:id="369647471">
              <w:marLeft w:val="0"/>
              <w:marRight w:val="0"/>
              <w:marTop w:val="0"/>
              <w:marBottom w:val="0"/>
              <w:divBdr>
                <w:top w:val="none" w:sz="0" w:space="0" w:color="auto"/>
                <w:left w:val="none" w:sz="0" w:space="0" w:color="auto"/>
                <w:bottom w:val="none" w:sz="0" w:space="0" w:color="auto"/>
                <w:right w:val="none" w:sz="0" w:space="0" w:color="auto"/>
              </w:divBdr>
            </w:div>
            <w:div w:id="374503821">
              <w:marLeft w:val="0"/>
              <w:marRight w:val="0"/>
              <w:marTop w:val="0"/>
              <w:marBottom w:val="0"/>
              <w:divBdr>
                <w:top w:val="none" w:sz="0" w:space="0" w:color="auto"/>
                <w:left w:val="none" w:sz="0" w:space="0" w:color="auto"/>
                <w:bottom w:val="none" w:sz="0" w:space="0" w:color="auto"/>
                <w:right w:val="none" w:sz="0" w:space="0" w:color="auto"/>
              </w:divBdr>
            </w:div>
            <w:div w:id="387997600">
              <w:marLeft w:val="0"/>
              <w:marRight w:val="0"/>
              <w:marTop w:val="0"/>
              <w:marBottom w:val="0"/>
              <w:divBdr>
                <w:top w:val="none" w:sz="0" w:space="0" w:color="auto"/>
                <w:left w:val="none" w:sz="0" w:space="0" w:color="auto"/>
                <w:bottom w:val="none" w:sz="0" w:space="0" w:color="auto"/>
                <w:right w:val="none" w:sz="0" w:space="0" w:color="auto"/>
              </w:divBdr>
            </w:div>
            <w:div w:id="394857471">
              <w:marLeft w:val="0"/>
              <w:marRight w:val="0"/>
              <w:marTop w:val="0"/>
              <w:marBottom w:val="0"/>
              <w:divBdr>
                <w:top w:val="none" w:sz="0" w:space="0" w:color="auto"/>
                <w:left w:val="none" w:sz="0" w:space="0" w:color="auto"/>
                <w:bottom w:val="none" w:sz="0" w:space="0" w:color="auto"/>
                <w:right w:val="none" w:sz="0" w:space="0" w:color="auto"/>
              </w:divBdr>
            </w:div>
            <w:div w:id="397289563">
              <w:marLeft w:val="0"/>
              <w:marRight w:val="0"/>
              <w:marTop w:val="0"/>
              <w:marBottom w:val="0"/>
              <w:divBdr>
                <w:top w:val="none" w:sz="0" w:space="0" w:color="auto"/>
                <w:left w:val="none" w:sz="0" w:space="0" w:color="auto"/>
                <w:bottom w:val="none" w:sz="0" w:space="0" w:color="auto"/>
                <w:right w:val="none" w:sz="0" w:space="0" w:color="auto"/>
              </w:divBdr>
            </w:div>
            <w:div w:id="404840511">
              <w:marLeft w:val="0"/>
              <w:marRight w:val="0"/>
              <w:marTop w:val="0"/>
              <w:marBottom w:val="0"/>
              <w:divBdr>
                <w:top w:val="none" w:sz="0" w:space="0" w:color="auto"/>
                <w:left w:val="none" w:sz="0" w:space="0" w:color="auto"/>
                <w:bottom w:val="none" w:sz="0" w:space="0" w:color="auto"/>
                <w:right w:val="none" w:sz="0" w:space="0" w:color="auto"/>
              </w:divBdr>
            </w:div>
            <w:div w:id="410783475">
              <w:marLeft w:val="0"/>
              <w:marRight w:val="0"/>
              <w:marTop w:val="0"/>
              <w:marBottom w:val="0"/>
              <w:divBdr>
                <w:top w:val="none" w:sz="0" w:space="0" w:color="auto"/>
                <w:left w:val="none" w:sz="0" w:space="0" w:color="auto"/>
                <w:bottom w:val="none" w:sz="0" w:space="0" w:color="auto"/>
                <w:right w:val="none" w:sz="0" w:space="0" w:color="auto"/>
              </w:divBdr>
            </w:div>
            <w:div w:id="422337466">
              <w:marLeft w:val="0"/>
              <w:marRight w:val="0"/>
              <w:marTop w:val="0"/>
              <w:marBottom w:val="0"/>
              <w:divBdr>
                <w:top w:val="none" w:sz="0" w:space="0" w:color="auto"/>
                <w:left w:val="none" w:sz="0" w:space="0" w:color="auto"/>
                <w:bottom w:val="none" w:sz="0" w:space="0" w:color="auto"/>
                <w:right w:val="none" w:sz="0" w:space="0" w:color="auto"/>
              </w:divBdr>
            </w:div>
            <w:div w:id="428353422">
              <w:marLeft w:val="0"/>
              <w:marRight w:val="0"/>
              <w:marTop w:val="0"/>
              <w:marBottom w:val="0"/>
              <w:divBdr>
                <w:top w:val="none" w:sz="0" w:space="0" w:color="auto"/>
                <w:left w:val="none" w:sz="0" w:space="0" w:color="auto"/>
                <w:bottom w:val="none" w:sz="0" w:space="0" w:color="auto"/>
                <w:right w:val="none" w:sz="0" w:space="0" w:color="auto"/>
              </w:divBdr>
            </w:div>
            <w:div w:id="452746298">
              <w:marLeft w:val="0"/>
              <w:marRight w:val="0"/>
              <w:marTop w:val="0"/>
              <w:marBottom w:val="0"/>
              <w:divBdr>
                <w:top w:val="none" w:sz="0" w:space="0" w:color="auto"/>
                <w:left w:val="none" w:sz="0" w:space="0" w:color="auto"/>
                <w:bottom w:val="none" w:sz="0" w:space="0" w:color="auto"/>
                <w:right w:val="none" w:sz="0" w:space="0" w:color="auto"/>
              </w:divBdr>
            </w:div>
            <w:div w:id="458037229">
              <w:marLeft w:val="0"/>
              <w:marRight w:val="0"/>
              <w:marTop w:val="0"/>
              <w:marBottom w:val="0"/>
              <w:divBdr>
                <w:top w:val="none" w:sz="0" w:space="0" w:color="auto"/>
                <w:left w:val="none" w:sz="0" w:space="0" w:color="auto"/>
                <w:bottom w:val="none" w:sz="0" w:space="0" w:color="auto"/>
                <w:right w:val="none" w:sz="0" w:space="0" w:color="auto"/>
              </w:divBdr>
            </w:div>
            <w:div w:id="466749755">
              <w:marLeft w:val="0"/>
              <w:marRight w:val="0"/>
              <w:marTop w:val="0"/>
              <w:marBottom w:val="0"/>
              <w:divBdr>
                <w:top w:val="none" w:sz="0" w:space="0" w:color="auto"/>
                <w:left w:val="none" w:sz="0" w:space="0" w:color="auto"/>
                <w:bottom w:val="none" w:sz="0" w:space="0" w:color="auto"/>
                <w:right w:val="none" w:sz="0" w:space="0" w:color="auto"/>
              </w:divBdr>
            </w:div>
            <w:div w:id="493642197">
              <w:marLeft w:val="0"/>
              <w:marRight w:val="0"/>
              <w:marTop w:val="0"/>
              <w:marBottom w:val="0"/>
              <w:divBdr>
                <w:top w:val="none" w:sz="0" w:space="0" w:color="auto"/>
                <w:left w:val="none" w:sz="0" w:space="0" w:color="auto"/>
                <w:bottom w:val="none" w:sz="0" w:space="0" w:color="auto"/>
                <w:right w:val="none" w:sz="0" w:space="0" w:color="auto"/>
              </w:divBdr>
            </w:div>
            <w:div w:id="494079718">
              <w:marLeft w:val="0"/>
              <w:marRight w:val="0"/>
              <w:marTop w:val="0"/>
              <w:marBottom w:val="0"/>
              <w:divBdr>
                <w:top w:val="none" w:sz="0" w:space="0" w:color="auto"/>
                <w:left w:val="none" w:sz="0" w:space="0" w:color="auto"/>
                <w:bottom w:val="none" w:sz="0" w:space="0" w:color="auto"/>
                <w:right w:val="none" w:sz="0" w:space="0" w:color="auto"/>
              </w:divBdr>
            </w:div>
            <w:div w:id="505747548">
              <w:marLeft w:val="0"/>
              <w:marRight w:val="0"/>
              <w:marTop w:val="0"/>
              <w:marBottom w:val="0"/>
              <w:divBdr>
                <w:top w:val="none" w:sz="0" w:space="0" w:color="auto"/>
                <w:left w:val="none" w:sz="0" w:space="0" w:color="auto"/>
                <w:bottom w:val="none" w:sz="0" w:space="0" w:color="auto"/>
                <w:right w:val="none" w:sz="0" w:space="0" w:color="auto"/>
              </w:divBdr>
            </w:div>
            <w:div w:id="514274923">
              <w:marLeft w:val="0"/>
              <w:marRight w:val="0"/>
              <w:marTop w:val="0"/>
              <w:marBottom w:val="0"/>
              <w:divBdr>
                <w:top w:val="none" w:sz="0" w:space="0" w:color="auto"/>
                <w:left w:val="none" w:sz="0" w:space="0" w:color="auto"/>
                <w:bottom w:val="none" w:sz="0" w:space="0" w:color="auto"/>
                <w:right w:val="none" w:sz="0" w:space="0" w:color="auto"/>
              </w:divBdr>
            </w:div>
            <w:div w:id="524446735">
              <w:marLeft w:val="0"/>
              <w:marRight w:val="0"/>
              <w:marTop w:val="0"/>
              <w:marBottom w:val="0"/>
              <w:divBdr>
                <w:top w:val="none" w:sz="0" w:space="0" w:color="auto"/>
                <w:left w:val="none" w:sz="0" w:space="0" w:color="auto"/>
                <w:bottom w:val="none" w:sz="0" w:space="0" w:color="auto"/>
                <w:right w:val="none" w:sz="0" w:space="0" w:color="auto"/>
              </w:divBdr>
            </w:div>
            <w:div w:id="561134731">
              <w:marLeft w:val="0"/>
              <w:marRight w:val="0"/>
              <w:marTop w:val="0"/>
              <w:marBottom w:val="0"/>
              <w:divBdr>
                <w:top w:val="none" w:sz="0" w:space="0" w:color="auto"/>
                <w:left w:val="none" w:sz="0" w:space="0" w:color="auto"/>
                <w:bottom w:val="none" w:sz="0" w:space="0" w:color="auto"/>
                <w:right w:val="none" w:sz="0" w:space="0" w:color="auto"/>
              </w:divBdr>
            </w:div>
            <w:div w:id="588927846">
              <w:marLeft w:val="0"/>
              <w:marRight w:val="0"/>
              <w:marTop w:val="0"/>
              <w:marBottom w:val="0"/>
              <w:divBdr>
                <w:top w:val="none" w:sz="0" w:space="0" w:color="auto"/>
                <w:left w:val="none" w:sz="0" w:space="0" w:color="auto"/>
                <w:bottom w:val="none" w:sz="0" w:space="0" w:color="auto"/>
                <w:right w:val="none" w:sz="0" w:space="0" w:color="auto"/>
              </w:divBdr>
            </w:div>
            <w:div w:id="614406390">
              <w:marLeft w:val="0"/>
              <w:marRight w:val="0"/>
              <w:marTop w:val="0"/>
              <w:marBottom w:val="0"/>
              <w:divBdr>
                <w:top w:val="none" w:sz="0" w:space="0" w:color="auto"/>
                <w:left w:val="none" w:sz="0" w:space="0" w:color="auto"/>
                <w:bottom w:val="none" w:sz="0" w:space="0" w:color="auto"/>
                <w:right w:val="none" w:sz="0" w:space="0" w:color="auto"/>
              </w:divBdr>
            </w:div>
            <w:div w:id="660699143">
              <w:marLeft w:val="0"/>
              <w:marRight w:val="0"/>
              <w:marTop w:val="0"/>
              <w:marBottom w:val="0"/>
              <w:divBdr>
                <w:top w:val="none" w:sz="0" w:space="0" w:color="auto"/>
                <w:left w:val="none" w:sz="0" w:space="0" w:color="auto"/>
                <w:bottom w:val="none" w:sz="0" w:space="0" w:color="auto"/>
                <w:right w:val="none" w:sz="0" w:space="0" w:color="auto"/>
              </w:divBdr>
            </w:div>
            <w:div w:id="693112461">
              <w:marLeft w:val="0"/>
              <w:marRight w:val="0"/>
              <w:marTop w:val="0"/>
              <w:marBottom w:val="0"/>
              <w:divBdr>
                <w:top w:val="none" w:sz="0" w:space="0" w:color="auto"/>
                <w:left w:val="none" w:sz="0" w:space="0" w:color="auto"/>
                <w:bottom w:val="none" w:sz="0" w:space="0" w:color="auto"/>
                <w:right w:val="none" w:sz="0" w:space="0" w:color="auto"/>
              </w:divBdr>
            </w:div>
            <w:div w:id="728309190">
              <w:marLeft w:val="0"/>
              <w:marRight w:val="0"/>
              <w:marTop w:val="0"/>
              <w:marBottom w:val="0"/>
              <w:divBdr>
                <w:top w:val="none" w:sz="0" w:space="0" w:color="auto"/>
                <w:left w:val="none" w:sz="0" w:space="0" w:color="auto"/>
                <w:bottom w:val="none" w:sz="0" w:space="0" w:color="auto"/>
                <w:right w:val="none" w:sz="0" w:space="0" w:color="auto"/>
              </w:divBdr>
            </w:div>
            <w:div w:id="731463791">
              <w:marLeft w:val="0"/>
              <w:marRight w:val="0"/>
              <w:marTop w:val="0"/>
              <w:marBottom w:val="0"/>
              <w:divBdr>
                <w:top w:val="none" w:sz="0" w:space="0" w:color="auto"/>
                <w:left w:val="none" w:sz="0" w:space="0" w:color="auto"/>
                <w:bottom w:val="none" w:sz="0" w:space="0" w:color="auto"/>
                <w:right w:val="none" w:sz="0" w:space="0" w:color="auto"/>
              </w:divBdr>
            </w:div>
            <w:div w:id="748310313">
              <w:marLeft w:val="0"/>
              <w:marRight w:val="0"/>
              <w:marTop w:val="0"/>
              <w:marBottom w:val="0"/>
              <w:divBdr>
                <w:top w:val="none" w:sz="0" w:space="0" w:color="auto"/>
                <w:left w:val="none" w:sz="0" w:space="0" w:color="auto"/>
                <w:bottom w:val="none" w:sz="0" w:space="0" w:color="auto"/>
                <w:right w:val="none" w:sz="0" w:space="0" w:color="auto"/>
              </w:divBdr>
            </w:div>
            <w:div w:id="749890974">
              <w:marLeft w:val="0"/>
              <w:marRight w:val="0"/>
              <w:marTop w:val="0"/>
              <w:marBottom w:val="0"/>
              <w:divBdr>
                <w:top w:val="none" w:sz="0" w:space="0" w:color="auto"/>
                <w:left w:val="none" w:sz="0" w:space="0" w:color="auto"/>
                <w:bottom w:val="none" w:sz="0" w:space="0" w:color="auto"/>
                <w:right w:val="none" w:sz="0" w:space="0" w:color="auto"/>
              </w:divBdr>
            </w:div>
            <w:div w:id="768356669">
              <w:marLeft w:val="0"/>
              <w:marRight w:val="0"/>
              <w:marTop w:val="0"/>
              <w:marBottom w:val="0"/>
              <w:divBdr>
                <w:top w:val="none" w:sz="0" w:space="0" w:color="auto"/>
                <w:left w:val="none" w:sz="0" w:space="0" w:color="auto"/>
                <w:bottom w:val="none" w:sz="0" w:space="0" w:color="auto"/>
                <w:right w:val="none" w:sz="0" w:space="0" w:color="auto"/>
              </w:divBdr>
            </w:div>
            <w:div w:id="785271433">
              <w:marLeft w:val="0"/>
              <w:marRight w:val="0"/>
              <w:marTop w:val="0"/>
              <w:marBottom w:val="0"/>
              <w:divBdr>
                <w:top w:val="none" w:sz="0" w:space="0" w:color="auto"/>
                <w:left w:val="none" w:sz="0" w:space="0" w:color="auto"/>
                <w:bottom w:val="none" w:sz="0" w:space="0" w:color="auto"/>
                <w:right w:val="none" w:sz="0" w:space="0" w:color="auto"/>
              </w:divBdr>
            </w:div>
            <w:div w:id="791754017">
              <w:marLeft w:val="0"/>
              <w:marRight w:val="0"/>
              <w:marTop w:val="0"/>
              <w:marBottom w:val="0"/>
              <w:divBdr>
                <w:top w:val="none" w:sz="0" w:space="0" w:color="auto"/>
                <w:left w:val="none" w:sz="0" w:space="0" w:color="auto"/>
                <w:bottom w:val="none" w:sz="0" w:space="0" w:color="auto"/>
                <w:right w:val="none" w:sz="0" w:space="0" w:color="auto"/>
              </w:divBdr>
            </w:div>
            <w:div w:id="806317328">
              <w:marLeft w:val="0"/>
              <w:marRight w:val="0"/>
              <w:marTop w:val="0"/>
              <w:marBottom w:val="0"/>
              <w:divBdr>
                <w:top w:val="none" w:sz="0" w:space="0" w:color="auto"/>
                <w:left w:val="none" w:sz="0" w:space="0" w:color="auto"/>
                <w:bottom w:val="none" w:sz="0" w:space="0" w:color="auto"/>
                <w:right w:val="none" w:sz="0" w:space="0" w:color="auto"/>
              </w:divBdr>
            </w:div>
            <w:div w:id="811825874">
              <w:marLeft w:val="0"/>
              <w:marRight w:val="0"/>
              <w:marTop w:val="0"/>
              <w:marBottom w:val="0"/>
              <w:divBdr>
                <w:top w:val="none" w:sz="0" w:space="0" w:color="auto"/>
                <w:left w:val="none" w:sz="0" w:space="0" w:color="auto"/>
                <w:bottom w:val="none" w:sz="0" w:space="0" w:color="auto"/>
                <w:right w:val="none" w:sz="0" w:space="0" w:color="auto"/>
              </w:divBdr>
            </w:div>
            <w:div w:id="815339798">
              <w:marLeft w:val="0"/>
              <w:marRight w:val="0"/>
              <w:marTop w:val="0"/>
              <w:marBottom w:val="0"/>
              <w:divBdr>
                <w:top w:val="none" w:sz="0" w:space="0" w:color="auto"/>
                <w:left w:val="none" w:sz="0" w:space="0" w:color="auto"/>
                <w:bottom w:val="none" w:sz="0" w:space="0" w:color="auto"/>
                <w:right w:val="none" w:sz="0" w:space="0" w:color="auto"/>
              </w:divBdr>
            </w:div>
            <w:div w:id="822284205">
              <w:marLeft w:val="0"/>
              <w:marRight w:val="0"/>
              <w:marTop w:val="0"/>
              <w:marBottom w:val="0"/>
              <w:divBdr>
                <w:top w:val="none" w:sz="0" w:space="0" w:color="auto"/>
                <w:left w:val="none" w:sz="0" w:space="0" w:color="auto"/>
                <w:bottom w:val="none" w:sz="0" w:space="0" w:color="auto"/>
                <w:right w:val="none" w:sz="0" w:space="0" w:color="auto"/>
              </w:divBdr>
            </w:div>
            <w:div w:id="851067743">
              <w:marLeft w:val="0"/>
              <w:marRight w:val="0"/>
              <w:marTop w:val="0"/>
              <w:marBottom w:val="0"/>
              <w:divBdr>
                <w:top w:val="none" w:sz="0" w:space="0" w:color="auto"/>
                <w:left w:val="none" w:sz="0" w:space="0" w:color="auto"/>
                <w:bottom w:val="none" w:sz="0" w:space="0" w:color="auto"/>
                <w:right w:val="none" w:sz="0" w:space="0" w:color="auto"/>
              </w:divBdr>
            </w:div>
            <w:div w:id="858010726">
              <w:marLeft w:val="0"/>
              <w:marRight w:val="0"/>
              <w:marTop w:val="0"/>
              <w:marBottom w:val="0"/>
              <w:divBdr>
                <w:top w:val="none" w:sz="0" w:space="0" w:color="auto"/>
                <w:left w:val="none" w:sz="0" w:space="0" w:color="auto"/>
                <w:bottom w:val="none" w:sz="0" w:space="0" w:color="auto"/>
                <w:right w:val="none" w:sz="0" w:space="0" w:color="auto"/>
              </w:divBdr>
            </w:div>
            <w:div w:id="869995742">
              <w:marLeft w:val="0"/>
              <w:marRight w:val="0"/>
              <w:marTop w:val="0"/>
              <w:marBottom w:val="0"/>
              <w:divBdr>
                <w:top w:val="none" w:sz="0" w:space="0" w:color="auto"/>
                <w:left w:val="none" w:sz="0" w:space="0" w:color="auto"/>
                <w:bottom w:val="none" w:sz="0" w:space="0" w:color="auto"/>
                <w:right w:val="none" w:sz="0" w:space="0" w:color="auto"/>
              </w:divBdr>
            </w:div>
            <w:div w:id="873152302">
              <w:marLeft w:val="0"/>
              <w:marRight w:val="0"/>
              <w:marTop w:val="0"/>
              <w:marBottom w:val="0"/>
              <w:divBdr>
                <w:top w:val="none" w:sz="0" w:space="0" w:color="auto"/>
                <w:left w:val="none" w:sz="0" w:space="0" w:color="auto"/>
                <w:bottom w:val="none" w:sz="0" w:space="0" w:color="auto"/>
                <w:right w:val="none" w:sz="0" w:space="0" w:color="auto"/>
              </w:divBdr>
            </w:div>
            <w:div w:id="958612526">
              <w:marLeft w:val="0"/>
              <w:marRight w:val="0"/>
              <w:marTop w:val="0"/>
              <w:marBottom w:val="0"/>
              <w:divBdr>
                <w:top w:val="none" w:sz="0" w:space="0" w:color="auto"/>
                <w:left w:val="none" w:sz="0" w:space="0" w:color="auto"/>
                <w:bottom w:val="none" w:sz="0" w:space="0" w:color="auto"/>
                <w:right w:val="none" w:sz="0" w:space="0" w:color="auto"/>
              </w:divBdr>
            </w:div>
            <w:div w:id="974607360">
              <w:marLeft w:val="0"/>
              <w:marRight w:val="0"/>
              <w:marTop w:val="0"/>
              <w:marBottom w:val="0"/>
              <w:divBdr>
                <w:top w:val="none" w:sz="0" w:space="0" w:color="auto"/>
                <w:left w:val="none" w:sz="0" w:space="0" w:color="auto"/>
                <w:bottom w:val="none" w:sz="0" w:space="0" w:color="auto"/>
                <w:right w:val="none" w:sz="0" w:space="0" w:color="auto"/>
              </w:divBdr>
            </w:div>
            <w:div w:id="1003437736">
              <w:marLeft w:val="0"/>
              <w:marRight w:val="0"/>
              <w:marTop w:val="0"/>
              <w:marBottom w:val="0"/>
              <w:divBdr>
                <w:top w:val="none" w:sz="0" w:space="0" w:color="auto"/>
                <w:left w:val="none" w:sz="0" w:space="0" w:color="auto"/>
                <w:bottom w:val="none" w:sz="0" w:space="0" w:color="auto"/>
                <w:right w:val="none" w:sz="0" w:space="0" w:color="auto"/>
              </w:divBdr>
            </w:div>
            <w:div w:id="1010719794">
              <w:marLeft w:val="0"/>
              <w:marRight w:val="0"/>
              <w:marTop w:val="0"/>
              <w:marBottom w:val="0"/>
              <w:divBdr>
                <w:top w:val="none" w:sz="0" w:space="0" w:color="auto"/>
                <w:left w:val="none" w:sz="0" w:space="0" w:color="auto"/>
                <w:bottom w:val="none" w:sz="0" w:space="0" w:color="auto"/>
                <w:right w:val="none" w:sz="0" w:space="0" w:color="auto"/>
              </w:divBdr>
            </w:div>
            <w:div w:id="1011374126">
              <w:marLeft w:val="0"/>
              <w:marRight w:val="0"/>
              <w:marTop w:val="0"/>
              <w:marBottom w:val="0"/>
              <w:divBdr>
                <w:top w:val="none" w:sz="0" w:space="0" w:color="auto"/>
                <w:left w:val="none" w:sz="0" w:space="0" w:color="auto"/>
                <w:bottom w:val="none" w:sz="0" w:space="0" w:color="auto"/>
                <w:right w:val="none" w:sz="0" w:space="0" w:color="auto"/>
              </w:divBdr>
            </w:div>
            <w:div w:id="1012335454">
              <w:marLeft w:val="0"/>
              <w:marRight w:val="0"/>
              <w:marTop w:val="0"/>
              <w:marBottom w:val="0"/>
              <w:divBdr>
                <w:top w:val="none" w:sz="0" w:space="0" w:color="auto"/>
                <w:left w:val="none" w:sz="0" w:space="0" w:color="auto"/>
                <w:bottom w:val="none" w:sz="0" w:space="0" w:color="auto"/>
                <w:right w:val="none" w:sz="0" w:space="0" w:color="auto"/>
              </w:divBdr>
            </w:div>
            <w:div w:id="1032799809">
              <w:marLeft w:val="0"/>
              <w:marRight w:val="0"/>
              <w:marTop w:val="0"/>
              <w:marBottom w:val="0"/>
              <w:divBdr>
                <w:top w:val="none" w:sz="0" w:space="0" w:color="auto"/>
                <w:left w:val="none" w:sz="0" w:space="0" w:color="auto"/>
                <w:bottom w:val="none" w:sz="0" w:space="0" w:color="auto"/>
                <w:right w:val="none" w:sz="0" w:space="0" w:color="auto"/>
              </w:divBdr>
            </w:div>
            <w:div w:id="1043211015">
              <w:marLeft w:val="0"/>
              <w:marRight w:val="0"/>
              <w:marTop w:val="0"/>
              <w:marBottom w:val="0"/>
              <w:divBdr>
                <w:top w:val="none" w:sz="0" w:space="0" w:color="auto"/>
                <w:left w:val="none" w:sz="0" w:space="0" w:color="auto"/>
                <w:bottom w:val="none" w:sz="0" w:space="0" w:color="auto"/>
                <w:right w:val="none" w:sz="0" w:space="0" w:color="auto"/>
              </w:divBdr>
            </w:div>
            <w:div w:id="1050615597">
              <w:marLeft w:val="0"/>
              <w:marRight w:val="0"/>
              <w:marTop w:val="0"/>
              <w:marBottom w:val="0"/>
              <w:divBdr>
                <w:top w:val="none" w:sz="0" w:space="0" w:color="auto"/>
                <w:left w:val="none" w:sz="0" w:space="0" w:color="auto"/>
                <w:bottom w:val="none" w:sz="0" w:space="0" w:color="auto"/>
                <w:right w:val="none" w:sz="0" w:space="0" w:color="auto"/>
              </w:divBdr>
            </w:div>
            <w:div w:id="1056588781">
              <w:marLeft w:val="0"/>
              <w:marRight w:val="0"/>
              <w:marTop w:val="0"/>
              <w:marBottom w:val="0"/>
              <w:divBdr>
                <w:top w:val="none" w:sz="0" w:space="0" w:color="auto"/>
                <w:left w:val="none" w:sz="0" w:space="0" w:color="auto"/>
                <w:bottom w:val="none" w:sz="0" w:space="0" w:color="auto"/>
                <w:right w:val="none" w:sz="0" w:space="0" w:color="auto"/>
              </w:divBdr>
            </w:div>
            <w:div w:id="1064527852">
              <w:marLeft w:val="0"/>
              <w:marRight w:val="0"/>
              <w:marTop w:val="0"/>
              <w:marBottom w:val="0"/>
              <w:divBdr>
                <w:top w:val="none" w:sz="0" w:space="0" w:color="auto"/>
                <w:left w:val="none" w:sz="0" w:space="0" w:color="auto"/>
                <w:bottom w:val="none" w:sz="0" w:space="0" w:color="auto"/>
                <w:right w:val="none" w:sz="0" w:space="0" w:color="auto"/>
              </w:divBdr>
            </w:div>
            <w:div w:id="1065496781">
              <w:marLeft w:val="0"/>
              <w:marRight w:val="0"/>
              <w:marTop w:val="0"/>
              <w:marBottom w:val="0"/>
              <w:divBdr>
                <w:top w:val="none" w:sz="0" w:space="0" w:color="auto"/>
                <w:left w:val="none" w:sz="0" w:space="0" w:color="auto"/>
                <w:bottom w:val="none" w:sz="0" w:space="0" w:color="auto"/>
                <w:right w:val="none" w:sz="0" w:space="0" w:color="auto"/>
              </w:divBdr>
            </w:div>
            <w:div w:id="1081410078">
              <w:marLeft w:val="0"/>
              <w:marRight w:val="0"/>
              <w:marTop w:val="0"/>
              <w:marBottom w:val="0"/>
              <w:divBdr>
                <w:top w:val="none" w:sz="0" w:space="0" w:color="auto"/>
                <w:left w:val="none" w:sz="0" w:space="0" w:color="auto"/>
                <w:bottom w:val="none" w:sz="0" w:space="0" w:color="auto"/>
                <w:right w:val="none" w:sz="0" w:space="0" w:color="auto"/>
              </w:divBdr>
            </w:div>
            <w:div w:id="1118063880">
              <w:marLeft w:val="0"/>
              <w:marRight w:val="0"/>
              <w:marTop w:val="0"/>
              <w:marBottom w:val="0"/>
              <w:divBdr>
                <w:top w:val="none" w:sz="0" w:space="0" w:color="auto"/>
                <w:left w:val="none" w:sz="0" w:space="0" w:color="auto"/>
                <w:bottom w:val="none" w:sz="0" w:space="0" w:color="auto"/>
                <w:right w:val="none" w:sz="0" w:space="0" w:color="auto"/>
              </w:divBdr>
            </w:div>
            <w:div w:id="1125196650">
              <w:marLeft w:val="0"/>
              <w:marRight w:val="0"/>
              <w:marTop w:val="0"/>
              <w:marBottom w:val="0"/>
              <w:divBdr>
                <w:top w:val="none" w:sz="0" w:space="0" w:color="auto"/>
                <w:left w:val="none" w:sz="0" w:space="0" w:color="auto"/>
                <w:bottom w:val="none" w:sz="0" w:space="0" w:color="auto"/>
                <w:right w:val="none" w:sz="0" w:space="0" w:color="auto"/>
              </w:divBdr>
            </w:div>
            <w:div w:id="1136526329">
              <w:marLeft w:val="0"/>
              <w:marRight w:val="0"/>
              <w:marTop w:val="0"/>
              <w:marBottom w:val="0"/>
              <w:divBdr>
                <w:top w:val="none" w:sz="0" w:space="0" w:color="auto"/>
                <w:left w:val="none" w:sz="0" w:space="0" w:color="auto"/>
                <w:bottom w:val="none" w:sz="0" w:space="0" w:color="auto"/>
                <w:right w:val="none" w:sz="0" w:space="0" w:color="auto"/>
              </w:divBdr>
            </w:div>
            <w:div w:id="1141844372">
              <w:marLeft w:val="0"/>
              <w:marRight w:val="0"/>
              <w:marTop w:val="0"/>
              <w:marBottom w:val="0"/>
              <w:divBdr>
                <w:top w:val="none" w:sz="0" w:space="0" w:color="auto"/>
                <w:left w:val="none" w:sz="0" w:space="0" w:color="auto"/>
                <w:bottom w:val="none" w:sz="0" w:space="0" w:color="auto"/>
                <w:right w:val="none" w:sz="0" w:space="0" w:color="auto"/>
              </w:divBdr>
            </w:div>
            <w:div w:id="1162548435">
              <w:marLeft w:val="0"/>
              <w:marRight w:val="0"/>
              <w:marTop w:val="0"/>
              <w:marBottom w:val="0"/>
              <w:divBdr>
                <w:top w:val="none" w:sz="0" w:space="0" w:color="auto"/>
                <w:left w:val="none" w:sz="0" w:space="0" w:color="auto"/>
                <w:bottom w:val="none" w:sz="0" w:space="0" w:color="auto"/>
                <w:right w:val="none" w:sz="0" w:space="0" w:color="auto"/>
              </w:divBdr>
            </w:div>
            <w:div w:id="1212763462">
              <w:marLeft w:val="0"/>
              <w:marRight w:val="0"/>
              <w:marTop w:val="0"/>
              <w:marBottom w:val="0"/>
              <w:divBdr>
                <w:top w:val="none" w:sz="0" w:space="0" w:color="auto"/>
                <w:left w:val="none" w:sz="0" w:space="0" w:color="auto"/>
                <w:bottom w:val="none" w:sz="0" w:space="0" w:color="auto"/>
                <w:right w:val="none" w:sz="0" w:space="0" w:color="auto"/>
              </w:divBdr>
            </w:div>
            <w:div w:id="1215314033">
              <w:marLeft w:val="0"/>
              <w:marRight w:val="0"/>
              <w:marTop w:val="0"/>
              <w:marBottom w:val="0"/>
              <w:divBdr>
                <w:top w:val="none" w:sz="0" w:space="0" w:color="auto"/>
                <w:left w:val="none" w:sz="0" w:space="0" w:color="auto"/>
                <w:bottom w:val="none" w:sz="0" w:space="0" w:color="auto"/>
                <w:right w:val="none" w:sz="0" w:space="0" w:color="auto"/>
              </w:divBdr>
            </w:div>
            <w:div w:id="1215963605">
              <w:marLeft w:val="0"/>
              <w:marRight w:val="0"/>
              <w:marTop w:val="0"/>
              <w:marBottom w:val="0"/>
              <w:divBdr>
                <w:top w:val="none" w:sz="0" w:space="0" w:color="auto"/>
                <w:left w:val="none" w:sz="0" w:space="0" w:color="auto"/>
                <w:bottom w:val="none" w:sz="0" w:space="0" w:color="auto"/>
                <w:right w:val="none" w:sz="0" w:space="0" w:color="auto"/>
              </w:divBdr>
            </w:div>
            <w:div w:id="1222212878">
              <w:marLeft w:val="0"/>
              <w:marRight w:val="0"/>
              <w:marTop w:val="0"/>
              <w:marBottom w:val="0"/>
              <w:divBdr>
                <w:top w:val="none" w:sz="0" w:space="0" w:color="auto"/>
                <w:left w:val="none" w:sz="0" w:space="0" w:color="auto"/>
                <w:bottom w:val="none" w:sz="0" w:space="0" w:color="auto"/>
                <w:right w:val="none" w:sz="0" w:space="0" w:color="auto"/>
              </w:divBdr>
            </w:div>
            <w:div w:id="1253659525">
              <w:marLeft w:val="0"/>
              <w:marRight w:val="0"/>
              <w:marTop w:val="0"/>
              <w:marBottom w:val="0"/>
              <w:divBdr>
                <w:top w:val="none" w:sz="0" w:space="0" w:color="auto"/>
                <w:left w:val="none" w:sz="0" w:space="0" w:color="auto"/>
                <w:bottom w:val="none" w:sz="0" w:space="0" w:color="auto"/>
                <w:right w:val="none" w:sz="0" w:space="0" w:color="auto"/>
              </w:divBdr>
            </w:div>
            <w:div w:id="1263225010">
              <w:marLeft w:val="0"/>
              <w:marRight w:val="0"/>
              <w:marTop w:val="0"/>
              <w:marBottom w:val="0"/>
              <w:divBdr>
                <w:top w:val="none" w:sz="0" w:space="0" w:color="auto"/>
                <w:left w:val="none" w:sz="0" w:space="0" w:color="auto"/>
                <w:bottom w:val="none" w:sz="0" w:space="0" w:color="auto"/>
                <w:right w:val="none" w:sz="0" w:space="0" w:color="auto"/>
              </w:divBdr>
            </w:div>
            <w:div w:id="1278371710">
              <w:marLeft w:val="0"/>
              <w:marRight w:val="0"/>
              <w:marTop w:val="0"/>
              <w:marBottom w:val="0"/>
              <w:divBdr>
                <w:top w:val="none" w:sz="0" w:space="0" w:color="auto"/>
                <w:left w:val="none" w:sz="0" w:space="0" w:color="auto"/>
                <w:bottom w:val="none" w:sz="0" w:space="0" w:color="auto"/>
                <w:right w:val="none" w:sz="0" w:space="0" w:color="auto"/>
              </w:divBdr>
            </w:div>
            <w:div w:id="1293292223">
              <w:marLeft w:val="0"/>
              <w:marRight w:val="0"/>
              <w:marTop w:val="0"/>
              <w:marBottom w:val="0"/>
              <w:divBdr>
                <w:top w:val="none" w:sz="0" w:space="0" w:color="auto"/>
                <w:left w:val="none" w:sz="0" w:space="0" w:color="auto"/>
                <w:bottom w:val="none" w:sz="0" w:space="0" w:color="auto"/>
                <w:right w:val="none" w:sz="0" w:space="0" w:color="auto"/>
              </w:divBdr>
            </w:div>
            <w:div w:id="1332222286">
              <w:marLeft w:val="0"/>
              <w:marRight w:val="0"/>
              <w:marTop w:val="0"/>
              <w:marBottom w:val="0"/>
              <w:divBdr>
                <w:top w:val="none" w:sz="0" w:space="0" w:color="auto"/>
                <w:left w:val="none" w:sz="0" w:space="0" w:color="auto"/>
                <w:bottom w:val="none" w:sz="0" w:space="0" w:color="auto"/>
                <w:right w:val="none" w:sz="0" w:space="0" w:color="auto"/>
              </w:divBdr>
            </w:div>
            <w:div w:id="1354111245">
              <w:marLeft w:val="0"/>
              <w:marRight w:val="0"/>
              <w:marTop w:val="0"/>
              <w:marBottom w:val="0"/>
              <w:divBdr>
                <w:top w:val="none" w:sz="0" w:space="0" w:color="auto"/>
                <w:left w:val="none" w:sz="0" w:space="0" w:color="auto"/>
                <w:bottom w:val="none" w:sz="0" w:space="0" w:color="auto"/>
                <w:right w:val="none" w:sz="0" w:space="0" w:color="auto"/>
              </w:divBdr>
            </w:div>
            <w:div w:id="1366058135">
              <w:marLeft w:val="0"/>
              <w:marRight w:val="0"/>
              <w:marTop w:val="0"/>
              <w:marBottom w:val="0"/>
              <w:divBdr>
                <w:top w:val="none" w:sz="0" w:space="0" w:color="auto"/>
                <w:left w:val="none" w:sz="0" w:space="0" w:color="auto"/>
                <w:bottom w:val="none" w:sz="0" w:space="0" w:color="auto"/>
                <w:right w:val="none" w:sz="0" w:space="0" w:color="auto"/>
              </w:divBdr>
            </w:div>
            <w:div w:id="1377464538">
              <w:marLeft w:val="0"/>
              <w:marRight w:val="0"/>
              <w:marTop w:val="0"/>
              <w:marBottom w:val="0"/>
              <w:divBdr>
                <w:top w:val="none" w:sz="0" w:space="0" w:color="auto"/>
                <w:left w:val="none" w:sz="0" w:space="0" w:color="auto"/>
                <w:bottom w:val="none" w:sz="0" w:space="0" w:color="auto"/>
                <w:right w:val="none" w:sz="0" w:space="0" w:color="auto"/>
              </w:divBdr>
            </w:div>
            <w:div w:id="1379545949">
              <w:marLeft w:val="0"/>
              <w:marRight w:val="0"/>
              <w:marTop w:val="0"/>
              <w:marBottom w:val="0"/>
              <w:divBdr>
                <w:top w:val="none" w:sz="0" w:space="0" w:color="auto"/>
                <w:left w:val="none" w:sz="0" w:space="0" w:color="auto"/>
                <w:bottom w:val="none" w:sz="0" w:space="0" w:color="auto"/>
                <w:right w:val="none" w:sz="0" w:space="0" w:color="auto"/>
              </w:divBdr>
            </w:div>
            <w:div w:id="1409769198">
              <w:marLeft w:val="0"/>
              <w:marRight w:val="0"/>
              <w:marTop w:val="0"/>
              <w:marBottom w:val="0"/>
              <w:divBdr>
                <w:top w:val="none" w:sz="0" w:space="0" w:color="auto"/>
                <w:left w:val="none" w:sz="0" w:space="0" w:color="auto"/>
                <w:bottom w:val="none" w:sz="0" w:space="0" w:color="auto"/>
                <w:right w:val="none" w:sz="0" w:space="0" w:color="auto"/>
              </w:divBdr>
            </w:div>
            <w:div w:id="1414353608">
              <w:marLeft w:val="0"/>
              <w:marRight w:val="0"/>
              <w:marTop w:val="0"/>
              <w:marBottom w:val="0"/>
              <w:divBdr>
                <w:top w:val="none" w:sz="0" w:space="0" w:color="auto"/>
                <w:left w:val="none" w:sz="0" w:space="0" w:color="auto"/>
                <w:bottom w:val="none" w:sz="0" w:space="0" w:color="auto"/>
                <w:right w:val="none" w:sz="0" w:space="0" w:color="auto"/>
              </w:divBdr>
            </w:div>
            <w:div w:id="1415590980">
              <w:marLeft w:val="0"/>
              <w:marRight w:val="0"/>
              <w:marTop w:val="0"/>
              <w:marBottom w:val="0"/>
              <w:divBdr>
                <w:top w:val="none" w:sz="0" w:space="0" w:color="auto"/>
                <w:left w:val="none" w:sz="0" w:space="0" w:color="auto"/>
                <w:bottom w:val="none" w:sz="0" w:space="0" w:color="auto"/>
                <w:right w:val="none" w:sz="0" w:space="0" w:color="auto"/>
              </w:divBdr>
            </w:div>
            <w:div w:id="1433432968">
              <w:marLeft w:val="0"/>
              <w:marRight w:val="0"/>
              <w:marTop w:val="0"/>
              <w:marBottom w:val="0"/>
              <w:divBdr>
                <w:top w:val="none" w:sz="0" w:space="0" w:color="auto"/>
                <w:left w:val="none" w:sz="0" w:space="0" w:color="auto"/>
                <w:bottom w:val="none" w:sz="0" w:space="0" w:color="auto"/>
                <w:right w:val="none" w:sz="0" w:space="0" w:color="auto"/>
              </w:divBdr>
            </w:div>
            <w:div w:id="1437139291">
              <w:marLeft w:val="0"/>
              <w:marRight w:val="0"/>
              <w:marTop w:val="0"/>
              <w:marBottom w:val="0"/>
              <w:divBdr>
                <w:top w:val="none" w:sz="0" w:space="0" w:color="auto"/>
                <w:left w:val="none" w:sz="0" w:space="0" w:color="auto"/>
                <w:bottom w:val="none" w:sz="0" w:space="0" w:color="auto"/>
                <w:right w:val="none" w:sz="0" w:space="0" w:color="auto"/>
              </w:divBdr>
            </w:div>
            <w:div w:id="1438401172">
              <w:marLeft w:val="0"/>
              <w:marRight w:val="0"/>
              <w:marTop w:val="0"/>
              <w:marBottom w:val="0"/>
              <w:divBdr>
                <w:top w:val="none" w:sz="0" w:space="0" w:color="auto"/>
                <w:left w:val="none" w:sz="0" w:space="0" w:color="auto"/>
                <w:bottom w:val="none" w:sz="0" w:space="0" w:color="auto"/>
                <w:right w:val="none" w:sz="0" w:space="0" w:color="auto"/>
              </w:divBdr>
            </w:div>
            <w:div w:id="1442601952">
              <w:marLeft w:val="0"/>
              <w:marRight w:val="0"/>
              <w:marTop w:val="0"/>
              <w:marBottom w:val="0"/>
              <w:divBdr>
                <w:top w:val="none" w:sz="0" w:space="0" w:color="auto"/>
                <w:left w:val="none" w:sz="0" w:space="0" w:color="auto"/>
                <w:bottom w:val="none" w:sz="0" w:space="0" w:color="auto"/>
                <w:right w:val="none" w:sz="0" w:space="0" w:color="auto"/>
              </w:divBdr>
            </w:div>
            <w:div w:id="1491167736">
              <w:marLeft w:val="0"/>
              <w:marRight w:val="0"/>
              <w:marTop w:val="0"/>
              <w:marBottom w:val="0"/>
              <w:divBdr>
                <w:top w:val="none" w:sz="0" w:space="0" w:color="auto"/>
                <w:left w:val="none" w:sz="0" w:space="0" w:color="auto"/>
                <w:bottom w:val="none" w:sz="0" w:space="0" w:color="auto"/>
                <w:right w:val="none" w:sz="0" w:space="0" w:color="auto"/>
              </w:divBdr>
            </w:div>
            <w:div w:id="1505439389">
              <w:marLeft w:val="0"/>
              <w:marRight w:val="0"/>
              <w:marTop w:val="0"/>
              <w:marBottom w:val="0"/>
              <w:divBdr>
                <w:top w:val="none" w:sz="0" w:space="0" w:color="auto"/>
                <w:left w:val="none" w:sz="0" w:space="0" w:color="auto"/>
                <w:bottom w:val="none" w:sz="0" w:space="0" w:color="auto"/>
                <w:right w:val="none" w:sz="0" w:space="0" w:color="auto"/>
              </w:divBdr>
            </w:div>
            <w:div w:id="1537505307">
              <w:marLeft w:val="0"/>
              <w:marRight w:val="0"/>
              <w:marTop w:val="0"/>
              <w:marBottom w:val="0"/>
              <w:divBdr>
                <w:top w:val="none" w:sz="0" w:space="0" w:color="auto"/>
                <w:left w:val="none" w:sz="0" w:space="0" w:color="auto"/>
                <w:bottom w:val="none" w:sz="0" w:space="0" w:color="auto"/>
                <w:right w:val="none" w:sz="0" w:space="0" w:color="auto"/>
              </w:divBdr>
            </w:div>
            <w:div w:id="1546671252">
              <w:marLeft w:val="0"/>
              <w:marRight w:val="0"/>
              <w:marTop w:val="0"/>
              <w:marBottom w:val="0"/>
              <w:divBdr>
                <w:top w:val="none" w:sz="0" w:space="0" w:color="auto"/>
                <w:left w:val="none" w:sz="0" w:space="0" w:color="auto"/>
                <w:bottom w:val="none" w:sz="0" w:space="0" w:color="auto"/>
                <w:right w:val="none" w:sz="0" w:space="0" w:color="auto"/>
              </w:divBdr>
            </w:div>
            <w:div w:id="1548684005">
              <w:marLeft w:val="0"/>
              <w:marRight w:val="0"/>
              <w:marTop w:val="0"/>
              <w:marBottom w:val="0"/>
              <w:divBdr>
                <w:top w:val="none" w:sz="0" w:space="0" w:color="auto"/>
                <w:left w:val="none" w:sz="0" w:space="0" w:color="auto"/>
                <w:bottom w:val="none" w:sz="0" w:space="0" w:color="auto"/>
                <w:right w:val="none" w:sz="0" w:space="0" w:color="auto"/>
              </w:divBdr>
            </w:div>
            <w:div w:id="1554390576">
              <w:marLeft w:val="0"/>
              <w:marRight w:val="0"/>
              <w:marTop w:val="0"/>
              <w:marBottom w:val="0"/>
              <w:divBdr>
                <w:top w:val="none" w:sz="0" w:space="0" w:color="auto"/>
                <w:left w:val="none" w:sz="0" w:space="0" w:color="auto"/>
                <w:bottom w:val="none" w:sz="0" w:space="0" w:color="auto"/>
                <w:right w:val="none" w:sz="0" w:space="0" w:color="auto"/>
              </w:divBdr>
            </w:div>
            <w:div w:id="1575511476">
              <w:marLeft w:val="0"/>
              <w:marRight w:val="0"/>
              <w:marTop w:val="0"/>
              <w:marBottom w:val="0"/>
              <w:divBdr>
                <w:top w:val="none" w:sz="0" w:space="0" w:color="auto"/>
                <w:left w:val="none" w:sz="0" w:space="0" w:color="auto"/>
                <w:bottom w:val="none" w:sz="0" w:space="0" w:color="auto"/>
                <w:right w:val="none" w:sz="0" w:space="0" w:color="auto"/>
              </w:divBdr>
            </w:div>
            <w:div w:id="1609045610">
              <w:marLeft w:val="0"/>
              <w:marRight w:val="0"/>
              <w:marTop w:val="0"/>
              <w:marBottom w:val="0"/>
              <w:divBdr>
                <w:top w:val="none" w:sz="0" w:space="0" w:color="auto"/>
                <w:left w:val="none" w:sz="0" w:space="0" w:color="auto"/>
                <w:bottom w:val="none" w:sz="0" w:space="0" w:color="auto"/>
                <w:right w:val="none" w:sz="0" w:space="0" w:color="auto"/>
              </w:divBdr>
            </w:div>
            <w:div w:id="1656110250">
              <w:marLeft w:val="0"/>
              <w:marRight w:val="0"/>
              <w:marTop w:val="0"/>
              <w:marBottom w:val="0"/>
              <w:divBdr>
                <w:top w:val="none" w:sz="0" w:space="0" w:color="auto"/>
                <w:left w:val="none" w:sz="0" w:space="0" w:color="auto"/>
                <w:bottom w:val="none" w:sz="0" w:space="0" w:color="auto"/>
                <w:right w:val="none" w:sz="0" w:space="0" w:color="auto"/>
              </w:divBdr>
            </w:div>
            <w:div w:id="1675569212">
              <w:marLeft w:val="0"/>
              <w:marRight w:val="0"/>
              <w:marTop w:val="0"/>
              <w:marBottom w:val="0"/>
              <w:divBdr>
                <w:top w:val="none" w:sz="0" w:space="0" w:color="auto"/>
                <w:left w:val="none" w:sz="0" w:space="0" w:color="auto"/>
                <w:bottom w:val="none" w:sz="0" w:space="0" w:color="auto"/>
                <w:right w:val="none" w:sz="0" w:space="0" w:color="auto"/>
              </w:divBdr>
            </w:div>
            <w:div w:id="1689062704">
              <w:marLeft w:val="0"/>
              <w:marRight w:val="0"/>
              <w:marTop w:val="0"/>
              <w:marBottom w:val="0"/>
              <w:divBdr>
                <w:top w:val="none" w:sz="0" w:space="0" w:color="auto"/>
                <w:left w:val="none" w:sz="0" w:space="0" w:color="auto"/>
                <w:bottom w:val="none" w:sz="0" w:space="0" w:color="auto"/>
                <w:right w:val="none" w:sz="0" w:space="0" w:color="auto"/>
              </w:divBdr>
            </w:div>
            <w:div w:id="1696341505">
              <w:marLeft w:val="0"/>
              <w:marRight w:val="0"/>
              <w:marTop w:val="0"/>
              <w:marBottom w:val="0"/>
              <w:divBdr>
                <w:top w:val="none" w:sz="0" w:space="0" w:color="auto"/>
                <w:left w:val="none" w:sz="0" w:space="0" w:color="auto"/>
                <w:bottom w:val="none" w:sz="0" w:space="0" w:color="auto"/>
                <w:right w:val="none" w:sz="0" w:space="0" w:color="auto"/>
              </w:divBdr>
            </w:div>
            <w:div w:id="1713116516">
              <w:marLeft w:val="0"/>
              <w:marRight w:val="0"/>
              <w:marTop w:val="0"/>
              <w:marBottom w:val="0"/>
              <w:divBdr>
                <w:top w:val="none" w:sz="0" w:space="0" w:color="auto"/>
                <w:left w:val="none" w:sz="0" w:space="0" w:color="auto"/>
                <w:bottom w:val="none" w:sz="0" w:space="0" w:color="auto"/>
                <w:right w:val="none" w:sz="0" w:space="0" w:color="auto"/>
              </w:divBdr>
            </w:div>
            <w:div w:id="1742941493">
              <w:marLeft w:val="0"/>
              <w:marRight w:val="0"/>
              <w:marTop w:val="0"/>
              <w:marBottom w:val="0"/>
              <w:divBdr>
                <w:top w:val="none" w:sz="0" w:space="0" w:color="auto"/>
                <w:left w:val="none" w:sz="0" w:space="0" w:color="auto"/>
                <w:bottom w:val="none" w:sz="0" w:space="0" w:color="auto"/>
                <w:right w:val="none" w:sz="0" w:space="0" w:color="auto"/>
              </w:divBdr>
            </w:div>
            <w:div w:id="1746537842">
              <w:marLeft w:val="0"/>
              <w:marRight w:val="0"/>
              <w:marTop w:val="0"/>
              <w:marBottom w:val="0"/>
              <w:divBdr>
                <w:top w:val="none" w:sz="0" w:space="0" w:color="auto"/>
                <w:left w:val="none" w:sz="0" w:space="0" w:color="auto"/>
                <w:bottom w:val="none" w:sz="0" w:space="0" w:color="auto"/>
                <w:right w:val="none" w:sz="0" w:space="0" w:color="auto"/>
              </w:divBdr>
            </w:div>
            <w:div w:id="1777402871">
              <w:marLeft w:val="0"/>
              <w:marRight w:val="0"/>
              <w:marTop w:val="0"/>
              <w:marBottom w:val="0"/>
              <w:divBdr>
                <w:top w:val="none" w:sz="0" w:space="0" w:color="auto"/>
                <w:left w:val="none" w:sz="0" w:space="0" w:color="auto"/>
                <w:bottom w:val="none" w:sz="0" w:space="0" w:color="auto"/>
                <w:right w:val="none" w:sz="0" w:space="0" w:color="auto"/>
              </w:divBdr>
            </w:div>
            <w:div w:id="1790273537">
              <w:marLeft w:val="0"/>
              <w:marRight w:val="0"/>
              <w:marTop w:val="0"/>
              <w:marBottom w:val="0"/>
              <w:divBdr>
                <w:top w:val="none" w:sz="0" w:space="0" w:color="auto"/>
                <w:left w:val="none" w:sz="0" w:space="0" w:color="auto"/>
                <w:bottom w:val="none" w:sz="0" w:space="0" w:color="auto"/>
                <w:right w:val="none" w:sz="0" w:space="0" w:color="auto"/>
              </w:divBdr>
            </w:div>
            <w:div w:id="1808932277">
              <w:marLeft w:val="0"/>
              <w:marRight w:val="0"/>
              <w:marTop w:val="0"/>
              <w:marBottom w:val="0"/>
              <w:divBdr>
                <w:top w:val="none" w:sz="0" w:space="0" w:color="auto"/>
                <w:left w:val="none" w:sz="0" w:space="0" w:color="auto"/>
                <w:bottom w:val="none" w:sz="0" w:space="0" w:color="auto"/>
                <w:right w:val="none" w:sz="0" w:space="0" w:color="auto"/>
              </w:divBdr>
            </w:div>
            <w:div w:id="1815021751">
              <w:marLeft w:val="0"/>
              <w:marRight w:val="0"/>
              <w:marTop w:val="0"/>
              <w:marBottom w:val="0"/>
              <w:divBdr>
                <w:top w:val="none" w:sz="0" w:space="0" w:color="auto"/>
                <w:left w:val="none" w:sz="0" w:space="0" w:color="auto"/>
                <w:bottom w:val="none" w:sz="0" w:space="0" w:color="auto"/>
                <w:right w:val="none" w:sz="0" w:space="0" w:color="auto"/>
              </w:divBdr>
            </w:div>
            <w:div w:id="1852453571">
              <w:marLeft w:val="0"/>
              <w:marRight w:val="0"/>
              <w:marTop w:val="0"/>
              <w:marBottom w:val="0"/>
              <w:divBdr>
                <w:top w:val="none" w:sz="0" w:space="0" w:color="auto"/>
                <w:left w:val="none" w:sz="0" w:space="0" w:color="auto"/>
                <w:bottom w:val="none" w:sz="0" w:space="0" w:color="auto"/>
                <w:right w:val="none" w:sz="0" w:space="0" w:color="auto"/>
              </w:divBdr>
            </w:div>
            <w:div w:id="1857619658">
              <w:marLeft w:val="0"/>
              <w:marRight w:val="0"/>
              <w:marTop w:val="0"/>
              <w:marBottom w:val="0"/>
              <w:divBdr>
                <w:top w:val="none" w:sz="0" w:space="0" w:color="auto"/>
                <w:left w:val="none" w:sz="0" w:space="0" w:color="auto"/>
                <w:bottom w:val="none" w:sz="0" w:space="0" w:color="auto"/>
                <w:right w:val="none" w:sz="0" w:space="0" w:color="auto"/>
              </w:divBdr>
            </w:div>
            <w:div w:id="1910772225">
              <w:marLeft w:val="0"/>
              <w:marRight w:val="0"/>
              <w:marTop w:val="0"/>
              <w:marBottom w:val="0"/>
              <w:divBdr>
                <w:top w:val="none" w:sz="0" w:space="0" w:color="auto"/>
                <w:left w:val="none" w:sz="0" w:space="0" w:color="auto"/>
                <w:bottom w:val="none" w:sz="0" w:space="0" w:color="auto"/>
                <w:right w:val="none" w:sz="0" w:space="0" w:color="auto"/>
              </w:divBdr>
            </w:div>
            <w:div w:id="1914507596">
              <w:marLeft w:val="0"/>
              <w:marRight w:val="0"/>
              <w:marTop w:val="0"/>
              <w:marBottom w:val="0"/>
              <w:divBdr>
                <w:top w:val="none" w:sz="0" w:space="0" w:color="auto"/>
                <w:left w:val="none" w:sz="0" w:space="0" w:color="auto"/>
                <w:bottom w:val="none" w:sz="0" w:space="0" w:color="auto"/>
                <w:right w:val="none" w:sz="0" w:space="0" w:color="auto"/>
              </w:divBdr>
            </w:div>
            <w:div w:id="1921862399">
              <w:marLeft w:val="0"/>
              <w:marRight w:val="0"/>
              <w:marTop w:val="0"/>
              <w:marBottom w:val="0"/>
              <w:divBdr>
                <w:top w:val="none" w:sz="0" w:space="0" w:color="auto"/>
                <w:left w:val="none" w:sz="0" w:space="0" w:color="auto"/>
                <w:bottom w:val="none" w:sz="0" w:space="0" w:color="auto"/>
                <w:right w:val="none" w:sz="0" w:space="0" w:color="auto"/>
              </w:divBdr>
            </w:div>
            <w:div w:id="1973318168">
              <w:marLeft w:val="0"/>
              <w:marRight w:val="0"/>
              <w:marTop w:val="0"/>
              <w:marBottom w:val="0"/>
              <w:divBdr>
                <w:top w:val="none" w:sz="0" w:space="0" w:color="auto"/>
                <w:left w:val="none" w:sz="0" w:space="0" w:color="auto"/>
                <w:bottom w:val="none" w:sz="0" w:space="0" w:color="auto"/>
                <w:right w:val="none" w:sz="0" w:space="0" w:color="auto"/>
              </w:divBdr>
            </w:div>
            <w:div w:id="1978996120">
              <w:marLeft w:val="0"/>
              <w:marRight w:val="0"/>
              <w:marTop w:val="0"/>
              <w:marBottom w:val="0"/>
              <w:divBdr>
                <w:top w:val="none" w:sz="0" w:space="0" w:color="auto"/>
                <w:left w:val="none" w:sz="0" w:space="0" w:color="auto"/>
                <w:bottom w:val="none" w:sz="0" w:space="0" w:color="auto"/>
                <w:right w:val="none" w:sz="0" w:space="0" w:color="auto"/>
              </w:divBdr>
            </w:div>
            <w:div w:id="1982615072">
              <w:marLeft w:val="0"/>
              <w:marRight w:val="0"/>
              <w:marTop w:val="0"/>
              <w:marBottom w:val="0"/>
              <w:divBdr>
                <w:top w:val="none" w:sz="0" w:space="0" w:color="auto"/>
                <w:left w:val="none" w:sz="0" w:space="0" w:color="auto"/>
                <w:bottom w:val="none" w:sz="0" w:space="0" w:color="auto"/>
                <w:right w:val="none" w:sz="0" w:space="0" w:color="auto"/>
              </w:divBdr>
            </w:div>
            <w:div w:id="2006669362">
              <w:marLeft w:val="0"/>
              <w:marRight w:val="0"/>
              <w:marTop w:val="0"/>
              <w:marBottom w:val="0"/>
              <w:divBdr>
                <w:top w:val="none" w:sz="0" w:space="0" w:color="auto"/>
                <w:left w:val="none" w:sz="0" w:space="0" w:color="auto"/>
                <w:bottom w:val="none" w:sz="0" w:space="0" w:color="auto"/>
                <w:right w:val="none" w:sz="0" w:space="0" w:color="auto"/>
              </w:divBdr>
            </w:div>
            <w:div w:id="2021468100">
              <w:marLeft w:val="0"/>
              <w:marRight w:val="0"/>
              <w:marTop w:val="0"/>
              <w:marBottom w:val="0"/>
              <w:divBdr>
                <w:top w:val="none" w:sz="0" w:space="0" w:color="auto"/>
                <w:left w:val="none" w:sz="0" w:space="0" w:color="auto"/>
                <w:bottom w:val="none" w:sz="0" w:space="0" w:color="auto"/>
                <w:right w:val="none" w:sz="0" w:space="0" w:color="auto"/>
              </w:divBdr>
            </w:div>
            <w:div w:id="2033459925">
              <w:marLeft w:val="0"/>
              <w:marRight w:val="0"/>
              <w:marTop w:val="0"/>
              <w:marBottom w:val="0"/>
              <w:divBdr>
                <w:top w:val="none" w:sz="0" w:space="0" w:color="auto"/>
                <w:left w:val="none" w:sz="0" w:space="0" w:color="auto"/>
                <w:bottom w:val="none" w:sz="0" w:space="0" w:color="auto"/>
                <w:right w:val="none" w:sz="0" w:space="0" w:color="auto"/>
              </w:divBdr>
            </w:div>
            <w:div w:id="2034915623">
              <w:marLeft w:val="0"/>
              <w:marRight w:val="0"/>
              <w:marTop w:val="0"/>
              <w:marBottom w:val="0"/>
              <w:divBdr>
                <w:top w:val="none" w:sz="0" w:space="0" w:color="auto"/>
                <w:left w:val="none" w:sz="0" w:space="0" w:color="auto"/>
                <w:bottom w:val="none" w:sz="0" w:space="0" w:color="auto"/>
                <w:right w:val="none" w:sz="0" w:space="0" w:color="auto"/>
              </w:divBdr>
            </w:div>
            <w:div w:id="2052534253">
              <w:marLeft w:val="0"/>
              <w:marRight w:val="0"/>
              <w:marTop w:val="0"/>
              <w:marBottom w:val="0"/>
              <w:divBdr>
                <w:top w:val="none" w:sz="0" w:space="0" w:color="auto"/>
                <w:left w:val="none" w:sz="0" w:space="0" w:color="auto"/>
                <w:bottom w:val="none" w:sz="0" w:space="0" w:color="auto"/>
                <w:right w:val="none" w:sz="0" w:space="0" w:color="auto"/>
              </w:divBdr>
            </w:div>
            <w:div w:id="2067217137">
              <w:marLeft w:val="0"/>
              <w:marRight w:val="0"/>
              <w:marTop w:val="0"/>
              <w:marBottom w:val="0"/>
              <w:divBdr>
                <w:top w:val="none" w:sz="0" w:space="0" w:color="auto"/>
                <w:left w:val="none" w:sz="0" w:space="0" w:color="auto"/>
                <w:bottom w:val="none" w:sz="0" w:space="0" w:color="auto"/>
                <w:right w:val="none" w:sz="0" w:space="0" w:color="auto"/>
              </w:divBdr>
            </w:div>
            <w:div w:id="2085182286">
              <w:marLeft w:val="0"/>
              <w:marRight w:val="0"/>
              <w:marTop w:val="0"/>
              <w:marBottom w:val="0"/>
              <w:divBdr>
                <w:top w:val="none" w:sz="0" w:space="0" w:color="auto"/>
                <w:left w:val="none" w:sz="0" w:space="0" w:color="auto"/>
                <w:bottom w:val="none" w:sz="0" w:space="0" w:color="auto"/>
                <w:right w:val="none" w:sz="0" w:space="0" w:color="auto"/>
              </w:divBdr>
            </w:div>
            <w:div w:id="2120370497">
              <w:marLeft w:val="0"/>
              <w:marRight w:val="0"/>
              <w:marTop w:val="0"/>
              <w:marBottom w:val="0"/>
              <w:divBdr>
                <w:top w:val="none" w:sz="0" w:space="0" w:color="auto"/>
                <w:left w:val="none" w:sz="0" w:space="0" w:color="auto"/>
                <w:bottom w:val="none" w:sz="0" w:space="0" w:color="auto"/>
                <w:right w:val="none" w:sz="0" w:space="0" w:color="auto"/>
              </w:divBdr>
            </w:div>
            <w:div w:id="2137287901">
              <w:marLeft w:val="0"/>
              <w:marRight w:val="0"/>
              <w:marTop w:val="0"/>
              <w:marBottom w:val="0"/>
              <w:divBdr>
                <w:top w:val="none" w:sz="0" w:space="0" w:color="auto"/>
                <w:left w:val="none" w:sz="0" w:space="0" w:color="auto"/>
                <w:bottom w:val="none" w:sz="0" w:space="0" w:color="auto"/>
                <w:right w:val="none" w:sz="0" w:space="0" w:color="auto"/>
              </w:divBdr>
            </w:div>
            <w:div w:id="2139716878">
              <w:marLeft w:val="0"/>
              <w:marRight w:val="0"/>
              <w:marTop w:val="0"/>
              <w:marBottom w:val="0"/>
              <w:divBdr>
                <w:top w:val="none" w:sz="0" w:space="0" w:color="auto"/>
                <w:left w:val="none" w:sz="0" w:space="0" w:color="auto"/>
                <w:bottom w:val="none" w:sz="0" w:space="0" w:color="auto"/>
                <w:right w:val="none" w:sz="0" w:space="0" w:color="auto"/>
              </w:divBdr>
            </w:div>
            <w:div w:id="214449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67285">
      <w:bodyDiv w:val="1"/>
      <w:marLeft w:val="0"/>
      <w:marRight w:val="0"/>
      <w:marTop w:val="0"/>
      <w:marBottom w:val="0"/>
      <w:divBdr>
        <w:top w:val="none" w:sz="0" w:space="0" w:color="auto"/>
        <w:left w:val="none" w:sz="0" w:space="0" w:color="auto"/>
        <w:bottom w:val="none" w:sz="0" w:space="0" w:color="auto"/>
        <w:right w:val="none" w:sz="0" w:space="0" w:color="auto"/>
      </w:divBdr>
      <w:divsChild>
        <w:div w:id="458643069">
          <w:marLeft w:val="0"/>
          <w:marRight w:val="0"/>
          <w:marTop w:val="0"/>
          <w:marBottom w:val="0"/>
          <w:divBdr>
            <w:top w:val="none" w:sz="0" w:space="0" w:color="auto"/>
            <w:left w:val="none" w:sz="0" w:space="0" w:color="auto"/>
            <w:bottom w:val="none" w:sz="0" w:space="0" w:color="auto"/>
            <w:right w:val="none" w:sz="0" w:space="0" w:color="auto"/>
          </w:divBdr>
          <w:divsChild>
            <w:div w:id="277637960">
              <w:marLeft w:val="0"/>
              <w:marRight w:val="0"/>
              <w:marTop w:val="0"/>
              <w:marBottom w:val="0"/>
              <w:divBdr>
                <w:top w:val="none" w:sz="0" w:space="0" w:color="auto"/>
                <w:left w:val="none" w:sz="0" w:space="0" w:color="auto"/>
                <w:bottom w:val="none" w:sz="0" w:space="0" w:color="auto"/>
                <w:right w:val="none" w:sz="0" w:space="0" w:color="auto"/>
              </w:divBdr>
            </w:div>
            <w:div w:id="317004986">
              <w:marLeft w:val="0"/>
              <w:marRight w:val="0"/>
              <w:marTop w:val="0"/>
              <w:marBottom w:val="0"/>
              <w:divBdr>
                <w:top w:val="none" w:sz="0" w:space="0" w:color="auto"/>
                <w:left w:val="none" w:sz="0" w:space="0" w:color="auto"/>
                <w:bottom w:val="none" w:sz="0" w:space="0" w:color="auto"/>
                <w:right w:val="none" w:sz="0" w:space="0" w:color="auto"/>
              </w:divBdr>
            </w:div>
            <w:div w:id="641663575">
              <w:marLeft w:val="0"/>
              <w:marRight w:val="0"/>
              <w:marTop w:val="0"/>
              <w:marBottom w:val="0"/>
              <w:divBdr>
                <w:top w:val="none" w:sz="0" w:space="0" w:color="auto"/>
                <w:left w:val="none" w:sz="0" w:space="0" w:color="auto"/>
                <w:bottom w:val="none" w:sz="0" w:space="0" w:color="auto"/>
                <w:right w:val="none" w:sz="0" w:space="0" w:color="auto"/>
              </w:divBdr>
            </w:div>
            <w:div w:id="1150487128">
              <w:marLeft w:val="0"/>
              <w:marRight w:val="0"/>
              <w:marTop w:val="0"/>
              <w:marBottom w:val="0"/>
              <w:divBdr>
                <w:top w:val="none" w:sz="0" w:space="0" w:color="auto"/>
                <w:left w:val="none" w:sz="0" w:space="0" w:color="auto"/>
                <w:bottom w:val="none" w:sz="0" w:space="0" w:color="auto"/>
                <w:right w:val="none" w:sz="0" w:space="0" w:color="auto"/>
              </w:divBdr>
            </w:div>
            <w:div w:id="1219047097">
              <w:marLeft w:val="0"/>
              <w:marRight w:val="0"/>
              <w:marTop w:val="0"/>
              <w:marBottom w:val="0"/>
              <w:divBdr>
                <w:top w:val="none" w:sz="0" w:space="0" w:color="auto"/>
                <w:left w:val="none" w:sz="0" w:space="0" w:color="auto"/>
                <w:bottom w:val="none" w:sz="0" w:space="0" w:color="auto"/>
                <w:right w:val="none" w:sz="0" w:space="0" w:color="auto"/>
              </w:divBdr>
            </w:div>
            <w:div w:id="161035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6736">
      <w:bodyDiv w:val="1"/>
      <w:marLeft w:val="0"/>
      <w:marRight w:val="0"/>
      <w:marTop w:val="0"/>
      <w:marBottom w:val="0"/>
      <w:divBdr>
        <w:top w:val="none" w:sz="0" w:space="0" w:color="auto"/>
        <w:left w:val="none" w:sz="0" w:space="0" w:color="auto"/>
        <w:bottom w:val="none" w:sz="0" w:space="0" w:color="auto"/>
        <w:right w:val="none" w:sz="0" w:space="0" w:color="auto"/>
      </w:divBdr>
      <w:divsChild>
        <w:div w:id="1650284264">
          <w:marLeft w:val="0"/>
          <w:marRight w:val="0"/>
          <w:marTop w:val="0"/>
          <w:marBottom w:val="0"/>
          <w:divBdr>
            <w:top w:val="none" w:sz="0" w:space="0" w:color="auto"/>
            <w:left w:val="none" w:sz="0" w:space="0" w:color="auto"/>
            <w:bottom w:val="none" w:sz="0" w:space="0" w:color="auto"/>
            <w:right w:val="none" w:sz="0" w:space="0" w:color="auto"/>
          </w:divBdr>
          <w:divsChild>
            <w:div w:id="247084124">
              <w:marLeft w:val="0"/>
              <w:marRight w:val="0"/>
              <w:marTop w:val="0"/>
              <w:marBottom w:val="0"/>
              <w:divBdr>
                <w:top w:val="none" w:sz="0" w:space="0" w:color="auto"/>
                <w:left w:val="none" w:sz="0" w:space="0" w:color="auto"/>
                <w:bottom w:val="none" w:sz="0" w:space="0" w:color="auto"/>
                <w:right w:val="none" w:sz="0" w:space="0" w:color="auto"/>
              </w:divBdr>
            </w:div>
            <w:div w:id="333843213">
              <w:marLeft w:val="0"/>
              <w:marRight w:val="0"/>
              <w:marTop w:val="0"/>
              <w:marBottom w:val="0"/>
              <w:divBdr>
                <w:top w:val="none" w:sz="0" w:space="0" w:color="auto"/>
                <w:left w:val="none" w:sz="0" w:space="0" w:color="auto"/>
                <w:bottom w:val="none" w:sz="0" w:space="0" w:color="auto"/>
                <w:right w:val="none" w:sz="0" w:space="0" w:color="auto"/>
              </w:divBdr>
            </w:div>
            <w:div w:id="437679388">
              <w:marLeft w:val="0"/>
              <w:marRight w:val="0"/>
              <w:marTop w:val="0"/>
              <w:marBottom w:val="0"/>
              <w:divBdr>
                <w:top w:val="none" w:sz="0" w:space="0" w:color="auto"/>
                <w:left w:val="none" w:sz="0" w:space="0" w:color="auto"/>
                <w:bottom w:val="none" w:sz="0" w:space="0" w:color="auto"/>
                <w:right w:val="none" w:sz="0" w:space="0" w:color="auto"/>
              </w:divBdr>
            </w:div>
            <w:div w:id="542909323">
              <w:marLeft w:val="0"/>
              <w:marRight w:val="0"/>
              <w:marTop w:val="0"/>
              <w:marBottom w:val="0"/>
              <w:divBdr>
                <w:top w:val="none" w:sz="0" w:space="0" w:color="auto"/>
                <w:left w:val="none" w:sz="0" w:space="0" w:color="auto"/>
                <w:bottom w:val="none" w:sz="0" w:space="0" w:color="auto"/>
                <w:right w:val="none" w:sz="0" w:space="0" w:color="auto"/>
              </w:divBdr>
            </w:div>
            <w:div w:id="1394812723">
              <w:marLeft w:val="0"/>
              <w:marRight w:val="0"/>
              <w:marTop w:val="0"/>
              <w:marBottom w:val="0"/>
              <w:divBdr>
                <w:top w:val="none" w:sz="0" w:space="0" w:color="auto"/>
                <w:left w:val="none" w:sz="0" w:space="0" w:color="auto"/>
                <w:bottom w:val="none" w:sz="0" w:space="0" w:color="auto"/>
                <w:right w:val="none" w:sz="0" w:space="0" w:color="auto"/>
              </w:divBdr>
            </w:div>
            <w:div w:id="1492985505">
              <w:marLeft w:val="0"/>
              <w:marRight w:val="0"/>
              <w:marTop w:val="0"/>
              <w:marBottom w:val="0"/>
              <w:divBdr>
                <w:top w:val="none" w:sz="0" w:space="0" w:color="auto"/>
                <w:left w:val="none" w:sz="0" w:space="0" w:color="auto"/>
                <w:bottom w:val="none" w:sz="0" w:space="0" w:color="auto"/>
                <w:right w:val="none" w:sz="0" w:space="0" w:color="auto"/>
              </w:divBdr>
            </w:div>
            <w:div w:id="211296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23700">
      <w:bodyDiv w:val="1"/>
      <w:marLeft w:val="0"/>
      <w:marRight w:val="0"/>
      <w:marTop w:val="0"/>
      <w:marBottom w:val="0"/>
      <w:divBdr>
        <w:top w:val="none" w:sz="0" w:space="0" w:color="auto"/>
        <w:left w:val="none" w:sz="0" w:space="0" w:color="auto"/>
        <w:bottom w:val="none" w:sz="0" w:space="0" w:color="auto"/>
        <w:right w:val="none" w:sz="0" w:space="0" w:color="auto"/>
      </w:divBdr>
      <w:divsChild>
        <w:div w:id="353578095">
          <w:marLeft w:val="0"/>
          <w:marRight w:val="0"/>
          <w:marTop w:val="0"/>
          <w:marBottom w:val="0"/>
          <w:divBdr>
            <w:top w:val="none" w:sz="0" w:space="0" w:color="auto"/>
            <w:left w:val="none" w:sz="0" w:space="0" w:color="auto"/>
            <w:bottom w:val="none" w:sz="0" w:space="0" w:color="auto"/>
            <w:right w:val="none" w:sz="0" w:space="0" w:color="auto"/>
          </w:divBdr>
          <w:divsChild>
            <w:div w:id="157890637">
              <w:marLeft w:val="0"/>
              <w:marRight w:val="0"/>
              <w:marTop w:val="0"/>
              <w:marBottom w:val="0"/>
              <w:divBdr>
                <w:top w:val="none" w:sz="0" w:space="0" w:color="auto"/>
                <w:left w:val="none" w:sz="0" w:space="0" w:color="auto"/>
                <w:bottom w:val="none" w:sz="0" w:space="0" w:color="auto"/>
                <w:right w:val="none" w:sz="0" w:space="0" w:color="auto"/>
              </w:divBdr>
            </w:div>
            <w:div w:id="304821585">
              <w:marLeft w:val="0"/>
              <w:marRight w:val="0"/>
              <w:marTop w:val="0"/>
              <w:marBottom w:val="0"/>
              <w:divBdr>
                <w:top w:val="none" w:sz="0" w:space="0" w:color="auto"/>
                <w:left w:val="none" w:sz="0" w:space="0" w:color="auto"/>
                <w:bottom w:val="none" w:sz="0" w:space="0" w:color="auto"/>
                <w:right w:val="none" w:sz="0" w:space="0" w:color="auto"/>
              </w:divBdr>
            </w:div>
            <w:div w:id="414744569">
              <w:marLeft w:val="0"/>
              <w:marRight w:val="0"/>
              <w:marTop w:val="0"/>
              <w:marBottom w:val="0"/>
              <w:divBdr>
                <w:top w:val="none" w:sz="0" w:space="0" w:color="auto"/>
                <w:left w:val="none" w:sz="0" w:space="0" w:color="auto"/>
                <w:bottom w:val="none" w:sz="0" w:space="0" w:color="auto"/>
                <w:right w:val="none" w:sz="0" w:space="0" w:color="auto"/>
              </w:divBdr>
            </w:div>
            <w:div w:id="704066567">
              <w:marLeft w:val="0"/>
              <w:marRight w:val="0"/>
              <w:marTop w:val="0"/>
              <w:marBottom w:val="0"/>
              <w:divBdr>
                <w:top w:val="none" w:sz="0" w:space="0" w:color="auto"/>
                <w:left w:val="none" w:sz="0" w:space="0" w:color="auto"/>
                <w:bottom w:val="none" w:sz="0" w:space="0" w:color="auto"/>
                <w:right w:val="none" w:sz="0" w:space="0" w:color="auto"/>
              </w:divBdr>
            </w:div>
            <w:div w:id="974410728">
              <w:marLeft w:val="0"/>
              <w:marRight w:val="0"/>
              <w:marTop w:val="0"/>
              <w:marBottom w:val="0"/>
              <w:divBdr>
                <w:top w:val="none" w:sz="0" w:space="0" w:color="auto"/>
                <w:left w:val="none" w:sz="0" w:space="0" w:color="auto"/>
                <w:bottom w:val="none" w:sz="0" w:space="0" w:color="auto"/>
                <w:right w:val="none" w:sz="0" w:space="0" w:color="auto"/>
              </w:divBdr>
            </w:div>
            <w:div w:id="194773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828375">
      <w:bodyDiv w:val="1"/>
      <w:marLeft w:val="0"/>
      <w:marRight w:val="0"/>
      <w:marTop w:val="0"/>
      <w:marBottom w:val="0"/>
      <w:divBdr>
        <w:top w:val="none" w:sz="0" w:space="0" w:color="auto"/>
        <w:left w:val="none" w:sz="0" w:space="0" w:color="auto"/>
        <w:bottom w:val="none" w:sz="0" w:space="0" w:color="auto"/>
        <w:right w:val="none" w:sz="0" w:space="0" w:color="auto"/>
      </w:divBdr>
    </w:div>
    <w:div w:id="586888892">
      <w:bodyDiv w:val="1"/>
      <w:marLeft w:val="0"/>
      <w:marRight w:val="0"/>
      <w:marTop w:val="0"/>
      <w:marBottom w:val="0"/>
      <w:divBdr>
        <w:top w:val="none" w:sz="0" w:space="0" w:color="auto"/>
        <w:left w:val="none" w:sz="0" w:space="0" w:color="auto"/>
        <w:bottom w:val="none" w:sz="0" w:space="0" w:color="auto"/>
        <w:right w:val="none" w:sz="0" w:space="0" w:color="auto"/>
      </w:divBdr>
      <w:divsChild>
        <w:div w:id="2106920318">
          <w:marLeft w:val="0"/>
          <w:marRight w:val="0"/>
          <w:marTop w:val="0"/>
          <w:marBottom w:val="0"/>
          <w:divBdr>
            <w:top w:val="none" w:sz="0" w:space="0" w:color="auto"/>
            <w:left w:val="none" w:sz="0" w:space="0" w:color="auto"/>
            <w:bottom w:val="none" w:sz="0" w:space="0" w:color="auto"/>
            <w:right w:val="none" w:sz="0" w:space="0" w:color="auto"/>
          </w:divBdr>
          <w:divsChild>
            <w:div w:id="141822130">
              <w:marLeft w:val="0"/>
              <w:marRight w:val="0"/>
              <w:marTop w:val="0"/>
              <w:marBottom w:val="0"/>
              <w:divBdr>
                <w:top w:val="none" w:sz="0" w:space="0" w:color="auto"/>
                <w:left w:val="none" w:sz="0" w:space="0" w:color="auto"/>
                <w:bottom w:val="none" w:sz="0" w:space="0" w:color="auto"/>
                <w:right w:val="none" w:sz="0" w:space="0" w:color="auto"/>
              </w:divBdr>
            </w:div>
            <w:div w:id="277223599">
              <w:marLeft w:val="0"/>
              <w:marRight w:val="0"/>
              <w:marTop w:val="0"/>
              <w:marBottom w:val="0"/>
              <w:divBdr>
                <w:top w:val="none" w:sz="0" w:space="0" w:color="auto"/>
                <w:left w:val="none" w:sz="0" w:space="0" w:color="auto"/>
                <w:bottom w:val="none" w:sz="0" w:space="0" w:color="auto"/>
                <w:right w:val="none" w:sz="0" w:space="0" w:color="auto"/>
              </w:divBdr>
            </w:div>
            <w:div w:id="457840484">
              <w:marLeft w:val="0"/>
              <w:marRight w:val="0"/>
              <w:marTop w:val="0"/>
              <w:marBottom w:val="0"/>
              <w:divBdr>
                <w:top w:val="none" w:sz="0" w:space="0" w:color="auto"/>
                <w:left w:val="none" w:sz="0" w:space="0" w:color="auto"/>
                <w:bottom w:val="none" w:sz="0" w:space="0" w:color="auto"/>
                <w:right w:val="none" w:sz="0" w:space="0" w:color="auto"/>
              </w:divBdr>
            </w:div>
            <w:div w:id="458962351">
              <w:marLeft w:val="0"/>
              <w:marRight w:val="0"/>
              <w:marTop w:val="0"/>
              <w:marBottom w:val="0"/>
              <w:divBdr>
                <w:top w:val="none" w:sz="0" w:space="0" w:color="auto"/>
                <w:left w:val="none" w:sz="0" w:space="0" w:color="auto"/>
                <w:bottom w:val="none" w:sz="0" w:space="0" w:color="auto"/>
                <w:right w:val="none" w:sz="0" w:space="0" w:color="auto"/>
              </w:divBdr>
            </w:div>
            <w:div w:id="541744936">
              <w:marLeft w:val="0"/>
              <w:marRight w:val="0"/>
              <w:marTop w:val="0"/>
              <w:marBottom w:val="0"/>
              <w:divBdr>
                <w:top w:val="none" w:sz="0" w:space="0" w:color="auto"/>
                <w:left w:val="none" w:sz="0" w:space="0" w:color="auto"/>
                <w:bottom w:val="none" w:sz="0" w:space="0" w:color="auto"/>
                <w:right w:val="none" w:sz="0" w:space="0" w:color="auto"/>
              </w:divBdr>
            </w:div>
            <w:div w:id="557593439">
              <w:marLeft w:val="0"/>
              <w:marRight w:val="0"/>
              <w:marTop w:val="0"/>
              <w:marBottom w:val="0"/>
              <w:divBdr>
                <w:top w:val="none" w:sz="0" w:space="0" w:color="auto"/>
                <w:left w:val="none" w:sz="0" w:space="0" w:color="auto"/>
                <w:bottom w:val="none" w:sz="0" w:space="0" w:color="auto"/>
                <w:right w:val="none" w:sz="0" w:space="0" w:color="auto"/>
              </w:divBdr>
            </w:div>
            <w:div w:id="636305358">
              <w:marLeft w:val="0"/>
              <w:marRight w:val="0"/>
              <w:marTop w:val="0"/>
              <w:marBottom w:val="0"/>
              <w:divBdr>
                <w:top w:val="none" w:sz="0" w:space="0" w:color="auto"/>
                <w:left w:val="none" w:sz="0" w:space="0" w:color="auto"/>
                <w:bottom w:val="none" w:sz="0" w:space="0" w:color="auto"/>
                <w:right w:val="none" w:sz="0" w:space="0" w:color="auto"/>
              </w:divBdr>
            </w:div>
            <w:div w:id="673068073">
              <w:marLeft w:val="0"/>
              <w:marRight w:val="0"/>
              <w:marTop w:val="0"/>
              <w:marBottom w:val="0"/>
              <w:divBdr>
                <w:top w:val="none" w:sz="0" w:space="0" w:color="auto"/>
                <w:left w:val="none" w:sz="0" w:space="0" w:color="auto"/>
                <w:bottom w:val="none" w:sz="0" w:space="0" w:color="auto"/>
                <w:right w:val="none" w:sz="0" w:space="0" w:color="auto"/>
              </w:divBdr>
            </w:div>
            <w:div w:id="966543882">
              <w:marLeft w:val="0"/>
              <w:marRight w:val="0"/>
              <w:marTop w:val="0"/>
              <w:marBottom w:val="0"/>
              <w:divBdr>
                <w:top w:val="none" w:sz="0" w:space="0" w:color="auto"/>
                <w:left w:val="none" w:sz="0" w:space="0" w:color="auto"/>
                <w:bottom w:val="none" w:sz="0" w:space="0" w:color="auto"/>
                <w:right w:val="none" w:sz="0" w:space="0" w:color="auto"/>
              </w:divBdr>
            </w:div>
            <w:div w:id="1369451631">
              <w:marLeft w:val="0"/>
              <w:marRight w:val="0"/>
              <w:marTop w:val="0"/>
              <w:marBottom w:val="0"/>
              <w:divBdr>
                <w:top w:val="none" w:sz="0" w:space="0" w:color="auto"/>
                <w:left w:val="none" w:sz="0" w:space="0" w:color="auto"/>
                <w:bottom w:val="none" w:sz="0" w:space="0" w:color="auto"/>
                <w:right w:val="none" w:sz="0" w:space="0" w:color="auto"/>
              </w:divBdr>
            </w:div>
            <w:div w:id="1506241973">
              <w:marLeft w:val="0"/>
              <w:marRight w:val="0"/>
              <w:marTop w:val="0"/>
              <w:marBottom w:val="0"/>
              <w:divBdr>
                <w:top w:val="none" w:sz="0" w:space="0" w:color="auto"/>
                <w:left w:val="none" w:sz="0" w:space="0" w:color="auto"/>
                <w:bottom w:val="none" w:sz="0" w:space="0" w:color="auto"/>
                <w:right w:val="none" w:sz="0" w:space="0" w:color="auto"/>
              </w:divBdr>
            </w:div>
            <w:div w:id="1649936878">
              <w:marLeft w:val="0"/>
              <w:marRight w:val="0"/>
              <w:marTop w:val="0"/>
              <w:marBottom w:val="0"/>
              <w:divBdr>
                <w:top w:val="none" w:sz="0" w:space="0" w:color="auto"/>
                <w:left w:val="none" w:sz="0" w:space="0" w:color="auto"/>
                <w:bottom w:val="none" w:sz="0" w:space="0" w:color="auto"/>
                <w:right w:val="none" w:sz="0" w:space="0" w:color="auto"/>
              </w:divBdr>
            </w:div>
            <w:div w:id="1731657995">
              <w:marLeft w:val="0"/>
              <w:marRight w:val="0"/>
              <w:marTop w:val="0"/>
              <w:marBottom w:val="0"/>
              <w:divBdr>
                <w:top w:val="none" w:sz="0" w:space="0" w:color="auto"/>
                <w:left w:val="none" w:sz="0" w:space="0" w:color="auto"/>
                <w:bottom w:val="none" w:sz="0" w:space="0" w:color="auto"/>
                <w:right w:val="none" w:sz="0" w:space="0" w:color="auto"/>
              </w:divBdr>
            </w:div>
            <w:div w:id="1883638932">
              <w:marLeft w:val="0"/>
              <w:marRight w:val="0"/>
              <w:marTop w:val="0"/>
              <w:marBottom w:val="0"/>
              <w:divBdr>
                <w:top w:val="none" w:sz="0" w:space="0" w:color="auto"/>
                <w:left w:val="none" w:sz="0" w:space="0" w:color="auto"/>
                <w:bottom w:val="none" w:sz="0" w:space="0" w:color="auto"/>
                <w:right w:val="none" w:sz="0" w:space="0" w:color="auto"/>
              </w:divBdr>
            </w:div>
            <w:div w:id="203653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70656">
      <w:bodyDiv w:val="1"/>
      <w:marLeft w:val="0"/>
      <w:marRight w:val="0"/>
      <w:marTop w:val="0"/>
      <w:marBottom w:val="0"/>
      <w:divBdr>
        <w:top w:val="none" w:sz="0" w:space="0" w:color="auto"/>
        <w:left w:val="none" w:sz="0" w:space="0" w:color="auto"/>
        <w:bottom w:val="none" w:sz="0" w:space="0" w:color="auto"/>
        <w:right w:val="none" w:sz="0" w:space="0" w:color="auto"/>
      </w:divBdr>
    </w:div>
    <w:div w:id="602299330">
      <w:bodyDiv w:val="1"/>
      <w:marLeft w:val="0"/>
      <w:marRight w:val="0"/>
      <w:marTop w:val="0"/>
      <w:marBottom w:val="0"/>
      <w:divBdr>
        <w:top w:val="none" w:sz="0" w:space="0" w:color="auto"/>
        <w:left w:val="none" w:sz="0" w:space="0" w:color="auto"/>
        <w:bottom w:val="none" w:sz="0" w:space="0" w:color="auto"/>
        <w:right w:val="none" w:sz="0" w:space="0" w:color="auto"/>
      </w:divBdr>
    </w:div>
    <w:div w:id="605043926">
      <w:bodyDiv w:val="1"/>
      <w:marLeft w:val="0"/>
      <w:marRight w:val="0"/>
      <w:marTop w:val="0"/>
      <w:marBottom w:val="0"/>
      <w:divBdr>
        <w:top w:val="none" w:sz="0" w:space="0" w:color="auto"/>
        <w:left w:val="none" w:sz="0" w:space="0" w:color="auto"/>
        <w:bottom w:val="none" w:sz="0" w:space="0" w:color="auto"/>
        <w:right w:val="none" w:sz="0" w:space="0" w:color="auto"/>
      </w:divBdr>
      <w:divsChild>
        <w:div w:id="2071809601">
          <w:marLeft w:val="0"/>
          <w:marRight w:val="0"/>
          <w:marTop w:val="0"/>
          <w:marBottom w:val="0"/>
          <w:divBdr>
            <w:top w:val="none" w:sz="0" w:space="0" w:color="auto"/>
            <w:left w:val="none" w:sz="0" w:space="0" w:color="auto"/>
            <w:bottom w:val="none" w:sz="0" w:space="0" w:color="auto"/>
            <w:right w:val="none" w:sz="0" w:space="0" w:color="auto"/>
          </w:divBdr>
          <w:divsChild>
            <w:div w:id="359816857">
              <w:marLeft w:val="0"/>
              <w:marRight w:val="0"/>
              <w:marTop w:val="0"/>
              <w:marBottom w:val="0"/>
              <w:divBdr>
                <w:top w:val="none" w:sz="0" w:space="0" w:color="auto"/>
                <w:left w:val="none" w:sz="0" w:space="0" w:color="auto"/>
                <w:bottom w:val="none" w:sz="0" w:space="0" w:color="auto"/>
                <w:right w:val="none" w:sz="0" w:space="0" w:color="auto"/>
              </w:divBdr>
            </w:div>
            <w:div w:id="610087738">
              <w:marLeft w:val="0"/>
              <w:marRight w:val="0"/>
              <w:marTop w:val="0"/>
              <w:marBottom w:val="0"/>
              <w:divBdr>
                <w:top w:val="none" w:sz="0" w:space="0" w:color="auto"/>
                <w:left w:val="none" w:sz="0" w:space="0" w:color="auto"/>
                <w:bottom w:val="none" w:sz="0" w:space="0" w:color="auto"/>
                <w:right w:val="none" w:sz="0" w:space="0" w:color="auto"/>
              </w:divBdr>
            </w:div>
            <w:div w:id="1003164055">
              <w:marLeft w:val="0"/>
              <w:marRight w:val="0"/>
              <w:marTop w:val="0"/>
              <w:marBottom w:val="0"/>
              <w:divBdr>
                <w:top w:val="none" w:sz="0" w:space="0" w:color="auto"/>
                <w:left w:val="none" w:sz="0" w:space="0" w:color="auto"/>
                <w:bottom w:val="none" w:sz="0" w:space="0" w:color="auto"/>
                <w:right w:val="none" w:sz="0" w:space="0" w:color="auto"/>
              </w:divBdr>
            </w:div>
            <w:div w:id="1021664109">
              <w:marLeft w:val="0"/>
              <w:marRight w:val="0"/>
              <w:marTop w:val="0"/>
              <w:marBottom w:val="0"/>
              <w:divBdr>
                <w:top w:val="none" w:sz="0" w:space="0" w:color="auto"/>
                <w:left w:val="none" w:sz="0" w:space="0" w:color="auto"/>
                <w:bottom w:val="none" w:sz="0" w:space="0" w:color="auto"/>
                <w:right w:val="none" w:sz="0" w:space="0" w:color="auto"/>
              </w:divBdr>
            </w:div>
            <w:div w:id="1508518531">
              <w:marLeft w:val="0"/>
              <w:marRight w:val="0"/>
              <w:marTop w:val="0"/>
              <w:marBottom w:val="0"/>
              <w:divBdr>
                <w:top w:val="none" w:sz="0" w:space="0" w:color="auto"/>
                <w:left w:val="none" w:sz="0" w:space="0" w:color="auto"/>
                <w:bottom w:val="none" w:sz="0" w:space="0" w:color="auto"/>
                <w:right w:val="none" w:sz="0" w:space="0" w:color="auto"/>
              </w:divBdr>
            </w:div>
            <w:div w:id="2120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2778">
      <w:bodyDiv w:val="1"/>
      <w:marLeft w:val="0"/>
      <w:marRight w:val="0"/>
      <w:marTop w:val="0"/>
      <w:marBottom w:val="0"/>
      <w:divBdr>
        <w:top w:val="none" w:sz="0" w:space="0" w:color="auto"/>
        <w:left w:val="none" w:sz="0" w:space="0" w:color="auto"/>
        <w:bottom w:val="none" w:sz="0" w:space="0" w:color="auto"/>
        <w:right w:val="none" w:sz="0" w:space="0" w:color="auto"/>
      </w:divBdr>
      <w:divsChild>
        <w:div w:id="1937790232">
          <w:marLeft w:val="0"/>
          <w:marRight w:val="0"/>
          <w:marTop w:val="0"/>
          <w:marBottom w:val="0"/>
          <w:divBdr>
            <w:top w:val="none" w:sz="0" w:space="0" w:color="auto"/>
            <w:left w:val="none" w:sz="0" w:space="0" w:color="auto"/>
            <w:bottom w:val="none" w:sz="0" w:space="0" w:color="auto"/>
            <w:right w:val="none" w:sz="0" w:space="0" w:color="auto"/>
          </w:divBdr>
          <w:divsChild>
            <w:div w:id="40910489">
              <w:marLeft w:val="0"/>
              <w:marRight w:val="0"/>
              <w:marTop w:val="0"/>
              <w:marBottom w:val="0"/>
              <w:divBdr>
                <w:top w:val="none" w:sz="0" w:space="0" w:color="auto"/>
                <w:left w:val="none" w:sz="0" w:space="0" w:color="auto"/>
                <w:bottom w:val="none" w:sz="0" w:space="0" w:color="auto"/>
                <w:right w:val="none" w:sz="0" w:space="0" w:color="auto"/>
              </w:divBdr>
            </w:div>
            <w:div w:id="470709676">
              <w:marLeft w:val="0"/>
              <w:marRight w:val="0"/>
              <w:marTop w:val="0"/>
              <w:marBottom w:val="0"/>
              <w:divBdr>
                <w:top w:val="none" w:sz="0" w:space="0" w:color="auto"/>
                <w:left w:val="none" w:sz="0" w:space="0" w:color="auto"/>
                <w:bottom w:val="none" w:sz="0" w:space="0" w:color="auto"/>
                <w:right w:val="none" w:sz="0" w:space="0" w:color="auto"/>
              </w:divBdr>
            </w:div>
            <w:div w:id="974331011">
              <w:marLeft w:val="0"/>
              <w:marRight w:val="0"/>
              <w:marTop w:val="0"/>
              <w:marBottom w:val="0"/>
              <w:divBdr>
                <w:top w:val="none" w:sz="0" w:space="0" w:color="auto"/>
                <w:left w:val="none" w:sz="0" w:space="0" w:color="auto"/>
                <w:bottom w:val="none" w:sz="0" w:space="0" w:color="auto"/>
                <w:right w:val="none" w:sz="0" w:space="0" w:color="auto"/>
              </w:divBdr>
            </w:div>
            <w:div w:id="1363436928">
              <w:marLeft w:val="0"/>
              <w:marRight w:val="0"/>
              <w:marTop w:val="0"/>
              <w:marBottom w:val="0"/>
              <w:divBdr>
                <w:top w:val="none" w:sz="0" w:space="0" w:color="auto"/>
                <w:left w:val="none" w:sz="0" w:space="0" w:color="auto"/>
                <w:bottom w:val="none" w:sz="0" w:space="0" w:color="auto"/>
                <w:right w:val="none" w:sz="0" w:space="0" w:color="auto"/>
              </w:divBdr>
            </w:div>
            <w:div w:id="1429692129">
              <w:marLeft w:val="0"/>
              <w:marRight w:val="0"/>
              <w:marTop w:val="0"/>
              <w:marBottom w:val="0"/>
              <w:divBdr>
                <w:top w:val="none" w:sz="0" w:space="0" w:color="auto"/>
                <w:left w:val="none" w:sz="0" w:space="0" w:color="auto"/>
                <w:bottom w:val="none" w:sz="0" w:space="0" w:color="auto"/>
                <w:right w:val="none" w:sz="0" w:space="0" w:color="auto"/>
              </w:divBdr>
            </w:div>
            <w:div w:id="162989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446765">
      <w:bodyDiv w:val="1"/>
      <w:marLeft w:val="0"/>
      <w:marRight w:val="0"/>
      <w:marTop w:val="0"/>
      <w:marBottom w:val="0"/>
      <w:divBdr>
        <w:top w:val="none" w:sz="0" w:space="0" w:color="auto"/>
        <w:left w:val="none" w:sz="0" w:space="0" w:color="auto"/>
        <w:bottom w:val="none" w:sz="0" w:space="0" w:color="auto"/>
        <w:right w:val="none" w:sz="0" w:space="0" w:color="auto"/>
      </w:divBdr>
      <w:divsChild>
        <w:div w:id="21440245">
          <w:marLeft w:val="0"/>
          <w:marRight w:val="0"/>
          <w:marTop w:val="0"/>
          <w:marBottom w:val="0"/>
          <w:divBdr>
            <w:top w:val="none" w:sz="0" w:space="0" w:color="auto"/>
            <w:left w:val="none" w:sz="0" w:space="0" w:color="auto"/>
            <w:bottom w:val="none" w:sz="0" w:space="0" w:color="auto"/>
            <w:right w:val="none" w:sz="0" w:space="0" w:color="auto"/>
          </w:divBdr>
          <w:divsChild>
            <w:div w:id="48967084">
              <w:marLeft w:val="0"/>
              <w:marRight w:val="0"/>
              <w:marTop w:val="0"/>
              <w:marBottom w:val="0"/>
              <w:divBdr>
                <w:top w:val="none" w:sz="0" w:space="0" w:color="auto"/>
                <w:left w:val="none" w:sz="0" w:space="0" w:color="auto"/>
                <w:bottom w:val="none" w:sz="0" w:space="0" w:color="auto"/>
                <w:right w:val="none" w:sz="0" w:space="0" w:color="auto"/>
              </w:divBdr>
            </w:div>
            <w:div w:id="60443322">
              <w:marLeft w:val="0"/>
              <w:marRight w:val="0"/>
              <w:marTop w:val="0"/>
              <w:marBottom w:val="0"/>
              <w:divBdr>
                <w:top w:val="none" w:sz="0" w:space="0" w:color="auto"/>
                <w:left w:val="none" w:sz="0" w:space="0" w:color="auto"/>
                <w:bottom w:val="none" w:sz="0" w:space="0" w:color="auto"/>
                <w:right w:val="none" w:sz="0" w:space="0" w:color="auto"/>
              </w:divBdr>
            </w:div>
            <w:div w:id="418864942">
              <w:marLeft w:val="0"/>
              <w:marRight w:val="0"/>
              <w:marTop w:val="0"/>
              <w:marBottom w:val="0"/>
              <w:divBdr>
                <w:top w:val="none" w:sz="0" w:space="0" w:color="auto"/>
                <w:left w:val="none" w:sz="0" w:space="0" w:color="auto"/>
                <w:bottom w:val="none" w:sz="0" w:space="0" w:color="auto"/>
                <w:right w:val="none" w:sz="0" w:space="0" w:color="auto"/>
              </w:divBdr>
            </w:div>
            <w:div w:id="574440404">
              <w:marLeft w:val="0"/>
              <w:marRight w:val="0"/>
              <w:marTop w:val="0"/>
              <w:marBottom w:val="0"/>
              <w:divBdr>
                <w:top w:val="none" w:sz="0" w:space="0" w:color="auto"/>
                <w:left w:val="none" w:sz="0" w:space="0" w:color="auto"/>
                <w:bottom w:val="none" w:sz="0" w:space="0" w:color="auto"/>
                <w:right w:val="none" w:sz="0" w:space="0" w:color="auto"/>
              </w:divBdr>
            </w:div>
            <w:div w:id="582491640">
              <w:marLeft w:val="0"/>
              <w:marRight w:val="0"/>
              <w:marTop w:val="0"/>
              <w:marBottom w:val="0"/>
              <w:divBdr>
                <w:top w:val="none" w:sz="0" w:space="0" w:color="auto"/>
                <w:left w:val="none" w:sz="0" w:space="0" w:color="auto"/>
                <w:bottom w:val="none" w:sz="0" w:space="0" w:color="auto"/>
                <w:right w:val="none" w:sz="0" w:space="0" w:color="auto"/>
              </w:divBdr>
            </w:div>
            <w:div w:id="731386961">
              <w:marLeft w:val="0"/>
              <w:marRight w:val="0"/>
              <w:marTop w:val="0"/>
              <w:marBottom w:val="0"/>
              <w:divBdr>
                <w:top w:val="none" w:sz="0" w:space="0" w:color="auto"/>
                <w:left w:val="none" w:sz="0" w:space="0" w:color="auto"/>
                <w:bottom w:val="none" w:sz="0" w:space="0" w:color="auto"/>
                <w:right w:val="none" w:sz="0" w:space="0" w:color="auto"/>
              </w:divBdr>
            </w:div>
            <w:div w:id="736825847">
              <w:marLeft w:val="0"/>
              <w:marRight w:val="0"/>
              <w:marTop w:val="0"/>
              <w:marBottom w:val="0"/>
              <w:divBdr>
                <w:top w:val="none" w:sz="0" w:space="0" w:color="auto"/>
                <w:left w:val="none" w:sz="0" w:space="0" w:color="auto"/>
                <w:bottom w:val="none" w:sz="0" w:space="0" w:color="auto"/>
                <w:right w:val="none" w:sz="0" w:space="0" w:color="auto"/>
              </w:divBdr>
            </w:div>
            <w:div w:id="741411117">
              <w:marLeft w:val="0"/>
              <w:marRight w:val="0"/>
              <w:marTop w:val="0"/>
              <w:marBottom w:val="0"/>
              <w:divBdr>
                <w:top w:val="none" w:sz="0" w:space="0" w:color="auto"/>
                <w:left w:val="none" w:sz="0" w:space="0" w:color="auto"/>
                <w:bottom w:val="none" w:sz="0" w:space="0" w:color="auto"/>
                <w:right w:val="none" w:sz="0" w:space="0" w:color="auto"/>
              </w:divBdr>
            </w:div>
            <w:div w:id="757168074">
              <w:marLeft w:val="0"/>
              <w:marRight w:val="0"/>
              <w:marTop w:val="0"/>
              <w:marBottom w:val="0"/>
              <w:divBdr>
                <w:top w:val="none" w:sz="0" w:space="0" w:color="auto"/>
                <w:left w:val="none" w:sz="0" w:space="0" w:color="auto"/>
                <w:bottom w:val="none" w:sz="0" w:space="0" w:color="auto"/>
                <w:right w:val="none" w:sz="0" w:space="0" w:color="auto"/>
              </w:divBdr>
            </w:div>
            <w:div w:id="986322769">
              <w:marLeft w:val="0"/>
              <w:marRight w:val="0"/>
              <w:marTop w:val="0"/>
              <w:marBottom w:val="0"/>
              <w:divBdr>
                <w:top w:val="none" w:sz="0" w:space="0" w:color="auto"/>
                <w:left w:val="none" w:sz="0" w:space="0" w:color="auto"/>
                <w:bottom w:val="none" w:sz="0" w:space="0" w:color="auto"/>
                <w:right w:val="none" w:sz="0" w:space="0" w:color="auto"/>
              </w:divBdr>
            </w:div>
            <w:div w:id="1106080606">
              <w:marLeft w:val="0"/>
              <w:marRight w:val="0"/>
              <w:marTop w:val="0"/>
              <w:marBottom w:val="0"/>
              <w:divBdr>
                <w:top w:val="none" w:sz="0" w:space="0" w:color="auto"/>
                <w:left w:val="none" w:sz="0" w:space="0" w:color="auto"/>
                <w:bottom w:val="none" w:sz="0" w:space="0" w:color="auto"/>
                <w:right w:val="none" w:sz="0" w:space="0" w:color="auto"/>
              </w:divBdr>
            </w:div>
            <w:div w:id="1134953890">
              <w:marLeft w:val="0"/>
              <w:marRight w:val="0"/>
              <w:marTop w:val="0"/>
              <w:marBottom w:val="0"/>
              <w:divBdr>
                <w:top w:val="none" w:sz="0" w:space="0" w:color="auto"/>
                <w:left w:val="none" w:sz="0" w:space="0" w:color="auto"/>
                <w:bottom w:val="none" w:sz="0" w:space="0" w:color="auto"/>
                <w:right w:val="none" w:sz="0" w:space="0" w:color="auto"/>
              </w:divBdr>
            </w:div>
            <w:div w:id="1258444762">
              <w:marLeft w:val="0"/>
              <w:marRight w:val="0"/>
              <w:marTop w:val="0"/>
              <w:marBottom w:val="0"/>
              <w:divBdr>
                <w:top w:val="none" w:sz="0" w:space="0" w:color="auto"/>
                <w:left w:val="none" w:sz="0" w:space="0" w:color="auto"/>
                <w:bottom w:val="none" w:sz="0" w:space="0" w:color="auto"/>
                <w:right w:val="none" w:sz="0" w:space="0" w:color="auto"/>
              </w:divBdr>
            </w:div>
            <w:div w:id="1373994385">
              <w:marLeft w:val="0"/>
              <w:marRight w:val="0"/>
              <w:marTop w:val="0"/>
              <w:marBottom w:val="0"/>
              <w:divBdr>
                <w:top w:val="none" w:sz="0" w:space="0" w:color="auto"/>
                <w:left w:val="none" w:sz="0" w:space="0" w:color="auto"/>
                <w:bottom w:val="none" w:sz="0" w:space="0" w:color="auto"/>
                <w:right w:val="none" w:sz="0" w:space="0" w:color="auto"/>
              </w:divBdr>
            </w:div>
            <w:div w:id="1408921690">
              <w:marLeft w:val="0"/>
              <w:marRight w:val="0"/>
              <w:marTop w:val="0"/>
              <w:marBottom w:val="0"/>
              <w:divBdr>
                <w:top w:val="none" w:sz="0" w:space="0" w:color="auto"/>
                <w:left w:val="none" w:sz="0" w:space="0" w:color="auto"/>
                <w:bottom w:val="none" w:sz="0" w:space="0" w:color="auto"/>
                <w:right w:val="none" w:sz="0" w:space="0" w:color="auto"/>
              </w:divBdr>
            </w:div>
            <w:div w:id="1521814627">
              <w:marLeft w:val="0"/>
              <w:marRight w:val="0"/>
              <w:marTop w:val="0"/>
              <w:marBottom w:val="0"/>
              <w:divBdr>
                <w:top w:val="none" w:sz="0" w:space="0" w:color="auto"/>
                <w:left w:val="none" w:sz="0" w:space="0" w:color="auto"/>
                <w:bottom w:val="none" w:sz="0" w:space="0" w:color="auto"/>
                <w:right w:val="none" w:sz="0" w:space="0" w:color="auto"/>
              </w:divBdr>
            </w:div>
            <w:div w:id="1526288337">
              <w:marLeft w:val="0"/>
              <w:marRight w:val="0"/>
              <w:marTop w:val="0"/>
              <w:marBottom w:val="0"/>
              <w:divBdr>
                <w:top w:val="none" w:sz="0" w:space="0" w:color="auto"/>
                <w:left w:val="none" w:sz="0" w:space="0" w:color="auto"/>
                <w:bottom w:val="none" w:sz="0" w:space="0" w:color="auto"/>
                <w:right w:val="none" w:sz="0" w:space="0" w:color="auto"/>
              </w:divBdr>
            </w:div>
            <w:div w:id="1638074503">
              <w:marLeft w:val="0"/>
              <w:marRight w:val="0"/>
              <w:marTop w:val="0"/>
              <w:marBottom w:val="0"/>
              <w:divBdr>
                <w:top w:val="none" w:sz="0" w:space="0" w:color="auto"/>
                <w:left w:val="none" w:sz="0" w:space="0" w:color="auto"/>
                <w:bottom w:val="none" w:sz="0" w:space="0" w:color="auto"/>
                <w:right w:val="none" w:sz="0" w:space="0" w:color="auto"/>
              </w:divBdr>
            </w:div>
            <w:div w:id="1870339895">
              <w:marLeft w:val="0"/>
              <w:marRight w:val="0"/>
              <w:marTop w:val="0"/>
              <w:marBottom w:val="0"/>
              <w:divBdr>
                <w:top w:val="none" w:sz="0" w:space="0" w:color="auto"/>
                <w:left w:val="none" w:sz="0" w:space="0" w:color="auto"/>
                <w:bottom w:val="none" w:sz="0" w:space="0" w:color="auto"/>
                <w:right w:val="none" w:sz="0" w:space="0" w:color="auto"/>
              </w:divBdr>
            </w:div>
            <w:div w:id="2036348165">
              <w:marLeft w:val="0"/>
              <w:marRight w:val="0"/>
              <w:marTop w:val="0"/>
              <w:marBottom w:val="0"/>
              <w:divBdr>
                <w:top w:val="none" w:sz="0" w:space="0" w:color="auto"/>
                <w:left w:val="none" w:sz="0" w:space="0" w:color="auto"/>
                <w:bottom w:val="none" w:sz="0" w:space="0" w:color="auto"/>
                <w:right w:val="none" w:sz="0" w:space="0" w:color="auto"/>
              </w:divBdr>
            </w:div>
            <w:div w:id="2041543601">
              <w:marLeft w:val="0"/>
              <w:marRight w:val="0"/>
              <w:marTop w:val="0"/>
              <w:marBottom w:val="0"/>
              <w:divBdr>
                <w:top w:val="none" w:sz="0" w:space="0" w:color="auto"/>
                <w:left w:val="none" w:sz="0" w:space="0" w:color="auto"/>
                <w:bottom w:val="none" w:sz="0" w:space="0" w:color="auto"/>
                <w:right w:val="none" w:sz="0" w:space="0" w:color="auto"/>
              </w:divBdr>
            </w:div>
            <w:div w:id="214361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094918">
      <w:bodyDiv w:val="1"/>
      <w:marLeft w:val="0"/>
      <w:marRight w:val="0"/>
      <w:marTop w:val="0"/>
      <w:marBottom w:val="0"/>
      <w:divBdr>
        <w:top w:val="none" w:sz="0" w:space="0" w:color="auto"/>
        <w:left w:val="none" w:sz="0" w:space="0" w:color="auto"/>
        <w:bottom w:val="none" w:sz="0" w:space="0" w:color="auto"/>
        <w:right w:val="none" w:sz="0" w:space="0" w:color="auto"/>
      </w:divBdr>
      <w:divsChild>
        <w:div w:id="1474717000">
          <w:marLeft w:val="0"/>
          <w:marRight w:val="0"/>
          <w:marTop w:val="0"/>
          <w:marBottom w:val="0"/>
          <w:divBdr>
            <w:top w:val="none" w:sz="0" w:space="0" w:color="auto"/>
            <w:left w:val="none" w:sz="0" w:space="0" w:color="auto"/>
            <w:bottom w:val="none" w:sz="0" w:space="0" w:color="auto"/>
            <w:right w:val="none" w:sz="0" w:space="0" w:color="auto"/>
          </w:divBdr>
          <w:divsChild>
            <w:div w:id="89352176">
              <w:marLeft w:val="0"/>
              <w:marRight w:val="0"/>
              <w:marTop w:val="0"/>
              <w:marBottom w:val="0"/>
              <w:divBdr>
                <w:top w:val="none" w:sz="0" w:space="0" w:color="auto"/>
                <w:left w:val="none" w:sz="0" w:space="0" w:color="auto"/>
                <w:bottom w:val="none" w:sz="0" w:space="0" w:color="auto"/>
                <w:right w:val="none" w:sz="0" w:space="0" w:color="auto"/>
              </w:divBdr>
            </w:div>
            <w:div w:id="293876709">
              <w:marLeft w:val="0"/>
              <w:marRight w:val="0"/>
              <w:marTop w:val="0"/>
              <w:marBottom w:val="0"/>
              <w:divBdr>
                <w:top w:val="none" w:sz="0" w:space="0" w:color="auto"/>
                <w:left w:val="none" w:sz="0" w:space="0" w:color="auto"/>
                <w:bottom w:val="none" w:sz="0" w:space="0" w:color="auto"/>
                <w:right w:val="none" w:sz="0" w:space="0" w:color="auto"/>
              </w:divBdr>
            </w:div>
            <w:div w:id="1680086578">
              <w:marLeft w:val="0"/>
              <w:marRight w:val="0"/>
              <w:marTop w:val="0"/>
              <w:marBottom w:val="0"/>
              <w:divBdr>
                <w:top w:val="none" w:sz="0" w:space="0" w:color="auto"/>
                <w:left w:val="none" w:sz="0" w:space="0" w:color="auto"/>
                <w:bottom w:val="none" w:sz="0" w:space="0" w:color="auto"/>
                <w:right w:val="none" w:sz="0" w:space="0" w:color="auto"/>
              </w:divBdr>
            </w:div>
            <w:div w:id="2067797981">
              <w:marLeft w:val="0"/>
              <w:marRight w:val="0"/>
              <w:marTop w:val="0"/>
              <w:marBottom w:val="0"/>
              <w:divBdr>
                <w:top w:val="none" w:sz="0" w:space="0" w:color="auto"/>
                <w:left w:val="none" w:sz="0" w:space="0" w:color="auto"/>
                <w:bottom w:val="none" w:sz="0" w:space="0" w:color="auto"/>
                <w:right w:val="none" w:sz="0" w:space="0" w:color="auto"/>
              </w:divBdr>
            </w:div>
            <w:div w:id="2111122844">
              <w:marLeft w:val="0"/>
              <w:marRight w:val="0"/>
              <w:marTop w:val="0"/>
              <w:marBottom w:val="0"/>
              <w:divBdr>
                <w:top w:val="none" w:sz="0" w:space="0" w:color="auto"/>
                <w:left w:val="none" w:sz="0" w:space="0" w:color="auto"/>
                <w:bottom w:val="none" w:sz="0" w:space="0" w:color="auto"/>
                <w:right w:val="none" w:sz="0" w:space="0" w:color="auto"/>
              </w:divBdr>
            </w:div>
            <w:div w:id="211277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37860">
      <w:bodyDiv w:val="1"/>
      <w:marLeft w:val="0"/>
      <w:marRight w:val="0"/>
      <w:marTop w:val="0"/>
      <w:marBottom w:val="0"/>
      <w:divBdr>
        <w:top w:val="none" w:sz="0" w:space="0" w:color="auto"/>
        <w:left w:val="none" w:sz="0" w:space="0" w:color="auto"/>
        <w:bottom w:val="none" w:sz="0" w:space="0" w:color="auto"/>
        <w:right w:val="none" w:sz="0" w:space="0" w:color="auto"/>
      </w:divBdr>
      <w:divsChild>
        <w:div w:id="893393723">
          <w:marLeft w:val="0"/>
          <w:marRight w:val="0"/>
          <w:marTop w:val="0"/>
          <w:marBottom w:val="0"/>
          <w:divBdr>
            <w:top w:val="none" w:sz="0" w:space="0" w:color="auto"/>
            <w:left w:val="none" w:sz="0" w:space="0" w:color="auto"/>
            <w:bottom w:val="none" w:sz="0" w:space="0" w:color="auto"/>
            <w:right w:val="none" w:sz="0" w:space="0" w:color="auto"/>
          </w:divBdr>
          <w:divsChild>
            <w:div w:id="208344869">
              <w:marLeft w:val="0"/>
              <w:marRight w:val="0"/>
              <w:marTop w:val="0"/>
              <w:marBottom w:val="0"/>
              <w:divBdr>
                <w:top w:val="none" w:sz="0" w:space="0" w:color="auto"/>
                <w:left w:val="none" w:sz="0" w:space="0" w:color="auto"/>
                <w:bottom w:val="none" w:sz="0" w:space="0" w:color="auto"/>
                <w:right w:val="none" w:sz="0" w:space="0" w:color="auto"/>
              </w:divBdr>
            </w:div>
            <w:div w:id="280042476">
              <w:marLeft w:val="0"/>
              <w:marRight w:val="0"/>
              <w:marTop w:val="0"/>
              <w:marBottom w:val="0"/>
              <w:divBdr>
                <w:top w:val="none" w:sz="0" w:space="0" w:color="auto"/>
                <w:left w:val="none" w:sz="0" w:space="0" w:color="auto"/>
                <w:bottom w:val="none" w:sz="0" w:space="0" w:color="auto"/>
                <w:right w:val="none" w:sz="0" w:space="0" w:color="auto"/>
              </w:divBdr>
            </w:div>
            <w:div w:id="473984706">
              <w:marLeft w:val="0"/>
              <w:marRight w:val="0"/>
              <w:marTop w:val="0"/>
              <w:marBottom w:val="0"/>
              <w:divBdr>
                <w:top w:val="none" w:sz="0" w:space="0" w:color="auto"/>
                <w:left w:val="none" w:sz="0" w:space="0" w:color="auto"/>
                <w:bottom w:val="none" w:sz="0" w:space="0" w:color="auto"/>
                <w:right w:val="none" w:sz="0" w:space="0" w:color="auto"/>
              </w:divBdr>
            </w:div>
            <w:div w:id="736629051">
              <w:marLeft w:val="0"/>
              <w:marRight w:val="0"/>
              <w:marTop w:val="0"/>
              <w:marBottom w:val="0"/>
              <w:divBdr>
                <w:top w:val="none" w:sz="0" w:space="0" w:color="auto"/>
                <w:left w:val="none" w:sz="0" w:space="0" w:color="auto"/>
                <w:bottom w:val="none" w:sz="0" w:space="0" w:color="auto"/>
                <w:right w:val="none" w:sz="0" w:space="0" w:color="auto"/>
              </w:divBdr>
            </w:div>
            <w:div w:id="1333530123">
              <w:marLeft w:val="0"/>
              <w:marRight w:val="0"/>
              <w:marTop w:val="0"/>
              <w:marBottom w:val="0"/>
              <w:divBdr>
                <w:top w:val="none" w:sz="0" w:space="0" w:color="auto"/>
                <w:left w:val="none" w:sz="0" w:space="0" w:color="auto"/>
                <w:bottom w:val="none" w:sz="0" w:space="0" w:color="auto"/>
                <w:right w:val="none" w:sz="0" w:space="0" w:color="auto"/>
              </w:divBdr>
            </w:div>
            <w:div w:id="1706710185">
              <w:marLeft w:val="0"/>
              <w:marRight w:val="0"/>
              <w:marTop w:val="0"/>
              <w:marBottom w:val="0"/>
              <w:divBdr>
                <w:top w:val="none" w:sz="0" w:space="0" w:color="auto"/>
                <w:left w:val="none" w:sz="0" w:space="0" w:color="auto"/>
                <w:bottom w:val="none" w:sz="0" w:space="0" w:color="auto"/>
                <w:right w:val="none" w:sz="0" w:space="0" w:color="auto"/>
              </w:divBdr>
            </w:div>
            <w:div w:id="193045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97737">
      <w:bodyDiv w:val="1"/>
      <w:marLeft w:val="0"/>
      <w:marRight w:val="0"/>
      <w:marTop w:val="0"/>
      <w:marBottom w:val="0"/>
      <w:divBdr>
        <w:top w:val="none" w:sz="0" w:space="0" w:color="auto"/>
        <w:left w:val="none" w:sz="0" w:space="0" w:color="auto"/>
        <w:bottom w:val="none" w:sz="0" w:space="0" w:color="auto"/>
        <w:right w:val="none" w:sz="0" w:space="0" w:color="auto"/>
      </w:divBdr>
    </w:div>
    <w:div w:id="623119121">
      <w:bodyDiv w:val="1"/>
      <w:marLeft w:val="0"/>
      <w:marRight w:val="0"/>
      <w:marTop w:val="0"/>
      <w:marBottom w:val="0"/>
      <w:divBdr>
        <w:top w:val="none" w:sz="0" w:space="0" w:color="auto"/>
        <w:left w:val="none" w:sz="0" w:space="0" w:color="auto"/>
        <w:bottom w:val="none" w:sz="0" w:space="0" w:color="auto"/>
        <w:right w:val="none" w:sz="0" w:space="0" w:color="auto"/>
      </w:divBdr>
      <w:divsChild>
        <w:div w:id="1850024676">
          <w:marLeft w:val="0"/>
          <w:marRight w:val="0"/>
          <w:marTop w:val="0"/>
          <w:marBottom w:val="0"/>
          <w:divBdr>
            <w:top w:val="none" w:sz="0" w:space="0" w:color="auto"/>
            <w:left w:val="none" w:sz="0" w:space="0" w:color="auto"/>
            <w:bottom w:val="none" w:sz="0" w:space="0" w:color="auto"/>
            <w:right w:val="none" w:sz="0" w:space="0" w:color="auto"/>
          </w:divBdr>
          <w:divsChild>
            <w:div w:id="32191996">
              <w:marLeft w:val="0"/>
              <w:marRight w:val="0"/>
              <w:marTop w:val="0"/>
              <w:marBottom w:val="0"/>
              <w:divBdr>
                <w:top w:val="none" w:sz="0" w:space="0" w:color="auto"/>
                <w:left w:val="none" w:sz="0" w:space="0" w:color="auto"/>
                <w:bottom w:val="none" w:sz="0" w:space="0" w:color="auto"/>
                <w:right w:val="none" w:sz="0" w:space="0" w:color="auto"/>
              </w:divBdr>
            </w:div>
            <w:div w:id="45027746">
              <w:marLeft w:val="0"/>
              <w:marRight w:val="0"/>
              <w:marTop w:val="0"/>
              <w:marBottom w:val="0"/>
              <w:divBdr>
                <w:top w:val="none" w:sz="0" w:space="0" w:color="auto"/>
                <w:left w:val="none" w:sz="0" w:space="0" w:color="auto"/>
                <w:bottom w:val="none" w:sz="0" w:space="0" w:color="auto"/>
                <w:right w:val="none" w:sz="0" w:space="0" w:color="auto"/>
              </w:divBdr>
            </w:div>
            <w:div w:id="93521998">
              <w:marLeft w:val="0"/>
              <w:marRight w:val="0"/>
              <w:marTop w:val="0"/>
              <w:marBottom w:val="0"/>
              <w:divBdr>
                <w:top w:val="none" w:sz="0" w:space="0" w:color="auto"/>
                <w:left w:val="none" w:sz="0" w:space="0" w:color="auto"/>
                <w:bottom w:val="none" w:sz="0" w:space="0" w:color="auto"/>
                <w:right w:val="none" w:sz="0" w:space="0" w:color="auto"/>
              </w:divBdr>
            </w:div>
            <w:div w:id="122428274">
              <w:marLeft w:val="0"/>
              <w:marRight w:val="0"/>
              <w:marTop w:val="0"/>
              <w:marBottom w:val="0"/>
              <w:divBdr>
                <w:top w:val="none" w:sz="0" w:space="0" w:color="auto"/>
                <w:left w:val="none" w:sz="0" w:space="0" w:color="auto"/>
                <w:bottom w:val="none" w:sz="0" w:space="0" w:color="auto"/>
                <w:right w:val="none" w:sz="0" w:space="0" w:color="auto"/>
              </w:divBdr>
            </w:div>
            <w:div w:id="198979168">
              <w:marLeft w:val="0"/>
              <w:marRight w:val="0"/>
              <w:marTop w:val="0"/>
              <w:marBottom w:val="0"/>
              <w:divBdr>
                <w:top w:val="none" w:sz="0" w:space="0" w:color="auto"/>
                <w:left w:val="none" w:sz="0" w:space="0" w:color="auto"/>
                <w:bottom w:val="none" w:sz="0" w:space="0" w:color="auto"/>
                <w:right w:val="none" w:sz="0" w:space="0" w:color="auto"/>
              </w:divBdr>
            </w:div>
            <w:div w:id="301928940">
              <w:marLeft w:val="0"/>
              <w:marRight w:val="0"/>
              <w:marTop w:val="0"/>
              <w:marBottom w:val="0"/>
              <w:divBdr>
                <w:top w:val="none" w:sz="0" w:space="0" w:color="auto"/>
                <w:left w:val="none" w:sz="0" w:space="0" w:color="auto"/>
                <w:bottom w:val="none" w:sz="0" w:space="0" w:color="auto"/>
                <w:right w:val="none" w:sz="0" w:space="0" w:color="auto"/>
              </w:divBdr>
            </w:div>
            <w:div w:id="317660614">
              <w:marLeft w:val="0"/>
              <w:marRight w:val="0"/>
              <w:marTop w:val="0"/>
              <w:marBottom w:val="0"/>
              <w:divBdr>
                <w:top w:val="none" w:sz="0" w:space="0" w:color="auto"/>
                <w:left w:val="none" w:sz="0" w:space="0" w:color="auto"/>
                <w:bottom w:val="none" w:sz="0" w:space="0" w:color="auto"/>
                <w:right w:val="none" w:sz="0" w:space="0" w:color="auto"/>
              </w:divBdr>
            </w:div>
            <w:div w:id="356583697">
              <w:marLeft w:val="0"/>
              <w:marRight w:val="0"/>
              <w:marTop w:val="0"/>
              <w:marBottom w:val="0"/>
              <w:divBdr>
                <w:top w:val="none" w:sz="0" w:space="0" w:color="auto"/>
                <w:left w:val="none" w:sz="0" w:space="0" w:color="auto"/>
                <w:bottom w:val="none" w:sz="0" w:space="0" w:color="auto"/>
                <w:right w:val="none" w:sz="0" w:space="0" w:color="auto"/>
              </w:divBdr>
            </w:div>
            <w:div w:id="378746953">
              <w:marLeft w:val="0"/>
              <w:marRight w:val="0"/>
              <w:marTop w:val="0"/>
              <w:marBottom w:val="0"/>
              <w:divBdr>
                <w:top w:val="none" w:sz="0" w:space="0" w:color="auto"/>
                <w:left w:val="none" w:sz="0" w:space="0" w:color="auto"/>
                <w:bottom w:val="none" w:sz="0" w:space="0" w:color="auto"/>
                <w:right w:val="none" w:sz="0" w:space="0" w:color="auto"/>
              </w:divBdr>
            </w:div>
            <w:div w:id="383604064">
              <w:marLeft w:val="0"/>
              <w:marRight w:val="0"/>
              <w:marTop w:val="0"/>
              <w:marBottom w:val="0"/>
              <w:divBdr>
                <w:top w:val="none" w:sz="0" w:space="0" w:color="auto"/>
                <w:left w:val="none" w:sz="0" w:space="0" w:color="auto"/>
                <w:bottom w:val="none" w:sz="0" w:space="0" w:color="auto"/>
                <w:right w:val="none" w:sz="0" w:space="0" w:color="auto"/>
              </w:divBdr>
            </w:div>
            <w:div w:id="422840145">
              <w:marLeft w:val="0"/>
              <w:marRight w:val="0"/>
              <w:marTop w:val="0"/>
              <w:marBottom w:val="0"/>
              <w:divBdr>
                <w:top w:val="none" w:sz="0" w:space="0" w:color="auto"/>
                <w:left w:val="none" w:sz="0" w:space="0" w:color="auto"/>
                <w:bottom w:val="none" w:sz="0" w:space="0" w:color="auto"/>
                <w:right w:val="none" w:sz="0" w:space="0" w:color="auto"/>
              </w:divBdr>
            </w:div>
            <w:div w:id="463084660">
              <w:marLeft w:val="0"/>
              <w:marRight w:val="0"/>
              <w:marTop w:val="0"/>
              <w:marBottom w:val="0"/>
              <w:divBdr>
                <w:top w:val="none" w:sz="0" w:space="0" w:color="auto"/>
                <w:left w:val="none" w:sz="0" w:space="0" w:color="auto"/>
                <w:bottom w:val="none" w:sz="0" w:space="0" w:color="auto"/>
                <w:right w:val="none" w:sz="0" w:space="0" w:color="auto"/>
              </w:divBdr>
            </w:div>
            <w:div w:id="506751192">
              <w:marLeft w:val="0"/>
              <w:marRight w:val="0"/>
              <w:marTop w:val="0"/>
              <w:marBottom w:val="0"/>
              <w:divBdr>
                <w:top w:val="none" w:sz="0" w:space="0" w:color="auto"/>
                <w:left w:val="none" w:sz="0" w:space="0" w:color="auto"/>
                <w:bottom w:val="none" w:sz="0" w:space="0" w:color="auto"/>
                <w:right w:val="none" w:sz="0" w:space="0" w:color="auto"/>
              </w:divBdr>
            </w:div>
            <w:div w:id="563881065">
              <w:marLeft w:val="0"/>
              <w:marRight w:val="0"/>
              <w:marTop w:val="0"/>
              <w:marBottom w:val="0"/>
              <w:divBdr>
                <w:top w:val="none" w:sz="0" w:space="0" w:color="auto"/>
                <w:left w:val="none" w:sz="0" w:space="0" w:color="auto"/>
                <w:bottom w:val="none" w:sz="0" w:space="0" w:color="auto"/>
                <w:right w:val="none" w:sz="0" w:space="0" w:color="auto"/>
              </w:divBdr>
            </w:div>
            <w:div w:id="572080349">
              <w:marLeft w:val="0"/>
              <w:marRight w:val="0"/>
              <w:marTop w:val="0"/>
              <w:marBottom w:val="0"/>
              <w:divBdr>
                <w:top w:val="none" w:sz="0" w:space="0" w:color="auto"/>
                <w:left w:val="none" w:sz="0" w:space="0" w:color="auto"/>
                <w:bottom w:val="none" w:sz="0" w:space="0" w:color="auto"/>
                <w:right w:val="none" w:sz="0" w:space="0" w:color="auto"/>
              </w:divBdr>
            </w:div>
            <w:div w:id="581374531">
              <w:marLeft w:val="0"/>
              <w:marRight w:val="0"/>
              <w:marTop w:val="0"/>
              <w:marBottom w:val="0"/>
              <w:divBdr>
                <w:top w:val="none" w:sz="0" w:space="0" w:color="auto"/>
                <w:left w:val="none" w:sz="0" w:space="0" w:color="auto"/>
                <w:bottom w:val="none" w:sz="0" w:space="0" w:color="auto"/>
                <w:right w:val="none" w:sz="0" w:space="0" w:color="auto"/>
              </w:divBdr>
            </w:div>
            <w:div w:id="633295689">
              <w:marLeft w:val="0"/>
              <w:marRight w:val="0"/>
              <w:marTop w:val="0"/>
              <w:marBottom w:val="0"/>
              <w:divBdr>
                <w:top w:val="none" w:sz="0" w:space="0" w:color="auto"/>
                <w:left w:val="none" w:sz="0" w:space="0" w:color="auto"/>
                <w:bottom w:val="none" w:sz="0" w:space="0" w:color="auto"/>
                <w:right w:val="none" w:sz="0" w:space="0" w:color="auto"/>
              </w:divBdr>
            </w:div>
            <w:div w:id="747581844">
              <w:marLeft w:val="0"/>
              <w:marRight w:val="0"/>
              <w:marTop w:val="0"/>
              <w:marBottom w:val="0"/>
              <w:divBdr>
                <w:top w:val="none" w:sz="0" w:space="0" w:color="auto"/>
                <w:left w:val="none" w:sz="0" w:space="0" w:color="auto"/>
                <w:bottom w:val="none" w:sz="0" w:space="0" w:color="auto"/>
                <w:right w:val="none" w:sz="0" w:space="0" w:color="auto"/>
              </w:divBdr>
            </w:div>
            <w:div w:id="799496849">
              <w:marLeft w:val="0"/>
              <w:marRight w:val="0"/>
              <w:marTop w:val="0"/>
              <w:marBottom w:val="0"/>
              <w:divBdr>
                <w:top w:val="none" w:sz="0" w:space="0" w:color="auto"/>
                <w:left w:val="none" w:sz="0" w:space="0" w:color="auto"/>
                <w:bottom w:val="none" w:sz="0" w:space="0" w:color="auto"/>
                <w:right w:val="none" w:sz="0" w:space="0" w:color="auto"/>
              </w:divBdr>
            </w:div>
            <w:div w:id="883254095">
              <w:marLeft w:val="0"/>
              <w:marRight w:val="0"/>
              <w:marTop w:val="0"/>
              <w:marBottom w:val="0"/>
              <w:divBdr>
                <w:top w:val="none" w:sz="0" w:space="0" w:color="auto"/>
                <w:left w:val="none" w:sz="0" w:space="0" w:color="auto"/>
                <w:bottom w:val="none" w:sz="0" w:space="0" w:color="auto"/>
                <w:right w:val="none" w:sz="0" w:space="0" w:color="auto"/>
              </w:divBdr>
            </w:div>
            <w:div w:id="946081642">
              <w:marLeft w:val="0"/>
              <w:marRight w:val="0"/>
              <w:marTop w:val="0"/>
              <w:marBottom w:val="0"/>
              <w:divBdr>
                <w:top w:val="none" w:sz="0" w:space="0" w:color="auto"/>
                <w:left w:val="none" w:sz="0" w:space="0" w:color="auto"/>
                <w:bottom w:val="none" w:sz="0" w:space="0" w:color="auto"/>
                <w:right w:val="none" w:sz="0" w:space="0" w:color="auto"/>
              </w:divBdr>
            </w:div>
            <w:div w:id="975337084">
              <w:marLeft w:val="0"/>
              <w:marRight w:val="0"/>
              <w:marTop w:val="0"/>
              <w:marBottom w:val="0"/>
              <w:divBdr>
                <w:top w:val="none" w:sz="0" w:space="0" w:color="auto"/>
                <w:left w:val="none" w:sz="0" w:space="0" w:color="auto"/>
                <w:bottom w:val="none" w:sz="0" w:space="0" w:color="auto"/>
                <w:right w:val="none" w:sz="0" w:space="0" w:color="auto"/>
              </w:divBdr>
            </w:div>
            <w:div w:id="1046612069">
              <w:marLeft w:val="0"/>
              <w:marRight w:val="0"/>
              <w:marTop w:val="0"/>
              <w:marBottom w:val="0"/>
              <w:divBdr>
                <w:top w:val="none" w:sz="0" w:space="0" w:color="auto"/>
                <w:left w:val="none" w:sz="0" w:space="0" w:color="auto"/>
                <w:bottom w:val="none" w:sz="0" w:space="0" w:color="auto"/>
                <w:right w:val="none" w:sz="0" w:space="0" w:color="auto"/>
              </w:divBdr>
            </w:div>
            <w:div w:id="1072004142">
              <w:marLeft w:val="0"/>
              <w:marRight w:val="0"/>
              <w:marTop w:val="0"/>
              <w:marBottom w:val="0"/>
              <w:divBdr>
                <w:top w:val="none" w:sz="0" w:space="0" w:color="auto"/>
                <w:left w:val="none" w:sz="0" w:space="0" w:color="auto"/>
                <w:bottom w:val="none" w:sz="0" w:space="0" w:color="auto"/>
                <w:right w:val="none" w:sz="0" w:space="0" w:color="auto"/>
              </w:divBdr>
            </w:div>
            <w:div w:id="1094016989">
              <w:marLeft w:val="0"/>
              <w:marRight w:val="0"/>
              <w:marTop w:val="0"/>
              <w:marBottom w:val="0"/>
              <w:divBdr>
                <w:top w:val="none" w:sz="0" w:space="0" w:color="auto"/>
                <w:left w:val="none" w:sz="0" w:space="0" w:color="auto"/>
                <w:bottom w:val="none" w:sz="0" w:space="0" w:color="auto"/>
                <w:right w:val="none" w:sz="0" w:space="0" w:color="auto"/>
              </w:divBdr>
            </w:div>
            <w:div w:id="1113132721">
              <w:marLeft w:val="0"/>
              <w:marRight w:val="0"/>
              <w:marTop w:val="0"/>
              <w:marBottom w:val="0"/>
              <w:divBdr>
                <w:top w:val="none" w:sz="0" w:space="0" w:color="auto"/>
                <w:left w:val="none" w:sz="0" w:space="0" w:color="auto"/>
                <w:bottom w:val="none" w:sz="0" w:space="0" w:color="auto"/>
                <w:right w:val="none" w:sz="0" w:space="0" w:color="auto"/>
              </w:divBdr>
            </w:div>
            <w:div w:id="1257131185">
              <w:marLeft w:val="0"/>
              <w:marRight w:val="0"/>
              <w:marTop w:val="0"/>
              <w:marBottom w:val="0"/>
              <w:divBdr>
                <w:top w:val="none" w:sz="0" w:space="0" w:color="auto"/>
                <w:left w:val="none" w:sz="0" w:space="0" w:color="auto"/>
                <w:bottom w:val="none" w:sz="0" w:space="0" w:color="auto"/>
                <w:right w:val="none" w:sz="0" w:space="0" w:color="auto"/>
              </w:divBdr>
            </w:div>
            <w:div w:id="1267272475">
              <w:marLeft w:val="0"/>
              <w:marRight w:val="0"/>
              <w:marTop w:val="0"/>
              <w:marBottom w:val="0"/>
              <w:divBdr>
                <w:top w:val="none" w:sz="0" w:space="0" w:color="auto"/>
                <w:left w:val="none" w:sz="0" w:space="0" w:color="auto"/>
                <w:bottom w:val="none" w:sz="0" w:space="0" w:color="auto"/>
                <w:right w:val="none" w:sz="0" w:space="0" w:color="auto"/>
              </w:divBdr>
            </w:div>
            <w:div w:id="1301689429">
              <w:marLeft w:val="0"/>
              <w:marRight w:val="0"/>
              <w:marTop w:val="0"/>
              <w:marBottom w:val="0"/>
              <w:divBdr>
                <w:top w:val="none" w:sz="0" w:space="0" w:color="auto"/>
                <w:left w:val="none" w:sz="0" w:space="0" w:color="auto"/>
                <w:bottom w:val="none" w:sz="0" w:space="0" w:color="auto"/>
                <w:right w:val="none" w:sz="0" w:space="0" w:color="auto"/>
              </w:divBdr>
            </w:div>
            <w:div w:id="1416706425">
              <w:marLeft w:val="0"/>
              <w:marRight w:val="0"/>
              <w:marTop w:val="0"/>
              <w:marBottom w:val="0"/>
              <w:divBdr>
                <w:top w:val="none" w:sz="0" w:space="0" w:color="auto"/>
                <w:left w:val="none" w:sz="0" w:space="0" w:color="auto"/>
                <w:bottom w:val="none" w:sz="0" w:space="0" w:color="auto"/>
                <w:right w:val="none" w:sz="0" w:space="0" w:color="auto"/>
              </w:divBdr>
            </w:div>
            <w:div w:id="1435393824">
              <w:marLeft w:val="0"/>
              <w:marRight w:val="0"/>
              <w:marTop w:val="0"/>
              <w:marBottom w:val="0"/>
              <w:divBdr>
                <w:top w:val="none" w:sz="0" w:space="0" w:color="auto"/>
                <w:left w:val="none" w:sz="0" w:space="0" w:color="auto"/>
                <w:bottom w:val="none" w:sz="0" w:space="0" w:color="auto"/>
                <w:right w:val="none" w:sz="0" w:space="0" w:color="auto"/>
              </w:divBdr>
            </w:div>
            <w:div w:id="1552307598">
              <w:marLeft w:val="0"/>
              <w:marRight w:val="0"/>
              <w:marTop w:val="0"/>
              <w:marBottom w:val="0"/>
              <w:divBdr>
                <w:top w:val="none" w:sz="0" w:space="0" w:color="auto"/>
                <w:left w:val="none" w:sz="0" w:space="0" w:color="auto"/>
                <w:bottom w:val="none" w:sz="0" w:space="0" w:color="auto"/>
                <w:right w:val="none" w:sz="0" w:space="0" w:color="auto"/>
              </w:divBdr>
            </w:div>
            <w:div w:id="1611007491">
              <w:marLeft w:val="0"/>
              <w:marRight w:val="0"/>
              <w:marTop w:val="0"/>
              <w:marBottom w:val="0"/>
              <w:divBdr>
                <w:top w:val="none" w:sz="0" w:space="0" w:color="auto"/>
                <w:left w:val="none" w:sz="0" w:space="0" w:color="auto"/>
                <w:bottom w:val="none" w:sz="0" w:space="0" w:color="auto"/>
                <w:right w:val="none" w:sz="0" w:space="0" w:color="auto"/>
              </w:divBdr>
            </w:div>
            <w:div w:id="1653488567">
              <w:marLeft w:val="0"/>
              <w:marRight w:val="0"/>
              <w:marTop w:val="0"/>
              <w:marBottom w:val="0"/>
              <w:divBdr>
                <w:top w:val="none" w:sz="0" w:space="0" w:color="auto"/>
                <w:left w:val="none" w:sz="0" w:space="0" w:color="auto"/>
                <w:bottom w:val="none" w:sz="0" w:space="0" w:color="auto"/>
                <w:right w:val="none" w:sz="0" w:space="0" w:color="auto"/>
              </w:divBdr>
            </w:div>
            <w:div w:id="1686204120">
              <w:marLeft w:val="0"/>
              <w:marRight w:val="0"/>
              <w:marTop w:val="0"/>
              <w:marBottom w:val="0"/>
              <w:divBdr>
                <w:top w:val="none" w:sz="0" w:space="0" w:color="auto"/>
                <w:left w:val="none" w:sz="0" w:space="0" w:color="auto"/>
                <w:bottom w:val="none" w:sz="0" w:space="0" w:color="auto"/>
                <w:right w:val="none" w:sz="0" w:space="0" w:color="auto"/>
              </w:divBdr>
            </w:div>
            <w:div w:id="1721635613">
              <w:marLeft w:val="0"/>
              <w:marRight w:val="0"/>
              <w:marTop w:val="0"/>
              <w:marBottom w:val="0"/>
              <w:divBdr>
                <w:top w:val="none" w:sz="0" w:space="0" w:color="auto"/>
                <w:left w:val="none" w:sz="0" w:space="0" w:color="auto"/>
                <w:bottom w:val="none" w:sz="0" w:space="0" w:color="auto"/>
                <w:right w:val="none" w:sz="0" w:space="0" w:color="auto"/>
              </w:divBdr>
            </w:div>
            <w:div w:id="1764647630">
              <w:marLeft w:val="0"/>
              <w:marRight w:val="0"/>
              <w:marTop w:val="0"/>
              <w:marBottom w:val="0"/>
              <w:divBdr>
                <w:top w:val="none" w:sz="0" w:space="0" w:color="auto"/>
                <w:left w:val="none" w:sz="0" w:space="0" w:color="auto"/>
                <w:bottom w:val="none" w:sz="0" w:space="0" w:color="auto"/>
                <w:right w:val="none" w:sz="0" w:space="0" w:color="auto"/>
              </w:divBdr>
            </w:div>
            <w:div w:id="1791169725">
              <w:marLeft w:val="0"/>
              <w:marRight w:val="0"/>
              <w:marTop w:val="0"/>
              <w:marBottom w:val="0"/>
              <w:divBdr>
                <w:top w:val="none" w:sz="0" w:space="0" w:color="auto"/>
                <w:left w:val="none" w:sz="0" w:space="0" w:color="auto"/>
                <w:bottom w:val="none" w:sz="0" w:space="0" w:color="auto"/>
                <w:right w:val="none" w:sz="0" w:space="0" w:color="auto"/>
              </w:divBdr>
            </w:div>
            <w:div w:id="1797068837">
              <w:marLeft w:val="0"/>
              <w:marRight w:val="0"/>
              <w:marTop w:val="0"/>
              <w:marBottom w:val="0"/>
              <w:divBdr>
                <w:top w:val="none" w:sz="0" w:space="0" w:color="auto"/>
                <w:left w:val="none" w:sz="0" w:space="0" w:color="auto"/>
                <w:bottom w:val="none" w:sz="0" w:space="0" w:color="auto"/>
                <w:right w:val="none" w:sz="0" w:space="0" w:color="auto"/>
              </w:divBdr>
            </w:div>
            <w:div w:id="1820490851">
              <w:marLeft w:val="0"/>
              <w:marRight w:val="0"/>
              <w:marTop w:val="0"/>
              <w:marBottom w:val="0"/>
              <w:divBdr>
                <w:top w:val="none" w:sz="0" w:space="0" w:color="auto"/>
                <w:left w:val="none" w:sz="0" w:space="0" w:color="auto"/>
                <w:bottom w:val="none" w:sz="0" w:space="0" w:color="auto"/>
                <w:right w:val="none" w:sz="0" w:space="0" w:color="auto"/>
              </w:divBdr>
            </w:div>
            <w:div w:id="1928340054">
              <w:marLeft w:val="0"/>
              <w:marRight w:val="0"/>
              <w:marTop w:val="0"/>
              <w:marBottom w:val="0"/>
              <w:divBdr>
                <w:top w:val="none" w:sz="0" w:space="0" w:color="auto"/>
                <w:left w:val="none" w:sz="0" w:space="0" w:color="auto"/>
                <w:bottom w:val="none" w:sz="0" w:space="0" w:color="auto"/>
                <w:right w:val="none" w:sz="0" w:space="0" w:color="auto"/>
              </w:divBdr>
            </w:div>
            <w:div w:id="2064674369">
              <w:marLeft w:val="0"/>
              <w:marRight w:val="0"/>
              <w:marTop w:val="0"/>
              <w:marBottom w:val="0"/>
              <w:divBdr>
                <w:top w:val="none" w:sz="0" w:space="0" w:color="auto"/>
                <w:left w:val="none" w:sz="0" w:space="0" w:color="auto"/>
                <w:bottom w:val="none" w:sz="0" w:space="0" w:color="auto"/>
                <w:right w:val="none" w:sz="0" w:space="0" w:color="auto"/>
              </w:divBdr>
            </w:div>
            <w:div w:id="213447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740830">
      <w:bodyDiv w:val="1"/>
      <w:marLeft w:val="0"/>
      <w:marRight w:val="0"/>
      <w:marTop w:val="0"/>
      <w:marBottom w:val="0"/>
      <w:divBdr>
        <w:top w:val="none" w:sz="0" w:space="0" w:color="auto"/>
        <w:left w:val="none" w:sz="0" w:space="0" w:color="auto"/>
        <w:bottom w:val="none" w:sz="0" w:space="0" w:color="auto"/>
        <w:right w:val="none" w:sz="0" w:space="0" w:color="auto"/>
      </w:divBdr>
      <w:divsChild>
        <w:div w:id="1673024649">
          <w:marLeft w:val="0"/>
          <w:marRight w:val="0"/>
          <w:marTop w:val="0"/>
          <w:marBottom w:val="0"/>
          <w:divBdr>
            <w:top w:val="none" w:sz="0" w:space="0" w:color="auto"/>
            <w:left w:val="none" w:sz="0" w:space="0" w:color="auto"/>
            <w:bottom w:val="none" w:sz="0" w:space="0" w:color="auto"/>
            <w:right w:val="none" w:sz="0" w:space="0" w:color="auto"/>
          </w:divBdr>
          <w:divsChild>
            <w:div w:id="178349751">
              <w:marLeft w:val="0"/>
              <w:marRight w:val="0"/>
              <w:marTop w:val="0"/>
              <w:marBottom w:val="0"/>
              <w:divBdr>
                <w:top w:val="none" w:sz="0" w:space="0" w:color="auto"/>
                <w:left w:val="none" w:sz="0" w:space="0" w:color="auto"/>
                <w:bottom w:val="none" w:sz="0" w:space="0" w:color="auto"/>
                <w:right w:val="none" w:sz="0" w:space="0" w:color="auto"/>
              </w:divBdr>
            </w:div>
            <w:div w:id="360009870">
              <w:marLeft w:val="0"/>
              <w:marRight w:val="0"/>
              <w:marTop w:val="0"/>
              <w:marBottom w:val="0"/>
              <w:divBdr>
                <w:top w:val="none" w:sz="0" w:space="0" w:color="auto"/>
                <w:left w:val="none" w:sz="0" w:space="0" w:color="auto"/>
                <w:bottom w:val="none" w:sz="0" w:space="0" w:color="auto"/>
                <w:right w:val="none" w:sz="0" w:space="0" w:color="auto"/>
              </w:divBdr>
            </w:div>
            <w:div w:id="832255240">
              <w:marLeft w:val="0"/>
              <w:marRight w:val="0"/>
              <w:marTop w:val="0"/>
              <w:marBottom w:val="0"/>
              <w:divBdr>
                <w:top w:val="none" w:sz="0" w:space="0" w:color="auto"/>
                <w:left w:val="none" w:sz="0" w:space="0" w:color="auto"/>
                <w:bottom w:val="none" w:sz="0" w:space="0" w:color="auto"/>
                <w:right w:val="none" w:sz="0" w:space="0" w:color="auto"/>
              </w:divBdr>
            </w:div>
            <w:div w:id="1107772087">
              <w:marLeft w:val="0"/>
              <w:marRight w:val="0"/>
              <w:marTop w:val="0"/>
              <w:marBottom w:val="0"/>
              <w:divBdr>
                <w:top w:val="none" w:sz="0" w:space="0" w:color="auto"/>
                <w:left w:val="none" w:sz="0" w:space="0" w:color="auto"/>
                <w:bottom w:val="none" w:sz="0" w:space="0" w:color="auto"/>
                <w:right w:val="none" w:sz="0" w:space="0" w:color="auto"/>
              </w:divBdr>
            </w:div>
            <w:div w:id="1207645240">
              <w:marLeft w:val="0"/>
              <w:marRight w:val="0"/>
              <w:marTop w:val="0"/>
              <w:marBottom w:val="0"/>
              <w:divBdr>
                <w:top w:val="none" w:sz="0" w:space="0" w:color="auto"/>
                <w:left w:val="none" w:sz="0" w:space="0" w:color="auto"/>
                <w:bottom w:val="none" w:sz="0" w:space="0" w:color="auto"/>
                <w:right w:val="none" w:sz="0" w:space="0" w:color="auto"/>
              </w:divBdr>
            </w:div>
            <w:div w:id="1497107879">
              <w:marLeft w:val="0"/>
              <w:marRight w:val="0"/>
              <w:marTop w:val="0"/>
              <w:marBottom w:val="0"/>
              <w:divBdr>
                <w:top w:val="none" w:sz="0" w:space="0" w:color="auto"/>
                <w:left w:val="none" w:sz="0" w:space="0" w:color="auto"/>
                <w:bottom w:val="none" w:sz="0" w:space="0" w:color="auto"/>
                <w:right w:val="none" w:sz="0" w:space="0" w:color="auto"/>
              </w:divBdr>
            </w:div>
            <w:div w:id="185356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259951">
      <w:bodyDiv w:val="1"/>
      <w:marLeft w:val="0"/>
      <w:marRight w:val="0"/>
      <w:marTop w:val="0"/>
      <w:marBottom w:val="0"/>
      <w:divBdr>
        <w:top w:val="none" w:sz="0" w:space="0" w:color="auto"/>
        <w:left w:val="none" w:sz="0" w:space="0" w:color="auto"/>
        <w:bottom w:val="none" w:sz="0" w:space="0" w:color="auto"/>
        <w:right w:val="none" w:sz="0" w:space="0" w:color="auto"/>
      </w:divBdr>
      <w:divsChild>
        <w:div w:id="125123105">
          <w:marLeft w:val="0"/>
          <w:marRight w:val="0"/>
          <w:marTop w:val="0"/>
          <w:marBottom w:val="0"/>
          <w:divBdr>
            <w:top w:val="none" w:sz="0" w:space="0" w:color="auto"/>
            <w:left w:val="none" w:sz="0" w:space="0" w:color="auto"/>
            <w:bottom w:val="none" w:sz="0" w:space="0" w:color="auto"/>
            <w:right w:val="none" w:sz="0" w:space="0" w:color="auto"/>
          </w:divBdr>
          <w:divsChild>
            <w:div w:id="189416554">
              <w:marLeft w:val="0"/>
              <w:marRight w:val="0"/>
              <w:marTop w:val="0"/>
              <w:marBottom w:val="0"/>
              <w:divBdr>
                <w:top w:val="none" w:sz="0" w:space="0" w:color="auto"/>
                <w:left w:val="none" w:sz="0" w:space="0" w:color="auto"/>
                <w:bottom w:val="none" w:sz="0" w:space="0" w:color="auto"/>
                <w:right w:val="none" w:sz="0" w:space="0" w:color="auto"/>
              </w:divBdr>
            </w:div>
            <w:div w:id="223755421">
              <w:marLeft w:val="0"/>
              <w:marRight w:val="0"/>
              <w:marTop w:val="0"/>
              <w:marBottom w:val="0"/>
              <w:divBdr>
                <w:top w:val="none" w:sz="0" w:space="0" w:color="auto"/>
                <w:left w:val="none" w:sz="0" w:space="0" w:color="auto"/>
                <w:bottom w:val="none" w:sz="0" w:space="0" w:color="auto"/>
                <w:right w:val="none" w:sz="0" w:space="0" w:color="auto"/>
              </w:divBdr>
            </w:div>
            <w:div w:id="684983186">
              <w:marLeft w:val="0"/>
              <w:marRight w:val="0"/>
              <w:marTop w:val="0"/>
              <w:marBottom w:val="0"/>
              <w:divBdr>
                <w:top w:val="none" w:sz="0" w:space="0" w:color="auto"/>
                <w:left w:val="none" w:sz="0" w:space="0" w:color="auto"/>
                <w:bottom w:val="none" w:sz="0" w:space="0" w:color="auto"/>
                <w:right w:val="none" w:sz="0" w:space="0" w:color="auto"/>
              </w:divBdr>
            </w:div>
            <w:div w:id="782725425">
              <w:marLeft w:val="0"/>
              <w:marRight w:val="0"/>
              <w:marTop w:val="0"/>
              <w:marBottom w:val="0"/>
              <w:divBdr>
                <w:top w:val="none" w:sz="0" w:space="0" w:color="auto"/>
                <w:left w:val="none" w:sz="0" w:space="0" w:color="auto"/>
                <w:bottom w:val="none" w:sz="0" w:space="0" w:color="auto"/>
                <w:right w:val="none" w:sz="0" w:space="0" w:color="auto"/>
              </w:divBdr>
            </w:div>
            <w:div w:id="2086953965">
              <w:marLeft w:val="0"/>
              <w:marRight w:val="0"/>
              <w:marTop w:val="0"/>
              <w:marBottom w:val="0"/>
              <w:divBdr>
                <w:top w:val="none" w:sz="0" w:space="0" w:color="auto"/>
                <w:left w:val="none" w:sz="0" w:space="0" w:color="auto"/>
                <w:bottom w:val="none" w:sz="0" w:space="0" w:color="auto"/>
                <w:right w:val="none" w:sz="0" w:space="0" w:color="auto"/>
              </w:divBdr>
            </w:div>
            <w:div w:id="209755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45937">
      <w:bodyDiv w:val="1"/>
      <w:marLeft w:val="0"/>
      <w:marRight w:val="0"/>
      <w:marTop w:val="0"/>
      <w:marBottom w:val="0"/>
      <w:divBdr>
        <w:top w:val="none" w:sz="0" w:space="0" w:color="auto"/>
        <w:left w:val="none" w:sz="0" w:space="0" w:color="auto"/>
        <w:bottom w:val="none" w:sz="0" w:space="0" w:color="auto"/>
        <w:right w:val="none" w:sz="0" w:space="0" w:color="auto"/>
      </w:divBdr>
      <w:divsChild>
        <w:div w:id="790704055">
          <w:marLeft w:val="0"/>
          <w:marRight w:val="0"/>
          <w:marTop w:val="0"/>
          <w:marBottom w:val="0"/>
          <w:divBdr>
            <w:top w:val="none" w:sz="0" w:space="0" w:color="auto"/>
            <w:left w:val="none" w:sz="0" w:space="0" w:color="auto"/>
            <w:bottom w:val="none" w:sz="0" w:space="0" w:color="auto"/>
            <w:right w:val="none" w:sz="0" w:space="0" w:color="auto"/>
          </w:divBdr>
          <w:divsChild>
            <w:div w:id="15353265">
              <w:marLeft w:val="0"/>
              <w:marRight w:val="0"/>
              <w:marTop w:val="0"/>
              <w:marBottom w:val="0"/>
              <w:divBdr>
                <w:top w:val="none" w:sz="0" w:space="0" w:color="auto"/>
                <w:left w:val="none" w:sz="0" w:space="0" w:color="auto"/>
                <w:bottom w:val="none" w:sz="0" w:space="0" w:color="auto"/>
                <w:right w:val="none" w:sz="0" w:space="0" w:color="auto"/>
              </w:divBdr>
            </w:div>
            <w:div w:id="45951788">
              <w:marLeft w:val="0"/>
              <w:marRight w:val="0"/>
              <w:marTop w:val="0"/>
              <w:marBottom w:val="0"/>
              <w:divBdr>
                <w:top w:val="none" w:sz="0" w:space="0" w:color="auto"/>
                <w:left w:val="none" w:sz="0" w:space="0" w:color="auto"/>
                <w:bottom w:val="none" w:sz="0" w:space="0" w:color="auto"/>
                <w:right w:val="none" w:sz="0" w:space="0" w:color="auto"/>
              </w:divBdr>
            </w:div>
            <w:div w:id="55667564">
              <w:marLeft w:val="0"/>
              <w:marRight w:val="0"/>
              <w:marTop w:val="0"/>
              <w:marBottom w:val="0"/>
              <w:divBdr>
                <w:top w:val="none" w:sz="0" w:space="0" w:color="auto"/>
                <w:left w:val="none" w:sz="0" w:space="0" w:color="auto"/>
                <w:bottom w:val="none" w:sz="0" w:space="0" w:color="auto"/>
                <w:right w:val="none" w:sz="0" w:space="0" w:color="auto"/>
              </w:divBdr>
            </w:div>
            <w:div w:id="59714648">
              <w:marLeft w:val="0"/>
              <w:marRight w:val="0"/>
              <w:marTop w:val="0"/>
              <w:marBottom w:val="0"/>
              <w:divBdr>
                <w:top w:val="none" w:sz="0" w:space="0" w:color="auto"/>
                <w:left w:val="none" w:sz="0" w:space="0" w:color="auto"/>
                <w:bottom w:val="none" w:sz="0" w:space="0" w:color="auto"/>
                <w:right w:val="none" w:sz="0" w:space="0" w:color="auto"/>
              </w:divBdr>
            </w:div>
            <w:div w:id="70200441">
              <w:marLeft w:val="0"/>
              <w:marRight w:val="0"/>
              <w:marTop w:val="0"/>
              <w:marBottom w:val="0"/>
              <w:divBdr>
                <w:top w:val="none" w:sz="0" w:space="0" w:color="auto"/>
                <w:left w:val="none" w:sz="0" w:space="0" w:color="auto"/>
                <w:bottom w:val="none" w:sz="0" w:space="0" w:color="auto"/>
                <w:right w:val="none" w:sz="0" w:space="0" w:color="auto"/>
              </w:divBdr>
            </w:div>
            <w:div w:id="126899442">
              <w:marLeft w:val="0"/>
              <w:marRight w:val="0"/>
              <w:marTop w:val="0"/>
              <w:marBottom w:val="0"/>
              <w:divBdr>
                <w:top w:val="none" w:sz="0" w:space="0" w:color="auto"/>
                <w:left w:val="none" w:sz="0" w:space="0" w:color="auto"/>
                <w:bottom w:val="none" w:sz="0" w:space="0" w:color="auto"/>
                <w:right w:val="none" w:sz="0" w:space="0" w:color="auto"/>
              </w:divBdr>
            </w:div>
            <w:div w:id="190849252">
              <w:marLeft w:val="0"/>
              <w:marRight w:val="0"/>
              <w:marTop w:val="0"/>
              <w:marBottom w:val="0"/>
              <w:divBdr>
                <w:top w:val="none" w:sz="0" w:space="0" w:color="auto"/>
                <w:left w:val="none" w:sz="0" w:space="0" w:color="auto"/>
                <w:bottom w:val="none" w:sz="0" w:space="0" w:color="auto"/>
                <w:right w:val="none" w:sz="0" w:space="0" w:color="auto"/>
              </w:divBdr>
            </w:div>
            <w:div w:id="218980007">
              <w:marLeft w:val="0"/>
              <w:marRight w:val="0"/>
              <w:marTop w:val="0"/>
              <w:marBottom w:val="0"/>
              <w:divBdr>
                <w:top w:val="none" w:sz="0" w:space="0" w:color="auto"/>
                <w:left w:val="none" w:sz="0" w:space="0" w:color="auto"/>
                <w:bottom w:val="none" w:sz="0" w:space="0" w:color="auto"/>
                <w:right w:val="none" w:sz="0" w:space="0" w:color="auto"/>
              </w:divBdr>
            </w:div>
            <w:div w:id="222640166">
              <w:marLeft w:val="0"/>
              <w:marRight w:val="0"/>
              <w:marTop w:val="0"/>
              <w:marBottom w:val="0"/>
              <w:divBdr>
                <w:top w:val="none" w:sz="0" w:space="0" w:color="auto"/>
                <w:left w:val="none" w:sz="0" w:space="0" w:color="auto"/>
                <w:bottom w:val="none" w:sz="0" w:space="0" w:color="auto"/>
                <w:right w:val="none" w:sz="0" w:space="0" w:color="auto"/>
              </w:divBdr>
            </w:div>
            <w:div w:id="239755272">
              <w:marLeft w:val="0"/>
              <w:marRight w:val="0"/>
              <w:marTop w:val="0"/>
              <w:marBottom w:val="0"/>
              <w:divBdr>
                <w:top w:val="none" w:sz="0" w:space="0" w:color="auto"/>
                <w:left w:val="none" w:sz="0" w:space="0" w:color="auto"/>
                <w:bottom w:val="none" w:sz="0" w:space="0" w:color="auto"/>
                <w:right w:val="none" w:sz="0" w:space="0" w:color="auto"/>
              </w:divBdr>
            </w:div>
            <w:div w:id="279456687">
              <w:marLeft w:val="0"/>
              <w:marRight w:val="0"/>
              <w:marTop w:val="0"/>
              <w:marBottom w:val="0"/>
              <w:divBdr>
                <w:top w:val="none" w:sz="0" w:space="0" w:color="auto"/>
                <w:left w:val="none" w:sz="0" w:space="0" w:color="auto"/>
                <w:bottom w:val="none" w:sz="0" w:space="0" w:color="auto"/>
                <w:right w:val="none" w:sz="0" w:space="0" w:color="auto"/>
              </w:divBdr>
            </w:div>
            <w:div w:id="408045211">
              <w:marLeft w:val="0"/>
              <w:marRight w:val="0"/>
              <w:marTop w:val="0"/>
              <w:marBottom w:val="0"/>
              <w:divBdr>
                <w:top w:val="none" w:sz="0" w:space="0" w:color="auto"/>
                <w:left w:val="none" w:sz="0" w:space="0" w:color="auto"/>
                <w:bottom w:val="none" w:sz="0" w:space="0" w:color="auto"/>
                <w:right w:val="none" w:sz="0" w:space="0" w:color="auto"/>
              </w:divBdr>
            </w:div>
            <w:div w:id="440608132">
              <w:marLeft w:val="0"/>
              <w:marRight w:val="0"/>
              <w:marTop w:val="0"/>
              <w:marBottom w:val="0"/>
              <w:divBdr>
                <w:top w:val="none" w:sz="0" w:space="0" w:color="auto"/>
                <w:left w:val="none" w:sz="0" w:space="0" w:color="auto"/>
                <w:bottom w:val="none" w:sz="0" w:space="0" w:color="auto"/>
                <w:right w:val="none" w:sz="0" w:space="0" w:color="auto"/>
              </w:divBdr>
            </w:div>
            <w:div w:id="494300937">
              <w:marLeft w:val="0"/>
              <w:marRight w:val="0"/>
              <w:marTop w:val="0"/>
              <w:marBottom w:val="0"/>
              <w:divBdr>
                <w:top w:val="none" w:sz="0" w:space="0" w:color="auto"/>
                <w:left w:val="none" w:sz="0" w:space="0" w:color="auto"/>
                <w:bottom w:val="none" w:sz="0" w:space="0" w:color="auto"/>
                <w:right w:val="none" w:sz="0" w:space="0" w:color="auto"/>
              </w:divBdr>
            </w:div>
            <w:div w:id="694232937">
              <w:marLeft w:val="0"/>
              <w:marRight w:val="0"/>
              <w:marTop w:val="0"/>
              <w:marBottom w:val="0"/>
              <w:divBdr>
                <w:top w:val="none" w:sz="0" w:space="0" w:color="auto"/>
                <w:left w:val="none" w:sz="0" w:space="0" w:color="auto"/>
                <w:bottom w:val="none" w:sz="0" w:space="0" w:color="auto"/>
                <w:right w:val="none" w:sz="0" w:space="0" w:color="auto"/>
              </w:divBdr>
            </w:div>
            <w:div w:id="709963812">
              <w:marLeft w:val="0"/>
              <w:marRight w:val="0"/>
              <w:marTop w:val="0"/>
              <w:marBottom w:val="0"/>
              <w:divBdr>
                <w:top w:val="none" w:sz="0" w:space="0" w:color="auto"/>
                <w:left w:val="none" w:sz="0" w:space="0" w:color="auto"/>
                <w:bottom w:val="none" w:sz="0" w:space="0" w:color="auto"/>
                <w:right w:val="none" w:sz="0" w:space="0" w:color="auto"/>
              </w:divBdr>
            </w:div>
            <w:div w:id="773938337">
              <w:marLeft w:val="0"/>
              <w:marRight w:val="0"/>
              <w:marTop w:val="0"/>
              <w:marBottom w:val="0"/>
              <w:divBdr>
                <w:top w:val="none" w:sz="0" w:space="0" w:color="auto"/>
                <w:left w:val="none" w:sz="0" w:space="0" w:color="auto"/>
                <w:bottom w:val="none" w:sz="0" w:space="0" w:color="auto"/>
                <w:right w:val="none" w:sz="0" w:space="0" w:color="auto"/>
              </w:divBdr>
            </w:div>
            <w:div w:id="820969845">
              <w:marLeft w:val="0"/>
              <w:marRight w:val="0"/>
              <w:marTop w:val="0"/>
              <w:marBottom w:val="0"/>
              <w:divBdr>
                <w:top w:val="none" w:sz="0" w:space="0" w:color="auto"/>
                <w:left w:val="none" w:sz="0" w:space="0" w:color="auto"/>
                <w:bottom w:val="none" w:sz="0" w:space="0" w:color="auto"/>
                <w:right w:val="none" w:sz="0" w:space="0" w:color="auto"/>
              </w:divBdr>
            </w:div>
            <w:div w:id="830565581">
              <w:marLeft w:val="0"/>
              <w:marRight w:val="0"/>
              <w:marTop w:val="0"/>
              <w:marBottom w:val="0"/>
              <w:divBdr>
                <w:top w:val="none" w:sz="0" w:space="0" w:color="auto"/>
                <w:left w:val="none" w:sz="0" w:space="0" w:color="auto"/>
                <w:bottom w:val="none" w:sz="0" w:space="0" w:color="auto"/>
                <w:right w:val="none" w:sz="0" w:space="0" w:color="auto"/>
              </w:divBdr>
            </w:div>
            <w:div w:id="860824495">
              <w:marLeft w:val="0"/>
              <w:marRight w:val="0"/>
              <w:marTop w:val="0"/>
              <w:marBottom w:val="0"/>
              <w:divBdr>
                <w:top w:val="none" w:sz="0" w:space="0" w:color="auto"/>
                <w:left w:val="none" w:sz="0" w:space="0" w:color="auto"/>
                <w:bottom w:val="none" w:sz="0" w:space="0" w:color="auto"/>
                <w:right w:val="none" w:sz="0" w:space="0" w:color="auto"/>
              </w:divBdr>
            </w:div>
            <w:div w:id="872426757">
              <w:marLeft w:val="0"/>
              <w:marRight w:val="0"/>
              <w:marTop w:val="0"/>
              <w:marBottom w:val="0"/>
              <w:divBdr>
                <w:top w:val="none" w:sz="0" w:space="0" w:color="auto"/>
                <w:left w:val="none" w:sz="0" w:space="0" w:color="auto"/>
                <w:bottom w:val="none" w:sz="0" w:space="0" w:color="auto"/>
                <w:right w:val="none" w:sz="0" w:space="0" w:color="auto"/>
              </w:divBdr>
            </w:div>
            <w:div w:id="951204215">
              <w:marLeft w:val="0"/>
              <w:marRight w:val="0"/>
              <w:marTop w:val="0"/>
              <w:marBottom w:val="0"/>
              <w:divBdr>
                <w:top w:val="none" w:sz="0" w:space="0" w:color="auto"/>
                <w:left w:val="none" w:sz="0" w:space="0" w:color="auto"/>
                <w:bottom w:val="none" w:sz="0" w:space="0" w:color="auto"/>
                <w:right w:val="none" w:sz="0" w:space="0" w:color="auto"/>
              </w:divBdr>
            </w:div>
            <w:div w:id="977417666">
              <w:marLeft w:val="0"/>
              <w:marRight w:val="0"/>
              <w:marTop w:val="0"/>
              <w:marBottom w:val="0"/>
              <w:divBdr>
                <w:top w:val="none" w:sz="0" w:space="0" w:color="auto"/>
                <w:left w:val="none" w:sz="0" w:space="0" w:color="auto"/>
                <w:bottom w:val="none" w:sz="0" w:space="0" w:color="auto"/>
                <w:right w:val="none" w:sz="0" w:space="0" w:color="auto"/>
              </w:divBdr>
            </w:div>
            <w:div w:id="1090540938">
              <w:marLeft w:val="0"/>
              <w:marRight w:val="0"/>
              <w:marTop w:val="0"/>
              <w:marBottom w:val="0"/>
              <w:divBdr>
                <w:top w:val="none" w:sz="0" w:space="0" w:color="auto"/>
                <w:left w:val="none" w:sz="0" w:space="0" w:color="auto"/>
                <w:bottom w:val="none" w:sz="0" w:space="0" w:color="auto"/>
                <w:right w:val="none" w:sz="0" w:space="0" w:color="auto"/>
              </w:divBdr>
            </w:div>
            <w:div w:id="1094783508">
              <w:marLeft w:val="0"/>
              <w:marRight w:val="0"/>
              <w:marTop w:val="0"/>
              <w:marBottom w:val="0"/>
              <w:divBdr>
                <w:top w:val="none" w:sz="0" w:space="0" w:color="auto"/>
                <w:left w:val="none" w:sz="0" w:space="0" w:color="auto"/>
                <w:bottom w:val="none" w:sz="0" w:space="0" w:color="auto"/>
                <w:right w:val="none" w:sz="0" w:space="0" w:color="auto"/>
              </w:divBdr>
            </w:div>
            <w:div w:id="1184705396">
              <w:marLeft w:val="0"/>
              <w:marRight w:val="0"/>
              <w:marTop w:val="0"/>
              <w:marBottom w:val="0"/>
              <w:divBdr>
                <w:top w:val="none" w:sz="0" w:space="0" w:color="auto"/>
                <w:left w:val="none" w:sz="0" w:space="0" w:color="auto"/>
                <w:bottom w:val="none" w:sz="0" w:space="0" w:color="auto"/>
                <w:right w:val="none" w:sz="0" w:space="0" w:color="auto"/>
              </w:divBdr>
            </w:div>
            <w:div w:id="1200245987">
              <w:marLeft w:val="0"/>
              <w:marRight w:val="0"/>
              <w:marTop w:val="0"/>
              <w:marBottom w:val="0"/>
              <w:divBdr>
                <w:top w:val="none" w:sz="0" w:space="0" w:color="auto"/>
                <w:left w:val="none" w:sz="0" w:space="0" w:color="auto"/>
                <w:bottom w:val="none" w:sz="0" w:space="0" w:color="auto"/>
                <w:right w:val="none" w:sz="0" w:space="0" w:color="auto"/>
              </w:divBdr>
            </w:div>
            <w:div w:id="1263608217">
              <w:marLeft w:val="0"/>
              <w:marRight w:val="0"/>
              <w:marTop w:val="0"/>
              <w:marBottom w:val="0"/>
              <w:divBdr>
                <w:top w:val="none" w:sz="0" w:space="0" w:color="auto"/>
                <w:left w:val="none" w:sz="0" w:space="0" w:color="auto"/>
                <w:bottom w:val="none" w:sz="0" w:space="0" w:color="auto"/>
                <w:right w:val="none" w:sz="0" w:space="0" w:color="auto"/>
              </w:divBdr>
            </w:div>
            <w:div w:id="1458379117">
              <w:marLeft w:val="0"/>
              <w:marRight w:val="0"/>
              <w:marTop w:val="0"/>
              <w:marBottom w:val="0"/>
              <w:divBdr>
                <w:top w:val="none" w:sz="0" w:space="0" w:color="auto"/>
                <w:left w:val="none" w:sz="0" w:space="0" w:color="auto"/>
                <w:bottom w:val="none" w:sz="0" w:space="0" w:color="auto"/>
                <w:right w:val="none" w:sz="0" w:space="0" w:color="auto"/>
              </w:divBdr>
            </w:div>
            <w:div w:id="1463229725">
              <w:marLeft w:val="0"/>
              <w:marRight w:val="0"/>
              <w:marTop w:val="0"/>
              <w:marBottom w:val="0"/>
              <w:divBdr>
                <w:top w:val="none" w:sz="0" w:space="0" w:color="auto"/>
                <w:left w:val="none" w:sz="0" w:space="0" w:color="auto"/>
                <w:bottom w:val="none" w:sz="0" w:space="0" w:color="auto"/>
                <w:right w:val="none" w:sz="0" w:space="0" w:color="auto"/>
              </w:divBdr>
            </w:div>
            <w:div w:id="1546482399">
              <w:marLeft w:val="0"/>
              <w:marRight w:val="0"/>
              <w:marTop w:val="0"/>
              <w:marBottom w:val="0"/>
              <w:divBdr>
                <w:top w:val="none" w:sz="0" w:space="0" w:color="auto"/>
                <w:left w:val="none" w:sz="0" w:space="0" w:color="auto"/>
                <w:bottom w:val="none" w:sz="0" w:space="0" w:color="auto"/>
                <w:right w:val="none" w:sz="0" w:space="0" w:color="auto"/>
              </w:divBdr>
            </w:div>
            <w:div w:id="1662850283">
              <w:marLeft w:val="0"/>
              <w:marRight w:val="0"/>
              <w:marTop w:val="0"/>
              <w:marBottom w:val="0"/>
              <w:divBdr>
                <w:top w:val="none" w:sz="0" w:space="0" w:color="auto"/>
                <w:left w:val="none" w:sz="0" w:space="0" w:color="auto"/>
                <w:bottom w:val="none" w:sz="0" w:space="0" w:color="auto"/>
                <w:right w:val="none" w:sz="0" w:space="0" w:color="auto"/>
              </w:divBdr>
            </w:div>
            <w:div w:id="1838763167">
              <w:marLeft w:val="0"/>
              <w:marRight w:val="0"/>
              <w:marTop w:val="0"/>
              <w:marBottom w:val="0"/>
              <w:divBdr>
                <w:top w:val="none" w:sz="0" w:space="0" w:color="auto"/>
                <w:left w:val="none" w:sz="0" w:space="0" w:color="auto"/>
                <w:bottom w:val="none" w:sz="0" w:space="0" w:color="auto"/>
                <w:right w:val="none" w:sz="0" w:space="0" w:color="auto"/>
              </w:divBdr>
            </w:div>
            <w:div w:id="1856071877">
              <w:marLeft w:val="0"/>
              <w:marRight w:val="0"/>
              <w:marTop w:val="0"/>
              <w:marBottom w:val="0"/>
              <w:divBdr>
                <w:top w:val="none" w:sz="0" w:space="0" w:color="auto"/>
                <w:left w:val="none" w:sz="0" w:space="0" w:color="auto"/>
                <w:bottom w:val="none" w:sz="0" w:space="0" w:color="auto"/>
                <w:right w:val="none" w:sz="0" w:space="0" w:color="auto"/>
              </w:divBdr>
            </w:div>
            <w:div w:id="1901554453">
              <w:marLeft w:val="0"/>
              <w:marRight w:val="0"/>
              <w:marTop w:val="0"/>
              <w:marBottom w:val="0"/>
              <w:divBdr>
                <w:top w:val="none" w:sz="0" w:space="0" w:color="auto"/>
                <w:left w:val="none" w:sz="0" w:space="0" w:color="auto"/>
                <w:bottom w:val="none" w:sz="0" w:space="0" w:color="auto"/>
                <w:right w:val="none" w:sz="0" w:space="0" w:color="auto"/>
              </w:divBdr>
            </w:div>
            <w:div w:id="1964340383">
              <w:marLeft w:val="0"/>
              <w:marRight w:val="0"/>
              <w:marTop w:val="0"/>
              <w:marBottom w:val="0"/>
              <w:divBdr>
                <w:top w:val="none" w:sz="0" w:space="0" w:color="auto"/>
                <w:left w:val="none" w:sz="0" w:space="0" w:color="auto"/>
                <w:bottom w:val="none" w:sz="0" w:space="0" w:color="auto"/>
                <w:right w:val="none" w:sz="0" w:space="0" w:color="auto"/>
              </w:divBdr>
            </w:div>
            <w:div w:id="2052456671">
              <w:marLeft w:val="0"/>
              <w:marRight w:val="0"/>
              <w:marTop w:val="0"/>
              <w:marBottom w:val="0"/>
              <w:divBdr>
                <w:top w:val="none" w:sz="0" w:space="0" w:color="auto"/>
                <w:left w:val="none" w:sz="0" w:space="0" w:color="auto"/>
                <w:bottom w:val="none" w:sz="0" w:space="0" w:color="auto"/>
                <w:right w:val="none" w:sz="0" w:space="0" w:color="auto"/>
              </w:divBdr>
            </w:div>
            <w:div w:id="211551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436997">
      <w:bodyDiv w:val="1"/>
      <w:marLeft w:val="0"/>
      <w:marRight w:val="0"/>
      <w:marTop w:val="0"/>
      <w:marBottom w:val="0"/>
      <w:divBdr>
        <w:top w:val="none" w:sz="0" w:space="0" w:color="auto"/>
        <w:left w:val="none" w:sz="0" w:space="0" w:color="auto"/>
        <w:bottom w:val="none" w:sz="0" w:space="0" w:color="auto"/>
        <w:right w:val="none" w:sz="0" w:space="0" w:color="auto"/>
      </w:divBdr>
      <w:divsChild>
        <w:div w:id="751900007">
          <w:marLeft w:val="0"/>
          <w:marRight w:val="0"/>
          <w:marTop w:val="0"/>
          <w:marBottom w:val="0"/>
          <w:divBdr>
            <w:top w:val="none" w:sz="0" w:space="0" w:color="auto"/>
            <w:left w:val="none" w:sz="0" w:space="0" w:color="auto"/>
            <w:bottom w:val="none" w:sz="0" w:space="0" w:color="auto"/>
            <w:right w:val="none" w:sz="0" w:space="0" w:color="auto"/>
          </w:divBdr>
          <w:divsChild>
            <w:div w:id="335890724">
              <w:marLeft w:val="0"/>
              <w:marRight w:val="0"/>
              <w:marTop w:val="0"/>
              <w:marBottom w:val="0"/>
              <w:divBdr>
                <w:top w:val="none" w:sz="0" w:space="0" w:color="auto"/>
                <w:left w:val="none" w:sz="0" w:space="0" w:color="auto"/>
                <w:bottom w:val="none" w:sz="0" w:space="0" w:color="auto"/>
                <w:right w:val="none" w:sz="0" w:space="0" w:color="auto"/>
              </w:divBdr>
            </w:div>
            <w:div w:id="479536668">
              <w:marLeft w:val="0"/>
              <w:marRight w:val="0"/>
              <w:marTop w:val="0"/>
              <w:marBottom w:val="0"/>
              <w:divBdr>
                <w:top w:val="none" w:sz="0" w:space="0" w:color="auto"/>
                <w:left w:val="none" w:sz="0" w:space="0" w:color="auto"/>
                <w:bottom w:val="none" w:sz="0" w:space="0" w:color="auto"/>
                <w:right w:val="none" w:sz="0" w:space="0" w:color="auto"/>
              </w:divBdr>
            </w:div>
            <w:div w:id="827213602">
              <w:marLeft w:val="0"/>
              <w:marRight w:val="0"/>
              <w:marTop w:val="0"/>
              <w:marBottom w:val="0"/>
              <w:divBdr>
                <w:top w:val="none" w:sz="0" w:space="0" w:color="auto"/>
                <w:left w:val="none" w:sz="0" w:space="0" w:color="auto"/>
                <w:bottom w:val="none" w:sz="0" w:space="0" w:color="auto"/>
                <w:right w:val="none" w:sz="0" w:space="0" w:color="auto"/>
              </w:divBdr>
            </w:div>
            <w:div w:id="1056709407">
              <w:marLeft w:val="0"/>
              <w:marRight w:val="0"/>
              <w:marTop w:val="0"/>
              <w:marBottom w:val="0"/>
              <w:divBdr>
                <w:top w:val="none" w:sz="0" w:space="0" w:color="auto"/>
                <w:left w:val="none" w:sz="0" w:space="0" w:color="auto"/>
                <w:bottom w:val="none" w:sz="0" w:space="0" w:color="auto"/>
                <w:right w:val="none" w:sz="0" w:space="0" w:color="auto"/>
              </w:divBdr>
            </w:div>
            <w:div w:id="1957567088">
              <w:marLeft w:val="0"/>
              <w:marRight w:val="0"/>
              <w:marTop w:val="0"/>
              <w:marBottom w:val="0"/>
              <w:divBdr>
                <w:top w:val="none" w:sz="0" w:space="0" w:color="auto"/>
                <w:left w:val="none" w:sz="0" w:space="0" w:color="auto"/>
                <w:bottom w:val="none" w:sz="0" w:space="0" w:color="auto"/>
                <w:right w:val="none" w:sz="0" w:space="0" w:color="auto"/>
              </w:divBdr>
            </w:div>
            <w:div w:id="1997997324">
              <w:marLeft w:val="0"/>
              <w:marRight w:val="0"/>
              <w:marTop w:val="0"/>
              <w:marBottom w:val="0"/>
              <w:divBdr>
                <w:top w:val="none" w:sz="0" w:space="0" w:color="auto"/>
                <w:left w:val="none" w:sz="0" w:space="0" w:color="auto"/>
                <w:bottom w:val="none" w:sz="0" w:space="0" w:color="auto"/>
                <w:right w:val="none" w:sz="0" w:space="0" w:color="auto"/>
              </w:divBdr>
            </w:div>
            <w:div w:id="213570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290252">
      <w:bodyDiv w:val="1"/>
      <w:marLeft w:val="0"/>
      <w:marRight w:val="0"/>
      <w:marTop w:val="0"/>
      <w:marBottom w:val="0"/>
      <w:divBdr>
        <w:top w:val="none" w:sz="0" w:space="0" w:color="auto"/>
        <w:left w:val="none" w:sz="0" w:space="0" w:color="auto"/>
        <w:bottom w:val="none" w:sz="0" w:space="0" w:color="auto"/>
        <w:right w:val="none" w:sz="0" w:space="0" w:color="auto"/>
      </w:divBdr>
      <w:divsChild>
        <w:div w:id="1712993284">
          <w:marLeft w:val="0"/>
          <w:marRight w:val="0"/>
          <w:marTop w:val="0"/>
          <w:marBottom w:val="0"/>
          <w:divBdr>
            <w:top w:val="none" w:sz="0" w:space="0" w:color="auto"/>
            <w:left w:val="none" w:sz="0" w:space="0" w:color="auto"/>
            <w:bottom w:val="none" w:sz="0" w:space="0" w:color="auto"/>
            <w:right w:val="none" w:sz="0" w:space="0" w:color="auto"/>
          </w:divBdr>
          <w:divsChild>
            <w:div w:id="252595244">
              <w:marLeft w:val="0"/>
              <w:marRight w:val="0"/>
              <w:marTop w:val="0"/>
              <w:marBottom w:val="0"/>
              <w:divBdr>
                <w:top w:val="none" w:sz="0" w:space="0" w:color="auto"/>
                <w:left w:val="none" w:sz="0" w:space="0" w:color="auto"/>
                <w:bottom w:val="none" w:sz="0" w:space="0" w:color="auto"/>
                <w:right w:val="none" w:sz="0" w:space="0" w:color="auto"/>
              </w:divBdr>
            </w:div>
            <w:div w:id="367412627">
              <w:marLeft w:val="0"/>
              <w:marRight w:val="0"/>
              <w:marTop w:val="0"/>
              <w:marBottom w:val="0"/>
              <w:divBdr>
                <w:top w:val="none" w:sz="0" w:space="0" w:color="auto"/>
                <w:left w:val="none" w:sz="0" w:space="0" w:color="auto"/>
                <w:bottom w:val="none" w:sz="0" w:space="0" w:color="auto"/>
                <w:right w:val="none" w:sz="0" w:space="0" w:color="auto"/>
              </w:divBdr>
            </w:div>
            <w:div w:id="483007576">
              <w:marLeft w:val="0"/>
              <w:marRight w:val="0"/>
              <w:marTop w:val="0"/>
              <w:marBottom w:val="0"/>
              <w:divBdr>
                <w:top w:val="none" w:sz="0" w:space="0" w:color="auto"/>
                <w:left w:val="none" w:sz="0" w:space="0" w:color="auto"/>
                <w:bottom w:val="none" w:sz="0" w:space="0" w:color="auto"/>
                <w:right w:val="none" w:sz="0" w:space="0" w:color="auto"/>
              </w:divBdr>
            </w:div>
            <w:div w:id="740909726">
              <w:marLeft w:val="0"/>
              <w:marRight w:val="0"/>
              <w:marTop w:val="0"/>
              <w:marBottom w:val="0"/>
              <w:divBdr>
                <w:top w:val="none" w:sz="0" w:space="0" w:color="auto"/>
                <w:left w:val="none" w:sz="0" w:space="0" w:color="auto"/>
                <w:bottom w:val="none" w:sz="0" w:space="0" w:color="auto"/>
                <w:right w:val="none" w:sz="0" w:space="0" w:color="auto"/>
              </w:divBdr>
            </w:div>
            <w:div w:id="839736578">
              <w:marLeft w:val="0"/>
              <w:marRight w:val="0"/>
              <w:marTop w:val="0"/>
              <w:marBottom w:val="0"/>
              <w:divBdr>
                <w:top w:val="none" w:sz="0" w:space="0" w:color="auto"/>
                <w:left w:val="none" w:sz="0" w:space="0" w:color="auto"/>
                <w:bottom w:val="none" w:sz="0" w:space="0" w:color="auto"/>
                <w:right w:val="none" w:sz="0" w:space="0" w:color="auto"/>
              </w:divBdr>
            </w:div>
            <w:div w:id="949627953">
              <w:marLeft w:val="0"/>
              <w:marRight w:val="0"/>
              <w:marTop w:val="0"/>
              <w:marBottom w:val="0"/>
              <w:divBdr>
                <w:top w:val="none" w:sz="0" w:space="0" w:color="auto"/>
                <w:left w:val="none" w:sz="0" w:space="0" w:color="auto"/>
                <w:bottom w:val="none" w:sz="0" w:space="0" w:color="auto"/>
                <w:right w:val="none" w:sz="0" w:space="0" w:color="auto"/>
              </w:divBdr>
            </w:div>
            <w:div w:id="1173295884">
              <w:marLeft w:val="0"/>
              <w:marRight w:val="0"/>
              <w:marTop w:val="0"/>
              <w:marBottom w:val="0"/>
              <w:divBdr>
                <w:top w:val="none" w:sz="0" w:space="0" w:color="auto"/>
                <w:left w:val="none" w:sz="0" w:space="0" w:color="auto"/>
                <w:bottom w:val="none" w:sz="0" w:space="0" w:color="auto"/>
                <w:right w:val="none" w:sz="0" w:space="0" w:color="auto"/>
              </w:divBdr>
            </w:div>
            <w:div w:id="1189217800">
              <w:marLeft w:val="0"/>
              <w:marRight w:val="0"/>
              <w:marTop w:val="0"/>
              <w:marBottom w:val="0"/>
              <w:divBdr>
                <w:top w:val="none" w:sz="0" w:space="0" w:color="auto"/>
                <w:left w:val="none" w:sz="0" w:space="0" w:color="auto"/>
                <w:bottom w:val="none" w:sz="0" w:space="0" w:color="auto"/>
                <w:right w:val="none" w:sz="0" w:space="0" w:color="auto"/>
              </w:divBdr>
            </w:div>
            <w:div w:id="1259437845">
              <w:marLeft w:val="0"/>
              <w:marRight w:val="0"/>
              <w:marTop w:val="0"/>
              <w:marBottom w:val="0"/>
              <w:divBdr>
                <w:top w:val="none" w:sz="0" w:space="0" w:color="auto"/>
                <w:left w:val="none" w:sz="0" w:space="0" w:color="auto"/>
                <w:bottom w:val="none" w:sz="0" w:space="0" w:color="auto"/>
                <w:right w:val="none" w:sz="0" w:space="0" w:color="auto"/>
              </w:divBdr>
            </w:div>
            <w:div w:id="1283148855">
              <w:marLeft w:val="0"/>
              <w:marRight w:val="0"/>
              <w:marTop w:val="0"/>
              <w:marBottom w:val="0"/>
              <w:divBdr>
                <w:top w:val="none" w:sz="0" w:space="0" w:color="auto"/>
                <w:left w:val="none" w:sz="0" w:space="0" w:color="auto"/>
                <w:bottom w:val="none" w:sz="0" w:space="0" w:color="auto"/>
                <w:right w:val="none" w:sz="0" w:space="0" w:color="auto"/>
              </w:divBdr>
            </w:div>
            <w:div w:id="1286935120">
              <w:marLeft w:val="0"/>
              <w:marRight w:val="0"/>
              <w:marTop w:val="0"/>
              <w:marBottom w:val="0"/>
              <w:divBdr>
                <w:top w:val="none" w:sz="0" w:space="0" w:color="auto"/>
                <w:left w:val="none" w:sz="0" w:space="0" w:color="auto"/>
                <w:bottom w:val="none" w:sz="0" w:space="0" w:color="auto"/>
                <w:right w:val="none" w:sz="0" w:space="0" w:color="auto"/>
              </w:divBdr>
            </w:div>
            <w:div w:id="1370690290">
              <w:marLeft w:val="0"/>
              <w:marRight w:val="0"/>
              <w:marTop w:val="0"/>
              <w:marBottom w:val="0"/>
              <w:divBdr>
                <w:top w:val="none" w:sz="0" w:space="0" w:color="auto"/>
                <w:left w:val="none" w:sz="0" w:space="0" w:color="auto"/>
                <w:bottom w:val="none" w:sz="0" w:space="0" w:color="auto"/>
                <w:right w:val="none" w:sz="0" w:space="0" w:color="auto"/>
              </w:divBdr>
            </w:div>
            <w:div w:id="1487286060">
              <w:marLeft w:val="0"/>
              <w:marRight w:val="0"/>
              <w:marTop w:val="0"/>
              <w:marBottom w:val="0"/>
              <w:divBdr>
                <w:top w:val="none" w:sz="0" w:space="0" w:color="auto"/>
                <w:left w:val="none" w:sz="0" w:space="0" w:color="auto"/>
                <w:bottom w:val="none" w:sz="0" w:space="0" w:color="auto"/>
                <w:right w:val="none" w:sz="0" w:space="0" w:color="auto"/>
              </w:divBdr>
            </w:div>
            <w:div w:id="1507213922">
              <w:marLeft w:val="0"/>
              <w:marRight w:val="0"/>
              <w:marTop w:val="0"/>
              <w:marBottom w:val="0"/>
              <w:divBdr>
                <w:top w:val="none" w:sz="0" w:space="0" w:color="auto"/>
                <w:left w:val="none" w:sz="0" w:space="0" w:color="auto"/>
                <w:bottom w:val="none" w:sz="0" w:space="0" w:color="auto"/>
                <w:right w:val="none" w:sz="0" w:space="0" w:color="auto"/>
              </w:divBdr>
            </w:div>
            <w:div w:id="1780759096">
              <w:marLeft w:val="0"/>
              <w:marRight w:val="0"/>
              <w:marTop w:val="0"/>
              <w:marBottom w:val="0"/>
              <w:divBdr>
                <w:top w:val="none" w:sz="0" w:space="0" w:color="auto"/>
                <w:left w:val="none" w:sz="0" w:space="0" w:color="auto"/>
                <w:bottom w:val="none" w:sz="0" w:space="0" w:color="auto"/>
                <w:right w:val="none" w:sz="0" w:space="0" w:color="auto"/>
              </w:divBdr>
            </w:div>
            <w:div w:id="1841385760">
              <w:marLeft w:val="0"/>
              <w:marRight w:val="0"/>
              <w:marTop w:val="0"/>
              <w:marBottom w:val="0"/>
              <w:divBdr>
                <w:top w:val="none" w:sz="0" w:space="0" w:color="auto"/>
                <w:left w:val="none" w:sz="0" w:space="0" w:color="auto"/>
                <w:bottom w:val="none" w:sz="0" w:space="0" w:color="auto"/>
                <w:right w:val="none" w:sz="0" w:space="0" w:color="auto"/>
              </w:divBdr>
            </w:div>
            <w:div w:id="1870289693">
              <w:marLeft w:val="0"/>
              <w:marRight w:val="0"/>
              <w:marTop w:val="0"/>
              <w:marBottom w:val="0"/>
              <w:divBdr>
                <w:top w:val="none" w:sz="0" w:space="0" w:color="auto"/>
                <w:left w:val="none" w:sz="0" w:space="0" w:color="auto"/>
                <w:bottom w:val="none" w:sz="0" w:space="0" w:color="auto"/>
                <w:right w:val="none" w:sz="0" w:space="0" w:color="auto"/>
              </w:divBdr>
            </w:div>
            <w:div w:id="1950821131">
              <w:marLeft w:val="0"/>
              <w:marRight w:val="0"/>
              <w:marTop w:val="0"/>
              <w:marBottom w:val="0"/>
              <w:divBdr>
                <w:top w:val="none" w:sz="0" w:space="0" w:color="auto"/>
                <w:left w:val="none" w:sz="0" w:space="0" w:color="auto"/>
                <w:bottom w:val="none" w:sz="0" w:space="0" w:color="auto"/>
                <w:right w:val="none" w:sz="0" w:space="0" w:color="auto"/>
              </w:divBdr>
            </w:div>
            <w:div w:id="197305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872190">
      <w:bodyDiv w:val="1"/>
      <w:marLeft w:val="0"/>
      <w:marRight w:val="0"/>
      <w:marTop w:val="0"/>
      <w:marBottom w:val="0"/>
      <w:divBdr>
        <w:top w:val="none" w:sz="0" w:space="0" w:color="auto"/>
        <w:left w:val="none" w:sz="0" w:space="0" w:color="auto"/>
        <w:bottom w:val="none" w:sz="0" w:space="0" w:color="auto"/>
        <w:right w:val="none" w:sz="0" w:space="0" w:color="auto"/>
      </w:divBdr>
      <w:divsChild>
        <w:div w:id="1793132862">
          <w:marLeft w:val="0"/>
          <w:marRight w:val="0"/>
          <w:marTop w:val="0"/>
          <w:marBottom w:val="0"/>
          <w:divBdr>
            <w:top w:val="none" w:sz="0" w:space="0" w:color="auto"/>
            <w:left w:val="none" w:sz="0" w:space="0" w:color="auto"/>
            <w:bottom w:val="none" w:sz="0" w:space="0" w:color="auto"/>
            <w:right w:val="none" w:sz="0" w:space="0" w:color="auto"/>
          </w:divBdr>
          <w:divsChild>
            <w:div w:id="331757116">
              <w:marLeft w:val="0"/>
              <w:marRight w:val="0"/>
              <w:marTop w:val="0"/>
              <w:marBottom w:val="0"/>
              <w:divBdr>
                <w:top w:val="none" w:sz="0" w:space="0" w:color="auto"/>
                <w:left w:val="none" w:sz="0" w:space="0" w:color="auto"/>
                <w:bottom w:val="none" w:sz="0" w:space="0" w:color="auto"/>
                <w:right w:val="none" w:sz="0" w:space="0" w:color="auto"/>
              </w:divBdr>
            </w:div>
            <w:div w:id="605387380">
              <w:marLeft w:val="0"/>
              <w:marRight w:val="0"/>
              <w:marTop w:val="0"/>
              <w:marBottom w:val="0"/>
              <w:divBdr>
                <w:top w:val="none" w:sz="0" w:space="0" w:color="auto"/>
                <w:left w:val="none" w:sz="0" w:space="0" w:color="auto"/>
                <w:bottom w:val="none" w:sz="0" w:space="0" w:color="auto"/>
                <w:right w:val="none" w:sz="0" w:space="0" w:color="auto"/>
              </w:divBdr>
            </w:div>
            <w:div w:id="688485480">
              <w:marLeft w:val="0"/>
              <w:marRight w:val="0"/>
              <w:marTop w:val="0"/>
              <w:marBottom w:val="0"/>
              <w:divBdr>
                <w:top w:val="none" w:sz="0" w:space="0" w:color="auto"/>
                <w:left w:val="none" w:sz="0" w:space="0" w:color="auto"/>
                <w:bottom w:val="none" w:sz="0" w:space="0" w:color="auto"/>
                <w:right w:val="none" w:sz="0" w:space="0" w:color="auto"/>
              </w:divBdr>
            </w:div>
            <w:div w:id="895438277">
              <w:marLeft w:val="0"/>
              <w:marRight w:val="0"/>
              <w:marTop w:val="0"/>
              <w:marBottom w:val="0"/>
              <w:divBdr>
                <w:top w:val="none" w:sz="0" w:space="0" w:color="auto"/>
                <w:left w:val="none" w:sz="0" w:space="0" w:color="auto"/>
                <w:bottom w:val="none" w:sz="0" w:space="0" w:color="auto"/>
                <w:right w:val="none" w:sz="0" w:space="0" w:color="auto"/>
              </w:divBdr>
            </w:div>
            <w:div w:id="1050886303">
              <w:marLeft w:val="0"/>
              <w:marRight w:val="0"/>
              <w:marTop w:val="0"/>
              <w:marBottom w:val="0"/>
              <w:divBdr>
                <w:top w:val="none" w:sz="0" w:space="0" w:color="auto"/>
                <w:left w:val="none" w:sz="0" w:space="0" w:color="auto"/>
                <w:bottom w:val="none" w:sz="0" w:space="0" w:color="auto"/>
                <w:right w:val="none" w:sz="0" w:space="0" w:color="auto"/>
              </w:divBdr>
            </w:div>
            <w:div w:id="1721510359">
              <w:marLeft w:val="0"/>
              <w:marRight w:val="0"/>
              <w:marTop w:val="0"/>
              <w:marBottom w:val="0"/>
              <w:divBdr>
                <w:top w:val="none" w:sz="0" w:space="0" w:color="auto"/>
                <w:left w:val="none" w:sz="0" w:space="0" w:color="auto"/>
                <w:bottom w:val="none" w:sz="0" w:space="0" w:color="auto"/>
                <w:right w:val="none" w:sz="0" w:space="0" w:color="auto"/>
              </w:divBdr>
            </w:div>
            <w:div w:id="183418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51154">
      <w:bodyDiv w:val="1"/>
      <w:marLeft w:val="0"/>
      <w:marRight w:val="0"/>
      <w:marTop w:val="0"/>
      <w:marBottom w:val="0"/>
      <w:divBdr>
        <w:top w:val="none" w:sz="0" w:space="0" w:color="auto"/>
        <w:left w:val="none" w:sz="0" w:space="0" w:color="auto"/>
        <w:bottom w:val="none" w:sz="0" w:space="0" w:color="auto"/>
        <w:right w:val="none" w:sz="0" w:space="0" w:color="auto"/>
      </w:divBdr>
    </w:div>
    <w:div w:id="656566866">
      <w:bodyDiv w:val="1"/>
      <w:marLeft w:val="0"/>
      <w:marRight w:val="0"/>
      <w:marTop w:val="0"/>
      <w:marBottom w:val="0"/>
      <w:divBdr>
        <w:top w:val="none" w:sz="0" w:space="0" w:color="auto"/>
        <w:left w:val="none" w:sz="0" w:space="0" w:color="auto"/>
        <w:bottom w:val="none" w:sz="0" w:space="0" w:color="auto"/>
        <w:right w:val="none" w:sz="0" w:space="0" w:color="auto"/>
      </w:divBdr>
    </w:div>
    <w:div w:id="658188680">
      <w:bodyDiv w:val="1"/>
      <w:marLeft w:val="0"/>
      <w:marRight w:val="0"/>
      <w:marTop w:val="0"/>
      <w:marBottom w:val="0"/>
      <w:divBdr>
        <w:top w:val="none" w:sz="0" w:space="0" w:color="auto"/>
        <w:left w:val="none" w:sz="0" w:space="0" w:color="auto"/>
        <w:bottom w:val="none" w:sz="0" w:space="0" w:color="auto"/>
        <w:right w:val="none" w:sz="0" w:space="0" w:color="auto"/>
      </w:divBdr>
      <w:divsChild>
        <w:div w:id="849679466">
          <w:marLeft w:val="0"/>
          <w:marRight w:val="0"/>
          <w:marTop w:val="0"/>
          <w:marBottom w:val="0"/>
          <w:divBdr>
            <w:top w:val="none" w:sz="0" w:space="0" w:color="auto"/>
            <w:left w:val="none" w:sz="0" w:space="0" w:color="auto"/>
            <w:bottom w:val="none" w:sz="0" w:space="0" w:color="auto"/>
            <w:right w:val="none" w:sz="0" w:space="0" w:color="auto"/>
          </w:divBdr>
          <w:divsChild>
            <w:div w:id="32462543">
              <w:marLeft w:val="0"/>
              <w:marRight w:val="0"/>
              <w:marTop w:val="0"/>
              <w:marBottom w:val="0"/>
              <w:divBdr>
                <w:top w:val="none" w:sz="0" w:space="0" w:color="auto"/>
                <w:left w:val="none" w:sz="0" w:space="0" w:color="auto"/>
                <w:bottom w:val="none" w:sz="0" w:space="0" w:color="auto"/>
                <w:right w:val="none" w:sz="0" w:space="0" w:color="auto"/>
              </w:divBdr>
            </w:div>
            <w:div w:id="443230361">
              <w:marLeft w:val="0"/>
              <w:marRight w:val="0"/>
              <w:marTop w:val="0"/>
              <w:marBottom w:val="0"/>
              <w:divBdr>
                <w:top w:val="none" w:sz="0" w:space="0" w:color="auto"/>
                <w:left w:val="none" w:sz="0" w:space="0" w:color="auto"/>
                <w:bottom w:val="none" w:sz="0" w:space="0" w:color="auto"/>
                <w:right w:val="none" w:sz="0" w:space="0" w:color="auto"/>
              </w:divBdr>
            </w:div>
            <w:div w:id="980616643">
              <w:marLeft w:val="0"/>
              <w:marRight w:val="0"/>
              <w:marTop w:val="0"/>
              <w:marBottom w:val="0"/>
              <w:divBdr>
                <w:top w:val="none" w:sz="0" w:space="0" w:color="auto"/>
                <w:left w:val="none" w:sz="0" w:space="0" w:color="auto"/>
                <w:bottom w:val="none" w:sz="0" w:space="0" w:color="auto"/>
                <w:right w:val="none" w:sz="0" w:space="0" w:color="auto"/>
              </w:divBdr>
            </w:div>
            <w:div w:id="1370449969">
              <w:marLeft w:val="0"/>
              <w:marRight w:val="0"/>
              <w:marTop w:val="0"/>
              <w:marBottom w:val="0"/>
              <w:divBdr>
                <w:top w:val="none" w:sz="0" w:space="0" w:color="auto"/>
                <w:left w:val="none" w:sz="0" w:space="0" w:color="auto"/>
                <w:bottom w:val="none" w:sz="0" w:space="0" w:color="auto"/>
                <w:right w:val="none" w:sz="0" w:space="0" w:color="auto"/>
              </w:divBdr>
            </w:div>
            <w:div w:id="1972898221">
              <w:marLeft w:val="0"/>
              <w:marRight w:val="0"/>
              <w:marTop w:val="0"/>
              <w:marBottom w:val="0"/>
              <w:divBdr>
                <w:top w:val="none" w:sz="0" w:space="0" w:color="auto"/>
                <w:left w:val="none" w:sz="0" w:space="0" w:color="auto"/>
                <w:bottom w:val="none" w:sz="0" w:space="0" w:color="auto"/>
                <w:right w:val="none" w:sz="0" w:space="0" w:color="auto"/>
              </w:divBdr>
            </w:div>
            <w:div w:id="2011131768">
              <w:marLeft w:val="0"/>
              <w:marRight w:val="0"/>
              <w:marTop w:val="0"/>
              <w:marBottom w:val="0"/>
              <w:divBdr>
                <w:top w:val="none" w:sz="0" w:space="0" w:color="auto"/>
                <w:left w:val="none" w:sz="0" w:space="0" w:color="auto"/>
                <w:bottom w:val="none" w:sz="0" w:space="0" w:color="auto"/>
                <w:right w:val="none" w:sz="0" w:space="0" w:color="auto"/>
              </w:divBdr>
            </w:div>
            <w:div w:id="20911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68820">
      <w:bodyDiv w:val="1"/>
      <w:marLeft w:val="0"/>
      <w:marRight w:val="0"/>
      <w:marTop w:val="0"/>
      <w:marBottom w:val="0"/>
      <w:divBdr>
        <w:top w:val="none" w:sz="0" w:space="0" w:color="auto"/>
        <w:left w:val="none" w:sz="0" w:space="0" w:color="auto"/>
        <w:bottom w:val="none" w:sz="0" w:space="0" w:color="auto"/>
        <w:right w:val="none" w:sz="0" w:space="0" w:color="auto"/>
      </w:divBdr>
    </w:div>
    <w:div w:id="660237011">
      <w:bodyDiv w:val="1"/>
      <w:marLeft w:val="0"/>
      <w:marRight w:val="0"/>
      <w:marTop w:val="0"/>
      <w:marBottom w:val="0"/>
      <w:divBdr>
        <w:top w:val="none" w:sz="0" w:space="0" w:color="auto"/>
        <w:left w:val="none" w:sz="0" w:space="0" w:color="auto"/>
        <w:bottom w:val="none" w:sz="0" w:space="0" w:color="auto"/>
        <w:right w:val="none" w:sz="0" w:space="0" w:color="auto"/>
      </w:divBdr>
    </w:div>
    <w:div w:id="662313639">
      <w:bodyDiv w:val="1"/>
      <w:marLeft w:val="0"/>
      <w:marRight w:val="0"/>
      <w:marTop w:val="0"/>
      <w:marBottom w:val="0"/>
      <w:divBdr>
        <w:top w:val="none" w:sz="0" w:space="0" w:color="auto"/>
        <w:left w:val="none" w:sz="0" w:space="0" w:color="auto"/>
        <w:bottom w:val="none" w:sz="0" w:space="0" w:color="auto"/>
        <w:right w:val="none" w:sz="0" w:space="0" w:color="auto"/>
      </w:divBdr>
    </w:div>
    <w:div w:id="665013188">
      <w:bodyDiv w:val="1"/>
      <w:marLeft w:val="0"/>
      <w:marRight w:val="0"/>
      <w:marTop w:val="0"/>
      <w:marBottom w:val="0"/>
      <w:divBdr>
        <w:top w:val="none" w:sz="0" w:space="0" w:color="auto"/>
        <w:left w:val="none" w:sz="0" w:space="0" w:color="auto"/>
        <w:bottom w:val="none" w:sz="0" w:space="0" w:color="auto"/>
        <w:right w:val="none" w:sz="0" w:space="0" w:color="auto"/>
      </w:divBdr>
    </w:div>
    <w:div w:id="676493758">
      <w:bodyDiv w:val="1"/>
      <w:marLeft w:val="0"/>
      <w:marRight w:val="0"/>
      <w:marTop w:val="0"/>
      <w:marBottom w:val="0"/>
      <w:divBdr>
        <w:top w:val="none" w:sz="0" w:space="0" w:color="auto"/>
        <w:left w:val="none" w:sz="0" w:space="0" w:color="auto"/>
        <w:bottom w:val="none" w:sz="0" w:space="0" w:color="auto"/>
        <w:right w:val="none" w:sz="0" w:space="0" w:color="auto"/>
      </w:divBdr>
      <w:divsChild>
        <w:div w:id="1353191009">
          <w:marLeft w:val="0"/>
          <w:marRight w:val="0"/>
          <w:marTop w:val="0"/>
          <w:marBottom w:val="0"/>
          <w:divBdr>
            <w:top w:val="none" w:sz="0" w:space="0" w:color="auto"/>
            <w:left w:val="none" w:sz="0" w:space="0" w:color="auto"/>
            <w:bottom w:val="none" w:sz="0" w:space="0" w:color="auto"/>
            <w:right w:val="none" w:sz="0" w:space="0" w:color="auto"/>
          </w:divBdr>
          <w:divsChild>
            <w:div w:id="184176720">
              <w:marLeft w:val="0"/>
              <w:marRight w:val="0"/>
              <w:marTop w:val="0"/>
              <w:marBottom w:val="0"/>
              <w:divBdr>
                <w:top w:val="none" w:sz="0" w:space="0" w:color="auto"/>
                <w:left w:val="none" w:sz="0" w:space="0" w:color="auto"/>
                <w:bottom w:val="none" w:sz="0" w:space="0" w:color="auto"/>
                <w:right w:val="none" w:sz="0" w:space="0" w:color="auto"/>
              </w:divBdr>
            </w:div>
            <w:div w:id="190146234">
              <w:marLeft w:val="0"/>
              <w:marRight w:val="0"/>
              <w:marTop w:val="0"/>
              <w:marBottom w:val="0"/>
              <w:divBdr>
                <w:top w:val="none" w:sz="0" w:space="0" w:color="auto"/>
                <w:left w:val="none" w:sz="0" w:space="0" w:color="auto"/>
                <w:bottom w:val="none" w:sz="0" w:space="0" w:color="auto"/>
                <w:right w:val="none" w:sz="0" w:space="0" w:color="auto"/>
              </w:divBdr>
            </w:div>
            <w:div w:id="191462467">
              <w:marLeft w:val="0"/>
              <w:marRight w:val="0"/>
              <w:marTop w:val="0"/>
              <w:marBottom w:val="0"/>
              <w:divBdr>
                <w:top w:val="none" w:sz="0" w:space="0" w:color="auto"/>
                <w:left w:val="none" w:sz="0" w:space="0" w:color="auto"/>
                <w:bottom w:val="none" w:sz="0" w:space="0" w:color="auto"/>
                <w:right w:val="none" w:sz="0" w:space="0" w:color="auto"/>
              </w:divBdr>
            </w:div>
            <w:div w:id="552811542">
              <w:marLeft w:val="0"/>
              <w:marRight w:val="0"/>
              <w:marTop w:val="0"/>
              <w:marBottom w:val="0"/>
              <w:divBdr>
                <w:top w:val="none" w:sz="0" w:space="0" w:color="auto"/>
                <w:left w:val="none" w:sz="0" w:space="0" w:color="auto"/>
                <w:bottom w:val="none" w:sz="0" w:space="0" w:color="auto"/>
                <w:right w:val="none" w:sz="0" w:space="0" w:color="auto"/>
              </w:divBdr>
            </w:div>
            <w:div w:id="560213754">
              <w:marLeft w:val="0"/>
              <w:marRight w:val="0"/>
              <w:marTop w:val="0"/>
              <w:marBottom w:val="0"/>
              <w:divBdr>
                <w:top w:val="none" w:sz="0" w:space="0" w:color="auto"/>
                <w:left w:val="none" w:sz="0" w:space="0" w:color="auto"/>
                <w:bottom w:val="none" w:sz="0" w:space="0" w:color="auto"/>
                <w:right w:val="none" w:sz="0" w:space="0" w:color="auto"/>
              </w:divBdr>
            </w:div>
            <w:div w:id="672999895">
              <w:marLeft w:val="0"/>
              <w:marRight w:val="0"/>
              <w:marTop w:val="0"/>
              <w:marBottom w:val="0"/>
              <w:divBdr>
                <w:top w:val="none" w:sz="0" w:space="0" w:color="auto"/>
                <w:left w:val="none" w:sz="0" w:space="0" w:color="auto"/>
                <w:bottom w:val="none" w:sz="0" w:space="0" w:color="auto"/>
                <w:right w:val="none" w:sz="0" w:space="0" w:color="auto"/>
              </w:divBdr>
            </w:div>
            <w:div w:id="829246835">
              <w:marLeft w:val="0"/>
              <w:marRight w:val="0"/>
              <w:marTop w:val="0"/>
              <w:marBottom w:val="0"/>
              <w:divBdr>
                <w:top w:val="none" w:sz="0" w:space="0" w:color="auto"/>
                <w:left w:val="none" w:sz="0" w:space="0" w:color="auto"/>
                <w:bottom w:val="none" w:sz="0" w:space="0" w:color="auto"/>
                <w:right w:val="none" w:sz="0" w:space="0" w:color="auto"/>
              </w:divBdr>
            </w:div>
            <w:div w:id="952328510">
              <w:marLeft w:val="0"/>
              <w:marRight w:val="0"/>
              <w:marTop w:val="0"/>
              <w:marBottom w:val="0"/>
              <w:divBdr>
                <w:top w:val="none" w:sz="0" w:space="0" w:color="auto"/>
                <w:left w:val="none" w:sz="0" w:space="0" w:color="auto"/>
                <w:bottom w:val="none" w:sz="0" w:space="0" w:color="auto"/>
                <w:right w:val="none" w:sz="0" w:space="0" w:color="auto"/>
              </w:divBdr>
            </w:div>
            <w:div w:id="1048148774">
              <w:marLeft w:val="0"/>
              <w:marRight w:val="0"/>
              <w:marTop w:val="0"/>
              <w:marBottom w:val="0"/>
              <w:divBdr>
                <w:top w:val="none" w:sz="0" w:space="0" w:color="auto"/>
                <w:left w:val="none" w:sz="0" w:space="0" w:color="auto"/>
                <w:bottom w:val="none" w:sz="0" w:space="0" w:color="auto"/>
                <w:right w:val="none" w:sz="0" w:space="0" w:color="auto"/>
              </w:divBdr>
            </w:div>
            <w:div w:id="1097677597">
              <w:marLeft w:val="0"/>
              <w:marRight w:val="0"/>
              <w:marTop w:val="0"/>
              <w:marBottom w:val="0"/>
              <w:divBdr>
                <w:top w:val="none" w:sz="0" w:space="0" w:color="auto"/>
                <w:left w:val="none" w:sz="0" w:space="0" w:color="auto"/>
                <w:bottom w:val="none" w:sz="0" w:space="0" w:color="auto"/>
                <w:right w:val="none" w:sz="0" w:space="0" w:color="auto"/>
              </w:divBdr>
            </w:div>
            <w:div w:id="1415394686">
              <w:marLeft w:val="0"/>
              <w:marRight w:val="0"/>
              <w:marTop w:val="0"/>
              <w:marBottom w:val="0"/>
              <w:divBdr>
                <w:top w:val="none" w:sz="0" w:space="0" w:color="auto"/>
                <w:left w:val="none" w:sz="0" w:space="0" w:color="auto"/>
                <w:bottom w:val="none" w:sz="0" w:space="0" w:color="auto"/>
                <w:right w:val="none" w:sz="0" w:space="0" w:color="auto"/>
              </w:divBdr>
            </w:div>
            <w:div w:id="1593124046">
              <w:marLeft w:val="0"/>
              <w:marRight w:val="0"/>
              <w:marTop w:val="0"/>
              <w:marBottom w:val="0"/>
              <w:divBdr>
                <w:top w:val="none" w:sz="0" w:space="0" w:color="auto"/>
                <w:left w:val="none" w:sz="0" w:space="0" w:color="auto"/>
                <w:bottom w:val="none" w:sz="0" w:space="0" w:color="auto"/>
                <w:right w:val="none" w:sz="0" w:space="0" w:color="auto"/>
              </w:divBdr>
            </w:div>
            <w:div w:id="179459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041145">
      <w:bodyDiv w:val="1"/>
      <w:marLeft w:val="0"/>
      <w:marRight w:val="0"/>
      <w:marTop w:val="0"/>
      <w:marBottom w:val="0"/>
      <w:divBdr>
        <w:top w:val="none" w:sz="0" w:space="0" w:color="auto"/>
        <w:left w:val="none" w:sz="0" w:space="0" w:color="auto"/>
        <w:bottom w:val="none" w:sz="0" w:space="0" w:color="auto"/>
        <w:right w:val="none" w:sz="0" w:space="0" w:color="auto"/>
      </w:divBdr>
    </w:div>
    <w:div w:id="679739487">
      <w:bodyDiv w:val="1"/>
      <w:marLeft w:val="0"/>
      <w:marRight w:val="0"/>
      <w:marTop w:val="0"/>
      <w:marBottom w:val="0"/>
      <w:divBdr>
        <w:top w:val="none" w:sz="0" w:space="0" w:color="auto"/>
        <w:left w:val="none" w:sz="0" w:space="0" w:color="auto"/>
        <w:bottom w:val="none" w:sz="0" w:space="0" w:color="auto"/>
        <w:right w:val="none" w:sz="0" w:space="0" w:color="auto"/>
      </w:divBdr>
      <w:divsChild>
        <w:div w:id="163712896">
          <w:marLeft w:val="0"/>
          <w:marRight w:val="0"/>
          <w:marTop w:val="0"/>
          <w:marBottom w:val="0"/>
          <w:divBdr>
            <w:top w:val="none" w:sz="0" w:space="0" w:color="auto"/>
            <w:left w:val="none" w:sz="0" w:space="0" w:color="auto"/>
            <w:bottom w:val="none" w:sz="0" w:space="0" w:color="auto"/>
            <w:right w:val="none" w:sz="0" w:space="0" w:color="auto"/>
          </w:divBdr>
          <w:divsChild>
            <w:div w:id="2975610">
              <w:marLeft w:val="0"/>
              <w:marRight w:val="0"/>
              <w:marTop w:val="0"/>
              <w:marBottom w:val="0"/>
              <w:divBdr>
                <w:top w:val="none" w:sz="0" w:space="0" w:color="auto"/>
                <w:left w:val="none" w:sz="0" w:space="0" w:color="auto"/>
                <w:bottom w:val="none" w:sz="0" w:space="0" w:color="auto"/>
                <w:right w:val="none" w:sz="0" w:space="0" w:color="auto"/>
              </w:divBdr>
            </w:div>
            <w:div w:id="47194429">
              <w:marLeft w:val="0"/>
              <w:marRight w:val="0"/>
              <w:marTop w:val="0"/>
              <w:marBottom w:val="0"/>
              <w:divBdr>
                <w:top w:val="none" w:sz="0" w:space="0" w:color="auto"/>
                <w:left w:val="none" w:sz="0" w:space="0" w:color="auto"/>
                <w:bottom w:val="none" w:sz="0" w:space="0" w:color="auto"/>
                <w:right w:val="none" w:sz="0" w:space="0" w:color="auto"/>
              </w:divBdr>
            </w:div>
            <w:div w:id="205531082">
              <w:marLeft w:val="0"/>
              <w:marRight w:val="0"/>
              <w:marTop w:val="0"/>
              <w:marBottom w:val="0"/>
              <w:divBdr>
                <w:top w:val="none" w:sz="0" w:space="0" w:color="auto"/>
                <w:left w:val="none" w:sz="0" w:space="0" w:color="auto"/>
                <w:bottom w:val="none" w:sz="0" w:space="0" w:color="auto"/>
                <w:right w:val="none" w:sz="0" w:space="0" w:color="auto"/>
              </w:divBdr>
            </w:div>
            <w:div w:id="303462552">
              <w:marLeft w:val="0"/>
              <w:marRight w:val="0"/>
              <w:marTop w:val="0"/>
              <w:marBottom w:val="0"/>
              <w:divBdr>
                <w:top w:val="none" w:sz="0" w:space="0" w:color="auto"/>
                <w:left w:val="none" w:sz="0" w:space="0" w:color="auto"/>
                <w:bottom w:val="none" w:sz="0" w:space="0" w:color="auto"/>
                <w:right w:val="none" w:sz="0" w:space="0" w:color="auto"/>
              </w:divBdr>
            </w:div>
            <w:div w:id="389887352">
              <w:marLeft w:val="0"/>
              <w:marRight w:val="0"/>
              <w:marTop w:val="0"/>
              <w:marBottom w:val="0"/>
              <w:divBdr>
                <w:top w:val="none" w:sz="0" w:space="0" w:color="auto"/>
                <w:left w:val="none" w:sz="0" w:space="0" w:color="auto"/>
                <w:bottom w:val="none" w:sz="0" w:space="0" w:color="auto"/>
                <w:right w:val="none" w:sz="0" w:space="0" w:color="auto"/>
              </w:divBdr>
            </w:div>
            <w:div w:id="435754591">
              <w:marLeft w:val="0"/>
              <w:marRight w:val="0"/>
              <w:marTop w:val="0"/>
              <w:marBottom w:val="0"/>
              <w:divBdr>
                <w:top w:val="none" w:sz="0" w:space="0" w:color="auto"/>
                <w:left w:val="none" w:sz="0" w:space="0" w:color="auto"/>
                <w:bottom w:val="none" w:sz="0" w:space="0" w:color="auto"/>
                <w:right w:val="none" w:sz="0" w:space="0" w:color="auto"/>
              </w:divBdr>
            </w:div>
            <w:div w:id="463818463">
              <w:marLeft w:val="0"/>
              <w:marRight w:val="0"/>
              <w:marTop w:val="0"/>
              <w:marBottom w:val="0"/>
              <w:divBdr>
                <w:top w:val="none" w:sz="0" w:space="0" w:color="auto"/>
                <w:left w:val="none" w:sz="0" w:space="0" w:color="auto"/>
                <w:bottom w:val="none" w:sz="0" w:space="0" w:color="auto"/>
                <w:right w:val="none" w:sz="0" w:space="0" w:color="auto"/>
              </w:divBdr>
            </w:div>
            <w:div w:id="483814111">
              <w:marLeft w:val="0"/>
              <w:marRight w:val="0"/>
              <w:marTop w:val="0"/>
              <w:marBottom w:val="0"/>
              <w:divBdr>
                <w:top w:val="none" w:sz="0" w:space="0" w:color="auto"/>
                <w:left w:val="none" w:sz="0" w:space="0" w:color="auto"/>
                <w:bottom w:val="none" w:sz="0" w:space="0" w:color="auto"/>
                <w:right w:val="none" w:sz="0" w:space="0" w:color="auto"/>
              </w:divBdr>
            </w:div>
            <w:div w:id="514269412">
              <w:marLeft w:val="0"/>
              <w:marRight w:val="0"/>
              <w:marTop w:val="0"/>
              <w:marBottom w:val="0"/>
              <w:divBdr>
                <w:top w:val="none" w:sz="0" w:space="0" w:color="auto"/>
                <w:left w:val="none" w:sz="0" w:space="0" w:color="auto"/>
                <w:bottom w:val="none" w:sz="0" w:space="0" w:color="auto"/>
                <w:right w:val="none" w:sz="0" w:space="0" w:color="auto"/>
              </w:divBdr>
            </w:div>
            <w:div w:id="529345934">
              <w:marLeft w:val="0"/>
              <w:marRight w:val="0"/>
              <w:marTop w:val="0"/>
              <w:marBottom w:val="0"/>
              <w:divBdr>
                <w:top w:val="none" w:sz="0" w:space="0" w:color="auto"/>
                <w:left w:val="none" w:sz="0" w:space="0" w:color="auto"/>
                <w:bottom w:val="none" w:sz="0" w:space="0" w:color="auto"/>
                <w:right w:val="none" w:sz="0" w:space="0" w:color="auto"/>
              </w:divBdr>
            </w:div>
            <w:div w:id="548302525">
              <w:marLeft w:val="0"/>
              <w:marRight w:val="0"/>
              <w:marTop w:val="0"/>
              <w:marBottom w:val="0"/>
              <w:divBdr>
                <w:top w:val="none" w:sz="0" w:space="0" w:color="auto"/>
                <w:left w:val="none" w:sz="0" w:space="0" w:color="auto"/>
                <w:bottom w:val="none" w:sz="0" w:space="0" w:color="auto"/>
                <w:right w:val="none" w:sz="0" w:space="0" w:color="auto"/>
              </w:divBdr>
            </w:div>
            <w:div w:id="553202883">
              <w:marLeft w:val="0"/>
              <w:marRight w:val="0"/>
              <w:marTop w:val="0"/>
              <w:marBottom w:val="0"/>
              <w:divBdr>
                <w:top w:val="none" w:sz="0" w:space="0" w:color="auto"/>
                <w:left w:val="none" w:sz="0" w:space="0" w:color="auto"/>
                <w:bottom w:val="none" w:sz="0" w:space="0" w:color="auto"/>
                <w:right w:val="none" w:sz="0" w:space="0" w:color="auto"/>
              </w:divBdr>
            </w:div>
            <w:div w:id="671882748">
              <w:marLeft w:val="0"/>
              <w:marRight w:val="0"/>
              <w:marTop w:val="0"/>
              <w:marBottom w:val="0"/>
              <w:divBdr>
                <w:top w:val="none" w:sz="0" w:space="0" w:color="auto"/>
                <w:left w:val="none" w:sz="0" w:space="0" w:color="auto"/>
                <w:bottom w:val="none" w:sz="0" w:space="0" w:color="auto"/>
                <w:right w:val="none" w:sz="0" w:space="0" w:color="auto"/>
              </w:divBdr>
            </w:div>
            <w:div w:id="829323870">
              <w:marLeft w:val="0"/>
              <w:marRight w:val="0"/>
              <w:marTop w:val="0"/>
              <w:marBottom w:val="0"/>
              <w:divBdr>
                <w:top w:val="none" w:sz="0" w:space="0" w:color="auto"/>
                <w:left w:val="none" w:sz="0" w:space="0" w:color="auto"/>
                <w:bottom w:val="none" w:sz="0" w:space="0" w:color="auto"/>
                <w:right w:val="none" w:sz="0" w:space="0" w:color="auto"/>
              </w:divBdr>
            </w:div>
            <w:div w:id="864250474">
              <w:marLeft w:val="0"/>
              <w:marRight w:val="0"/>
              <w:marTop w:val="0"/>
              <w:marBottom w:val="0"/>
              <w:divBdr>
                <w:top w:val="none" w:sz="0" w:space="0" w:color="auto"/>
                <w:left w:val="none" w:sz="0" w:space="0" w:color="auto"/>
                <w:bottom w:val="none" w:sz="0" w:space="0" w:color="auto"/>
                <w:right w:val="none" w:sz="0" w:space="0" w:color="auto"/>
              </w:divBdr>
            </w:div>
            <w:div w:id="992222537">
              <w:marLeft w:val="0"/>
              <w:marRight w:val="0"/>
              <w:marTop w:val="0"/>
              <w:marBottom w:val="0"/>
              <w:divBdr>
                <w:top w:val="none" w:sz="0" w:space="0" w:color="auto"/>
                <w:left w:val="none" w:sz="0" w:space="0" w:color="auto"/>
                <w:bottom w:val="none" w:sz="0" w:space="0" w:color="auto"/>
                <w:right w:val="none" w:sz="0" w:space="0" w:color="auto"/>
              </w:divBdr>
            </w:div>
            <w:div w:id="1004434062">
              <w:marLeft w:val="0"/>
              <w:marRight w:val="0"/>
              <w:marTop w:val="0"/>
              <w:marBottom w:val="0"/>
              <w:divBdr>
                <w:top w:val="none" w:sz="0" w:space="0" w:color="auto"/>
                <w:left w:val="none" w:sz="0" w:space="0" w:color="auto"/>
                <w:bottom w:val="none" w:sz="0" w:space="0" w:color="auto"/>
                <w:right w:val="none" w:sz="0" w:space="0" w:color="auto"/>
              </w:divBdr>
            </w:div>
            <w:div w:id="1017466721">
              <w:marLeft w:val="0"/>
              <w:marRight w:val="0"/>
              <w:marTop w:val="0"/>
              <w:marBottom w:val="0"/>
              <w:divBdr>
                <w:top w:val="none" w:sz="0" w:space="0" w:color="auto"/>
                <w:left w:val="none" w:sz="0" w:space="0" w:color="auto"/>
                <w:bottom w:val="none" w:sz="0" w:space="0" w:color="auto"/>
                <w:right w:val="none" w:sz="0" w:space="0" w:color="auto"/>
              </w:divBdr>
            </w:div>
            <w:div w:id="1077560348">
              <w:marLeft w:val="0"/>
              <w:marRight w:val="0"/>
              <w:marTop w:val="0"/>
              <w:marBottom w:val="0"/>
              <w:divBdr>
                <w:top w:val="none" w:sz="0" w:space="0" w:color="auto"/>
                <w:left w:val="none" w:sz="0" w:space="0" w:color="auto"/>
                <w:bottom w:val="none" w:sz="0" w:space="0" w:color="auto"/>
                <w:right w:val="none" w:sz="0" w:space="0" w:color="auto"/>
              </w:divBdr>
            </w:div>
            <w:div w:id="1211265269">
              <w:marLeft w:val="0"/>
              <w:marRight w:val="0"/>
              <w:marTop w:val="0"/>
              <w:marBottom w:val="0"/>
              <w:divBdr>
                <w:top w:val="none" w:sz="0" w:space="0" w:color="auto"/>
                <w:left w:val="none" w:sz="0" w:space="0" w:color="auto"/>
                <w:bottom w:val="none" w:sz="0" w:space="0" w:color="auto"/>
                <w:right w:val="none" w:sz="0" w:space="0" w:color="auto"/>
              </w:divBdr>
            </w:div>
            <w:div w:id="1242904909">
              <w:marLeft w:val="0"/>
              <w:marRight w:val="0"/>
              <w:marTop w:val="0"/>
              <w:marBottom w:val="0"/>
              <w:divBdr>
                <w:top w:val="none" w:sz="0" w:space="0" w:color="auto"/>
                <w:left w:val="none" w:sz="0" w:space="0" w:color="auto"/>
                <w:bottom w:val="none" w:sz="0" w:space="0" w:color="auto"/>
                <w:right w:val="none" w:sz="0" w:space="0" w:color="auto"/>
              </w:divBdr>
            </w:div>
            <w:div w:id="1269318447">
              <w:marLeft w:val="0"/>
              <w:marRight w:val="0"/>
              <w:marTop w:val="0"/>
              <w:marBottom w:val="0"/>
              <w:divBdr>
                <w:top w:val="none" w:sz="0" w:space="0" w:color="auto"/>
                <w:left w:val="none" w:sz="0" w:space="0" w:color="auto"/>
                <w:bottom w:val="none" w:sz="0" w:space="0" w:color="auto"/>
                <w:right w:val="none" w:sz="0" w:space="0" w:color="auto"/>
              </w:divBdr>
            </w:div>
            <w:div w:id="1328946967">
              <w:marLeft w:val="0"/>
              <w:marRight w:val="0"/>
              <w:marTop w:val="0"/>
              <w:marBottom w:val="0"/>
              <w:divBdr>
                <w:top w:val="none" w:sz="0" w:space="0" w:color="auto"/>
                <w:left w:val="none" w:sz="0" w:space="0" w:color="auto"/>
                <w:bottom w:val="none" w:sz="0" w:space="0" w:color="auto"/>
                <w:right w:val="none" w:sz="0" w:space="0" w:color="auto"/>
              </w:divBdr>
            </w:div>
            <w:div w:id="1354770772">
              <w:marLeft w:val="0"/>
              <w:marRight w:val="0"/>
              <w:marTop w:val="0"/>
              <w:marBottom w:val="0"/>
              <w:divBdr>
                <w:top w:val="none" w:sz="0" w:space="0" w:color="auto"/>
                <w:left w:val="none" w:sz="0" w:space="0" w:color="auto"/>
                <w:bottom w:val="none" w:sz="0" w:space="0" w:color="auto"/>
                <w:right w:val="none" w:sz="0" w:space="0" w:color="auto"/>
              </w:divBdr>
            </w:div>
            <w:div w:id="1401443358">
              <w:marLeft w:val="0"/>
              <w:marRight w:val="0"/>
              <w:marTop w:val="0"/>
              <w:marBottom w:val="0"/>
              <w:divBdr>
                <w:top w:val="none" w:sz="0" w:space="0" w:color="auto"/>
                <w:left w:val="none" w:sz="0" w:space="0" w:color="auto"/>
                <w:bottom w:val="none" w:sz="0" w:space="0" w:color="auto"/>
                <w:right w:val="none" w:sz="0" w:space="0" w:color="auto"/>
              </w:divBdr>
            </w:div>
            <w:div w:id="1402562176">
              <w:marLeft w:val="0"/>
              <w:marRight w:val="0"/>
              <w:marTop w:val="0"/>
              <w:marBottom w:val="0"/>
              <w:divBdr>
                <w:top w:val="none" w:sz="0" w:space="0" w:color="auto"/>
                <w:left w:val="none" w:sz="0" w:space="0" w:color="auto"/>
                <w:bottom w:val="none" w:sz="0" w:space="0" w:color="auto"/>
                <w:right w:val="none" w:sz="0" w:space="0" w:color="auto"/>
              </w:divBdr>
            </w:div>
            <w:div w:id="1454322735">
              <w:marLeft w:val="0"/>
              <w:marRight w:val="0"/>
              <w:marTop w:val="0"/>
              <w:marBottom w:val="0"/>
              <w:divBdr>
                <w:top w:val="none" w:sz="0" w:space="0" w:color="auto"/>
                <w:left w:val="none" w:sz="0" w:space="0" w:color="auto"/>
                <w:bottom w:val="none" w:sz="0" w:space="0" w:color="auto"/>
                <w:right w:val="none" w:sz="0" w:space="0" w:color="auto"/>
              </w:divBdr>
            </w:div>
            <w:div w:id="1468471080">
              <w:marLeft w:val="0"/>
              <w:marRight w:val="0"/>
              <w:marTop w:val="0"/>
              <w:marBottom w:val="0"/>
              <w:divBdr>
                <w:top w:val="none" w:sz="0" w:space="0" w:color="auto"/>
                <w:left w:val="none" w:sz="0" w:space="0" w:color="auto"/>
                <w:bottom w:val="none" w:sz="0" w:space="0" w:color="auto"/>
                <w:right w:val="none" w:sz="0" w:space="0" w:color="auto"/>
              </w:divBdr>
            </w:div>
            <w:div w:id="1609124254">
              <w:marLeft w:val="0"/>
              <w:marRight w:val="0"/>
              <w:marTop w:val="0"/>
              <w:marBottom w:val="0"/>
              <w:divBdr>
                <w:top w:val="none" w:sz="0" w:space="0" w:color="auto"/>
                <w:left w:val="none" w:sz="0" w:space="0" w:color="auto"/>
                <w:bottom w:val="none" w:sz="0" w:space="0" w:color="auto"/>
                <w:right w:val="none" w:sz="0" w:space="0" w:color="auto"/>
              </w:divBdr>
            </w:div>
            <w:div w:id="1660422453">
              <w:marLeft w:val="0"/>
              <w:marRight w:val="0"/>
              <w:marTop w:val="0"/>
              <w:marBottom w:val="0"/>
              <w:divBdr>
                <w:top w:val="none" w:sz="0" w:space="0" w:color="auto"/>
                <w:left w:val="none" w:sz="0" w:space="0" w:color="auto"/>
                <w:bottom w:val="none" w:sz="0" w:space="0" w:color="auto"/>
                <w:right w:val="none" w:sz="0" w:space="0" w:color="auto"/>
              </w:divBdr>
            </w:div>
            <w:div w:id="1718823096">
              <w:marLeft w:val="0"/>
              <w:marRight w:val="0"/>
              <w:marTop w:val="0"/>
              <w:marBottom w:val="0"/>
              <w:divBdr>
                <w:top w:val="none" w:sz="0" w:space="0" w:color="auto"/>
                <w:left w:val="none" w:sz="0" w:space="0" w:color="auto"/>
                <w:bottom w:val="none" w:sz="0" w:space="0" w:color="auto"/>
                <w:right w:val="none" w:sz="0" w:space="0" w:color="auto"/>
              </w:divBdr>
            </w:div>
            <w:div w:id="1835605308">
              <w:marLeft w:val="0"/>
              <w:marRight w:val="0"/>
              <w:marTop w:val="0"/>
              <w:marBottom w:val="0"/>
              <w:divBdr>
                <w:top w:val="none" w:sz="0" w:space="0" w:color="auto"/>
                <w:left w:val="none" w:sz="0" w:space="0" w:color="auto"/>
                <w:bottom w:val="none" w:sz="0" w:space="0" w:color="auto"/>
                <w:right w:val="none" w:sz="0" w:space="0" w:color="auto"/>
              </w:divBdr>
            </w:div>
            <w:div w:id="1848057862">
              <w:marLeft w:val="0"/>
              <w:marRight w:val="0"/>
              <w:marTop w:val="0"/>
              <w:marBottom w:val="0"/>
              <w:divBdr>
                <w:top w:val="none" w:sz="0" w:space="0" w:color="auto"/>
                <w:left w:val="none" w:sz="0" w:space="0" w:color="auto"/>
                <w:bottom w:val="none" w:sz="0" w:space="0" w:color="auto"/>
                <w:right w:val="none" w:sz="0" w:space="0" w:color="auto"/>
              </w:divBdr>
            </w:div>
            <w:div w:id="1860312221">
              <w:marLeft w:val="0"/>
              <w:marRight w:val="0"/>
              <w:marTop w:val="0"/>
              <w:marBottom w:val="0"/>
              <w:divBdr>
                <w:top w:val="none" w:sz="0" w:space="0" w:color="auto"/>
                <w:left w:val="none" w:sz="0" w:space="0" w:color="auto"/>
                <w:bottom w:val="none" w:sz="0" w:space="0" w:color="auto"/>
                <w:right w:val="none" w:sz="0" w:space="0" w:color="auto"/>
              </w:divBdr>
            </w:div>
            <w:div w:id="1888683960">
              <w:marLeft w:val="0"/>
              <w:marRight w:val="0"/>
              <w:marTop w:val="0"/>
              <w:marBottom w:val="0"/>
              <w:divBdr>
                <w:top w:val="none" w:sz="0" w:space="0" w:color="auto"/>
                <w:left w:val="none" w:sz="0" w:space="0" w:color="auto"/>
                <w:bottom w:val="none" w:sz="0" w:space="0" w:color="auto"/>
                <w:right w:val="none" w:sz="0" w:space="0" w:color="auto"/>
              </w:divBdr>
            </w:div>
            <w:div w:id="1932935164">
              <w:marLeft w:val="0"/>
              <w:marRight w:val="0"/>
              <w:marTop w:val="0"/>
              <w:marBottom w:val="0"/>
              <w:divBdr>
                <w:top w:val="none" w:sz="0" w:space="0" w:color="auto"/>
                <w:left w:val="none" w:sz="0" w:space="0" w:color="auto"/>
                <w:bottom w:val="none" w:sz="0" w:space="0" w:color="auto"/>
                <w:right w:val="none" w:sz="0" w:space="0" w:color="auto"/>
              </w:divBdr>
            </w:div>
            <w:div w:id="2025672140">
              <w:marLeft w:val="0"/>
              <w:marRight w:val="0"/>
              <w:marTop w:val="0"/>
              <w:marBottom w:val="0"/>
              <w:divBdr>
                <w:top w:val="none" w:sz="0" w:space="0" w:color="auto"/>
                <w:left w:val="none" w:sz="0" w:space="0" w:color="auto"/>
                <w:bottom w:val="none" w:sz="0" w:space="0" w:color="auto"/>
                <w:right w:val="none" w:sz="0" w:space="0" w:color="auto"/>
              </w:divBdr>
            </w:div>
            <w:div w:id="205561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06827">
      <w:bodyDiv w:val="1"/>
      <w:marLeft w:val="0"/>
      <w:marRight w:val="0"/>
      <w:marTop w:val="0"/>
      <w:marBottom w:val="0"/>
      <w:divBdr>
        <w:top w:val="none" w:sz="0" w:space="0" w:color="auto"/>
        <w:left w:val="none" w:sz="0" w:space="0" w:color="auto"/>
        <w:bottom w:val="none" w:sz="0" w:space="0" w:color="auto"/>
        <w:right w:val="none" w:sz="0" w:space="0" w:color="auto"/>
      </w:divBdr>
      <w:divsChild>
        <w:div w:id="1073620268">
          <w:marLeft w:val="0"/>
          <w:marRight w:val="0"/>
          <w:marTop w:val="0"/>
          <w:marBottom w:val="0"/>
          <w:divBdr>
            <w:top w:val="none" w:sz="0" w:space="0" w:color="auto"/>
            <w:left w:val="none" w:sz="0" w:space="0" w:color="auto"/>
            <w:bottom w:val="none" w:sz="0" w:space="0" w:color="auto"/>
            <w:right w:val="none" w:sz="0" w:space="0" w:color="auto"/>
          </w:divBdr>
          <w:divsChild>
            <w:div w:id="164437772">
              <w:marLeft w:val="0"/>
              <w:marRight w:val="0"/>
              <w:marTop w:val="0"/>
              <w:marBottom w:val="0"/>
              <w:divBdr>
                <w:top w:val="none" w:sz="0" w:space="0" w:color="auto"/>
                <w:left w:val="none" w:sz="0" w:space="0" w:color="auto"/>
                <w:bottom w:val="none" w:sz="0" w:space="0" w:color="auto"/>
                <w:right w:val="none" w:sz="0" w:space="0" w:color="auto"/>
              </w:divBdr>
            </w:div>
            <w:div w:id="170337741">
              <w:marLeft w:val="0"/>
              <w:marRight w:val="0"/>
              <w:marTop w:val="0"/>
              <w:marBottom w:val="0"/>
              <w:divBdr>
                <w:top w:val="none" w:sz="0" w:space="0" w:color="auto"/>
                <w:left w:val="none" w:sz="0" w:space="0" w:color="auto"/>
                <w:bottom w:val="none" w:sz="0" w:space="0" w:color="auto"/>
                <w:right w:val="none" w:sz="0" w:space="0" w:color="auto"/>
              </w:divBdr>
            </w:div>
            <w:div w:id="780997732">
              <w:marLeft w:val="0"/>
              <w:marRight w:val="0"/>
              <w:marTop w:val="0"/>
              <w:marBottom w:val="0"/>
              <w:divBdr>
                <w:top w:val="none" w:sz="0" w:space="0" w:color="auto"/>
                <w:left w:val="none" w:sz="0" w:space="0" w:color="auto"/>
                <w:bottom w:val="none" w:sz="0" w:space="0" w:color="auto"/>
                <w:right w:val="none" w:sz="0" w:space="0" w:color="auto"/>
              </w:divBdr>
            </w:div>
            <w:div w:id="1026951767">
              <w:marLeft w:val="0"/>
              <w:marRight w:val="0"/>
              <w:marTop w:val="0"/>
              <w:marBottom w:val="0"/>
              <w:divBdr>
                <w:top w:val="none" w:sz="0" w:space="0" w:color="auto"/>
                <w:left w:val="none" w:sz="0" w:space="0" w:color="auto"/>
                <w:bottom w:val="none" w:sz="0" w:space="0" w:color="auto"/>
                <w:right w:val="none" w:sz="0" w:space="0" w:color="auto"/>
              </w:divBdr>
            </w:div>
            <w:div w:id="1082599970">
              <w:marLeft w:val="0"/>
              <w:marRight w:val="0"/>
              <w:marTop w:val="0"/>
              <w:marBottom w:val="0"/>
              <w:divBdr>
                <w:top w:val="none" w:sz="0" w:space="0" w:color="auto"/>
                <w:left w:val="none" w:sz="0" w:space="0" w:color="auto"/>
                <w:bottom w:val="none" w:sz="0" w:space="0" w:color="auto"/>
                <w:right w:val="none" w:sz="0" w:space="0" w:color="auto"/>
              </w:divBdr>
            </w:div>
            <w:div w:id="1225992111">
              <w:marLeft w:val="0"/>
              <w:marRight w:val="0"/>
              <w:marTop w:val="0"/>
              <w:marBottom w:val="0"/>
              <w:divBdr>
                <w:top w:val="none" w:sz="0" w:space="0" w:color="auto"/>
                <w:left w:val="none" w:sz="0" w:space="0" w:color="auto"/>
                <w:bottom w:val="none" w:sz="0" w:space="0" w:color="auto"/>
                <w:right w:val="none" w:sz="0" w:space="0" w:color="auto"/>
              </w:divBdr>
            </w:div>
            <w:div w:id="173808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490796">
      <w:bodyDiv w:val="1"/>
      <w:marLeft w:val="0"/>
      <w:marRight w:val="0"/>
      <w:marTop w:val="0"/>
      <w:marBottom w:val="0"/>
      <w:divBdr>
        <w:top w:val="none" w:sz="0" w:space="0" w:color="auto"/>
        <w:left w:val="none" w:sz="0" w:space="0" w:color="auto"/>
        <w:bottom w:val="none" w:sz="0" w:space="0" w:color="auto"/>
        <w:right w:val="none" w:sz="0" w:space="0" w:color="auto"/>
      </w:divBdr>
      <w:divsChild>
        <w:div w:id="2115129424">
          <w:marLeft w:val="0"/>
          <w:marRight w:val="0"/>
          <w:marTop w:val="0"/>
          <w:marBottom w:val="0"/>
          <w:divBdr>
            <w:top w:val="none" w:sz="0" w:space="0" w:color="auto"/>
            <w:left w:val="none" w:sz="0" w:space="0" w:color="auto"/>
            <w:bottom w:val="none" w:sz="0" w:space="0" w:color="auto"/>
            <w:right w:val="none" w:sz="0" w:space="0" w:color="auto"/>
          </w:divBdr>
          <w:divsChild>
            <w:div w:id="26564763">
              <w:marLeft w:val="0"/>
              <w:marRight w:val="0"/>
              <w:marTop w:val="0"/>
              <w:marBottom w:val="0"/>
              <w:divBdr>
                <w:top w:val="none" w:sz="0" w:space="0" w:color="auto"/>
                <w:left w:val="none" w:sz="0" w:space="0" w:color="auto"/>
                <w:bottom w:val="none" w:sz="0" w:space="0" w:color="auto"/>
                <w:right w:val="none" w:sz="0" w:space="0" w:color="auto"/>
              </w:divBdr>
            </w:div>
            <w:div w:id="26569804">
              <w:marLeft w:val="0"/>
              <w:marRight w:val="0"/>
              <w:marTop w:val="0"/>
              <w:marBottom w:val="0"/>
              <w:divBdr>
                <w:top w:val="none" w:sz="0" w:space="0" w:color="auto"/>
                <w:left w:val="none" w:sz="0" w:space="0" w:color="auto"/>
                <w:bottom w:val="none" w:sz="0" w:space="0" w:color="auto"/>
                <w:right w:val="none" w:sz="0" w:space="0" w:color="auto"/>
              </w:divBdr>
            </w:div>
            <w:div w:id="48504783">
              <w:marLeft w:val="0"/>
              <w:marRight w:val="0"/>
              <w:marTop w:val="0"/>
              <w:marBottom w:val="0"/>
              <w:divBdr>
                <w:top w:val="none" w:sz="0" w:space="0" w:color="auto"/>
                <w:left w:val="none" w:sz="0" w:space="0" w:color="auto"/>
                <w:bottom w:val="none" w:sz="0" w:space="0" w:color="auto"/>
                <w:right w:val="none" w:sz="0" w:space="0" w:color="auto"/>
              </w:divBdr>
            </w:div>
            <w:div w:id="58023456">
              <w:marLeft w:val="0"/>
              <w:marRight w:val="0"/>
              <w:marTop w:val="0"/>
              <w:marBottom w:val="0"/>
              <w:divBdr>
                <w:top w:val="none" w:sz="0" w:space="0" w:color="auto"/>
                <w:left w:val="none" w:sz="0" w:space="0" w:color="auto"/>
                <w:bottom w:val="none" w:sz="0" w:space="0" w:color="auto"/>
                <w:right w:val="none" w:sz="0" w:space="0" w:color="auto"/>
              </w:divBdr>
            </w:div>
            <w:div w:id="153374208">
              <w:marLeft w:val="0"/>
              <w:marRight w:val="0"/>
              <w:marTop w:val="0"/>
              <w:marBottom w:val="0"/>
              <w:divBdr>
                <w:top w:val="none" w:sz="0" w:space="0" w:color="auto"/>
                <w:left w:val="none" w:sz="0" w:space="0" w:color="auto"/>
                <w:bottom w:val="none" w:sz="0" w:space="0" w:color="auto"/>
                <w:right w:val="none" w:sz="0" w:space="0" w:color="auto"/>
              </w:divBdr>
            </w:div>
            <w:div w:id="186722315">
              <w:marLeft w:val="0"/>
              <w:marRight w:val="0"/>
              <w:marTop w:val="0"/>
              <w:marBottom w:val="0"/>
              <w:divBdr>
                <w:top w:val="none" w:sz="0" w:space="0" w:color="auto"/>
                <w:left w:val="none" w:sz="0" w:space="0" w:color="auto"/>
                <w:bottom w:val="none" w:sz="0" w:space="0" w:color="auto"/>
                <w:right w:val="none" w:sz="0" w:space="0" w:color="auto"/>
              </w:divBdr>
            </w:div>
            <w:div w:id="198981796">
              <w:marLeft w:val="0"/>
              <w:marRight w:val="0"/>
              <w:marTop w:val="0"/>
              <w:marBottom w:val="0"/>
              <w:divBdr>
                <w:top w:val="none" w:sz="0" w:space="0" w:color="auto"/>
                <w:left w:val="none" w:sz="0" w:space="0" w:color="auto"/>
                <w:bottom w:val="none" w:sz="0" w:space="0" w:color="auto"/>
                <w:right w:val="none" w:sz="0" w:space="0" w:color="auto"/>
              </w:divBdr>
            </w:div>
            <w:div w:id="349986531">
              <w:marLeft w:val="0"/>
              <w:marRight w:val="0"/>
              <w:marTop w:val="0"/>
              <w:marBottom w:val="0"/>
              <w:divBdr>
                <w:top w:val="none" w:sz="0" w:space="0" w:color="auto"/>
                <w:left w:val="none" w:sz="0" w:space="0" w:color="auto"/>
                <w:bottom w:val="none" w:sz="0" w:space="0" w:color="auto"/>
                <w:right w:val="none" w:sz="0" w:space="0" w:color="auto"/>
              </w:divBdr>
            </w:div>
            <w:div w:id="438836716">
              <w:marLeft w:val="0"/>
              <w:marRight w:val="0"/>
              <w:marTop w:val="0"/>
              <w:marBottom w:val="0"/>
              <w:divBdr>
                <w:top w:val="none" w:sz="0" w:space="0" w:color="auto"/>
                <w:left w:val="none" w:sz="0" w:space="0" w:color="auto"/>
                <w:bottom w:val="none" w:sz="0" w:space="0" w:color="auto"/>
                <w:right w:val="none" w:sz="0" w:space="0" w:color="auto"/>
              </w:divBdr>
            </w:div>
            <w:div w:id="450174321">
              <w:marLeft w:val="0"/>
              <w:marRight w:val="0"/>
              <w:marTop w:val="0"/>
              <w:marBottom w:val="0"/>
              <w:divBdr>
                <w:top w:val="none" w:sz="0" w:space="0" w:color="auto"/>
                <w:left w:val="none" w:sz="0" w:space="0" w:color="auto"/>
                <w:bottom w:val="none" w:sz="0" w:space="0" w:color="auto"/>
                <w:right w:val="none" w:sz="0" w:space="0" w:color="auto"/>
              </w:divBdr>
            </w:div>
            <w:div w:id="467236879">
              <w:marLeft w:val="0"/>
              <w:marRight w:val="0"/>
              <w:marTop w:val="0"/>
              <w:marBottom w:val="0"/>
              <w:divBdr>
                <w:top w:val="none" w:sz="0" w:space="0" w:color="auto"/>
                <w:left w:val="none" w:sz="0" w:space="0" w:color="auto"/>
                <w:bottom w:val="none" w:sz="0" w:space="0" w:color="auto"/>
                <w:right w:val="none" w:sz="0" w:space="0" w:color="auto"/>
              </w:divBdr>
            </w:div>
            <w:div w:id="587616774">
              <w:marLeft w:val="0"/>
              <w:marRight w:val="0"/>
              <w:marTop w:val="0"/>
              <w:marBottom w:val="0"/>
              <w:divBdr>
                <w:top w:val="none" w:sz="0" w:space="0" w:color="auto"/>
                <w:left w:val="none" w:sz="0" w:space="0" w:color="auto"/>
                <w:bottom w:val="none" w:sz="0" w:space="0" w:color="auto"/>
                <w:right w:val="none" w:sz="0" w:space="0" w:color="auto"/>
              </w:divBdr>
            </w:div>
            <w:div w:id="703673899">
              <w:marLeft w:val="0"/>
              <w:marRight w:val="0"/>
              <w:marTop w:val="0"/>
              <w:marBottom w:val="0"/>
              <w:divBdr>
                <w:top w:val="none" w:sz="0" w:space="0" w:color="auto"/>
                <w:left w:val="none" w:sz="0" w:space="0" w:color="auto"/>
                <w:bottom w:val="none" w:sz="0" w:space="0" w:color="auto"/>
                <w:right w:val="none" w:sz="0" w:space="0" w:color="auto"/>
              </w:divBdr>
            </w:div>
            <w:div w:id="708185201">
              <w:marLeft w:val="0"/>
              <w:marRight w:val="0"/>
              <w:marTop w:val="0"/>
              <w:marBottom w:val="0"/>
              <w:divBdr>
                <w:top w:val="none" w:sz="0" w:space="0" w:color="auto"/>
                <w:left w:val="none" w:sz="0" w:space="0" w:color="auto"/>
                <w:bottom w:val="none" w:sz="0" w:space="0" w:color="auto"/>
                <w:right w:val="none" w:sz="0" w:space="0" w:color="auto"/>
              </w:divBdr>
            </w:div>
            <w:div w:id="803498622">
              <w:marLeft w:val="0"/>
              <w:marRight w:val="0"/>
              <w:marTop w:val="0"/>
              <w:marBottom w:val="0"/>
              <w:divBdr>
                <w:top w:val="none" w:sz="0" w:space="0" w:color="auto"/>
                <w:left w:val="none" w:sz="0" w:space="0" w:color="auto"/>
                <w:bottom w:val="none" w:sz="0" w:space="0" w:color="auto"/>
                <w:right w:val="none" w:sz="0" w:space="0" w:color="auto"/>
              </w:divBdr>
            </w:div>
            <w:div w:id="922225226">
              <w:marLeft w:val="0"/>
              <w:marRight w:val="0"/>
              <w:marTop w:val="0"/>
              <w:marBottom w:val="0"/>
              <w:divBdr>
                <w:top w:val="none" w:sz="0" w:space="0" w:color="auto"/>
                <w:left w:val="none" w:sz="0" w:space="0" w:color="auto"/>
                <w:bottom w:val="none" w:sz="0" w:space="0" w:color="auto"/>
                <w:right w:val="none" w:sz="0" w:space="0" w:color="auto"/>
              </w:divBdr>
            </w:div>
            <w:div w:id="1062367666">
              <w:marLeft w:val="0"/>
              <w:marRight w:val="0"/>
              <w:marTop w:val="0"/>
              <w:marBottom w:val="0"/>
              <w:divBdr>
                <w:top w:val="none" w:sz="0" w:space="0" w:color="auto"/>
                <w:left w:val="none" w:sz="0" w:space="0" w:color="auto"/>
                <w:bottom w:val="none" w:sz="0" w:space="0" w:color="auto"/>
                <w:right w:val="none" w:sz="0" w:space="0" w:color="auto"/>
              </w:divBdr>
            </w:div>
            <w:div w:id="1110853253">
              <w:marLeft w:val="0"/>
              <w:marRight w:val="0"/>
              <w:marTop w:val="0"/>
              <w:marBottom w:val="0"/>
              <w:divBdr>
                <w:top w:val="none" w:sz="0" w:space="0" w:color="auto"/>
                <w:left w:val="none" w:sz="0" w:space="0" w:color="auto"/>
                <w:bottom w:val="none" w:sz="0" w:space="0" w:color="auto"/>
                <w:right w:val="none" w:sz="0" w:space="0" w:color="auto"/>
              </w:divBdr>
            </w:div>
            <w:div w:id="1311207161">
              <w:marLeft w:val="0"/>
              <w:marRight w:val="0"/>
              <w:marTop w:val="0"/>
              <w:marBottom w:val="0"/>
              <w:divBdr>
                <w:top w:val="none" w:sz="0" w:space="0" w:color="auto"/>
                <w:left w:val="none" w:sz="0" w:space="0" w:color="auto"/>
                <w:bottom w:val="none" w:sz="0" w:space="0" w:color="auto"/>
                <w:right w:val="none" w:sz="0" w:space="0" w:color="auto"/>
              </w:divBdr>
            </w:div>
            <w:div w:id="1357149913">
              <w:marLeft w:val="0"/>
              <w:marRight w:val="0"/>
              <w:marTop w:val="0"/>
              <w:marBottom w:val="0"/>
              <w:divBdr>
                <w:top w:val="none" w:sz="0" w:space="0" w:color="auto"/>
                <w:left w:val="none" w:sz="0" w:space="0" w:color="auto"/>
                <w:bottom w:val="none" w:sz="0" w:space="0" w:color="auto"/>
                <w:right w:val="none" w:sz="0" w:space="0" w:color="auto"/>
              </w:divBdr>
            </w:div>
            <w:div w:id="1538421716">
              <w:marLeft w:val="0"/>
              <w:marRight w:val="0"/>
              <w:marTop w:val="0"/>
              <w:marBottom w:val="0"/>
              <w:divBdr>
                <w:top w:val="none" w:sz="0" w:space="0" w:color="auto"/>
                <w:left w:val="none" w:sz="0" w:space="0" w:color="auto"/>
                <w:bottom w:val="none" w:sz="0" w:space="0" w:color="auto"/>
                <w:right w:val="none" w:sz="0" w:space="0" w:color="auto"/>
              </w:divBdr>
            </w:div>
            <w:div w:id="1579167924">
              <w:marLeft w:val="0"/>
              <w:marRight w:val="0"/>
              <w:marTop w:val="0"/>
              <w:marBottom w:val="0"/>
              <w:divBdr>
                <w:top w:val="none" w:sz="0" w:space="0" w:color="auto"/>
                <w:left w:val="none" w:sz="0" w:space="0" w:color="auto"/>
                <w:bottom w:val="none" w:sz="0" w:space="0" w:color="auto"/>
                <w:right w:val="none" w:sz="0" w:space="0" w:color="auto"/>
              </w:divBdr>
            </w:div>
            <w:div w:id="1658728976">
              <w:marLeft w:val="0"/>
              <w:marRight w:val="0"/>
              <w:marTop w:val="0"/>
              <w:marBottom w:val="0"/>
              <w:divBdr>
                <w:top w:val="none" w:sz="0" w:space="0" w:color="auto"/>
                <w:left w:val="none" w:sz="0" w:space="0" w:color="auto"/>
                <w:bottom w:val="none" w:sz="0" w:space="0" w:color="auto"/>
                <w:right w:val="none" w:sz="0" w:space="0" w:color="auto"/>
              </w:divBdr>
            </w:div>
            <w:div w:id="1735810328">
              <w:marLeft w:val="0"/>
              <w:marRight w:val="0"/>
              <w:marTop w:val="0"/>
              <w:marBottom w:val="0"/>
              <w:divBdr>
                <w:top w:val="none" w:sz="0" w:space="0" w:color="auto"/>
                <w:left w:val="none" w:sz="0" w:space="0" w:color="auto"/>
                <w:bottom w:val="none" w:sz="0" w:space="0" w:color="auto"/>
                <w:right w:val="none" w:sz="0" w:space="0" w:color="auto"/>
              </w:divBdr>
            </w:div>
            <w:div w:id="187762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093229">
      <w:bodyDiv w:val="1"/>
      <w:marLeft w:val="0"/>
      <w:marRight w:val="0"/>
      <w:marTop w:val="0"/>
      <w:marBottom w:val="0"/>
      <w:divBdr>
        <w:top w:val="none" w:sz="0" w:space="0" w:color="auto"/>
        <w:left w:val="none" w:sz="0" w:space="0" w:color="auto"/>
        <w:bottom w:val="none" w:sz="0" w:space="0" w:color="auto"/>
        <w:right w:val="none" w:sz="0" w:space="0" w:color="auto"/>
      </w:divBdr>
    </w:div>
    <w:div w:id="703293406">
      <w:bodyDiv w:val="1"/>
      <w:marLeft w:val="0"/>
      <w:marRight w:val="0"/>
      <w:marTop w:val="0"/>
      <w:marBottom w:val="0"/>
      <w:divBdr>
        <w:top w:val="none" w:sz="0" w:space="0" w:color="auto"/>
        <w:left w:val="none" w:sz="0" w:space="0" w:color="auto"/>
        <w:bottom w:val="none" w:sz="0" w:space="0" w:color="auto"/>
        <w:right w:val="none" w:sz="0" w:space="0" w:color="auto"/>
      </w:divBdr>
    </w:div>
    <w:div w:id="718868338">
      <w:bodyDiv w:val="1"/>
      <w:marLeft w:val="0"/>
      <w:marRight w:val="0"/>
      <w:marTop w:val="0"/>
      <w:marBottom w:val="0"/>
      <w:divBdr>
        <w:top w:val="none" w:sz="0" w:space="0" w:color="auto"/>
        <w:left w:val="none" w:sz="0" w:space="0" w:color="auto"/>
        <w:bottom w:val="none" w:sz="0" w:space="0" w:color="auto"/>
        <w:right w:val="none" w:sz="0" w:space="0" w:color="auto"/>
      </w:divBdr>
      <w:divsChild>
        <w:div w:id="855657712">
          <w:marLeft w:val="0"/>
          <w:marRight w:val="0"/>
          <w:marTop w:val="0"/>
          <w:marBottom w:val="0"/>
          <w:divBdr>
            <w:top w:val="none" w:sz="0" w:space="0" w:color="auto"/>
            <w:left w:val="none" w:sz="0" w:space="0" w:color="auto"/>
            <w:bottom w:val="none" w:sz="0" w:space="0" w:color="auto"/>
            <w:right w:val="none" w:sz="0" w:space="0" w:color="auto"/>
          </w:divBdr>
          <w:divsChild>
            <w:div w:id="15663">
              <w:marLeft w:val="0"/>
              <w:marRight w:val="0"/>
              <w:marTop w:val="0"/>
              <w:marBottom w:val="0"/>
              <w:divBdr>
                <w:top w:val="none" w:sz="0" w:space="0" w:color="auto"/>
                <w:left w:val="none" w:sz="0" w:space="0" w:color="auto"/>
                <w:bottom w:val="none" w:sz="0" w:space="0" w:color="auto"/>
                <w:right w:val="none" w:sz="0" w:space="0" w:color="auto"/>
              </w:divBdr>
            </w:div>
            <w:div w:id="14307169">
              <w:marLeft w:val="0"/>
              <w:marRight w:val="0"/>
              <w:marTop w:val="0"/>
              <w:marBottom w:val="0"/>
              <w:divBdr>
                <w:top w:val="none" w:sz="0" w:space="0" w:color="auto"/>
                <w:left w:val="none" w:sz="0" w:space="0" w:color="auto"/>
                <w:bottom w:val="none" w:sz="0" w:space="0" w:color="auto"/>
                <w:right w:val="none" w:sz="0" w:space="0" w:color="auto"/>
              </w:divBdr>
            </w:div>
            <w:div w:id="30039009">
              <w:marLeft w:val="0"/>
              <w:marRight w:val="0"/>
              <w:marTop w:val="0"/>
              <w:marBottom w:val="0"/>
              <w:divBdr>
                <w:top w:val="none" w:sz="0" w:space="0" w:color="auto"/>
                <w:left w:val="none" w:sz="0" w:space="0" w:color="auto"/>
                <w:bottom w:val="none" w:sz="0" w:space="0" w:color="auto"/>
                <w:right w:val="none" w:sz="0" w:space="0" w:color="auto"/>
              </w:divBdr>
            </w:div>
            <w:div w:id="38945634">
              <w:marLeft w:val="0"/>
              <w:marRight w:val="0"/>
              <w:marTop w:val="0"/>
              <w:marBottom w:val="0"/>
              <w:divBdr>
                <w:top w:val="none" w:sz="0" w:space="0" w:color="auto"/>
                <w:left w:val="none" w:sz="0" w:space="0" w:color="auto"/>
                <w:bottom w:val="none" w:sz="0" w:space="0" w:color="auto"/>
                <w:right w:val="none" w:sz="0" w:space="0" w:color="auto"/>
              </w:divBdr>
            </w:div>
            <w:div w:id="51853454">
              <w:marLeft w:val="0"/>
              <w:marRight w:val="0"/>
              <w:marTop w:val="0"/>
              <w:marBottom w:val="0"/>
              <w:divBdr>
                <w:top w:val="none" w:sz="0" w:space="0" w:color="auto"/>
                <w:left w:val="none" w:sz="0" w:space="0" w:color="auto"/>
                <w:bottom w:val="none" w:sz="0" w:space="0" w:color="auto"/>
                <w:right w:val="none" w:sz="0" w:space="0" w:color="auto"/>
              </w:divBdr>
            </w:div>
            <w:div w:id="75589741">
              <w:marLeft w:val="0"/>
              <w:marRight w:val="0"/>
              <w:marTop w:val="0"/>
              <w:marBottom w:val="0"/>
              <w:divBdr>
                <w:top w:val="none" w:sz="0" w:space="0" w:color="auto"/>
                <w:left w:val="none" w:sz="0" w:space="0" w:color="auto"/>
                <w:bottom w:val="none" w:sz="0" w:space="0" w:color="auto"/>
                <w:right w:val="none" w:sz="0" w:space="0" w:color="auto"/>
              </w:divBdr>
            </w:div>
            <w:div w:id="142506870">
              <w:marLeft w:val="0"/>
              <w:marRight w:val="0"/>
              <w:marTop w:val="0"/>
              <w:marBottom w:val="0"/>
              <w:divBdr>
                <w:top w:val="none" w:sz="0" w:space="0" w:color="auto"/>
                <w:left w:val="none" w:sz="0" w:space="0" w:color="auto"/>
                <w:bottom w:val="none" w:sz="0" w:space="0" w:color="auto"/>
                <w:right w:val="none" w:sz="0" w:space="0" w:color="auto"/>
              </w:divBdr>
            </w:div>
            <w:div w:id="173229355">
              <w:marLeft w:val="0"/>
              <w:marRight w:val="0"/>
              <w:marTop w:val="0"/>
              <w:marBottom w:val="0"/>
              <w:divBdr>
                <w:top w:val="none" w:sz="0" w:space="0" w:color="auto"/>
                <w:left w:val="none" w:sz="0" w:space="0" w:color="auto"/>
                <w:bottom w:val="none" w:sz="0" w:space="0" w:color="auto"/>
                <w:right w:val="none" w:sz="0" w:space="0" w:color="auto"/>
              </w:divBdr>
            </w:div>
            <w:div w:id="174002888">
              <w:marLeft w:val="0"/>
              <w:marRight w:val="0"/>
              <w:marTop w:val="0"/>
              <w:marBottom w:val="0"/>
              <w:divBdr>
                <w:top w:val="none" w:sz="0" w:space="0" w:color="auto"/>
                <w:left w:val="none" w:sz="0" w:space="0" w:color="auto"/>
                <w:bottom w:val="none" w:sz="0" w:space="0" w:color="auto"/>
                <w:right w:val="none" w:sz="0" w:space="0" w:color="auto"/>
              </w:divBdr>
            </w:div>
            <w:div w:id="202790877">
              <w:marLeft w:val="0"/>
              <w:marRight w:val="0"/>
              <w:marTop w:val="0"/>
              <w:marBottom w:val="0"/>
              <w:divBdr>
                <w:top w:val="none" w:sz="0" w:space="0" w:color="auto"/>
                <w:left w:val="none" w:sz="0" w:space="0" w:color="auto"/>
                <w:bottom w:val="none" w:sz="0" w:space="0" w:color="auto"/>
                <w:right w:val="none" w:sz="0" w:space="0" w:color="auto"/>
              </w:divBdr>
            </w:div>
            <w:div w:id="217938088">
              <w:marLeft w:val="0"/>
              <w:marRight w:val="0"/>
              <w:marTop w:val="0"/>
              <w:marBottom w:val="0"/>
              <w:divBdr>
                <w:top w:val="none" w:sz="0" w:space="0" w:color="auto"/>
                <w:left w:val="none" w:sz="0" w:space="0" w:color="auto"/>
                <w:bottom w:val="none" w:sz="0" w:space="0" w:color="auto"/>
                <w:right w:val="none" w:sz="0" w:space="0" w:color="auto"/>
              </w:divBdr>
            </w:div>
            <w:div w:id="219949327">
              <w:marLeft w:val="0"/>
              <w:marRight w:val="0"/>
              <w:marTop w:val="0"/>
              <w:marBottom w:val="0"/>
              <w:divBdr>
                <w:top w:val="none" w:sz="0" w:space="0" w:color="auto"/>
                <w:left w:val="none" w:sz="0" w:space="0" w:color="auto"/>
                <w:bottom w:val="none" w:sz="0" w:space="0" w:color="auto"/>
                <w:right w:val="none" w:sz="0" w:space="0" w:color="auto"/>
              </w:divBdr>
            </w:div>
            <w:div w:id="245699022">
              <w:marLeft w:val="0"/>
              <w:marRight w:val="0"/>
              <w:marTop w:val="0"/>
              <w:marBottom w:val="0"/>
              <w:divBdr>
                <w:top w:val="none" w:sz="0" w:space="0" w:color="auto"/>
                <w:left w:val="none" w:sz="0" w:space="0" w:color="auto"/>
                <w:bottom w:val="none" w:sz="0" w:space="0" w:color="auto"/>
                <w:right w:val="none" w:sz="0" w:space="0" w:color="auto"/>
              </w:divBdr>
            </w:div>
            <w:div w:id="271282961">
              <w:marLeft w:val="0"/>
              <w:marRight w:val="0"/>
              <w:marTop w:val="0"/>
              <w:marBottom w:val="0"/>
              <w:divBdr>
                <w:top w:val="none" w:sz="0" w:space="0" w:color="auto"/>
                <w:left w:val="none" w:sz="0" w:space="0" w:color="auto"/>
                <w:bottom w:val="none" w:sz="0" w:space="0" w:color="auto"/>
                <w:right w:val="none" w:sz="0" w:space="0" w:color="auto"/>
              </w:divBdr>
            </w:div>
            <w:div w:id="365761320">
              <w:marLeft w:val="0"/>
              <w:marRight w:val="0"/>
              <w:marTop w:val="0"/>
              <w:marBottom w:val="0"/>
              <w:divBdr>
                <w:top w:val="none" w:sz="0" w:space="0" w:color="auto"/>
                <w:left w:val="none" w:sz="0" w:space="0" w:color="auto"/>
                <w:bottom w:val="none" w:sz="0" w:space="0" w:color="auto"/>
                <w:right w:val="none" w:sz="0" w:space="0" w:color="auto"/>
              </w:divBdr>
            </w:div>
            <w:div w:id="374697072">
              <w:marLeft w:val="0"/>
              <w:marRight w:val="0"/>
              <w:marTop w:val="0"/>
              <w:marBottom w:val="0"/>
              <w:divBdr>
                <w:top w:val="none" w:sz="0" w:space="0" w:color="auto"/>
                <w:left w:val="none" w:sz="0" w:space="0" w:color="auto"/>
                <w:bottom w:val="none" w:sz="0" w:space="0" w:color="auto"/>
                <w:right w:val="none" w:sz="0" w:space="0" w:color="auto"/>
              </w:divBdr>
            </w:div>
            <w:div w:id="430315633">
              <w:marLeft w:val="0"/>
              <w:marRight w:val="0"/>
              <w:marTop w:val="0"/>
              <w:marBottom w:val="0"/>
              <w:divBdr>
                <w:top w:val="none" w:sz="0" w:space="0" w:color="auto"/>
                <w:left w:val="none" w:sz="0" w:space="0" w:color="auto"/>
                <w:bottom w:val="none" w:sz="0" w:space="0" w:color="auto"/>
                <w:right w:val="none" w:sz="0" w:space="0" w:color="auto"/>
              </w:divBdr>
            </w:div>
            <w:div w:id="430977694">
              <w:marLeft w:val="0"/>
              <w:marRight w:val="0"/>
              <w:marTop w:val="0"/>
              <w:marBottom w:val="0"/>
              <w:divBdr>
                <w:top w:val="none" w:sz="0" w:space="0" w:color="auto"/>
                <w:left w:val="none" w:sz="0" w:space="0" w:color="auto"/>
                <w:bottom w:val="none" w:sz="0" w:space="0" w:color="auto"/>
                <w:right w:val="none" w:sz="0" w:space="0" w:color="auto"/>
              </w:divBdr>
            </w:div>
            <w:div w:id="464274082">
              <w:marLeft w:val="0"/>
              <w:marRight w:val="0"/>
              <w:marTop w:val="0"/>
              <w:marBottom w:val="0"/>
              <w:divBdr>
                <w:top w:val="none" w:sz="0" w:space="0" w:color="auto"/>
                <w:left w:val="none" w:sz="0" w:space="0" w:color="auto"/>
                <w:bottom w:val="none" w:sz="0" w:space="0" w:color="auto"/>
                <w:right w:val="none" w:sz="0" w:space="0" w:color="auto"/>
              </w:divBdr>
            </w:div>
            <w:div w:id="531847166">
              <w:marLeft w:val="0"/>
              <w:marRight w:val="0"/>
              <w:marTop w:val="0"/>
              <w:marBottom w:val="0"/>
              <w:divBdr>
                <w:top w:val="none" w:sz="0" w:space="0" w:color="auto"/>
                <w:left w:val="none" w:sz="0" w:space="0" w:color="auto"/>
                <w:bottom w:val="none" w:sz="0" w:space="0" w:color="auto"/>
                <w:right w:val="none" w:sz="0" w:space="0" w:color="auto"/>
              </w:divBdr>
            </w:div>
            <w:div w:id="552884141">
              <w:marLeft w:val="0"/>
              <w:marRight w:val="0"/>
              <w:marTop w:val="0"/>
              <w:marBottom w:val="0"/>
              <w:divBdr>
                <w:top w:val="none" w:sz="0" w:space="0" w:color="auto"/>
                <w:left w:val="none" w:sz="0" w:space="0" w:color="auto"/>
                <w:bottom w:val="none" w:sz="0" w:space="0" w:color="auto"/>
                <w:right w:val="none" w:sz="0" w:space="0" w:color="auto"/>
              </w:divBdr>
            </w:div>
            <w:div w:id="590162397">
              <w:marLeft w:val="0"/>
              <w:marRight w:val="0"/>
              <w:marTop w:val="0"/>
              <w:marBottom w:val="0"/>
              <w:divBdr>
                <w:top w:val="none" w:sz="0" w:space="0" w:color="auto"/>
                <w:left w:val="none" w:sz="0" w:space="0" w:color="auto"/>
                <w:bottom w:val="none" w:sz="0" w:space="0" w:color="auto"/>
                <w:right w:val="none" w:sz="0" w:space="0" w:color="auto"/>
              </w:divBdr>
            </w:div>
            <w:div w:id="676421726">
              <w:marLeft w:val="0"/>
              <w:marRight w:val="0"/>
              <w:marTop w:val="0"/>
              <w:marBottom w:val="0"/>
              <w:divBdr>
                <w:top w:val="none" w:sz="0" w:space="0" w:color="auto"/>
                <w:left w:val="none" w:sz="0" w:space="0" w:color="auto"/>
                <w:bottom w:val="none" w:sz="0" w:space="0" w:color="auto"/>
                <w:right w:val="none" w:sz="0" w:space="0" w:color="auto"/>
              </w:divBdr>
            </w:div>
            <w:div w:id="748233029">
              <w:marLeft w:val="0"/>
              <w:marRight w:val="0"/>
              <w:marTop w:val="0"/>
              <w:marBottom w:val="0"/>
              <w:divBdr>
                <w:top w:val="none" w:sz="0" w:space="0" w:color="auto"/>
                <w:left w:val="none" w:sz="0" w:space="0" w:color="auto"/>
                <w:bottom w:val="none" w:sz="0" w:space="0" w:color="auto"/>
                <w:right w:val="none" w:sz="0" w:space="0" w:color="auto"/>
              </w:divBdr>
            </w:div>
            <w:div w:id="751659464">
              <w:marLeft w:val="0"/>
              <w:marRight w:val="0"/>
              <w:marTop w:val="0"/>
              <w:marBottom w:val="0"/>
              <w:divBdr>
                <w:top w:val="none" w:sz="0" w:space="0" w:color="auto"/>
                <w:left w:val="none" w:sz="0" w:space="0" w:color="auto"/>
                <w:bottom w:val="none" w:sz="0" w:space="0" w:color="auto"/>
                <w:right w:val="none" w:sz="0" w:space="0" w:color="auto"/>
              </w:divBdr>
            </w:div>
            <w:div w:id="807550069">
              <w:marLeft w:val="0"/>
              <w:marRight w:val="0"/>
              <w:marTop w:val="0"/>
              <w:marBottom w:val="0"/>
              <w:divBdr>
                <w:top w:val="none" w:sz="0" w:space="0" w:color="auto"/>
                <w:left w:val="none" w:sz="0" w:space="0" w:color="auto"/>
                <w:bottom w:val="none" w:sz="0" w:space="0" w:color="auto"/>
                <w:right w:val="none" w:sz="0" w:space="0" w:color="auto"/>
              </w:divBdr>
            </w:div>
            <w:div w:id="830557466">
              <w:marLeft w:val="0"/>
              <w:marRight w:val="0"/>
              <w:marTop w:val="0"/>
              <w:marBottom w:val="0"/>
              <w:divBdr>
                <w:top w:val="none" w:sz="0" w:space="0" w:color="auto"/>
                <w:left w:val="none" w:sz="0" w:space="0" w:color="auto"/>
                <w:bottom w:val="none" w:sz="0" w:space="0" w:color="auto"/>
                <w:right w:val="none" w:sz="0" w:space="0" w:color="auto"/>
              </w:divBdr>
            </w:div>
            <w:div w:id="832766652">
              <w:marLeft w:val="0"/>
              <w:marRight w:val="0"/>
              <w:marTop w:val="0"/>
              <w:marBottom w:val="0"/>
              <w:divBdr>
                <w:top w:val="none" w:sz="0" w:space="0" w:color="auto"/>
                <w:left w:val="none" w:sz="0" w:space="0" w:color="auto"/>
                <w:bottom w:val="none" w:sz="0" w:space="0" w:color="auto"/>
                <w:right w:val="none" w:sz="0" w:space="0" w:color="auto"/>
              </w:divBdr>
            </w:div>
            <w:div w:id="851262483">
              <w:marLeft w:val="0"/>
              <w:marRight w:val="0"/>
              <w:marTop w:val="0"/>
              <w:marBottom w:val="0"/>
              <w:divBdr>
                <w:top w:val="none" w:sz="0" w:space="0" w:color="auto"/>
                <w:left w:val="none" w:sz="0" w:space="0" w:color="auto"/>
                <w:bottom w:val="none" w:sz="0" w:space="0" w:color="auto"/>
                <w:right w:val="none" w:sz="0" w:space="0" w:color="auto"/>
              </w:divBdr>
            </w:div>
            <w:div w:id="860708959">
              <w:marLeft w:val="0"/>
              <w:marRight w:val="0"/>
              <w:marTop w:val="0"/>
              <w:marBottom w:val="0"/>
              <w:divBdr>
                <w:top w:val="none" w:sz="0" w:space="0" w:color="auto"/>
                <w:left w:val="none" w:sz="0" w:space="0" w:color="auto"/>
                <w:bottom w:val="none" w:sz="0" w:space="0" w:color="auto"/>
                <w:right w:val="none" w:sz="0" w:space="0" w:color="auto"/>
              </w:divBdr>
            </w:div>
            <w:div w:id="869294405">
              <w:marLeft w:val="0"/>
              <w:marRight w:val="0"/>
              <w:marTop w:val="0"/>
              <w:marBottom w:val="0"/>
              <w:divBdr>
                <w:top w:val="none" w:sz="0" w:space="0" w:color="auto"/>
                <w:left w:val="none" w:sz="0" w:space="0" w:color="auto"/>
                <w:bottom w:val="none" w:sz="0" w:space="0" w:color="auto"/>
                <w:right w:val="none" w:sz="0" w:space="0" w:color="auto"/>
              </w:divBdr>
            </w:div>
            <w:div w:id="878592935">
              <w:marLeft w:val="0"/>
              <w:marRight w:val="0"/>
              <w:marTop w:val="0"/>
              <w:marBottom w:val="0"/>
              <w:divBdr>
                <w:top w:val="none" w:sz="0" w:space="0" w:color="auto"/>
                <w:left w:val="none" w:sz="0" w:space="0" w:color="auto"/>
                <w:bottom w:val="none" w:sz="0" w:space="0" w:color="auto"/>
                <w:right w:val="none" w:sz="0" w:space="0" w:color="auto"/>
              </w:divBdr>
            </w:div>
            <w:div w:id="971789087">
              <w:marLeft w:val="0"/>
              <w:marRight w:val="0"/>
              <w:marTop w:val="0"/>
              <w:marBottom w:val="0"/>
              <w:divBdr>
                <w:top w:val="none" w:sz="0" w:space="0" w:color="auto"/>
                <w:left w:val="none" w:sz="0" w:space="0" w:color="auto"/>
                <w:bottom w:val="none" w:sz="0" w:space="0" w:color="auto"/>
                <w:right w:val="none" w:sz="0" w:space="0" w:color="auto"/>
              </w:divBdr>
            </w:div>
            <w:div w:id="1058280176">
              <w:marLeft w:val="0"/>
              <w:marRight w:val="0"/>
              <w:marTop w:val="0"/>
              <w:marBottom w:val="0"/>
              <w:divBdr>
                <w:top w:val="none" w:sz="0" w:space="0" w:color="auto"/>
                <w:left w:val="none" w:sz="0" w:space="0" w:color="auto"/>
                <w:bottom w:val="none" w:sz="0" w:space="0" w:color="auto"/>
                <w:right w:val="none" w:sz="0" w:space="0" w:color="auto"/>
              </w:divBdr>
            </w:div>
            <w:div w:id="1134449531">
              <w:marLeft w:val="0"/>
              <w:marRight w:val="0"/>
              <w:marTop w:val="0"/>
              <w:marBottom w:val="0"/>
              <w:divBdr>
                <w:top w:val="none" w:sz="0" w:space="0" w:color="auto"/>
                <w:left w:val="none" w:sz="0" w:space="0" w:color="auto"/>
                <w:bottom w:val="none" w:sz="0" w:space="0" w:color="auto"/>
                <w:right w:val="none" w:sz="0" w:space="0" w:color="auto"/>
              </w:divBdr>
            </w:div>
            <w:div w:id="1146894233">
              <w:marLeft w:val="0"/>
              <w:marRight w:val="0"/>
              <w:marTop w:val="0"/>
              <w:marBottom w:val="0"/>
              <w:divBdr>
                <w:top w:val="none" w:sz="0" w:space="0" w:color="auto"/>
                <w:left w:val="none" w:sz="0" w:space="0" w:color="auto"/>
                <w:bottom w:val="none" w:sz="0" w:space="0" w:color="auto"/>
                <w:right w:val="none" w:sz="0" w:space="0" w:color="auto"/>
              </w:divBdr>
            </w:div>
            <w:div w:id="1150487007">
              <w:marLeft w:val="0"/>
              <w:marRight w:val="0"/>
              <w:marTop w:val="0"/>
              <w:marBottom w:val="0"/>
              <w:divBdr>
                <w:top w:val="none" w:sz="0" w:space="0" w:color="auto"/>
                <w:left w:val="none" w:sz="0" w:space="0" w:color="auto"/>
                <w:bottom w:val="none" w:sz="0" w:space="0" w:color="auto"/>
                <w:right w:val="none" w:sz="0" w:space="0" w:color="auto"/>
              </w:divBdr>
            </w:div>
            <w:div w:id="1189641774">
              <w:marLeft w:val="0"/>
              <w:marRight w:val="0"/>
              <w:marTop w:val="0"/>
              <w:marBottom w:val="0"/>
              <w:divBdr>
                <w:top w:val="none" w:sz="0" w:space="0" w:color="auto"/>
                <w:left w:val="none" w:sz="0" w:space="0" w:color="auto"/>
                <w:bottom w:val="none" w:sz="0" w:space="0" w:color="auto"/>
                <w:right w:val="none" w:sz="0" w:space="0" w:color="auto"/>
              </w:divBdr>
            </w:div>
            <w:div w:id="1191335781">
              <w:marLeft w:val="0"/>
              <w:marRight w:val="0"/>
              <w:marTop w:val="0"/>
              <w:marBottom w:val="0"/>
              <w:divBdr>
                <w:top w:val="none" w:sz="0" w:space="0" w:color="auto"/>
                <w:left w:val="none" w:sz="0" w:space="0" w:color="auto"/>
                <w:bottom w:val="none" w:sz="0" w:space="0" w:color="auto"/>
                <w:right w:val="none" w:sz="0" w:space="0" w:color="auto"/>
              </w:divBdr>
            </w:div>
            <w:div w:id="1224753962">
              <w:marLeft w:val="0"/>
              <w:marRight w:val="0"/>
              <w:marTop w:val="0"/>
              <w:marBottom w:val="0"/>
              <w:divBdr>
                <w:top w:val="none" w:sz="0" w:space="0" w:color="auto"/>
                <w:left w:val="none" w:sz="0" w:space="0" w:color="auto"/>
                <w:bottom w:val="none" w:sz="0" w:space="0" w:color="auto"/>
                <w:right w:val="none" w:sz="0" w:space="0" w:color="auto"/>
              </w:divBdr>
            </w:div>
            <w:div w:id="1272400938">
              <w:marLeft w:val="0"/>
              <w:marRight w:val="0"/>
              <w:marTop w:val="0"/>
              <w:marBottom w:val="0"/>
              <w:divBdr>
                <w:top w:val="none" w:sz="0" w:space="0" w:color="auto"/>
                <w:left w:val="none" w:sz="0" w:space="0" w:color="auto"/>
                <w:bottom w:val="none" w:sz="0" w:space="0" w:color="auto"/>
                <w:right w:val="none" w:sz="0" w:space="0" w:color="auto"/>
              </w:divBdr>
            </w:div>
            <w:div w:id="1282031737">
              <w:marLeft w:val="0"/>
              <w:marRight w:val="0"/>
              <w:marTop w:val="0"/>
              <w:marBottom w:val="0"/>
              <w:divBdr>
                <w:top w:val="none" w:sz="0" w:space="0" w:color="auto"/>
                <w:left w:val="none" w:sz="0" w:space="0" w:color="auto"/>
                <w:bottom w:val="none" w:sz="0" w:space="0" w:color="auto"/>
                <w:right w:val="none" w:sz="0" w:space="0" w:color="auto"/>
              </w:divBdr>
            </w:div>
            <w:div w:id="1291937521">
              <w:marLeft w:val="0"/>
              <w:marRight w:val="0"/>
              <w:marTop w:val="0"/>
              <w:marBottom w:val="0"/>
              <w:divBdr>
                <w:top w:val="none" w:sz="0" w:space="0" w:color="auto"/>
                <w:left w:val="none" w:sz="0" w:space="0" w:color="auto"/>
                <w:bottom w:val="none" w:sz="0" w:space="0" w:color="auto"/>
                <w:right w:val="none" w:sz="0" w:space="0" w:color="auto"/>
              </w:divBdr>
            </w:div>
            <w:div w:id="1323659114">
              <w:marLeft w:val="0"/>
              <w:marRight w:val="0"/>
              <w:marTop w:val="0"/>
              <w:marBottom w:val="0"/>
              <w:divBdr>
                <w:top w:val="none" w:sz="0" w:space="0" w:color="auto"/>
                <w:left w:val="none" w:sz="0" w:space="0" w:color="auto"/>
                <w:bottom w:val="none" w:sz="0" w:space="0" w:color="auto"/>
                <w:right w:val="none" w:sz="0" w:space="0" w:color="auto"/>
              </w:divBdr>
            </w:div>
            <w:div w:id="1330715677">
              <w:marLeft w:val="0"/>
              <w:marRight w:val="0"/>
              <w:marTop w:val="0"/>
              <w:marBottom w:val="0"/>
              <w:divBdr>
                <w:top w:val="none" w:sz="0" w:space="0" w:color="auto"/>
                <w:left w:val="none" w:sz="0" w:space="0" w:color="auto"/>
                <w:bottom w:val="none" w:sz="0" w:space="0" w:color="auto"/>
                <w:right w:val="none" w:sz="0" w:space="0" w:color="auto"/>
              </w:divBdr>
            </w:div>
            <w:div w:id="1337803820">
              <w:marLeft w:val="0"/>
              <w:marRight w:val="0"/>
              <w:marTop w:val="0"/>
              <w:marBottom w:val="0"/>
              <w:divBdr>
                <w:top w:val="none" w:sz="0" w:space="0" w:color="auto"/>
                <w:left w:val="none" w:sz="0" w:space="0" w:color="auto"/>
                <w:bottom w:val="none" w:sz="0" w:space="0" w:color="auto"/>
                <w:right w:val="none" w:sz="0" w:space="0" w:color="auto"/>
              </w:divBdr>
            </w:div>
            <w:div w:id="1409965440">
              <w:marLeft w:val="0"/>
              <w:marRight w:val="0"/>
              <w:marTop w:val="0"/>
              <w:marBottom w:val="0"/>
              <w:divBdr>
                <w:top w:val="none" w:sz="0" w:space="0" w:color="auto"/>
                <w:left w:val="none" w:sz="0" w:space="0" w:color="auto"/>
                <w:bottom w:val="none" w:sz="0" w:space="0" w:color="auto"/>
                <w:right w:val="none" w:sz="0" w:space="0" w:color="auto"/>
              </w:divBdr>
            </w:div>
            <w:div w:id="1413703744">
              <w:marLeft w:val="0"/>
              <w:marRight w:val="0"/>
              <w:marTop w:val="0"/>
              <w:marBottom w:val="0"/>
              <w:divBdr>
                <w:top w:val="none" w:sz="0" w:space="0" w:color="auto"/>
                <w:left w:val="none" w:sz="0" w:space="0" w:color="auto"/>
                <w:bottom w:val="none" w:sz="0" w:space="0" w:color="auto"/>
                <w:right w:val="none" w:sz="0" w:space="0" w:color="auto"/>
              </w:divBdr>
            </w:div>
            <w:div w:id="1435977127">
              <w:marLeft w:val="0"/>
              <w:marRight w:val="0"/>
              <w:marTop w:val="0"/>
              <w:marBottom w:val="0"/>
              <w:divBdr>
                <w:top w:val="none" w:sz="0" w:space="0" w:color="auto"/>
                <w:left w:val="none" w:sz="0" w:space="0" w:color="auto"/>
                <w:bottom w:val="none" w:sz="0" w:space="0" w:color="auto"/>
                <w:right w:val="none" w:sz="0" w:space="0" w:color="auto"/>
              </w:divBdr>
            </w:div>
            <w:div w:id="1549537034">
              <w:marLeft w:val="0"/>
              <w:marRight w:val="0"/>
              <w:marTop w:val="0"/>
              <w:marBottom w:val="0"/>
              <w:divBdr>
                <w:top w:val="none" w:sz="0" w:space="0" w:color="auto"/>
                <w:left w:val="none" w:sz="0" w:space="0" w:color="auto"/>
                <w:bottom w:val="none" w:sz="0" w:space="0" w:color="auto"/>
                <w:right w:val="none" w:sz="0" w:space="0" w:color="auto"/>
              </w:divBdr>
            </w:div>
            <w:div w:id="1609660085">
              <w:marLeft w:val="0"/>
              <w:marRight w:val="0"/>
              <w:marTop w:val="0"/>
              <w:marBottom w:val="0"/>
              <w:divBdr>
                <w:top w:val="none" w:sz="0" w:space="0" w:color="auto"/>
                <w:left w:val="none" w:sz="0" w:space="0" w:color="auto"/>
                <w:bottom w:val="none" w:sz="0" w:space="0" w:color="auto"/>
                <w:right w:val="none" w:sz="0" w:space="0" w:color="auto"/>
              </w:divBdr>
            </w:div>
            <w:div w:id="1673491471">
              <w:marLeft w:val="0"/>
              <w:marRight w:val="0"/>
              <w:marTop w:val="0"/>
              <w:marBottom w:val="0"/>
              <w:divBdr>
                <w:top w:val="none" w:sz="0" w:space="0" w:color="auto"/>
                <w:left w:val="none" w:sz="0" w:space="0" w:color="auto"/>
                <w:bottom w:val="none" w:sz="0" w:space="0" w:color="auto"/>
                <w:right w:val="none" w:sz="0" w:space="0" w:color="auto"/>
              </w:divBdr>
            </w:div>
            <w:div w:id="1676688971">
              <w:marLeft w:val="0"/>
              <w:marRight w:val="0"/>
              <w:marTop w:val="0"/>
              <w:marBottom w:val="0"/>
              <w:divBdr>
                <w:top w:val="none" w:sz="0" w:space="0" w:color="auto"/>
                <w:left w:val="none" w:sz="0" w:space="0" w:color="auto"/>
                <w:bottom w:val="none" w:sz="0" w:space="0" w:color="auto"/>
                <w:right w:val="none" w:sz="0" w:space="0" w:color="auto"/>
              </w:divBdr>
            </w:div>
            <w:div w:id="1686325208">
              <w:marLeft w:val="0"/>
              <w:marRight w:val="0"/>
              <w:marTop w:val="0"/>
              <w:marBottom w:val="0"/>
              <w:divBdr>
                <w:top w:val="none" w:sz="0" w:space="0" w:color="auto"/>
                <w:left w:val="none" w:sz="0" w:space="0" w:color="auto"/>
                <w:bottom w:val="none" w:sz="0" w:space="0" w:color="auto"/>
                <w:right w:val="none" w:sz="0" w:space="0" w:color="auto"/>
              </w:divBdr>
            </w:div>
            <w:div w:id="1752384975">
              <w:marLeft w:val="0"/>
              <w:marRight w:val="0"/>
              <w:marTop w:val="0"/>
              <w:marBottom w:val="0"/>
              <w:divBdr>
                <w:top w:val="none" w:sz="0" w:space="0" w:color="auto"/>
                <w:left w:val="none" w:sz="0" w:space="0" w:color="auto"/>
                <w:bottom w:val="none" w:sz="0" w:space="0" w:color="auto"/>
                <w:right w:val="none" w:sz="0" w:space="0" w:color="auto"/>
              </w:divBdr>
            </w:div>
            <w:div w:id="1754356142">
              <w:marLeft w:val="0"/>
              <w:marRight w:val="0"/>
              <w:marTop w:val="0"/>
              <w:marBottom w:val="0"/>
              <w:divBdr>
                <w:top w:val="none" w:sz="0" w:space="0" w:color="auto"/>
                <w:left w:val="none" w:sz="0" w:space="0" w:color="auto"/>
                <w:bottom w:val="none" w:sz="0" w:space="0" w:color="auto"/>
                <w:right w:val="none" w:sz="0" w:space="0" w:color="auto"/>
              </w:divBdr>
            </w:div>
            <w:div w:id="1762028485">
              <w:marLeft w:val="0"/>
              <w:marRight w:val="0"/>
              <w:marTop w:val="0"/>
              <w:marBottom w:val="0"/>
              <w:divBdr>
                <w:top w:val="none" w:sz="0" w:space="0" w:color="auto"/>
                <w:left w:val="none" w:sz="0" w:space="0" w:color="auto"/>
                <w:bottom w:val="none" w:sz="0" w:space="0" w:color="auto"/>
                <w:right w:val="none" w:sz="0" w:space="0" w:color="auto"/>
              </w:divBdr>
            </w:div>
            <w:div w:id="1906597508">
              <w:marLeft w:val="0"/>
              <w:marRight w:val="0"/>
              <w:marTop w:val="0"/>
              <w:marBottom w:val="0"/>
              <w:divBdr>
                <w:top w:val="none" w:sz="0" w:space="0" w:color="auto"/>
                <w:left w:val="none" w:sz="0" w:space="0" w:color="auto"/>
                <w:bottom w:val="none" w:sz="0" w:space="0" w:color="auto"/>
                <w:right w:val="none" w:sz="0" w:space="0" w:color="auto"/>
              </w:divBdr>
            </w:div>
            <w:div w:id="1920944257">
              <w:marLeft w:val="0"/>
              <w:marRight w:val="0"/>
              <w:marTop w:val="0"/>
              <w:marBottom w:val="0"/>
              <w:divBdr>
                <w:top w:val="none" w:sz="0" w:space="0" w:color="auto"/>
                <w:left w:val="none" w:sz="0" w:space="0" w:color="auto"/>
                <w:bottom w:val="none" w:sz="0" w:space="0" w:color="auto"/>
                <w:right w:val="none" w:sz="0" w:space="0" w:color="auto"/>
              </w:divBdr>
            </w:div>
            <w:div w:id="1921063248">
              <w:marLeft w:val="0"/>
              <w:marRight w:val="0"/>
              <w:marTop w:val="0"/>
              <w:marBottom w:val="0"/>
              <w:divBdr>
                <w:top w:val="none" w:sz="0" w:space="0" w:color="auto"/>
                <w:left w:val="none" w:sz="0" w:space="0" w:color="auto"/>
                <w:bottom w:val="none" w:sz="0" w:space="0" w:color="auto"/>
                <w:right w:val="none" w:sz="0" w:space="0" w:color="auto"/>
              </w:divBdr>
            </w:div>
            <w:div w:id="1928423338">
              <w:marLeft w:val="0"/>
              <w:marRight w:val="0"/>
              <w:marTop w:val="0"/>
              <w:marBottom w:val="0"/>
              <w:divBdr>
                <w:top w:val="none" w:sz="0" w:space="0" w:color="auto"/>
                <w:left w:val="none" w:sz="0" w:space="0" w:color="auto"/>
                <w:bottom w:val="none" w:sz="0" w:space="0" w:color="auto"/>
                <w:right w:val="none" w:sz="0" w:space="0" w:color="auto"/>
              </w:divBdr>
            </w:div>
            <w:div w:id="1930656520">
              <w:marLeft w:val="0"/>
              <w:marRight w:val="0"/>
              <w:marTop w:val="0"/>
              <w:marBottom w:val="0"/>
              <w:divBdr>
                <w:top w:val="none" w:sz="0" w:space="0" w:color="auto"/>
                <w:left w:val="none" w:sz="0" w:space="0" w:color="auto"/>
                <w:bottom w:val="none" w:sz="0" w:space="0" w:color="auto"/>
                <w:right w:val="none" w:sz="0" w:space="0" w:color="auto"/>
              </w:divBdr>
            </w:div>
            <w:div w:id="1934898096">
              <w:marLeft w:val="0"/>
              <w:marRight w:val="0"/>
              <w:marTop w:val="0"/>
              <w:marBottom w:val="0"/>
              <w:divBdr>
                <w:top w:val="none" w:sz="0" w:space="0" w:color="auto"/>
                <w:left w:val="none" w:sz="0" w:space="0" w:color="auto"/>
                <w:bottom w:val="none" w:sz="0" w:space="0" w:color="auto"/>
                <w:right w:val="none" w:sz="0" w:space="0" w:color="auto"/>
              </w:divBdr>
            </w:div>
            <w:div w:id="1994598225">
              <w:marLeft w:val="0"/>
              <w:marRight w:val="0"/>
              <w:marTop w:val="0"/>
              <w:marBottom w:val="0"/>
              <w:divBdr>
                <w:top w:val="none" w:sz="0" w:space="0" w:color="auto"/>
                <w:left w:val="none" w:sz="0" w:space="0" w:color="auto"/>
                <w:bottom w:val="none" w:sz="0" w:space="0" w:color="auto"/>
                <w:right w:val="none" w:sz="0" w:space="0" w:color="auto"/>
              </w:divBdr>
            </w:div>
            <w:div w:id="2028602513">
              <w:marLeft w:val="0"/>
              <w:marRight w:val="0"/>
              <w:marTop w:val="0"/>
              <w:marBottom w:val="0"/>
              <w:divBdr>
                <w:top w:val="none" w:sz="0" w:space="0" w:color="auto"/>
                <w:left w:val="none" w:sz="0" w:space="0" w:color="auto"/>
                <w:bottom w:val="none" w:sz="0" w:space="0" w:color="auto"/>
                <w:right w:val="none" w:sz="0" w:space="0" w:color="auto"/>
              </w:divBdr>
            </w:div>
            <w:div w:id="2068721410">
              <w:marLeft w:val="0"/>
              <w:marRight w:val="0"/>
              <w:marTop w:val="0"/>
              <w:marBottom w:val="0"/>
              <w:divBdr>
                <w:top w:val="none" w:sz="0" w:space="0" w:color="auto"/>
                <w:left w:val="none" w:sz="0" w:space="0" w:color="auto"/>
                <w:bottom w:val="none" w:sz="0" w:space="0" w:color="auto"/>
                <w:right w:val="none" w:sz="0" w:space="0" w:color="auto"/>
              </w:divBdr>
            </w:div>
            <w:div w:id="2085495003">
              <w:marLeft w:val="0"/>
              <w:marRight w:val="0"/>
              <w:marTop w:val="0"/>
              <w:marBottom w:val="0"/>
              <w:divBdr>
                <w:top w:val="none" w:sz="0" w:space="0" w:color="auto"/>
                <w:left w:val="none" w:sz="0" w:space="0" w:color="auto"/>
                <w:bottom w:val="none" w:sz="0" w:space="0" w:color="auto"/>
                <w:right w:val="none" w:sz="0" w:space="0" w:color="auto"/>
              </w:divBdr>
            </w:div>
            <w:div w:id="2110538321">
              <w:marLeft w:val="0"/>
              <w:marRight w:val="0"/>
              <w:marTop w:val="0"/>
              <w:marBottom w:val="0"/>
              <w:divBdr>
                <w:top w:val="none" w:sz="0" w:space="0" w:color="auto"/>
                <w:left w:val="none" w:sz="0" w:space="0" w:color="auto"/>
                <w:bottom w:val="none" w:sz="0" w:space="0" w:color="auto"/>
                <w:right w:val="none" w:sz="0" w:space="0" w:color="auto"/>
              </w:divBdr>
            </w:div>
            <w:div w:id="213451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232312">
      <w:bodyDiv w:val="1"/>
      <w:marLeft w:val="0"/>
      <w:marRight w:val="0"/>
      <w:marTop w:val="0"/>
      <w:marBottom w:val="0"/>
      <w:divBdr>
        <w:top w:val="none" w:sz="0" w:space="0" w:color="auto"/>
        <w:left w:val="none" w:sz="0" w:space="0" w:color="auto"/>
        <w:bottom w:val="none" w:sz="0" w:space="0" w:color="auto"/>
        <w:right w:val="none" w:sz="0" w:space="0" w:color="auto"/>
      </w:divBdr>
      <w:divsChild>
        <w:div w:id="231355363">
          <w:marLeft w:val="0"/>
          <w:marRight w:val="0"/>
          <w:marTop w:val="0"/>
          <w:marBottom w:val="0"/>
          <w:divBdr>
            <w:top w:val="none" w:sz="0" w:space="0" w:color="auto"/>
            <w:left w:val="none" w:sz="0" w:space="0" w:color="auto"/>
            <w:bottom w:val="none" w:sz="0" w:space="0" w:color="auto"/>
            <w:right w:val="none" w:sz="0" w:space="0" w:color="auto"/>
          </w:divBdr>
          <w:divsChild>
            <w:div w:id="560483242">
              <w:marLeft w:val="0"/>
              <w:marRight w:val="0"/>
              <w:marTop w:val="0"/>
              <w:marBottom w:val="0"/>
              <w:divBdr>
                <w:top w:val="none" w:sz="0" w:space="0" w:color="auto"/>
                <w:left w:val="none" w:sz="0" w:space="0" w:color="auto"/>
                <w:bottom w:val="none" w:sz="0" w:space="0" w:color="auto"/>
                <w:right w:val="none" w:sz="0" w:space="0" w:color="auto"/>
              </w:divBdr>
            </w:div>
            <w:div w:id="666133353">
              <w:marLeft w:val="0"/>
              <w:marRight w:val="0"/>
              <w:marTop w:val="0"/>
              <w:marBottom w:val="0"/>
              <w:divBdr>
                <w:top w:val="none" w:sz="0" w:space="0" w:color="auto"/>
                <w:left w:val="none" w:sz="0" w:space="0" w:color="auto"/>
                <w:bottom w:val="none" w:sz="0" w:space="0" w:color="auto"/>
                <w:right w:val="none" w:sz="0" w:space="0" w:color="auto"/>
              </w:divBdr>
            </w:div>
            <w:div w:id="1307931540">
              <w:marLeft w:val="0"/>
              <w:marRight w:val="0"/>
              <w:marTop w:val="0"/>
              <w:marBottom w:val="0"/>
              <w:divBdr>
                <w:top w:val="none" w:sz="0" w:space="0" w:color="auto"/>
                <w:left w:val="none" w:sz="0" w:space="0" w:color="auto"/>
                <w:bottom w:val="none" w:sz="0" w:space="0" w:color="auto"/>
                <w:right w:val="none" w:sz="0" w:space="0" w:color="auto"/>
              </w:divBdr>
            </w:div>
            <w:div w:id="1419523442">
              <w:marLeft w:val="0"/>
              <w:marRight w:val="0"/>
              <w:marTop w:val="0"/>
              <w:marBottom w:val="0"/>
              <w:divBdr>
                <w:top w:val="none" w:sz="0" w:space="0" w:color="auto"/>
                <w:left w:val="none" w:sz="0" w:space="0" w:color="auto"/>
                <w:bottom w:val="none" w:sz="0" w:space="0" w:color="auto"/>
                <w:right w:val="none" w:sz="0" w:space="0" w:color="auto"/>
              </w:divBdr>
            </w:div>
            <w:div w:id="1655181610">
              <w:marLeft w:val="0"/>
              <w:marRight w:val="0"/>
              <w:marTop w:val="0"/>
              <w:marBottom w:val="0"/>
              <w:divBdr>
                <w:top w:val="none" w:sz="0" w:space="0" w:color="auto"/>
                <w:left w:val="none" w:sz="0" w:space="0" w:color="auto"/>
                <w:bottom w:val="none" w:sz="0" w:space="0" w:color="auto"/>
                <w:right w:val="none" w:sz="0" w:space="0" w:color="auto"/>
              </w:divBdr>
            </w:div>
            <w:div w:id="1758749460">
              <w:marLeft w:val="0"/>
              <w:marRight w:val="0"/>
              <w:marTop w:val="0"/>
              <w:marBottom w:val="0"/>
              <w:divBdr>
                <w:top w:val="none" w:sz="0" w:space="0" w:color="auto"/>
                <w:left w:val="none" w:sz="0" w:space="0" w:color="auto"/>
                <w:bottom w:val="none" w:sz="0" w:space="0" w:color="auto"/>
                <w:right w:val="none" w:sz="0" w:space="0" w:color="auto"/>
              </w:divBdr>
            </w:div>
            <w:div w:id="205916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18850">
      <w:bodyDiv w:val="1"/>
      <w:marLeft w:val="0"/>
      <w:marRight w:val="0"/>
      <w:marTop w:val="0"/>
      <w:marBottom w:val="0"/>
      <w:divBdr>
        <w:top w:val="none" w:sz="0" w:space="0" w:color="auto"/>
        <w:left w:val="none" w:sz="0" w:space="0" w:color="auto"/>
        <w:bottom w:val="none" w:sz="0" w:space="0" w:color="auto"/>
        <w:right w:val="none" w:sz="0" w:space="0" w:color="auto"/>
      </w:divBdr>
      <w:divsChild>
        <w:div w:id="1411736444">
          <w:marLeft w:val="0"/>
          <w:marRight w:val="0"/>
          <w:marTop w:val="0"/>
          <w:marBottom w:val="0"/>
          <w:divBdr>
            <w:top w:val="none" w:sz="0" w:space="0" w:color="auto"/>
            <w:left w:val="none" w:sz="0" w:space="0" w:color="auto"/>
            <w:bottom w:val="none" w:sz="0" w:space="0" w:color="auto"/>
            <w:right w:val="none" w:sz="0" w:space="0" w:color="auto"/>
          </w:divBdr>
          <w:divsChild>
            <w:div w:id="170335673">
              <w:marLeft w:val="0"/>
              <w:marRight w:val="0"/>
              <w:marTop w:val="0"/>
              <w:marBottom w:val="0"/>
              <w:divBdr>
                <w:top w:val="none" w:sz="0" w:space="0" w:color="auto"/>
                <w:left w:val="none" w:sz="0" w:space="0" w:color="auto"/>
                <w:bottom w:val="none" w:sz="0" w:space="0" w:color="auto"/>
                <w:right w:val="none" w:sz="0" w:space="0" w:color="auto"/>
              </w:divBdr>
            </w:div>
            <w:div w:id="744495772">
              <w:marLeft w:val="0"/>
              <w:marRight w:val="0"/>
              <w:marTop w:val="0"/>
              <w:marBottom w:val="0"/>
              <w:divBdr>
                <w:top w:val="none" w:sz="0" w:space="0" w:color="auto"/>
                <w:left w:val="none" w:sz="0" w:space="0" w:color="auto"/>
                <w:bottom w:val="none" w:sz="0" w:space="0" w:color="auto"/>
                <w:right w:val="none" w:sz="0" w:space="0" w:color="auto"/>
              </w:divBdr>
            </w:div>
            <w:div w:id="812330605">
              <w:marLeft w:val="0"/>
              <w:marRight w:val="0"/>
              <w:marTop w:val="0"/>
              <w:marBottom w:val="0"/>
              <w:divBdr>
                <w:top w:val="none" w:sz="0" w:space="0" w:color="auto"/>
                <w:left w:val="none" w:sz="0" w:space="0" w:color="auto"/>
                <w:bottom w:val="none" w:sz="0" w:space="0" w:color="auto"/>
                <w:right w:val="none" w:sz="0" w:space="0" w:color="auto"/>
              </w:divBdr>
            </w:div>
            <w:div w:id="938875223">
              <w:marLeft w:val="0"/>
              <w:marRight w:val="0"/>
              <w:marTop w:val="0"/>
              <w:marBottom w:val="0"/>
              <w:divBdr>
                <w:top w:val="none" w:sz="0" w:space="0" w:color="auto"/>
                <w:left w:val="none" w:sz="0" w:space="0" w:color="auto"/>
                <w:bottom w:val="none" w:sz="0" w:space="0" w:color="auto"/>
                <w:right w:val="none" w:sz="0" w:space="0" w:color="auto"/>
              </w:divBdr>
            </w:div>
            <w:div w:id="1226914156">
              <w:marLeft w:val="0"/>
              <w:marRight w:val="0"/>
              <w:marTop w:val="0"/>
              <w:marBottom w:val="0"/>
              <w:divBdr>
                <w:top w:val="none" w:sz="0" w:space="0" w:color="auto"/>
                <w:left w:val="none" w:sz="0" w:space="0" w:color="auto"/>
                <w:bottom w:val="none" w:sz="0" w:space="0" w:color="auto"/>
                <w:right w:val="none" w:sz="0" w:space="0" w:color="auto"/>
              </w:divBdr>
            </w:div>
            <w:div w:id="182643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968157">
      <w:bodyDiv w:val="1"/>
      <w:marLeft w:val="0"/>
      <w:marRight w:val="0"/>
      <w:marTop w:val="0"/>
      <w:marBottom w:val="0"/>
      <w:divBdr>
        <w:top w:val="none" w:sz="0" w:space="0" w:color="auto"/>
        <w:left w:val="none" w:sz="0" w:space="0" w:color="auto"/>
        <w:bottom w:val="none" w:sz="0" w:space="0" w:color="auto"/>
        <w:right w:val="none" w:sz="0" w:space="0" w:color="auto"/>
      </w:divBdr>
      <w:divsChild>
        <w:div w:id="1182815509">
          <w:marLeft w:val="0"/>
          <w:marRight w:val="0"/>
          <w:marTop w:val="0"/>
          <w:marBottom w:val="0"/>
          <w:divBdr>
            <w:top w:val="none" w:sz="0" w:space="0" w:color="auto"/>
            <w:left w:val="none" w:sz="0" w:space="0" w:color="auto"/>
            <w:bottom w:val="none" w:sz="0" w:space="0" w:color="auto"/>
            <w:right w:val="none" w:sz="0" w:space="0" w:color="auto"/>
          </w:divBdr>
          <w:divsChild>
            <w:div w:id="48910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87298">
      <w:bodyDiv w:val="1"/>
      <w:marLeft w:val="0"/>
      <w:marRight w:val="0"/>
      <w:marTop w:val="0"/>
      <w:marBottom w:val="0"/>
      <w:divBdr>
        <w:top w:val="none" w:sz="0" w:space="0" w:color="auto"/>
        <w:left w:val="none" w:sz="0" w:space="0" w:color="auto"/>
        <w:bottom w:val="none" w:sz="0" w:space="0" w:color="auto"/>
        <w:right w:val="none" w:sz="0" w:space="0" w:color="auto"/>
      </w:divBdr>
      <w:divsChild>
        <w:div w:id="1782995198">
          <w:marLeft w:val="0"/>
          <w:marRight w:val="0"/>
          <w:marTop w:val="0"/>
          <w:marBottom w:val="0"/>
          <w:divBdr>
            <w:top w:val="none" w:sz="0" w:space="0" w:color="auto"/>
            <w:left w:val="none" w:sz="0" w:space="0" w:color="auto"/>
            <w:bottom w:val="none" w:sz="0" w:space="0" w:color="auto"/>
            <w:right w:val="none" w:sz="0" w:space="0" w:color="auto"/>
          </w:divBdr>
          <w:divsChild>
            <w:div w:id="361249808">
              <w:marLeft w:val="0"/>
              <w:marRight w:val="0"/>
              <w:marTop w:val="0"/>
              <w:marBottom w:val="0"/>
              <w:divBdr>
                <w:top w:val="none" w:sz="0" w:space="0" w:color="auto"/>
                <w:left w:val="none" w:sz="0" w:space="0" w:color="auto"/>
                <w:bottom w:val="none" w:sz="0" w:space="0" w:color="auto"/>
                <w:right w:val="none" w:sz="0" w:space="0" w:color="auto"/>
              </w:divBdr>
            </w:div>
            <w:div w:id="777598312">
              <w:marLeft w:val="0"/>
              <w:marRight w:val="0"/>
              <w:marTop w:val="0"/>
              <w:marBottom w:val="0"/>
              <w:divBdr>
                <w:top w:val="none" w:sz="0" w:space="0" w:color="auto"/>
                <w:left w:val="none" w:sz="0" w:space="0" w:color="auto"/>
                <w:bottom w:val="none" w:sz="0" w:space="0" w:color="auto"/>
                <w:right w:val="none" w:sz="0" w:space="0" w:color="auto"/>
              </w:divBdr>
            </w:div>
            <w:div w:id="947662064">
              <w:marLeft w:val="0"/>
              <w:marRight w:val="0"/>
              <w:marTop w:val="0"/>
              <w:marBottom w:val="0"/>
              <w:divBdr>
                <w:top w:val="none" w:sz="0" w:space="0" w:color="auto"/>
                <w:left w:val="none" w:sz="0" w:space="0" w:color="auto"/>
                <w:bottom w:val="none" w:sz="0" w:space="0" w:color="auto"/>
                <w:right w:val="none" w:sz="0" w:space="0" w:color="auto"/>
              </w:divBdr>
            </w:div>
            <w:div w:id="1103719733">
              <w:marLeft w:val="0"/>
              <w:marRight w:val="0"/>
              <w:marTop w:val="0"/>
              <w:marBottom w:val="0"/>
              <w:divBdr>
                <w:top w:val="none" w:sz="0" w:space="0" w:color="auto"/>
                <w:left w:val="none" w:sz="0" w:space="0" w:color="auto"/>
                <w:bottom w:val="none" w:sz="0" w:space="0" w:color="auto"/>
                <w:right w:val="none" w:sz="0" w:space="0" w:color="auto"/>
              </w:divBdr>
            </w:div>
            <w:div w:id="1484273313">
              <w:marLeft w:val="0"/>
              <w:marRight w:val="0"/>
              <w:marTop w:val="0"/>
              <w:marBottom w:val="0"/>
              <w:divBdr>
                <w:top w:val="none" w:sz="0" w:space="0" w:color="auto"/>
                <w:left w:val="none" w:sz="0" w:space="0" w:color="auto"/>
                <w:bottom w:val="none" w:sz="0" w:space="0" w:color="auto"/>
                <w:right w:val="none" w:sz="0" w:space="0" w:color="auto"/>
              </w:divBdr>
            </w:div>
            <w:div w:id="1587031442">
              <w:marLeft w:val="0"/>
              <w:marRight w:val="0"/>
              <w:marTop w:val="0"/>
              <w:marBottom w:val="0"/>
              <w:divBdr>
                <w:top w:val="none" w:sz="0" w:space="0" w:color="auto"/>
                <w:left w:val="none" w:sz="0" w:space="0" w:color="auto"/>
                <w:bottom w:val="none" w:sz="0" w:space="0" w:color="auto"/>
                <w:right w:val="none" w:sz="0" w:space="0" w:color="auto"/>
              </w:divBdr>
            </w:div>
            <w:div w:id="214650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94453">
      <w:bodyDiv w:val="1"/>
      <w:marLeft w:val="0"/>
      <w:marRight w:val="0"/>
      <w:marTop w:val="0"/>
      <w:marBottom w:val="0"/>
      <w:divBdr>
        <w:top w:val="none" w:sz="0" w:space="0" w:color="auto"/>
        <w:left w:val="none" w:sz="0" w:space="0" w:color="auto"/>
        <w:bottom w:val="none" w:sz="0" w:space="0" w:color="auto"/>
        <w:right w:val="none" w:sz="0" w:space="0" w:color="auto"/>
      </w:divBdr>
      <w:divsChild>
        <w:div w:id="1820226883">
          <w:marLeft w:val="0"/>
          <w:marRight w:val="0"/>
          <w:marTop w:val="0"/>
          <w:marBottom w:val="0"/>
          <w:divBdr>
            <w:top w:val="none" w:sz="0" w:space="0" w:color="auto"/>
            <w:left w:val="none" w:sz="0" w:space="0" w:color="auto"/>
            <w:bottom w:val="none" w:sz="0" w:space="0" w:color="auto"/>
            <w:right w:val="none" w:sz="0" w:space="0" w:color="auto"/>
          </w:divBdr>
          <w:divsChild>
            <w:div w:id="382752306">
              <w:marLeft w:val="0"/>
              <w:marRight w:val="0"/>
              <w:marTop w:val="0"/>
              <w:marBottom w:val="0"/>
              <w:divBdr>
                <w:top w:val="none" w:sz="0" w:space="0" w:color="auto"/>
                <w:left w:val="none" w:sz="0" w:space="0" w:color="auto"/>
                <w:bottom w:val="none" w:sz="0" w:space="0" w:color="auto"/>
                <w:right w:val="none" w:sz="0" w:space="0" w:color="auto"/>
              </w:divBdr>
            </w:div>
            <w:div w:id="490297986">
              <w:marLeft w:val="0"/>
              <w:marRight w:val="0"/>
              <w:marTop w:val="0"/>
              <w:marBottom w:val="0"/>
              <w:divBdr>
                <w:top w:val="none" w:sz="0" w:space="0" w:color="auto"/>
                <w:left w:val="none" w:sz="0" w:space="0" w:color="auto"/>
                <w:bottom w:val="none" w:sz="0" w:space="0" w:color="auto"/>
                <w:right w:val="none" w:sz="0" w:space="0" w:color="auto"/>
              </w:divBdr>
            </w:div>
            <w:div w:id="897785154">
              <w:marLeft w:val="0"/>
              <w:marRight w:val="0"/>
              <w:marTop w:val="0"/>
              <w:marBottom w:val="0"/>
              <w:divBdr>
                <w:top w:val="none" w:sz="0" w:space="0" w:color="auto"/>
                <w:left w:val="none" w:sz="0" w:space="0" w:color="auto"/>
                <w:bottom w:val="none" w:sz="0" w:space="0" w:color="auto"/>
                <w:right w:val="none" w:sz="0" w:space="0" w:color="auto"/>
              </w:divBdr>
            </w:div>
            <w:div w:id="1542136547">
              <w:marLeft w:val="0"/>
              <w:marRight w:val="0"/>
              <w:marTop w:val="0"/>
              <w:marBottom w:val="0"/>
              <w:divBdr>
                <w:top w:val="none" w:sz="0" w:space="0" w:color="auto"/>
                <w:left w:val="none" w:sz="0" w:space="0" w:color="auto"/>
                <w:bottom w:val="none" w:sz="0" w:space="0" w:color="auto"/>
                <w:right w:val="none" w:sz="0" w:space="0" w:color="auto"/>
              </w:divBdr>
            </w:div>
            <w:div w:id="1789661587">
              <w:marLeft w:val="0"/>
              <w:marRight w:val="0"/>
              <w:marTop w:val="0"/>
              <w:marBottom w:val="0"/>
              <w:divBdr>
                <w:top w:val="none" w:sz="0" w:space="0" w:color="auto"/>
                <w:left w:val="none" w:sz="0" w:space="0" w:color="auto"/>
                <w:bottom w:val="none" w:sz="0" w:space="0" w:color="auto"/>
                <w:right w:val="none" w:sz="0" w:space="0" w:color="auto"/>
              </w:divBdr>
            </w:div>
            <w:div w:id="181575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278282">
      <w:bodyDiv w:val="1"/>
      <w:marLeft w:val="0"/>
      <w:marRight w:val="0"/>
      <w:marTop w:val="0"/>
      <w:marBottom w:val="0"/>
      <w:divBdr>
        <w:top w:val="none" w:sz="0" w:space="0" w:color="auto"/>
        <w:left w:val="none" w:sz="0" w:space="0" w:color="auto"/>
        <w:bottom w:val="none" w:sz="0" w:space="0" w:color="auto"/>
        <w:right w:val="none" w:sz="0" w:space="0" w:color="auto"/>
      </w:divBdr>
      <w:divsChild>
        <w:div w:id="314839392">
          <w:marLeft w:val="0"/>
          <w:marRight w:val="0"/>
          <w:marTop w:val="0"/>
          <w:marBottom w:val="0"/>
          <w:divBdr>
            <w:top w:val="none" w:sz="0" w:space="0" w:color="auto"/>
            <w:left w:val="none" w:sz="0" w:space="0" w:color="auto"/>
            <w:bottom w:val="none" w:sz="0" w:space="0" w:color="auto"/>
            <w:right w:val="none" w:sz="0" w:space="0" w:color="auto"/>
          </w:divBdr>
          <w:divsChild>
            <w:div w:id="10425422">
              <w:marLeft w:val="0"/>
              <w:marRight w:val="0"/>
              <w:marTop w:val="0"/>
              <w:marBottom w:val="0"/>
              <w:divBdr>
                <w:top w:val="none" w:sz="0" w:space="0" w:color="auto"/>
                <w:left w:val="none" w:sz="0" w:space="0" w:color="auto"/>
                <w:bottom w:val="none" w:sz="0" w:space="0" w:color="auto"/>
                <w:right w:val="none" w:sz="0" w:space="0" w:color="auto"/>
              </w:divBdr>
            </w:div>
            <w:div w:id="207644847">
              <w:marLeft w:val="0"/>
              <w:marRight w:val="0"/>
              <w:marTop w:val="0"/>
              <w:marBottom w:val="0"/>
              <w:divBdr>
                <w:top w:val="none" w:sz="0" w:space="0" w:color="auto"/>
                <w:left w:val="none" w:sz="0" w:space="0" w:color="auto"/>
                <w:bottom w:val="none" w:sz="0" w:space="0" w:color="auto"/>
                <w:right w:val="none" w:sz="0" w:space="0" w:color="auto"/>
              </w:divBdr>
            </w:div>
            <w:div w:id="214507473">
              <w:marLeft w:val="0"/>
              <w:marRight w:val="0"/>
              <w:marTop w:val="0"/>
              <w:marBottom w:val="0"/>
              <w:divBdr>
                <w:top w:val="none" w:sz="0" w:space="0" w:color="auto"/>
                <w:left w:val="none" w:sz="0" w:space="0" w:color="auto"/>
                <w:bottom w:val="none" w:sz="0" w:space="0" w:color="auto"/>
                <w:right w:val="none" w:sz="0" w:space="0" w:color="auto"/>
              </w:divBdr>
            </w:div>
            <w:div w:id="232276040">
              <w:marLeft w:val="0"/>
              <w:marRight w:val="0"/>
              <w:marTop w:val="0"/>
              <w:marBottom w:val="0"/>
              <w:divBdr>
                <w:top w:val="none" w:sz="0" w:space="0" w:color="auto"/>
                <w:left w:val="none" w:sz="0" w:space="0" w:color="auto"/>
                <w:bottom w:val="none" w:sz="0" w:space="0" w:color="auto"/>
                <w:right w:val="none" w:sz="0" w:space="0" w:color="auto"/>
              </w:divBdr>
            </w:div>
            <w:div w:id="291179429">
              <w:marLeft w:val="0"/>
              <w:marRight w:val="0"/>
              <w:marTop w:val="0"/>
              <w:marBottom w:val="0"/>
              <w:divBdr>
                <w:top w:val="none" w:sz="0" w:space="0" w:color="auto"/>
                <w:left w:val="none" w:sz="0" w:space="0" w:color="auto"/>
                <w:bottom w:val="none" w:sz="0" w:space="0" w:color="auto"/>
                <w:right w:val="none" w:sz="0" w:space="0" w:color="auto"/>
              </w:divBdr>
            </w:div>
            <w:div w:id="415786848">
              <w:marLeft w:val="0"/>
              <w:marRight w:val="0"/>
              <w:marTop w:val="0"/>
              <w:marBottom w:val="0"/>
              <w:divBdr>
                <w:top w:val="none" w:sz="0" w:space="0" w:color="auto"/>
                <w:left w:val="none" w:sz="0" w:space="0" w:color="auto"/>
                <w:bottom w:val="none" w:sz="0" w:space="0" w:color="auto"/>
                <w:right w:val="none" w:sz="0" w:space="0" w:color="auto"/>
              </w:divBdr>
            </w:div>
            <w:div w:id="469369031">
              <w:marLeft w:val="0"/>
              <w:marRight w:val="0"/>
              <w:marTop w:val="0"/>
              <w:marBottom w:val="0"/>
              <w:divBdr>
                <w:top w:val="none" w:sz="0" w:space="0" w:color="auto"/>
                <w:left w:val="none" w:sz="0" w:space="0" w:color="auto"/>
                <w:bottom w:val="none" w:sz="0" w:space="0" w:color="auto"/>
                <w:right w:val="none" w:sz="0" w:space="0" w:color="auto"/>
              </w:divBdr>
            </w:div>
            <w:div w:id="518082863">
              <w:marLeft w:val="0"/>
              <w:marRight w:val="0"/>
              <w:marTop w:val="0"/>
              <w:marBottom w:val="0"/>
              <w:divBdr>
                <w:top w:val="none" w:sz="0" w:space="0" w:color="auto"/>
                <w:left w:val="none" w:sz="0" w:space="0" w:color="auto"/>
                <w:bottom w:val="none" w:sz="0" w:space="0" w:color="auto"/>
                <w:right w:val="none" w:sz="0" w:space="0" w:color="auto"/>
              </w:divBdr>
            </w:div>
            <w:div w:id="565726626">
              <w:marLeft w:val="0"/>
              <w:marRight w:val="0"/>
              <w:marTop w:val="0"/>
              <w:marBottom w:val="0"/>
              <w:divBdr>
                <w:top w:val="none" w:sz="0" w:space="0" w:color="auto"/>
                <w:left w:val="none" w:sz="0" w:space="0" w:color="auto"/>
                <w:bottom w:val="none" w:sz="0" w:space="0" w:color="auto"/>
                <w:right w:val="none" w:sz="0" w:space="0" w:color="auto"/>
              </w:divBdr>
            </w:div>
            <w:div w:id="604266738">
              <w:marLeft w:val="0"/>
              <w:marRight w:val="0"/>
              <w:marTop w:val="0"/>
              <w:marBottom w:val="0"/>
              <w:divBdr>
                <w:top w:val="none" w:sz="0" w:space="0" w:color="auto"/>
                <w:left w:val="none" w:sz="0" w:space="0" w:color="auto"/>
                <w:bottom w:val="none" w:sz="0" w:space="0" w:color="auto"/>
                <w:right w:val="none" w:sz="0" w:space="0" w:color="auto"/>
              </w:divBdr>
            </w:div>
            <w:div w:id="622732755">
              <w:marLeft w:val="0"/>
              <w:marRight w:val="0"/>
              <w:marTop w:val="0"/>
              <w:marBottom w:val="0"/>
              <w:divBdr>
                <w:top w:val="none" w:sz="0" w:space="0" w:color="auto"/>
                <w:left w:val="none" w:sz="0" w:space="0" w:color="auto"/>
                <w:bottom w:val="none" w:sz="0" w:space="0" w:color="auto"/>
                <w:right w:val="none" w:sz="0" w:space="0" w:color="auto"/>
              </w:divBdr>
            </w:div>
            <w:div w:id="628782231">
              <w:marLeft w:val="0"/>
              <w:marRight w:val="0"/>
              <w:marTop w:val="0"/>
              <w:marBottom w:val="0"/>
              <w:divBdr>
                <w:top w:val="none" w:sz="0" w:space="0" w:color="auto"/>
                <w:left w:val="none" w:sz="0" w:space="0" w:color="auto"/>
                <w:bottom w:val="none" w:sz="0" w:space="0" w:color="auto"/>
                <w:right w:val="none" w:sz="0" w:space="0" w:color="auto"/>
              </w:divBdr>
            </w:div>
            <w:div w:id="649098739">
              <w:marLeft w:val="0"/>
              <w:marRight w:val="0"/>
              <w:marTop w:val="0"/>
              <w:marBottom w:val="0"/>
              <w:divBdr>
                <w:top w:val="none" w:sz="0" w:space="0" w:color="auto"/>
                <w:left w:val="none" w:sz="0" w:space="0" w:color="auto"/>
                <w:bottom w:val="none" w:sz="0" w:space="0" w:color="auto"/>
                <w:right w:val="none" w:sz="0" w:space="0" w:color="auto"/>
              </w:divBdr>
            </w:div>
            <w:div w:id="677150358">
              <w:marLeft w:val="0"/>
              <w:marRight w:val="0"/>
              <w:marTop w:val="0"/>
              <w:marBottom w:val="0"/>
              <w:divBdr>
                <w:top w:val="none" w:sz="0" w:space="0" w:color="auto"/>
                <w:left w:val="none" w:sz="0" w:space="0" w:color="auto"/>
                <w:bottom w:val="none" w:sz="0" w:space="0" w:color="auto"/>
                <w:right w:val="none" w:sz="0" w:space="0" w:color="auto"/>
              </w:divBdr>
            </w:div>
            <w:div w:id="681277239">
              <w:marLeft w:val="0"/>
              <w:marRight w:val="0"/>
              <w:marTop w:val="0"/>
              <w:marBottom w:val="0"/>
              <w:divBdr>
                <w:top w:val="none" w:sz="0" w:space="0" w:color="auto"/>
                <w:left w:val="none" w:sz="0" w:space="0" w:color="auto"/>
                <w:bottom w:val="none" w:sz="0" w:space="0" w:color="auto"/>
                <w:right w:val="none" w:sz="0" w:space="0" w:color="auto"/>
              </w:divBdr>
            </w:div>
            <w:div w:id="823663987">
              <w:marLeft w:val="0"/>
              <w:marRight w:val="0"/>
              <w:marTop w:val="0"/>
              <w:marBottom w:val="0"/>
              <w:divBdr>
                <w:top w:val="none" w:sz="0" w:space="0" w:color="auto"/>
                <w:left w:val="none" w:sz="0" w:space="0" w:color="auto"/>
                <w:bottom w:val="none" w:sz="0" w:space="0" w:color="auto"/>
                <w:right w:val="none" w:sz="0" w:space="0" w:color="auto"/>
              </w:divBdr>
            </w:div>
            <w:div w:id="838274299">
              <w:marLeft w:val="0"/>
              <w:marRight w:val="0"/>
              <w:marTop w:val="0"/>
              <w:marBottom w:val="0"/>
              <w:divBdr>
                <w:top w:val="none" w:sz="0" w:space="0" w:color="auto"/>
                <w:left w:val="none" w:sz="0" w:space="0" w:color="auto"/>
                <w:bottom w:val="none" w:sz="0" w:space="0" w:color="auto"/>
                <w:right w:val="none" w:sz="0" w:space="0" w:color="auto"/>
              </w:divBdr>
            </w:div>
            <w:div w:id="861094665">
              <w:marLeft w:val="0"/>
              <w:marRight w:val="0"/>
              <w:marTop w:val="0"/>
              <w:marBottom w:val="0"/>
              <w:divBdr>
                <w:top w:val="none" w:sz="0" w:space="0" w:color="auto"/>
                <w:left w:val="none" w:sz="0" w:space="0" w:color="auto"/>
                <w:bottom w:val="none" w:sz="0" w:space="0" w:color="auto"/>
                <w:right w:val="none" w:sz="0" w:space="0" w:color="auto"/>
              </w:divBdr>
            </w:div>
            <w:div w:id="954794375">
              <w:marLeft w:val="0"/>
              <w:marRight w:val="0"/>
              <w:marTop w:val="0"/>
              <w:marBottom w:val="0"/>
              <w:divBdr>
                <w:top w:val="none" w:sz="0" w:space="0" w:color="auto"/>
                <w:left w:val="none" w:sz="0" w:space="0" w:color="auto"/>
                <w:bottom w:val="none" w:sz="0" w:space="0" w:color="auto"/>
                <w:right w:val="none" w:sz="0" w:space="0" w:color="auto"/>
              </w:divBdr>
            </w:div>
            <w:div w:id="1024289820">
              <w:marLeft w:val="0"/>
              <w:marRight w:val="0"/>
              <w:marTop w:val="0"/>
              <w:marBottom w:val="0"/>
              <w:divBdr>
                <w:top w:val="none" w:sz="0" w:space="0" w:color="auto"/>
                <w:left w:val="none" w:sz="0" w:space="0" w:color="auto"/>
                <w:bottom w:val="none" w:sz="0" w:space="0" w:color="auto"/>
                <w:right w:val="none" w:sz="0" w:space="0" w:color="auto"/>
              </w:divBdr>
            </w:div>
            <w:div w:id="1040403424">
              <w:marLeft w:val="0"/>
              <w:marRight w:val="0"/>
              <w:marTop w:val="0"/>
              <w:marBottom w:val="0"/>
              <w:divBdr>
                <w:top w:val="none" w:sz="0" w:space="0" w:color="auto"/>
                <w:left w:val="none" w:sz="0" w:space="0" w:color="auto"/>
                <w:bottom w:val="none" w:sz="0" w:space="0" w:color="auto"/>
                <w:right w:val="none" w:sz="0" w:space="0" w:color="auto"/>
              </w:divBdr>
            </w:div>
            <w:div w:id="1094596018">
              <w:marLeft w:val="0"/>
              <w:marRight w:val="0"/>
              <w:marTop w:val="0"/>
              <w:marBottom w:val="0"/>
              <w:divBdr>
                <w:top w:val="none" w:sz="0" w:space="0" w:color="auto"/>
                <w:left w:val="none" w:sz="0" w:space="0" w:color="auto"/>
                <w:bottom w:val="none" w:sz="0" w:space="0" w:color="auto"/>
                <w:right w:val="none" w:sz="0" w:space="0" w:color="auto"/>
              </w:divBdr>
            </w:div>
            <w:div w:id="1172598640">
              <w:marLeft w:val="0"/>
              <w:marRight w:val="0"/>
              <w:marTop w:val="0"/>
              <w:marBottom w:val="0"/>
              <w:divBdr>
                <w:top w:val="none" w:sz="0" w:space="0" w:color="auto"/>
                <w:left w:val="none" w:sz="0" w:space="0" w:color="auto"/>
                <w:bottom w:val="none" w:sz="0" w:space="0" w:color="auto"/>
                <w:right w:val="none" w:sz="0" w:space="0" w:color="auto"/>
              </w:divBdr>
            </w:div>
            <w:div w:id="1208222927">
              <w:marLeft w:val="0"/>
              <w:marRight w:val="0"/>
              <w:marTop w:val="0"/>
              <w:marBottom w:val="0"/>
              <w:divBdr>
                <w:top w:val="none" w:sz="0" w:space="0" w:color="auto"/>
                <w:left w:val="none" w:sz="0" w:space="0" w:color="auto"/>
                <w:bottom w:val="none" w:sz="0" w:space="0" w:color="auto"/>
                <w:right w:val="none" w:sz="0" w:space="0" w:color="auto"/>
              </w:divBdr>
            </w:div>
            <w:div w:id="1298300449">
              <w:marLeft w:val="0"/>
              <w:marRight w:val="0"/>
              <w:marTop w:val="0"/>
              <w:marBottom w:val="0"/>
              <w:divBdr>
                <w:top w:val="none" w:sz="0" w:space="0" w:color="auto"/>
                <w:left w:val="none" w:sz="0" w:space="0" w:color="auto"/>
                <w:bottom w:val="none" w:sz="0" w:space="0" w:color="auto"/>
                <w:right w:val="none" w:sz="0" w:space="0" w:color="auto"/>
              </w:divBdr>
            </w:div>
            <w:div w:id="1298730137">
              <w:marLeft w:val="0"/>
              <w:marRight w:val="0"/>
              <w:marTop w:val="0"/>
              <w:marBottom w:val="0"/>
              <w:divBdr>
                <w:top w:val="none" w:sz="0" w:space="0" w:color="auto"/>
                <w:left w:val="none" w:sz="0" w:space="0" w:color="auto"/>
                <w:bottom w:val="none" w:sz="0" w:space="0" w:color="auto"/>
                <w:right w:val="none" w:sz="0" w:space="0" w:color="auto"/>
              </w:divBdr>
            </w:div>
            <w:div w:id="1364869089">
              <w:marLeft w:val="0"/>
              <w:marRight w:val="0"/>
              <w:marTop w:val="0"/>
              <w:marBottom w:val="0"/>
              <w:divBdr>
                <w:top w:val="none" w:sz="0" w:space="0" w:color="auto"/>
                <w:left w:val="none" w:sz="0" w:space="0" w:color="auto"/>
                <w:bottom w:val="none" w:sz="0" w:space="0" w:color="auto"/>
                <w:right w:val="none" w:sz="0" w:space="0" w:color="auto"/>
              </w:divBdr>
            </w:div>
            <w:div w:id="1384981421">
              <w:marLeft w:val="0"/>
              <w:marRight w:val="0"/>
              <w:marTop w:val="0"/>
              <w:marBottom w:val="0"/>
              <w:divBdr>
                <w:top w:val="none" w:sz="0" w:space="0" w:color="auto"/>
                <w:left w:val="none" w:sz="0" w:space="0" w:color="auto"/>
                <w:bottom w:val="none" w:sz="0" w:space="0" w:color="auto"/>
                <w:right w:val="none" w:sz="0" w:space="0" w:color="auto"/>
              </w:divBdr>
            </w:div>
            <w:div w:id="1392072140">
              <w:marLeft w:val="0"/>
              <w:marRight w:val="0"/>
              <w:marTop w:val="0"/>
              <w:marBottom w:val="0"/>
              <w:divBdr>
                <w:top w:val="none" w:sz="0" w:space="0" w:color="auto"/>
                <w:left w:val="none" w:sz="0" w:space="0" w:color="auto"/>
                <w:bottom w:val="none" w:sz="0" w:space="0" w:color="auto"/>
                <w:right w:val="none" w:sz="0" w:space="0" w:color="auto"/>
              </w:divBdr>
            </w:div>
            <w:div w:id="1395280666">
              <w:marLeft w:val="0"/>
              <w:marRight w:val="0"/>
              <w:marTop w:val="0"/>
              <w:marBottom w:val="0"/>
              <w:divBdr>
                <w:top w:val="none" w:sz="0" w:space="0" w:color="auto"/>
                <w:left w:val="none" w:sz="0" w:space="0" w:color="auto"/>
                <w:bottom w:val="none" w:sz="0" w:space="0" w:color="auto"/>
                <w:right w:val="none" w:sz="0" w:space="0" w:color="auto"/>
              </w:divBdr>
            </w:div>
            <w:div w:id="1425877324">
              <w:marLeft w:val="0"/>
              <w:marRight w:val="0"/>
              <w:marTop w:val="0"/>
              <w:marBottom w:val="0"/>
              <w:divBdr>
                <w:top w:val="none" w:sz="0" w:space="0" w:color="auto"/>
                <w:left w:val="none" w:sz="0" w:space="0" w:color="auto"/>
                <w:bottom w:val="none" w:sz="0" w:space="0" w:color="auto"/>
                <w:right w:val="none" w:sz="0" w:space="0" w:color="auto"/>
              </w:divBdr>
            </w:div>
            <w:div w:id="1439065112">
              <w:marLeft w:val="0"/>
              <w:marRight w:val="0"/>
              <w:marTop w:val="0"/>
              <w:marBottom w:val="0"/>
              <w:divBdr>
                <w:top w:val="none" w:sz="0" w:space="0" w:color="auto"/>
                <w:left w:val="none" w:sz="0" w:space="0" w:color="auto"/>
                <w:bottom w:val="none" w:sz="0" w:space="0" w:color="auto"/>
                <w:right w:val="none" w:sz="0" w:space="0" w:color="auto"/>
              </w:divBdr>
            </w:div>
            <w:div w:id="1593779494">
              <w:marLeft w:val="0"/>
              <w:marRight w:val="0"/>
              <w:marTop w:val="0"/>
              <w:marBottom w:val="0"/>
              <w:divBdr>
                <w:top w:val="none" w:sz="0" w:space="0" w:color="auto"/>
                <w:left w:val="none" w:sz="0" w:space="0" w:color="auto"/>
                <w:bottom w:val="none" w:sz="0" w:space="0" w:color="auto"/>
                <w:right w:val="none" w:sz="0" w:space="0" w:color="auto"/>
              </w:divBdr>
            </w:div>
            <w:div w:id="1615667989">
              <w:marLeft w:val="0"/>
              <w:marRight w:val="0"/>
              <w:marTop w:val="0"/>
              <w:marBottom w:val="0"/>
              <w:divBdr>
                <w:top w:val="none" w:sz="0" w:space="0" w:color="auto"/>
                <w:left w:val="none" w:sz="0" w:space="0" w:color="auto"/>
                <w:bottom w:val="none" w:sz="0" w:space="0" w:color="auto"/>
                <w:right w:val="none" w:sz="0" w:space="0" w:color="auto"/>
              </w:divBdr>
            </w:div>
            <w:div w:id="1669362747">
              <w:marLeft w:val="0"/>
              <w:marRight w:val="0"/>
              <w:marTop w:val="0"/>
              <w:marBottom w:val="0"/>
              <w:divBdr>
                <w:top w:val="none" w:sz="0" w:space="0" w:color="auto"/>
                <w:left w:val="none" w:sz="0" w:space="0" w:color="auto"/>
                <w:bottom w:val="none" w:sz="0" w:space="0" w:color="auto"/>
                <w:right w:val="none" w:sz="0" w:space="0" w:color="auto"/>
              </w:divBdr>
            </w:div>
            <w:div w:id="1776055674">
              <w:marLeft w:val="0"/>
              <w:marRight w:val="0"/>
              <w:marTop w:val="0"/>
              <w:marBottom w:val="0"/>
              <w:divBdr>
                <w:top w:val="none" w:sz="0" w:space="0" w:color="auto"/>
                <w:left w:val="none" w:sz="0" w:space="0" w:color="auto"/>
                <w:bottom w:val="none" w:sz="0" w:space="0" w:color="auto"/>
                <w:right w:val="none" w:sz="0" w:space="0" w:color="auto"/>
              </w:divBdr>
            </w:div>
            <w:div w:id="1777482491">
              <w:marLeft w:val="0"/>
              <w:marRight w:val="0"/>
              <w:marTop w:val="0"/>
              <w:marBottom w:val="0"/>
              <w:divBdr>
                <w:top w:val="none" w:sz="0" w:space="0" w:color="auto"/>
                <w:left w:val="none" w:sz="0" w:space="0" w:color="auto"/>
                <w:bottom w:val="none" w:sz="0" w:space="0" w:color="auto"/>
                <w:right w:val="none" w:sz="0" w:space="0" w:color="auto"/>
              </w:divBdr>
            </w:div>
            <w:div w:id="1793086959">
              <w:marLeft w:val="0"/>
              <w:marRight w:val="0"/>
              <w:marTop w:val="0"/>
              <w:marBottom w:val="0"/>
              <w:divBdr>
                <w:top w:val="none" w:sz="0" w:space="0" w:color="auto"/>
                <w:left w:val="none" w:sz="0" w:space="0" w:color="auto"/>
                <w:bottom w:val="none" w:sz="0" w:space="0" w:color="auto"/>
                <w:right w:val="none" w:sz="0" w:space="0" w:color="auto"/>
              </w:divBdr>
            </w:div>
            <w:div w:id="1846162893">
              <w:marLeft w:val="0"/>
              <w:marRight w:val="0"/>
              <w:marTop w:val="0"/>
              <w:marBottom w:val="0"/>
              <w:divBdr>
                <w:top w:val="none" w:sz="0" w:space="0" w:color="auto"/>
                <w:left w:val="none" w:sz="0" w:space="0" w:color="auto"/>
                <w:bottom w:val="none" w:sz="0" w:space="0" w:color="auto"/>
                <w:right w:val="none" w:sz="0" w:space="0" w:color="auto"/>
              </w:divBdr>
            </w:div>
            <w:div w:id="1850363017">
              <w:marLeft w:val="0"/>
              <w:marRight w:val="0"/>
              <w:marTop w:val="0"/>
              <w:marBottom w:val="0"/>
              <w:divBdr>
                <w:top w:val="none" w:sz="0" w:space="0" w:color="auto"/>
                <w:left w:val="none" w:sz="0" w:space="0" w:color="auto"/>
                <w:bottom w:val="none" w:sz="0" w:space="0" w:color="auto"/>
                <w:right w:val="none" w:sz="0" w:space="0" w:color="auto"/>
              </w:divBdr>
            </w:div>
            <w:div w:id="1907111228">
              <w:marLeft w:val="0"/>
              <w:marRight w:val="0"/>
              <w:marTop w:val="0"/>
              <w:marBottom w:val="0"/>
              <w:divBdr>
                <w:top w:val="none" w:sz="0" w:space="0" w:color="auto"/>
                <w:left w:val="none" w:sz="0" w:space="0" w:color="auto"/>
                <w:bottom w:val="none" w:sz="0" w:space="0" w:color="auto"/>
                <w:right w:val="none" w:sz="0" w:space="0" w:color="auto"/>
              </w:divBdr>
            </w:div>
            <w:div w:id="1920479608">
              <w:marLeft w:val="0"/>
              <w:marRight w:val="0"/>
              <w:marTop w:val="0"/>
              <w:marBottom w:val="0"/>
              <w:divBdr>
                <w:top w:val="none" w:sz="0" w:space="0" w:color="auto"/>
                <w:left w:val="none" w:sz="0" w:space="0" w:color="auto"/>
                <w:bottom w:val="none" w:sz="0" w:space="0" w:color="auto"/>
                <w:right w:val="none" w:sz="0" w:space="0" w:color="auto"/>
              </w:divBdr>
            </w:div>
            <w:div w:id="1930431789">
              <w:marLeft w:val="0"/>
              <w:marRight w:val="0"/>
              <w:marTop w:val="0"/>
              <w:marBottom w:val="0"/>
              <w:divBdr>
                <w:top w:val="none" w:sz="0" w:space="0" w:color="auto"/>
                <w:left w:val="none" w:sz="0" w:space="0" w:color="auto"/>
                <w:bottom w:val="none" w:sz="0" w:space="0" w:color="auto"/>
                <w:right w:val="none" w:sz="0" w:space="0" w:color="auto"/>
              </w:divBdr>
            </w:div>
            <w:div w:id="2008941774">
              <w:marLeft w:val="0"/>
              <w:marRight w:val="0"/>
              <w:marTop w:val="0"/>
              <w:marBottom w:val="0"/>
              <w:divBdr>
                <w:top w:val="none" w:sz="0" w:space="0" w:color="auto"/>
                <w:left w:val="none" w:sz="0" w:space="0" w:color="auto"/>
                <w:bottom w:val="none" w:sz="0" w:space="0" w:color="auto"/>
                <w:right w:val="none" w:sz="0" w:space="0" w:color="auto"/>
              </w:divBdr>
            </w:div>
            <w:div w:id="2039236851">
              <w:marLeft w:val="0"/>
              <w:marRight w:val="0"/>
              <w:marTop w:val="0"/>
              <w:marBottom w:val="0"/>
              <w:divBdr>
                <w:top w:val="none" w:sz="0" w:space="0" w:color="auto"/>
                <w:left w:val="none" w:sz="0" w:space="0" w:color="auto"/>
                <w:bottom w:val="none" w:sz="0" w:space="0" w:color="auto"/>
                <w:right w:val="none" w:sz="0" w:space="0" w:color="auto"/>
              </w:divBdr>
            </w:div>
            <w:div w:id="2077433191">
              <w:marLeft w:val="0"/>
              <w:marRight w:val="0"/>
              <w:marTop w:val="0"/>
              <w:marBottom w:val="0"/>
              <w:divBdr>
                <w:top w:val="none" w:sz="0" w:space="0" w:color="auto"/>
                <w:left w:val="none" w:sz="0" w:space="0" w:color="auto"/>
                <w:bottom w:val="none" w:sz="0" w:space="0" w:color="auto"/>
                <w:right w:val="none" w:sz="0" w:space="0" w:color="auto"/>
              </w:divBdr>
            </w:div>
            <w:div w:id="213362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93610">
      <w:bodyDiv w:val="1"/>
      <w:marLeft w:val="0"/>
      <w:marRight w:val="0"/>
      <w:marTop w:val="0"/>
      <w:marBottom w:val="0"/>
      <w:divBdr>
        <w:top w:val="none" w:sz="0" w:space="0" w:color="auto"/>
        <w:left w:val="none" w:sz="0" w:space="0" w:color="auto"/>
        <w:bottom w:val="none" w:sz="0" w:space="0" w:color="auto"/>
        <w:right w:val="none" w:sz="0" w:space="0" w:color="auto"/>
      </w:divBdr>
    </w:div>
    <w:div w:id="759520862">
      <w:bodyDiv w:val="1"/>
      <w:marLeft w:val="0"/>
      <w:marRight w:val="0"/>
      <w:marTop w:val="0"/>
      <w:marBottom w:val="0"/>
      <w:divBdr>
        <w:top w:val="none" w:sz="0" w:space="0" w:color="auto"/>
        <w:left w:val="none" w:sz="0" w:space="0" w:color="auto"/>
        <w:bottom w:val="none" w:sz="0" w:space="0" w:color="auto"/>
        <w:right w:val="none" w:sz="0" w:space="0" w:color="auto"/>
      </w:divBdr>
      <w:divsChild>
        <w:div w:id="1735666238">
          <w:marLeft w:val="0"/>
          <w:marRight w:val="0"/>
          <w:marTop w:val="0"/>
          <w:marBottom w:val="0"/>
          <w:divBdr>
            <w:top w:val="none" w:sz="0" w:space="0" w:color="auto"/>
            <w:left w:val="none" w:sz="0" w:space="0" w:color="auto"/>
            <w:bottom w:val="none" w:sz="0" w:space="0" w:color="auto"/>
            <w:right w:val="none" w:sz="0" w:space="0" w:color="auto"/>
          </w:divBdr>
          <w:divsChild>
            <w:div w:id="18049485">
              <w:marLeft w:val="0"/>
              <w:marRight w:val="0"/>
              <w:marTop w:val="0"/>
              <w:marBottom w:val="0"/>
              <w:divBdr>
                <w:top w:val="none" w:sz="0" w:space="0" w:color="auto"/>
                <w:left w:val="none" w:sz="0" w:space="0" w:color="auto"/>
                <w:bottom w:val="none" w:sz="0" w:space="0" w:color="auto"/>
                <w:right w:val="none" w:sz="0" w:space="0" w:color="auto"/>
              </w:divBdr>
            </w:div>
            <w:div w:id="94600767">
              <w:marLeft w:val="0"/>
              <w:marRight w:val="0"/>
              <w:marTop w:val="0"/>
              <w:marBottom w:val="0"/>
              <w:divBdr>
                <w:top w:val="none" w:sz="0" w:space="0" w:color="auto"/>
                <w:left w:val="none" w:sz="0" w:space="0" w:color="auto"/>
                <w:bottom w:val="none" w:sz="0" w:space="0" w:color="auto"/>
                <w:right w:val="none" w:sz="0" w:space="0" w:color="auto"/>
              </w:divBdr>
            </w:div>
            <w:div w:id="200629464">
              <w:marLeft w:val="0"/>
              <w:marRight w:val="0"/>
              <w:marTop w:val="0"/>
              <w:marBottom w:val="0"/>
              <w:divBdr>
                <w:top w:val="none" w:sz="0" w:space="0" w:color="auto"/>
                <w:left w:val="none" w:sz="0" w:space="0" w:color="auto"/>
                <w:bottom w:val="none" w:sz="0" w:space="0" w:color="auto"/>
                <w:right w:val="none" w:sz="0" w:space="0" w:color="auto"/>
              </w:divBdr>
            </w:div>
            <w:div w:id="853954641">
              <w:marLeft w:val="0"/>
              <w:marRight w:val="0"/>
              <w:marTop w:val="0"/>
              <w:marBottom w:val="0"/>
              <w:divBdr>
                <w:top w:val="none" w:sz="0" w:space="0" w:color="auto"/>
                <w:left w:val="none" w:sz="0" w:space="0" w:color="auto"/>
                <w:bottom w:val="none" w:sz="0" w:space="0" w:color="auto"/>
                <w:right w:val="none" w:sz="0" w:space="0" w:color="auto"/>
              </w:divBdr>
            </w:div>
            <w:div w:id="1632662776">
              <w:marLeft w:val="0"/>
              <w:marRight w:val="0"/>
              <w:marTop w:val="0"/>
              <w:marBottom w:val="0"/>
              <w:divBdr>
                <w:top w:val="none" w:sz="0" w:space="0" w:color="auto"/>
                <w:left w:val="none" w:sz="0" w:space="0" w:color="auto"/>
                <w:bottom w:val="none" w:sz="0" w:space="0" w:color="auto"/>
                <w:right w:val="none" w:sz="0" w:space="0" w:color="auto"/>
              </w:divBdr>
            </w:div>
            <w:div w:id="188274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68699">
      <w:bodyDiv w:val="1"/>
      <w:marLeft w:val="0"/>
      <w:marRight w:val="0"/>
      <w:marTop w:val="0"/>
      <w:marBottom w:val="0"/>
      <w:divBdr>
        <w:top w:val="none" w:sz="0" w:space="0" w:color="auto"/>
        <w:left w:val="none" w:sz="0" w:space="0" w:color="auto"/>
        <w:bottom w:val="none" w:sz="0" w:space="0" w:color="auto"/>
        <w:right w:val="none" w:sz="0" w:space="0" w:color="auto"/>
      </w:divBdr>
      <w:divsChild>
        <w:div w:id="1868523598">
          <w:marLeft w:val="0"/>
          <w:marRight w:val="0"/>
          <w:marTop w:val="0"/>
          <w:marBottom w:val="0"/>
          <w:divBdr>
            <w:top w:val="none" w:sz="0" w:space="0" w:color="auto"/>
            <w:left w:val="none" w:sz="0" w:space="0" w:color="auto"/>
            <w:bottom w:val="none" w:sz="0" w:space="0" w:color="auto"/>
            <w:right w:val="none" w:sz="0" w:space="0" w:color="auto"/>
          </w:divBdr>
          <w:divsChild>
            <w:div w:id="90780303">
              <w:marLeft w:val="0"/>
              <w:marRight w:val="0"/>
              <w:marTop w:val="0"/>
              <w:marBottom w:val="0"/>
              <w:divBdr>
                <w:top w:val="none" w:sz="0" w:space="0" w:color="auto"/>
                <w:left w:val="none" w:sz="0" w:space="0" w:color="auto"/>
                <w:bottom w:val="none" w:sz="0" w:space="0" w:color="auto"/>
                <w:right w:val="none" w:sz="0" w:space="0" w:color="auto"/>
              </w:divBdr>
            </w:div>
            <w:div w:id="488793579">
              <w:marLeft w:val="0"/>
              <w:marRight w:val="0"/>
              <w:marTop w:val="0"/>
              <w:marBottom w:val="0"/>
              <w:divBdr>
                <w:top w:val="none" w:sz="0" w:space="0" w:color="auto"/>
                <w:left w:val="none" w:sz="0" w:space="0" w:color="auto"/>
                <w:bottom w:val="none" w:sz="0" w:space="0" w:color="auto"/>
                <w:right w:val="none" w:sz="0" w:space="0" w:color="auto"/>
              </w:divBdr>
            </w:div>
            <w:div w:id="995575165">
              <w:marLeft w:val="0"/>
              <w:marRight w:val="0"/>
              <w:marTop w:val="0"/>
              <w:marBottom w:val="0"/>
              <w:divBdr>
                <w:top w:val="none" w:sz="0" w:space="0" w:color="auto"/>
                <w:left w:val="none" w:sz="0" w:space="0" w:color="auto"/>
                <w:bottom w:val="none" w:sz="0" w:space="0" w:color="auto"/>
                <w:right w:val="none" w:sz="0" w:space="0" w:color="auto"/>
              </w:divBdr>
            </w:div>
            <w:div w:id="1090470725">
              <w:marLeft w:val="0"/>
              <w:marRight w:val="0"/>
              <w:marTop w:val="0"/>
              <w:marBottom w:val="0"/>
              <w:divBdr>
                <w:top w:val="none" w:sz="0" w:space="0" w:color="auto"/>
                <w:left w:val="none" w:sz="0" w:space="0" w:color="auto"/>
                <w:bottom w:val="none" w:sz="0" w:space="0" w:color="auto"/>
                <w:right w:val="none" w:sz="0" w:space="0" w:color="auto"/>
              </w:divBdr>
            </w:div>
            <w:div w:id="1230652764">
              <w:marLeft w:val="0"/>
              <w:marRight w:val="0"/>
              <w:marTop w:val="0"/>
              <w:marBottom w:val="0"/>
              <w:divBdr>
                <w:top w:val="none" w:sz="0" w:space="0" w:color="auto"/>
                <w:left w:val="none" w:sz="0" w:space="0" w:color="auto"/>
                <w:bottom w:val="none" w:sz="0" w:space="0" w:color="auto"/>
                <w:right w:val="none" w:sz="0" w:space="0" w:color="auto"/>
              </w:divBdr>
            </w:div>
            <w:div w:id="207134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641341">
      <w:bodyDiv w:val="1"/>
      <w:marLeft w:val="0"/>
      <w:marRight w:val="0"/>
      <w:marTop w:val="0"/>
      <w:marBottom w:val="0"/>
      <w:divBdr>
        <w:top w:val="none" w:sz="0" w:space="0" w:color="auto"/>
        <w:left w:val="none" w:sz="0" w:space="0" w:color="auto"/>
        <w:bottom w:val="none" w:sz="0" w:space="0" w:color="auto"/>
        <w:right w:val="none" w:sz="0" w:space="0" w:color="auto"/>
      </w:divBdr>
    </w:div>
    <w:div w:id="774713859">
      <w:bodyDiv w:val="1"/>
      <w:marLeft w:val="0"/>
      <w:marRight w:val="0"/>
      <w:marTop w:val="0"/>
      <w:marBottom w:val="0"/>
      <w:divBdr>
        <w:top w:val="none" w:sz="0" w:space="0" w:color="auto"/>
        <w:left w:val="none" w:sz="0" w:space="0" w:color="auto"/>
        <w:bottom w:val="none" w:sz="0" w:space="0" w:color="auto"/>
        <w:right w:val="none" w:sz="0" w:space="0" w:color="auto"/>
      </w:divBdr>
      <w:divsChild>
        <w:div w:id="2086755305">
          <w:marLeft w:val="0"/>
          <w:marRight w:val="0"/>
          <w:marTop w:val="0"/>
          <w:marBottom w:val="0"/>
          <w:divBdr>
            <w:top w:val="none" w:sz="0" w:space="0" w:color="auto"/>
            <w:left w:val="none" w:sz="0" w:space="0" w:color="auto"/>
            <w:bottom w:val="none" w:sz="0" w:space="0" w:color="auto"/>
            <w:right w:val="none" w:sz="0" w:space="0" w:color="auto"/>
          </w:divBdr>
          <w:divsChild>
            <w:div w:id="1582564258">
              <w:marLeft w:val="0"/>
              <w:marRight w:val="0"/>
              <w:marTop w:val="0"/>
              <w:marBottom w:val="0"/>
              <w:divBdr>
                <w:top w:val="none" w:sz="0" w:space="0" w:color="auto"/>
                <w:left w:val="none" w:sz="0" w:space="0" w:color="auto"/>
                <w:bottom w:val="none" w:sz="0" w:space="0" w:color="auto"/>
                <w:right w:val="none" w:sz="0" w:space="0" w:color="auto"/>
              </w:divBdr>
            </w:div>
            <w:div w:id="1710951225">
              <w:marLeft w:val="0"/>
              <w:marRight w:val="0"/>
              <w:marTop w:val="0"/>
              <w:marBottom w:val="0"/>
              <w:divBdr>
                <w:top w:val="none" w:sz="0" w:space="0" w:color="auto"/>
                <w:left w:val="none" w:sz="0" w:space="0" w:color="auto"/>
                <w:bottom w:val="none" w:sz="0" w:space="0" w:color="auto"/>
                <w:right w:val="none" w:sz="0" w:space="0" w:color="auto"/>
              </w:divBdr>
            </w:div>
            <w:div w:id="169419901">
              <w:marLeft w:val="0"/>
              <w:marRight w:val="0"/>
              <w:marTop w:val="0"/>
              <w:marBottom w:val="0"/>
              <w:divBdr>
                <w:top w:val="none" w:sz="0" w:space="0" w:color="auto"/>
                <w:left w:val="none" w:sz="0" w:space="0" w:color="auto"/>
                <w:bottom w:val="none" w:sz="0" w:space="0" w:color="auto"/>
                <w:right w:val="none" w:sz="0" w:space="0" w:color="auto"/>
              </w:divBdr>
            </w:div>
            <w:div w:id="1763720492">
              <w:marLeft w:val="0"/>
              <w:marRight w:val="0"/>
              <w:marTop w:val="0"/>
              <w:marBottom w:val="0"/>
              <w:divBdr>
                <w:top w:val="none" w:sz="0" w:space="0" w:color="auto"/>
                <w:left w:val="none" w:sz="0" w:space="0" w:color="auto"/>
                <w:bottom w:val="none" w:sz="0" w:space="0" w:color="auto"/>
                <w:right w:val="none" w:sz="0" w:space="0" w:color="auto"/>
              </w:divBdr>
            </w:div>
            <w:div w:id="1335835913">
              <w:marLeft w:val="0"/>
              <w:marRight w:val="0"/>
              <w:marTop w:val="0"/>
              <w:marBottom w:val="0"/>
              <w:divBdr>
                <w:top w:val="none" w:sz="0" w:space="0" w:color="auto"/>
                <w:left w:val="none" w:sz="0" w:space="0" w:color="auto"/>
                <w:bottom w:val="none" w:sz="0" w:space="0" w:color="auto"/>
                <w:right w:val="none" w:sz="0" w:space="0" w:color="auto"/>
              </w:divBdr>
            </w:div>
            <w:div w:id="717899198">
              <w:marLeft w:val="0"/>
              <w:marRight w:val="0"/>
              <w:marTop w:val="0"/>
              <w:marBottom w:val="0"/>
              <w:divBdr>
                <w:top w:val="none" w:sz="0" w:space="0" w:color="auto"/>
                <w:left w:val="none" w:sz="0" w:space="0" w:color="auto"/>
                <w:bottom w:val="none" w:sz="0" w:space="0" w:color="auto"/>
                <w:right w:val="none" w:sz="0" w:space="0" w:color="auto"/>
              </w:divBdr>
            </w:div>
            <w:div w:id="81017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952364">
      <w:bodyDiv w:val="1"/>
      <w:marLeft w:val="0"/>
      <w:marRight w:val="0"/>
      <w:marTop w:val="0"/>
      <w:marBottom w:val="0"/>
      <w:divBdr>
        <w:top w:val="none" w:sz="0" w:space="0" w:color="auto"/>
        <w:left w:val="none" w:sz="0" w:space="0" w:color="auto"/>
        <w:bottom w:val="none" w:sz="0" w:space="0" w:color="auto"/>
        <w:right w:val="none" w:sz="0" w:space="0" w:color="auto"/>
      </w:divBdr>
      <w:divsChild>
        <w:div w:id="1663197936">
          <w:marLeft w:val="0"/>
          <w:marRight w:val="0"/>
          <w:marTop w:val="0"/>
          <w:marBottom w:val="0"/>
          <w:divBdr>
            <w:top w:val="none" w:sz="0" w:space="0" w:color="auto"/>
            <w:left w:val="none" w:sz="0" w:space="0" w:color="auto"/>
            <w:bottom w:val="none" w:sz="0" w:space="0" w:color="auto"/>
            <w:right w:val="none" w:sz="0" w:space="0" w:color="auto"/>
          </w:divBdr>
          <w:divsChild>
            <w:div w:id="81806609">
              <w:marLeft w:val="0"/>
              <w:marRight w:val="0"/>
              <w:marTop w:val="0"/>
              <w:marBottom w:val="0"/>
              <w:divBdr>
                <w:top w:val="none" w:sz="0" w:space="0" w:color="auto"/>
                <w:left w:val="none" w:sz="0" w:space="0" w:color="auto"/>
                <w:bottom w:val="none" w:sz="0" w:space="0" w:color="auto"/>
                <w:right w:val="none" w:sz="0" w:space="0" w:color="auto"/>
              </w:divBdr>
            </w:div>
            <w:div w:id="153766697">
              <w:marLeft w:val="0"/>
              <w:marRight w:val="0"/>
              <w:marTop w:val="0"/>
              <w:marBottom w:val="0"/>
              <w:divBdr>
                <w:top w:val="none" w:sz="0" w:space="0" w:color="auto"/>
                <w:left w:val="none" w:sz="0" w:space="0" w:color="auto"/>
                <w:bottom w:val="none" w:sz="0" w:space="0" w:color="auto"/>
                <w:right w:val="none" w:sz="0" w:space="0" w:color="auto"/>
              </w:divBdr>
            </w:div>
            <w:div w:id="442112615">
              <w:marLeft w:val="0"/>
              <w:marRight w:val="0"/>
              <w:marTop w:val="0"/>
              <w:marBottom w:val="0"/>
              <w:divBdr>
                <w:top w:val="none" w:sz="0" w:space="0" w:color="auto"/>
                <w:left w:val="none" w:sz="0" w:space="0" w:color="auto"/>
                <w:bottom w:val="none" w:sz="0" w:space="0" w:color="auto"/>
                <w:right w:val="none" w:sz="0" w:space="0" w:color="auto"/>
              </w:divBdr>
            </w:div>
            <w:div w:id="1202939731">
              <w:marLeft w:val="0"/>
              <w:marRight w:val="0"/>
              <w:marTop w:val="0"/>
              <w:marBottom w:val="0"/>
              <w:divBdr>
                <w:top w:val="none" w:sz="0" w:space="0" w:color="auto"/>
                <w:left w:val="none" w:sz="0" w:space="0" w:color="auto"/>
                <w:bottom w:val="none" w:sz="0" w:space="0" w:color="auto"/>
                <w:right w:val="none" w:sz="0" w:space="0" w:color="auto"/>
              </w:divBdr>
            </w:div>
            <w:div w:id="1595238547">
              <w:marLeft w:val="0"/>
              <w:marRight w:val="0"/>
              <w:marTop w:val="0"/>
              <w:marBottom w:val="0"/>
              <w:divBdr>
                <w:top w:val="none" w:sz="0" w:space="0" w:color="auto"/>
                <w:left w:val="none" w:sz="0" w:space="0" w:color="auto"/>
                <w:bottom w:val="none" w:sz="0" w:space="0" w:color="auto"/>
                <w:right w:val="none" w:sz="0" w:space="0" w:color="auto"/>
              </w:divBdr>
            </w:div>
            <w:div w:id="1849443068">
              <w:marLeft w:val="0"/>
              <w:marRight w:val="0"/>
              <w:marTop w:val="0"/>
              <w:marBottom w:val="0"/>
              <w:divBdr>
                <w:top w:val="none" w:sz="0" w:space="0" w:color="auto"/>
                <w:left w:val="none" w:sz="0" w:space="0" w:color="auto"/>
                <w:bottom w:val="none" w:sz="0" w:space="0" w:color="auto"/>
                <w:right w:val="none" w:sz="0" w:space="0" w:color="auto"/>
              </w:divBdr>
            </w:div>
            <w:div w:id="20569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653733">
      <w:bodyDiv w:val="1"/>
      <w:marLeft w:val="0"/>
      <w:marRight w:val="0"/>
      <w:marTop w:val="0"/>
      <w:marBottom w:val="0"/>
      <w:divBdr>
        <w:top w:val="none" w:sz="0" w:space="0" w:color="auto"/>
        <w:left w:val="none" w:sz="0" w:space="0" w:color="auto"/>
        <w:bottom w:val="none" w:sz="0" w:space="0" w:color="auto"/>
        <w:right w:val="none" w:sz="0" w:space="0" w:color="auto"/>
      </w:divBdr>
      <w:divsChild>
        <w:div w:id="422993554">
          <w:marLeft w:val="0"/>
          <w:marRight w:val="0"/>
          <w:marTop w:val="0"/>
          <w:marBottom w:val="0"/>
          <w:divBdr>
            <w:top w:val="none" w:sz="0" w:space="0" w:color="auto"/>
            <w:left w:val="none" w:sz="0" w:space="0" w:color="auto"/>
            <w:bottom w:val="none" w:sz="0" w:space="0" w:color="auto"/>
            <w:right w:val="none" w:sz="0" w:space="0" w:color="auto"/>
          </w:divBdr>
          <w:divsChild>
            <w:div w:id="32388320">
              <w:marLeft w:val="0"/>
              <w:marRight w:val="0"/>
              <w:marTop w:val="0"/>
              <w:marBottom w:val="0"/>
              <w:divBdr>
                <w:top w:val="none" w:sz="0" w:space="0" w:color="auto"/>
                <w:left w:val="none" w:sz="0" w:space="0" w:color="auto"/>
                <w:bottom w:val="none" w:sz="0" w:space="0" w:color="auto"/>
                <w:right w:val="none" w:sz="0" w:space="0" w:color="auto"/>
              </w:divBdr>
            </w:div>
            <w:div w:id="187835915">
              <w:marLeft w:val="0"/>
              <w:marRight w:val="0"/>
              <w:marTop w:val="0"/>
              <w:marBottom w:val="0"/>
              <w:divBdr>
                <w:top w:val="none" w:sz="0" w:space="0" w:color="auto"/>
                <w:left w:val="none" w:sz="0" w:space="0" w:color="auto"/>
                <w:bottom w:val="none" w:sz="0" w:space="0" w:color="auto"/>
                <w:right w:val="none" w:sz="0" w:space="0" w:color="auto"/>
              </w:divBdr>
            </w:div>
            <w:div w:id="457800446">
              <w:marLeft w:val="0"/>
              <w:marRight w:val="0"/>
              <w:marTop w:val="0"/>
              <w:marBottom w:val="0"/>
              <w:divBdr>
                <w:top w:val="none" w:sz="0" w:space="0" w:color="auto"/>
                <w:left w:val="none" w:sz="0" w:space="0" w:color="auto"/>
                <w:bottom w:val="none" w:sz="0" w:space="0" w:color="auto"/>
                <w:right w:val="none" w:sz="0" w:space="0" w:color="auto"/>
              </w:divBdr>
            </w:div>
            <w:div w:id="1088621068">
              <w:marLeft w:val="0"/>
              <w:marRight w:val="0"/>
              <w:marTop w:val="0"/>
              <w:marBottom w:val="0"/>
              <w:divBdr>
                <w:top w:val="none" w:sz="0" w:space="0" w:color="auto"/>
                <w:left w:val="none" w:sz="0" w:space="0" w:color="auto"/>
                <w:bottom w:val="none" w:sz="0" w:space="0" w:color="auto"/>
                <w:right w:val="none" w:sz="0" w:space="0" w:color="auto"/>
              </w:divBdr>
            </w:div>
            <w:div w:id="1383864191">
              <w:marLeft w:val="0"/>
              <w:marRight w:val="0"/>
              <w:marTop w:val="0"/>
              <w:marBottom w:val="0"/>
              <w:divBdr>
                <w:top w:val="none" w:sz="0" w:space="0" w:color="auto"/>
                <w:left w:val="none" w:sz="0" w:space="0" w:color="auto"/>
                <w:bottom w:val="none" w:sz="0" w:space="0" w:color="auto"/>
                <w:right w:val="none" w:sz="0" w:space="0" w:color="auto"/>
              </w:divBdr>
            </w:div>
            <w:div w:id="1647199943">
              <w:marLeft w:val="0"/>
              <w:marRight w:val="0"/>
              <w:marTop w:val="0"/>
              <w:marBottom w:val="0"/>
              <w:divBdr>
                <w:top w:val="none" w:sz="0" w:space="0" w:color="auto"/>
                <w:left w:val="none" w:sz="0" w:space="0" w:color="auto"/>
                <w:bottom w:val="none" w:sz="0" w:space="0" w:color="auto"/>
                <w:right w:val="none" w:sz="0" w:space="0" w:color="auto"/>
              </w:divBdr>
            </w:div>
            <w:div w:id="197251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06189">
      <w:bodyDiv w:val="1"/>
      <w:marLeft w:val="0"/>
      <w:marRight w:val="0"/>
      <w:marTop w:val="0"/>
      <w:marBottom w:val="0"/>
      <w:divBdr>
        <w:top w:val="none" w:sz="0" w:space="0" w:color="auto"/>
        <w:left w:val="none" w:sz="0" w:space="0" w:color="auto"/>
        <w:bottom w:val="none" w:sz="0" w:space="0" w:color="auto"/>
        <w:right w:val="none" w:sz="0" w:space="0" w:color="auto"/>
      </w:divBdr>
      <w:divsChild>
        <w:div w:id="1929340693">
          <w:marLeft w:val="0"/>
          <w:marRight w:val="0"/>
          <w:marTop w:val="0"/>
          <w:marBottom w:val="0"/>
          <w:divBdr>
            <w:top w:val="none" w:sz="0" w:space="0" w:color="auto"/>
            <w:left w:val="none" w:sz="0" w:space="0" w:color="auto"/>
            <w:bottom w:val="none" w:sz="0" w:space="0" w:color="auto"/>
            <w:right w:val="none" w:sz="0" w:space="0" w:color="auto"/>
          </w:divBdr>
          <w:divsChild>
            <w:div w:id="916014883">
              <w:marLeft w:val="0"/>
              <w:marRight w:val="0"/>
              <w:marTop w:val="0"/>
              <w:marBottom w:val="0"/>
              <w:divBdr>
                <w:top w:val="none" w:sz="0" w:space="0" w:color="auto"/>
                <w:left w:val="none" w:sz="0" w:space="0" w:color="auto"/>
                <w:bottom w:val="none" w:sz="0" w:space="0" w:color="auto"/>
                <w:right w:val="none" w:sz="0" w:space="0" w:color="auto"/>
              </w:divBdr>
            </w:div>
            <w:div w:id="82046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57877">
      <w:bodyDiv w:val="1"/>
      <w:marLeft w:val="0"/>
      <w:marRight w:val="0"/>
      <w:marTop w:val="0"/>
      <w:marBottom w:val="0"/>
      <w:divBdr>
        <w:top w:val="none" w:sz="0" w:space="0" w:color="auto"/>
        <w:left w:val="none" w:sz="0" w:space="0" w:color="auto"/>
        <w:bottom w:val="none" w:sz="0" w:space="0" w:color="auto"/>
        <w:right w:val="none" w:sz="0" w:space="0" w:color="auto"/>
      </w:divBdr>
      <w:divsChild>
        <w:div w:id="495654891">
          <w:marLeft w:val="0"/>
          <w:marRight w:val="0"/>
          <w:marTop w:val="0"/>
          <w:marBottom w:val="0"/>
          <w:divBdr>
            <w:top w:val="none" w:sz="0" w:space="0" w:color="auto"/>
            <w:left w:val="none" w:sz="0" w:space="0" w:color="auto"/>
            <w:bottom w:val="none" w:sz="0" w:space="0" w:color="auto"/>
            <w:right w:val="none" w:sz="0" w:space="0" w:color="auto"/>
          </w:divBdr>
          <w:divsChild>
            <w:div w:id="12920023">
              <w:marLeft w:val="0"/>
              <w:marRight w:val="0"/>
              <w:marTop w:val="0"/>
              <w:marBottom w:val="0"/>
              <w:divBdr>
                <w:top w:val="none" w:sz="0" w:space="0" w:color="auto"/>
                <w:left w:val="none" w:sz="0" w:space="0" w:color="auto"/>
                <w:bottom w:val="none" w:sz="0" w:space="0" w:color="auto"/>
                <w:right w:val="none" w:sz="0" w:space="0" w:color="auto"/>
              </w:divBdr>
            </w:div>
            <w:div w:id="16393089">
              <w:marLeft w:val="0"/>
              <w:marRight w:val="0"/>
              <w:marTop w:val="0"/>
              <w:marBottom w:val="0"/>
              <w:divBdr>
                <w:top w:val="none" w:sz="0" w:space="0" w:color="auto"/>
                <w:left w:val="none" w:sz="0" w:space="0" w:color="auto"/>
                <w:bottom w:val="none" w:sz="0" w:space="0" w:color="auto"/>
                <w:right w:val="none" w:sz="0" w:space="0" w:color="auto"/>
              </w:divBdr>
            </w:div>
            <w:div w:id="53623371">
              <w:marLeft w:val="0"/>
              <w:marRight w:val="0"/>
              <w:marTop w:val="0"/>
              <w:marBottom w:val="0"/>
              <w:divBdr>
                <w:top w:val="none" w:sz="0" w:space="0" w:color="auto"/>
                <w:left w:val="none" w:sz="0" w:space="0" w:color="auto"/>
                <w:bottom w:val="none" w:sz="0" w:space="0" w:color="auto"/>
                <w:right w:val="none" w:sz="0" w:space="0" w:color="auto"/>
              </w:divBdr>
            </w:div>
            <w:div w:id="73356083">
              <w:marLeft w:val="0"/>
              <w:marRight w:val="0"/>
              <w:marTop w:val="0"/>
              <w:marBottom w:val="0"/>
              <w:divBdr>
                <w:top w:val="none" w:sz="0" w:space="0" w:color="auto"/>
                <w:left w:val="none" w:sz="0" w:space="0" w:color="auto"/>
                <w:bottom w:val="none" w:sz="0" w:space="0" w:color="auto"/>
                <w:right w:val="none" w:sz="0" w:space="0" w:color="auto"/>
              </w:divBdr>
            </w:div>
            <w:div w:id="75397264">
              <w:marLeft w:val="0"/>
              <w:marRight w:val="0"/>
              <w:marTop w:val="0"/>
              <w:marBottom w:val="0"/>
              <w:divBdr>
                <w:top w:val="none" w:sz="0" w:space="0" w:color="auto"/>
                <w:left w:val="none" w:sz="0" w:space="0" w:color="auto"/>
                <w:bottom w:val="none" w:sz="0" w:space="0" w:color="auto"/>
                <w:right w:val="none" w:sz="0" w:space="0" w:color="auto"/>
              </w:divBdr>
            </w:div>
            <w:div w:id="370615803">
              <w:marLeft w:val="0"/>
              <w:marRight w:val="0"/>
              <w:marTop w:val="0"/>
              <w:marBottom w:val="0"/>
              <w:divBdr>
                <w:top w:val="none" w:sz="0" w:space="0" w:color="auto"/>
                <w:left w:val="none" w:sz="0" w:space="0" w:color="auto"/>
                <w:bottom w:val="none" w:sz="0" w:space="0" w:color="auto"/>
                <w:right w:val="none" w:sz="0" w:space="0" w:color="auto"/>
              </w:divBdr>
            </w:div>
            <w:div w:id="379209103">
              <w:marLeft w:val="0"/>
              <w:marRight w:val="0"/>
              <w:marTop w:val="0"/>
              <w:marBottom w:val="0"/>
              <w:divBdr>
                <w:top w:val="none" w:sz="0" w:space="0" w:color="auto"/>
                <w:left w:val="none" w:sz="0" w:space="0" w:color="auto"/>
                <w:bottom w:val="none" w:sz="0" w:space="0" w:color="auto"/>
                <w:right w:val="none" w:sz="0" w:space="0" w:color="auto"/>
              </w:divBdr>
            </w:div>
            <w:div w:id="461850382">
              <w:marLeft w:val="0"/>
              <w:marRight w:val="0"/>
              <w:marTop w:val="0"/>
              <w:marBottom w:val="0"/>
              <w:divBdr>
                <w:top w:val="none" w:sz="0" w:space="0" w:color="auto"/>
                <w:left w:val="none" w:sz="0" w:space="0" w:color="auto"/>
                <w:bottom w:val="none" w:sz="0" w:space="0" w:color="auto"/>
                <w:right w:val="none" w:sz="0" w:space="0" w:color="auto"/>
              </w:divBdr>
            </w:div>
            <w:div w:id="483203467">
              <w:marLeft w:val="0"/>
              <w:marRight w:val="0"/>
              <w:marTop w:val="0"/>
              <w:marBottom w:val="0"/>
              <w:divBdr>
                <w:top w:val="none" w:sz="0" w:space="0" w:color="auto"/>
                <w:left w:val="none" w:sz="0" w:space="0" w:color="auto"/>
                <w:bottom w:val="none" w:sz="0" w:space="0" w:color="auto"/>
                <w:right w:val="none" w:sz="0" w:space="0" w:color="auto"/>
              </w:divBdr>
            </w:div>
            <w:div w:id="612060210">
              <w:marLeft w:val="0"/>
              <w:marRight w:val="0"/>
              <w:marTop w:val="0"/>
              <w:marBottom w:val="0"/>
              <w:divBdr>
                <w:top w:val="none" w:sz="0" w:space="0" w:color="auto"/>
                <w:left w:val="none" w:sz="0" w:space="0" w:color="auto"/>
                <w:bottom w:val="none" w:sz="0" w:space="0" w:color="auto"/>
                <w:right w:val="none" w:sz="0" w:space="0" w:color="auto"/>
              </w:divBdr>
            </w:div>
            <w:div w:id="631594028">
              <w:marLeft w:val="0"/>
              <w:marRight w:val="0"/>
              <w:marTop w:val="0"/>
              <w:marBottom w:val="0"/>
              <w:divBdr>
                <w:top w:val="none" w:sz="0" w:space="0" w:color="auto"/>
                <w:left w:val="none" w:sz="0" w:space="0" w:color="auto"/>
                <w:bottom w:val="none" w:sz="0" w:space="0" w:color="auto"/>
                <w:right w:val="none" w:sz="0" w:space="0" w:color="auto"/>
              </w:divBdr>
            </w:div>
            <w:div w:id="636299064">
              <w:marLeft w:val="0"/>
              <w:marRight w:val="0"/>
              <w:marTop w:val="0"/>
              <w:marBottom w:val="0"/>
              <w:divBdr>
                <w:top w:val="none" w:sz="0" w:space="0" w:color="auto"/>
                <w:left w:val="none" w:sz="0" w:space="0" w:color="auto"/>
                <w:bottom w:val="none" w:sz="0" w:space="0" w:color="auto"/>
                <w:right w:val="none" w:sz="0" w:space="0" w:color="auto"/>
              </w:divBdr>
            </w:div>
            <w:div w:id="674263732">
              <w:marLeft w:val="0"/>
              <w:marRight w:val="0"/>
              <w:marTop w:val="0"/>
              <w:marBottom w:val="0"/>
              <w:divBdr>
                <w:top w:val="none" w:sz="0" w:space="0" w:color="auto"/>
                <w:left w:val="none" w:sz="0" w:space="0" w:color="auto"/>
                <w:bottom w:val="none" w:sz="0" w:space="0" w:color="auto"/>
                <w:right w:val="none" w:sz="0" w:space="0" w:color="auto"/>
              </w:divBdr>
            </w:div>
            <w:div w:id="739642277">
              <w:marLeft w:val="0"/>
              <w:marRight w:val="0"/>
              <w:marTop w:val="0"/>
              <w:marBottom w:val="0"/>
              <w:divBdr>
                <w:top w:val="none" w:sz="0" w:space="0" w:color="auto"/>
                <w:left w:val="none" w:sz="0" w:space="0" w:color="auto"/>
                <w:bottom w:val="none" w:sz="0" w:space="0" w:color="auto"/>
                <w:right w:val="none" w:sz="0" w:space="0" w:color="auto"/>
              </w:divBdr>
            </w:div>
            <w:div w:id="769474531">
              <w:marLeft w:val="0"/>
              <w:marRight w:val="0"/>
              <w:marTop w:val="0"/>
              <w:marBottom w:val="0"/>
              <w:divBdr>
                <w:top w:val="none" w:sz="0" w:space="0" w:color="auto"/>
                <w:left w:val="none" w:sz="0" w:space="0" w:color="auto"/>
                <w:bottom w:val="none" w:sz="0" w:space="0" w:color="auto"/>
                <w:right w:val="none" w:sz="0" w:space="0" w:color="auto"/>
              </w:divBdr>
            </w:div>
            <w:div w:id="901869168">
              <w:marLeft w:val="0"/>
              <w:marRight w:val="0"/>
              <w:marTop w:val="0"/>
              <w:marBottom w:val="0"/>
              <w:divBdr>
                <w:top w:val="none" w:sz="0" w:space="0" w:color="auto"/>
                <w:left w:val="none" w:sz="0" w:space="0" w:color="auto"/>
                <w:bottom w:val="none" w:sz="0" w:space="0" w:color="auto"/>
                <w:right w:val="none" w:sz="0" w:space="0" w:color="auto"/>
              </w:divBdr>
            </w:div>
            <w:div w:id="923684226">
              <w:marLeft w:val="0"/>
              <w:marRight w:val="0"/>
              <w:marTop w:val="0"/>
              <w:marBottom w:val="0"/>
              <w:divBdr>
                <w:top w:val="none" w:sz="0" w:space="0" w:color="auto"/>
                <w:left w:val="none" w:sz="0" w:space="0" w:color="auto"/>
                <w:bottom w:val="none" w:sz="0" w:space="0" w:color="auto"/>
                <w:right w:val="none" w:sz="0" w:space="0" w:color="auto"/>
              </w:divBdr>
            </w:div>
            <w:div w:id="962033915">
              <w:marLeft w:val="0"/>
              <w:marRight w:val="0"/>
              <w:marTop w:val="0"/>
              <w:marBottom w:val="0"/>
              <w:divBdr>
                <w:top w:val="none" w:sz="0" w:space="0" w:color="auto"/>
                <w:left w:val="none" w:sz="0" w:space="0" w:color="auto"/>
                <w:bottom w:val="none" w:sz="0" w:space="0" w:color="auto"/>
                <w:right w:val="none" w:sz="0" w:space="0" w:color="auto"/>
              </w:divBdr>
            </w:div>
            <w:div w:id="1196313903">
              <w:marLeft w:val="0"/>
              <w:marRight w:val="0"/>
              <w:marTop w:val="0"/>
              <w:marBottom w:val="0"/>
              <w:divBdr>
                <w:top w:val="none" w:sz="0" w:space="0" w:color="auto"/>
                <w:left w:val="none" w:sz="0" w:space="0" w:color="auto"/>
                <w:bottom w:val="none" w:sz="0" w:space="0" w:color="auto"/>
                <w:right w:val="none" w:sz="0" w:space="0" w:color="auto"/>
              </w:divBdr>
            </w:div>
            <w:div w:id="1271739075">
              <w:marLeft w:val="0"/>
              <w:marRight w:val="0"/>
              <w:marTop w:val="0"/>
              <w:marBottom w:val="0"/>
              <w:divBdr>
                <w:top w:val="none" w:sz="0" w:space="0" w:color="auto"/>
                <w:left w:val="none" w:sz="0" w:space="0" w:color="auto"/>
                <w:bottom w:val="none" w:sz="0" w:space="0" w:color="auto"/>
                <w:right w:val="none" w:sz="0" w:space="0" w:color="auto"/>
              </w:divBdr>
            </w:div>
            <w:div w:id="1304652981">
              <w:marLeft w:val="0"/>
              <w:marRight w:val="0"/>
              <w:marTop w:val="0"/>
              <w:marBottom w:val="0"/>
              <w:divBdr>
                <w:top w:val="none" w:sz="0" w:space="0" w:color="auto"/>
                <w:left w:val="none" w:sz="0" w:space="0" w:color="auto"/>
                <w:bottom w:val="none" w:sz="0" w:space="0" w:color="auto"/>
                <w:right w:val="none" w:sz="0" w:space="0" w:color="auto"/>
              </w:divBdr>
            </w:div>
            <w:div w:id="1373070437">
              <w:marLeft w:val="0"/>
              <w:marRight w:val="0"/>
              <w:marTop w:val="0"/>
              <w:marBottom w:val="0"/>
              <w:divBdr>
                <w:top w:val="none" w:sz="0" w:space="0" w:color="auto"/>
                <w:left w:val="none" w:sz="0" w:space="0" w:color="auto"/>
                <w:bottom w:val="none" w:sz="0" w:space="0" w:color="auto"/>
                <w:right w:val="none" w:sz="0" w:space="0" w:color="auto"/>
              </w:divBdr>
            </w:div>
            <w:div w:id="1501963694">
              <w:marLeft w:val="0"/>
              <w:marRight w:val="0"/>
              <w:marTop w:val="0"/>
              <w:marBottom w:val="0"/>
              <w:divBdr>
                <w:top w:val="none" w:sz="0" w:space="0" w:color="auto"/>
                <w:left w:val="none" w:sz="0" w:space="0" w:color="auto"/>
                <w:bottom w:val="none" w:sz="0" w:space="0" w:color="auto"/>
                <w:right w:val="none" w:sz="0" w:space="0" w:color="auto"/>
              </w:divBdr>
            </w:div>
            <w:div w:id="1535653269">
              <w:marLeft w:val="0"/>
              <w:marRight w:val="0"/>
              <w:marTop w:val="0"/>
              <w:marBottom w:val="0"/>
              <w:divBdr>
                <w:top w:val="none" w:sz="0" w:space="0" w:color="auto"/>
                <w:left w:val="none" w:sz="0" w:space="0" w:color="auto"/>
                <w:bottom w:val="none" w:sz="0" w:space="0" w:color="auto"/>
                <w:right w:val="none" w:sz="0" w:space="0" w:color="auto"/>
              </w:divBdr>
            </w:div>
            <w:div w:id="1570382747">
              <w:marLeft w:val="0"/>
              <w:marRight w:val="0"/>
              <w:marTop w:val="0"/>
              <w:marBottom w:val="0"/>
              <w:divBdr>
                <w:top w:val="none" w:sz="0" w:space="0" w:color="auto"/>
                <w:left w:val="none" w:sz="0" w:space="0" w:color="auto"/>
                <w:bottom w:val="none" w:sz="0" w:space="0" w:color="auto"/>
                <w:right w:val="none" w:sz="0" w:space="0" w:color="auto"/>
              </w:divBdr>
            </w:div>
            <w:div w:id="1742175656">
              <w:marLeft w:val="0"/>
              <w:marRight w:val="0"/>
              <w:marTop w:val="0"/>
              <w:marBottom w:val="0"/>
              <w:divBdr>
                <w:top w:val="none" w:sz="0" w:space="0" w:color="auto"/>
                <w:left w:val="none" w:sz="0" w:space="0" w:color="auto"/>
                <w:bottom w:val="none" w:sz="0" w:space="0" w:color="auto"/>
                <w:right w:val="none" w:sz="0" w:space="0" w:color="auto"/>
              </w:divBdr>
            </w:div>
            <w:div w:id="1840344580">
              <w:marLeft w:val="0"/>
              <w:marRight w:val="0"/>
              <w:marTop w:val="0"/>
              <w:marBottom w:val="0"/>
              <w:divBdr>
                <w:top w:val="none" w:sz="0" w:space="0" w:color="auto"/>
                <w:left w:val="none" w:sz="0" w:space="0" w:color="auto"/>
                <w:bottom w:val="none" w:sz="0" w:space="0" w:color="auto"/>
                <w:right w:val="none" w:sz="0" w:space="0" w:color="auto"/>
              </w:divBdr>
            </w:div>
            <w:div w:id="1873178655">
              <w:marLeft w:val="0"/>
              <w:marRight w:val="0"/>
              <w:marTop w:val="0"/>
              <w:marBottom w:val="0"/>
              <w:divBdr>
                <w:top w:val="none" w:sz="0" w:space="0" w:color="auto"/>
                <w:left w:val="none" w:sz="0" w:space="0" w:color="auto"/>
                <w:bottom w:val="none" w:sz="0" w:space="0" w:color="auto"/>
                <w:right w:val="none" w:sz="0" w:space="0" w:color="auto"/>
              </w:divBdr>
            </w:div>
            <w:div w:id="1942911138">
              <w:marLeft w:val="0"/>
              <w:marRight w:val="0"/>
              <w:marTop w:val="0"/>
              <w:marBottom w:val="0"/>
              <w:divBdr>
                <w:top w:val="none" w:sz="0" w:space="0" w:color="auto"/>
                <w:left w:val="none" w:sz="0" w:space="0" w:color="auto"/>
                <w:bottom w:val="none" w:sz="0" w:space="0" w:color="auto"/>
                <w:right w:val="none" w:sz="0" w:space="0" w:color="auto"/>
              </w:divBdr>
            </w:div>
            <w:div w:id="2073576795">
              <w:marLeft w:val="0"/>
              <w:marRight w:val="0"/>
              <w:marTop w:val="0"/>
              <w:marBottom w:val="0"/>
              <w:divBdr>
                <w:top w:val="none" w:sz="0" w:space="0" w:color="auto"/>
                <w:left w:val="none" w:sz="0" w:space="0" w:color="auto"/>
                <w:bottom w:val="none" w:sz="0" w:space="0" w:color="auto"/>
                <w:right w:val="none" w:sz="0" w:space="0" w:color="auto"/>
              </w:divBdr>
            </w:div>
            <w:div w:id="208124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11354">
      <w:bodyDiv w:val="1"/>
      <w:marLeft w:val="0"/>
      <w:marRight w:val="0"/>
      <w:marTop w:val="0"/>
      <w:marBottom w:val="0"/>
      <w:divBdr>
        <w:top w:val="none" w:sz="0" w:space="0" w:color="auto"/>
        <w:left w:val="none" w:sz="0" w:space="0" w:color="auto"/>
        <w:bottom w:val="none" w:sz="0" w:space="0" w:color="auto"/>
        <w:right w:val="none" w:sz="0" w:space="0" w:color="auto"/>
      </w:divBdr>
      <w:divsChild>
        <w:div w:id="1774862885">
          <w:marLeft w:val="0"/>
          <w:marRight w:val="0"/>
          <w:marTop w:val="0"/>
          <w:marBottom w:val="0"/>
          <w:divBdr>
            <w:top w:val="none" w:sz="0" w:space="0" w:color="auto"/>
            <w:left w:val="none" w:sz="0" w:space="0" w:color="auto"/>
            <w:bottom w:val="none" w:sz="0" w:space="0" w:color="auto"/>
            <w:right w:val="none" w:sz="0" w:space="0" w:color="auto"/>
          </w:divBdr>
          <w:divsChild>
            <w:div w:id="418411902">
              <w:marLeft w:val="0"/>
              <w:marRight w:val="0"/>
              <w:marTop w:val="0"/>
              <w:marBottom w:val="0"/>
              <w:divBdr>
                <w:top w:val="none" w:sz="0" w:space="0" w:color="auto"/>
                <w:left w:val="none" w:sz="0" w:space="0" w:color="auto"/>
                <w:bottom w:val="none" w:sz="0" w:space="0" w:color="auto"/>
                <w:right w:val="none" w:sz="0" w:space="0" w:color="auto"/>
              </w:divBdr>
            </w:div>
            <w:div w:id="415594606">
              <w:marLeft w:val="0"/>
              <w:marRight w:val="0"/>
              <w:marTop w:val="0"/>
              <w:marBottom w:val="0"/>
              <w:divBdr>
                <w:top w:val="none" w:sz="0" w:space="0" w:color="auto"/>
                <w:left w:val="none" w:sz="0" w:space="0" w:color="auto"/>
                <w:bottom w:val="none" w:sz="0" w:space="0" w:color="auto"/>
                <w:right w:val="none" w:sz="0" w:space="0" w:color="auto"/>
              </w:divBdr>
            </w:div>
            <w:div w:id="1281760822">
              <w:marLeft w:val="0"/>
              <w:marRight w:val="0"/>
              <w:marTop w:val="0"/>
              <w:marBottom w:val="0"/>
              <w:divBdr>
                <w:top w:val="none" w:sz="0" w:space="0" w:color="auto"/>
                <w:left w:val="none" w:sz="0" w:space="0" w:color="auto"/>
                <w:bottom w:val="none" w:sz="0" w:space="0" w:color="auto"/>
                <w:right w:val="none" w:sz="0" w:space="0" w:color="auto"/>
              </w:divBdr>
            </w:div>
            <w:div w:id="556204758">
              <w:marLeft w:val="0"/>
              <w:marRight w:val="0"/>
              <w:marTop w:val="0"/>
              <w:marBottom w:val="0"/>
              <w:divBdr>
                <w:top w:val="none" w:sz="0" w:space="0" w:color="auto"/>
                <w:left w:val="none" w:sz="0" w:space="0" w:color="auto"/>
                <w:bottom w:val="none" w:sz="0" w:space="0" w:color="auto"/>
                <w:right w:val="none" w:sz="0" w:space="0" w:color="auto"/>
              </w:divBdr>
            </w:div>
            <w:div w:id="1105736483">
              <w:marLeft w:val="0"/>
              <w:marRight w:val="0"/>
              <w:marTop w:val="0"/>
              <w:marBottom w:val="0"/>
              <w:divBdr>
                <w:top w:val="none" w:sz="0" w:space="0" w:color="auto"/>
                <w:left w:val="none" w:sz="0" w:space="0" w:color="auto"/>
                <w:bottom w:val="none" w:sz="0" w:space="0" w:color="auto"/>
                <w:right w:val="none" w:sz="0" w:space="0" w:color="auto"/>
              </w:divBdr>
            </w:div>
            <w:div w:id="1363432207">
              <w:marLeft w:val="0"/>
              <w:marRight w:val="0"/>
              <w:marTop w:val="0"/>
              <w:marBottom w:val="0"/>
              <w:divBdr>
                <w:top w:val="none" w:sz="0" w:space="0" w:color="auto"/>
                <w:left w:val="none" w:sz="0" w:space="0" w:color="auto"/>
                <w:bottom w:val="none" w:sz="0" w:space="0" w:color="auto"/>
                <w:right w:val="none" w:sz="0" w:space="0" w:color="auto"/>
              </w:divBdr>
            </w:div>
            <w:div w:id="301084241">
              <w:marLeft w:val="0"/>
              <w:marRight w:val="0"/>
              <w:marTop w:val="0"/>
              <w:marBottom w:val="0"/>
              <w:divBdr>
                <w:top w:val="none" w:sz="0" w:space="0" w:color="auto"/>
                <w:left w:val="none" w:sz="0" w:space="0" w:color="auto"/>
                <w:bottom w:val="none" w:sz="0" w:space="0" w:color="auto"/>
                <w:right w:val="none" w:sz="0" w:space="0" w:color="auto"/>
              </w:divBdr>
            </w:div>
            <w:div w:id="171411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129565">
      <w:bodyDiv w:val="1"/>
      <w:marLeft w:val="0"/>
      <w:marRight w:val="0"/>
      <w:marTop w:val="0"/>
      <w:marBottom w:val="0"/>
      <w:divBdr>
        <w:top w:val="none" w:sz="0" w:space="0" w:color="auto"/>
        <w:left w:val="none" w:sz="0" w:space="0" w:color="auto"/>
        <w:bottom w:val="none" w:sz="0" w:space="0" w:color="auto"/>
        <w:right w:val="none" w:sz="0" w:space="0" w:color="auto"/>
      </w:divBdr>
    </w:div>
    <w:div w:id="812913261">
      <w:bodyDiv w:val="1"/>
      <w:marLeft w:val="0"/>
      <w:marRight w:val="0"/>
      <w:marTop w:val="0"/>
      <w:marBottom w:val="0"/>
      <w:divBdr>
        <w:top w:val="none" w:sz="0" w:space="0" w:color="auto"/>
        <w:left w:val="none" w:sz="0" w:space="0" w:color="auto"/>
        <w:bottom w:val="none" w:sz="0" w:space="0" w:color="auto"/>
        <w:right w:val="none" w:sz="0" w:space="0" w:color="auto"/>
      </w:divBdr>
      <w:divsChild>
        <w:div w:id="207382506">
          <w:marLeft w:val="0"/>
          <w:marRight w:val="0"/>
          <w:marTop w:val="0"/>
          <w:marBottom w:val="0"/>
          <w:divBdr>
            <w:top w:val="none" w:sz="0" w:space="0" w:color="auto"/>
            <w:left w:val="none" w:sz="0" w:space="0" w:color="auto"/>
            <w:bottom w:val="none" w:sz="0" w:space="0" w:color="auto"/>
            <w:right w:val="none" w:sz="0" w:space="0" w:color="auto"/>
          </w:divBdr>
          <w:divsChild>
            <w:div w:id="410543096">
              <w:marLeft w:val="0"/>
              <w:marRight w:val="0"/>
              <w:marTop w:val="0"/>
              <w:marBottom w:val="0"/>
              <w:divBdr>
                <w:top w:val="none" w:sz="0" w:space="0" w:color="auto"/>
                <w:left w:val="none" w:sz="0" w:space="0" w:color="auto"/>
                <w:bottom w:val="none" w:sz="0" w:space="0" w:color="auto"/>
                <w:right w:val="none" w:sz="0" w:space="0" w:color="auto"/>
              </w:divBdr>
            </w:div>
            <w:div w:id="592516089">
              <w:marLeft w:val="0"/>
              <w:marRight w:val="0"/>
              <w:marTop w:val="0"/>
              <w:marBottom w:val="0"/>
              <w:divBdr>
                <w:top w:val="none" w:sz="0" w:space="0" w:color="auto"/>
                <w:left w:val="none" w:sz="0" w:space="0" w:color="auto"/>
                <w:bottom w:val="none" w:sz="0" w:space="0" w:color="auto"/>
                <w:right w:val="none" w:sz="0" w:space="0" w:color="auto"/>
              </w:divBdr>
            </w:div>
            <w:div w:id="632296687">
              <w:marLeft w:val="0"/>
              <w:marRight w:val="0"/>
              <w:marTop w:val="0"/>
              <w:marBottom w:val="0"/>
              <w:divBdr>
                <w:top w:val="none" w:sz="0" w:space="0" w:color="auto"/>
                <w:left w:val="none" w:sz="0" w:space="0" w:color="auto"/>
                <w:bottom w:val="none" w:sz="0" w:space="0" w:color="auto"/>
                <w:right w:val="none" w:sz="0" w:space="0" w:color="auto"/>
              </w:divBdr>
            </w:div>
            <w:div w:id="1024328404">
              <w:marLeft w:val="0"/>
              <w:marRight w:val="0"/>
              <w:marTop w:val="0"/>
              <w:marBottom w:val="0"/>
              <w:divBdr>
                <w:top w:val="none" w:sz="0" w:space="0" w:color="auto"/>
                <w:left w:val="none" w:sz="0" w:space="0" w:color="auto"/>
                <w:bottom w:val="none" w:sz="0" w:space="0" w:color="auto"/>
                <w:right w:val="none" w:sz="0" w:space="0" w:color="auto"/>
              </w:divBdr>
            </w:div>
            <w:div w:id="1059282353">
              <w:marLeft w:val="0"/>
              <w:marRight w:val="0"/>
              <w:marTop w:val="0"/>
              <w:marBottom w:val="0"/>
              <w:divBdr>
                <w:top w:val="none" w:sz="0" w:space="0" w:color="auto"/>
                <w:left w:val="none" w:sz="0" w:space="0" w:color="auto"/>
                <w:bottom w:val="none" w:sz="0" w:space="0" w:color="auto"/>
                <w:right w:val="none" w:sz="0" w:space="0" w:color="auto"/>
              </w:divBdr>
            </w:div>
            <w:div w:id="1144542512">
              <w:marLeft w:val="0"/>
              <w:marRight w:val="0"/>
              <w:marTop w:val="0"/>
              <w:marBottom w:val="0"/>
              <w:divBdr>
                <w:top w:val="none" w:sz="0" w:space="0" w:color="auto"/>
                <w:left w:val="none" w:sz="0" w:space="0" w:color="auto"/>
                <w:bottom w:val="none" w:sz="0" w:space="0" w:color="auto"/>
                <w:right w:val="none" w:sz="0" w:space="0" w:color="auto"/>
              </w:divBdr>
            </w:div>
            <w:div w:id="167787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45940">
      <w:bodyDiv w:val="1"/>
      <w:marLeft w:val="0"/>
      <w:marRight w:val="0"/>
      <w:marTop w:val="0"/>
      <w:marBottom w:val="0"/>
      <w:divBdr>
        <w:top w:val="none" w:sz="0" w:space="0" w:color="auto"/>
        <w:left w:val="none" w:sz="0" w:space="0" w:color="auto"/>
        <w:bottom w:val="none" w:sz="0" w:space="0" w:color="auto"/>
        <w:right w:val="none" w:sz="0" w:space="0" w:color="auto"/>
      </w:divBdr>
      <w:divsChild>
        <w:div w:id="1502233843">
          <w:marLeft w:val="0"/>
          <w:marRight w:val="0"/>
          <w:marTop w:val="0"/>
          <w:marBottom w:val="0"/>
          <w:divBdr>
            <w:top w:val="none" w:sz="0" w:space="0" w:color="auto"/>
            <w:left w:val="none" w:sz="0" w:space="0" w:color="auto"/>
            <w:bottom w:val="none" w:sz="0" w:space="0" w:color="auto"/>
            <w:right w:val="none" w:sz="0" w:space="0" w:color="auto"/>
          </w:divBdr>
          <w:divsChild>
            <w:div w:id="60906401">
              <w:marLeft w:val="0"/>
              <w:marRight w:val="0"/>
              <w:marTop w:val="0"/>
              <w:marBottom w:val="0"/>
              <w:divBdr>
                <w:top w:val="none" w:sz="0" w:space="0" w:color="auto"/>
                <w:left w:val="none" w:sz="0" w:space="0" w:color="auto"/>
                <w:bottom w:val="none" w:sz="0" w:space="0" w:color="auto"/>
                <w:right w:val="none" w:sz="0" w:space="0" w:color="auto"/>
              </w:divBdr>
            </w:div>
            <w:div w:id="70936139">
              <w:marLeft w:val="0"/>
              <w:marRight w:val="0"/>
              <w:marTop w:val="0"/>
              <w:marBottom w:val="0"/>
              <w:divBdr>
                <w:top w:val="none" w:sz="0" w:space="0" w:color="auto"/>
                <w:left w:val="none" w:sz="0" w:space="0" w:color="auto"/>
                <w:bottom w:val="none" w:sz="0" w:space="0" w:color="auto"/>
                <w:right w:val="none" w:sz="0" w:space="0" w:color="auto"/>
              </w:divBdr>
            </w:div>
            <w:div w:id="72165449">
              <w:marLeft w:val="0"/>
              <w:marRight w:val="0"/>
              <w:marTop w:val="0"/>
              <w:marBottom w:val="0"/>
              <w:divBdr>
                <w:top w:val="none" w:sz="0" w:space="0" w:color="auto"/>
                <w:left w:val="none" w:sz="0" w:space="0" w:color="auto"/>
                <w:bottom w:val="none" w:sz="0" w:space="0" w:color="auto"/>
                <w:right w:val="none" w:sz="0" w:space="0" w:color="auto"/>
              </w:divBdr>
            </w:div>
            <w:div w:id="84039447">
              <w:marLeft w:val="0"/>
              <w:marRight w:val="0"/>
              <w:marTop w:val="0"/>
              <w:marBottom w:val="0"/>
              <w:divBdr>
                <w:top w:val="none" w:sz="0" w:space="0" w:color="auto"/>
                <w:left w:val="none" w:sz="0" w:space="0" w:color="auto"/>
                <w:bottom w:val="none" w:sz="0" w:space="0" w:color="auto"/>
                <w:right w:val="none" w:sz="0" w:space="0" w:color="auto"/>
              </w:divBdr>
            </w:div>
            <w:div w:id="113452793">
              <w:marLeft w:val="0"/>
              <w:marRight w:val="0"/>
              <w:marTop w:val="0"/>
              <w:marBottom w:val="0"/>
              <w:divBdr>
                <w:top w:val="none" w:sz="0" w:space="0" w:color="auto"/>
                <w:left w:val="none" w:sz="0" w:space="0" w:color="auto"/>
                <w:bottom w:val="none" w:sz="0" w:space="0" w:color="auto"/>
                <w:right w:val="none" w:sz="0" w:space="0" w:color="auto"/>
              </w:divBdr>
            </w:div>
            <w:div w:id="119882228">
              <w:marLeft w:val="0"/>
              <w:marRight w:val="0"/>
              <w:marTop w:val="0"/>
              <w:marBottom w:val="0"/>
              <w:divBdr>
                <w:top w:val="none" w:sz="0" w:space="0" w:color="auto"/>
                <w:left w:val="none" w:sz="0" w:space="0" w:color="auto"/>
                <w:bottom w:val="none" w:sz="0" w:space="0" w:color="auto"/>
                <w:right w:val="none" w:sz="0" w:space="0" w:color="auto"/>
              </w:divBdr>
            </w:div>
            <w:div w:id="123697527">
              <w:marLeft w:val="0"/>
              <w:marRight w:val="0"/>
              <w:marTop w:val="0"/>
              <w:marBottom w:val="0"/>
              <w:divBdr>
                <w:top w:val="none" w:sz="0" w:space="0" w:color="auto"/>
                <w:left w:val="none" w:sz="0" w:space="0" w:color="auto"/>
                <w:bottom w:val="none" w:sz="0" w:space="0" w:color="auto"/>
                <w:right w:val="none" w:sz="0" w:space="0" w:color="auto"/>
              </w:divBdr>
            </w:div>
            <w:div w:id="138885261">
              <w:marLeft w:val="0"/>
              <w:marRight w:val="0"/>
              <w:marTop w:val="0"/>
              <w:marBottom w:val="0"/>
              <w:divBdr>
                <w:top w:val="none" w:sz="0" w:space="0" w:color="auto"/>
                <w:left w:val="none" w:sz="0" w:space="0" w:color="auto"/>
                <w:bottom w:val="none" w:sz="0" w:space="0" w:color="auto"/>
                <w:right w:val="none" w:sz="0" w:space="0" w:color="auto"/>
              </w:divBdr>
            </w:div>
            <w:div w:id="255989694">
              <w:marLeft w:val="0"/>
              <w:marRight w:val="0"/>
              <w:marTop w:val="0"/>
              <w:marBottom w:val="0"/>
              <w:divBdr>
                <w:top w:val="none" w:sz="0" w:space="0" w:color="auto"/>
                <w:left w:val="none" w:sz="0" w:space="0" w:color="auto"/>
                <w:bottom w:val="none" w:sz="0" w:space="0" w:color="auto"/>
                <w:right w:val="none" w:sz="0" w:space="0" w:color="auto"/>
              </w:divBdr>
            </w:div>
            <w:div w:id="275479262">
              <w:marLeft w:val="0"/>
              <w:marRight w:val="0"/>
              <w:marTop w:val="0"/>
              <w:marBottom w:val="0"/>
              <w:divBdr>
                <w:top w:val="none" w:sz="0" w:space="0" w:color="auto"/>
                <w:left w:val="none" w:sz="0" w:space="0" w:color="auto"/>
                <w:bottom w:val="none" w:sz="0" w:space="0" w:color="auto"/>
                <w:right w:val="none" w:sz="0" w:space="0" w:color="auto"/>
              </w:divBdr>
            </w:div>
            <w:div w:id="277641188">
              <w:marLeft w:val="0"/>
              <w:marRight w:val="0"/>
              <w:marTop w:val="0"/>
              <w:marBottom w:val="0"/>
              <w:divBdr>
                <w:top w:val="none" w:sz="0" w:space="0" w:color="auto"/>
                <w:left w:val="none" w:sz="0" w:space="0" w:color="auto"/>
                <w:bottom w:val="none" w:sz="0" w:space="0" w:color="auto"/>
                <w:right w:val="none" w:sz="0" w:space="0" w:color="auto"/>
              </w:divBdr>
            </w:div>
            <w:div w:id="292175991">
              <w:marLeft w:val="0"/>
              <w:marRight w:val="0"/>
              <w:marTop w:val="0"/>
              <w:marBottom w:val="0"/>
              <w:divBdr>
                <w:top w:val="none" w:sz="0" w:space="0" w:color="auto"/>
                <w:left w:val="none" w:sz="0" w:space="0" w:color="auto"/>
                <w:bottom w:val="none" w:sz="0" w:space="0" w:color="auto"/>
                <w:right w:val="none" w:sz="0" w:space="0" w:color="auto"/>
              </w:divBdr>
            </w:div>
            <w:div w:id="292366099">
              <w:marLeft w:val="0"/>
              <w:marRight w:val="0"/>
              <w:marTop w:val="0"/>
              <w:marBottom w:val="0"/>
              <w:divBdr>
                <w:top w:val="none" w:sz="0" w:space="0" w:color="auto"/>
                <w:left w:val="none" w:sz="0" w:space="0" w:color="auto"/>
                <w:bottom w:val="none" w:sz="0" w:space="0" w:color="auto"/>
                <w:right w:val="none" w:sz="0" w:space="0" w:color="auto"/>
              </w:divBdr>
            </w:div>
            <w:div w:id="331840390">
              <w:marLeft w:val="0"/>
              <w:marRight w:val="0"/>
              <w:marTop w:val="0"/>
              <w:marBottom w:val="0"/>
              <w:divBdr>
                <w:top w:val="none" w:sz="0" w:space="0" w:color="auto"/>
                <w:left w:val="none" w:sz="0" w:space="0" w:color="auto"/>
                <w:bottom w:val="none" w:sz="0" w:space="0" w:color="auto"/>
                <w:right w:val="none" w:sz="0" w:space="0" w:color="auto"/>
              </w:divBdr>
            </w:div>
            <w:div w:id="355278580">
              <w:marLeft w:val="0"/>
              <w:marRight w:val="0"/>
              <w:marTop w:val="0"/>
              <w:marBottom w:val="0"/>
              <w:divBdr>
                <w:top w:val="none" w:sz="0" w:space="0" w:color="auto"/>
                <w:left w:val="none" w:sz="0" w:space="0" w:color="auto"/>
                <w:bottom w:val="none" w:sz="0" w:space="0" w:color="auto"/>
                <w:right w:val="none" w:sz="0" w:space="0" w:color="auto"/>
              </w:divBdr>
            </w:div>
            <w:div w:id="358898088">
              <w:marLeft w:val="0"/>
              <w:marRight w:val="0"/>
              <w:marTop w:val="0"/>
              <w:marBottom w:val="0"/>
              <w:divBdr>
                <w:top w:val="none" w:sz="0" w:space="0" w:color="auto"/>
                <w:left w:val="none" w:sz="0" w:space="0" w:color="auto"/>
                <w:bottom w:val="none" w:sz="0" w:space="0" w:color="auto"/>
                <w:right w:val="none" w:sz="0" w:space="0" w:color="auto"/>
              </w:divBdr>
            </w:div>
            <w:div w:id="375393953">
              <w:marLeft w:val="0"/>
              <w:marRight w:val="0"/>
              <w:marTop w:val="0"/>
              <w:marBottom w:val="0"/>
              <w:divBdr>
                <w:top w:val="none" w:sz="0" w:space="0" w:color="auto"/>
                <w:left w:val="none" w:sz="0" w:space="0" w:color="auto"/>
                <w:bottom w:val="none" w:sz="0" w:space="0" w:color="auto"/>
                <w:right w:val="none" w:sz="0" w:space="0" w:color="auto"/>
              </w:divBdr>
            </w:div>
            <w:div w:id="463157104">
              <w:marLeft w:val="0"/>
              <w:marRight w:val="0"/>
              <w:marTop w:val="0"/>
              <w:marBottom w:val="0"/>
              <w:divBdr>
                <w:top w:val="none" w:sz="0" w:space="0" w:color="auto"/>
                <w:left w:val="none" w:sz="0" w:space="0" w:color="auto"/>
                <w:bottom w:val="none" w:sz="0" w:space="0" w:color="auto"/>
                <w:right w:val="none" w:sz="0" w:space="0" w:color="auto"/>
              </w:divBdr>
            </w:div>
            <w:div w:id="504318978">
              <w:marLeft w:val="0"/>
              <w:marRight w:val="0"/>
              <w:marTop w:val="0"/>
              <w:marBottom w:val="0"/>
              <w:divBdr>
                <w:top w:val="none" w:sz="0" w:space="0" w:color="auto"/>
                <w:left w:val="none" w:sz="0" w:space="0" w:color="auto"/>
                <w:bottom w:val="none" w:sz="0" w:space="0" w:color="auto"/>
                <w:right w:val="none" w:sz="0" w:space="0" w:color="auto"/>
              </w:divBdr>
            </w:div>
            <w:div w:id="539438777">
              <w:marLeft w:val="0"/>
              <w:marRight w:val="0"/>
              <w:marTop w:val="0"/>
              <w:marBottom w:val="0"/>
              <w:divBdr>
                <w:top w:val="none" w:sz="0" w:space="0" w:color="auto"/>
                <w:left w:val="none" w:sz="0" w:space="0" w:color="auto"/>
                <w:bottom w:val="none" w:sz="0" w:space="0" w:color="auto"/>
                <w:right w:val="none" w:sz="0" w:space="0" w:color="auto"/>
              </w:divBdr>
            </w:div>
            <w:div w:id="547451528">
              <w:marLeft w:val="0"/>
              <w:marRight w:val="0"/>
              <w:marTop w:val="0"/>
              <w:marBottom w:val="0"/>
              <w:divBdr>
                <w:top w:val="none" w:sz="0" w:space="0" w:color="auto"/>
                <w:left w:val="none" w:sz="0" w:space="0" w:color="auto"/>
                <w:bottom w:val="none" w:sz="0" w:space="0" w:color="auto"/>
                <w:right w:val="none" w:sz="0" w:space="0" w:color="auto"/>
              </w:divBdr>
            </w:div>
            <w:div w:id="721172589">
              <w:marLeft w:val="0"/>
              <w:marRight w:val="0"/>
              <w:marTop w:val="0"/>
              <w:marBottom w:val="0"/>
              <w:divBdr>
                <w:top w:val="none" w:sz="0" w:space="0" w:color="auto"/>
                <w:left w:val="none" w:sz="0" w:space="0" w:color="auto"/>
                <w:bottom w:val="none" w:sz="0" w:space="0" w:color="auto"/>
                <w:right w:val="none" w:sz="0" w:space="0" w:color="auto"/>
              </w:divBdr>
            </w:div>
            <w:div w:id="741947023">
              <w:marLeft w:val="0"/>
              <w:marRight w:val="0"/>
              <w:marTop w:val="0"/>
              <w:marBottom w:val="0"/>
              <w:divBdr>
                <w:top w:val="none" w:sz="0" w:space="0" w:color="auto"/>
                <w:left w:val="none" w:sz="0" w:space="0" w:color="auto"/>
                <w:bottom w:val="none" w:sz="0" w:space="0" w:color="auto"/>
                <w:right w:val="none" w:sz="0" w:space="0" w:color="auto"/>
              </w:divBdr>
            </w:div>
            <w:div w:id="742532015">
              <w:marLeft w:val="0"/>
              <w:marRight w:val="0"/>
              <w:marTop w:val="0"/>
              <w:marBottom w:val="0"/>
              <w:divBdr>
                <w:top w:val="none" w:sz="0" w:space="0" w:color="auto"/>
                <w:left w:val="none" w:sz="0" w:space="0" w:color="auto"/>
                <w:bottom w:val="none" w:sz="0" w:space="0" w:color="auto"/>
                <w:right w:val="none" w:sz="0" w:space="0" w:color="auto"/>
              </w:divBdr>
            </w:div>
            <w:div w:id="763301626">
              <w:marLeft w:val="0"/>
              <w:marRight w:val="0"/>
              <w:marTop w:val="0"/>
              <w:marBottom w:val="0"/>
              <w:divBdr>
                <w:top w:val="none" w:sz="0" w:space="0" w:color="auto"/>
                <w:left w:val="none" w:sz="0" w:space="0" w:color="auto"/>
                <w:bottom w:val="none" w:sz="0" w:space="0" w:color="auto"/>
                <w:right w:val="none" w:sz="0" w:space="0" w:color="auto"/>
              </w:divBdr>
            </w:div>
            <w:div w:id="843400101">
              <w:marLeft w:val="0"/>
              <w:marRight w:val="0"/>
              <w:marTop w:val="0"/>
              <w:marBottom w:val="0"/>
              <w:divBdr>
                <w:top w:val="none" w:sz="0" w:space="0" w:color="auto"/>
                <w:left w:val="none" w:sz="0" w:space="0" w:color="auto"/>
                <w:bottom w:val="none" w:sz="0" w:space="0" w:color="auto"/>
                <w:right w:val="none" w:sz="0" w:space="0" w:color="auto"/>
              </w:divBdr>
            </w:div>
            <w:div w:id="879434574">
              <w:marLeft w:val="0"/>
              <w:marRight w:val="0"/>
              <w:marTop w:val="0"/>
              <w:marBottom w:val="0"/>
              <w:divBdr>
                <w:top w:val="none" w:sz="0" w:space="0" w:color="auto"/>
                <w:left w:val="none" w:sz="0" w:space="0" w:color="auto"/>
                <w:bottom w:val="none" w:sz="0" w:space="0" w:color="auto"/>
                <w:right w:val="none" w:sz="0" w:space="0" w:color="auto"/>
              </w:divBdr>
            </w:div>
            <w:div w:id="883755818">
              <w:marLeft w:val="0"/>
              <w:marRight w:val="0"/>
              <w:marTop w:val="0"/>
              <w:marBottom w:val="0"/>
              <w:divBdr>
                <w:top w:val="none" w:sz="0" w:space="0" w:color="auto"/>
                <w:left w:val="none" w:sz="0" w:space="0" w:color="auto"/>
                <w:bottom w:val="none" w:sz="0" w:space="0" w:color="auto"/>
                <w:right w:val="none" w:sz="0" w:space="0" w:color="auto"/>
              </w:divBdr>
            </w:div>
            <w:div w:id="902594465">
              <w:marLeft w:val="0"/>
              <w:marRight w:val="0"/>
              <w:marTop w:val="0"/>
              <w:marBottom w:val="0"/>
              <w:divBdr>
                <w:top w:val="none" w:sz="0" w:space="0" w:color="auto"/>
                <w:left w:val="none" w:sz="0" w:space="0" w:color="auto"/>
                <w:bottom w:val="none" w:sz="0" w:space="0" w:color="auto"/>
                <w:right w:val="none" w:sz="0" w:space="0" w:color="auto"/>
              </w:divBdr>
            </w:div>
            <w:div w:id="922028265">
              <w:marLeft w:val="0"/>
              <w:marRight w:val="0"/>
              <w:marTop w:val="0"/>
              <w:marBottom w:val="0"/>
              <w:divBdr>
                <w:top w:val="none" w:sz="0" w:space="0" w:color="auto"/>
                <w:left w:val="none" w:sz="0" w:space="0" w:color="auto"/>
                <w:bottom w:val="none" w:sz="0" w:space="0" w:color="auto"/>
                <w:right w:val="none" w:sz="0" w:space="0" w:color="auto"/>
              </w:divBdr>
            </w:div>
            <w:div w:id="937904040">
              <w:marLeft w:val="0"/>
              <w:marRight w:val="0"/>
              <w:marTop w:val="0"/>
              <w:marBottom w:val="0"/>
              <w:divBdr>
                <w:top w:val="none" w:sz="0" w:space="0" w:color="auto"/>
                <w:left w:val="none" w:sz="0" w:space="0" w:color="auto"/>
                <w:bottom w:val="none" w:sz="0" w:space="0" w:color="auto"/>
                <w:right w:val="none" w:sz="0" w:space="0" w:color="auto"/>
              </w:divBdr>
            </w:div>
            <w:div w:id="972758420">
              <w:marLeft w:val="0"/>
              <w:marRight w:val="0"/>
              <w:marTop w:val="0"/>
              <w:marBottom w:val="0"/>
              <w:divBdr>
                <w:top w:val="none" w:sz="0" w:space="0" w:color="auto"/>
                <w:left w:val="none" w:sz="0" w:space="0" w:color="auto"/>
                <w:bottom w:val="none" w:sz="0" w:space="0" w:color="auto"/>
                <w:right w:val="none" w:sz="0" w:space="0" w:color="auto"/>
              </w:divBdr>
            </w:div>
            <w:div w:id="974990526">
              <w:marLeft w:val="0"/>
              <w:marRight w:val="0"/>
              <w:marTop w:val="0"/>
              <w:marBottom w:val="0"/>
              <w:divBdr>
                <w:top w:val="none" w:sz="0" w:space="0" w:color="auto"/>
                <w:left w:val="none" w:sz="0" w:space="0" w:color="auto"/>
                <w:bottom w:val="none" w:sz="0" w:space="0" w:color="auto"/>
                <w:right w:val="none" w:sz="0" w:space="0" w:color="auto"/>
              </w:divBdr>
            </w:div>
            <w:div w:id="988097433">
              <w:marLeft w:val="0"/>
              <w:marRight w:val="0"/>
              <w:marTop w:val="0"/>
              <w:marBottom w:val="0"/>
              <w:divBdr>
                <w:top w:val="none" w:sz="0" w:space="0" w:color="auto"/>
                <w:left w:val="none" w:sz="0" w:space="0" w:color="auto"/>
                <w:bottom w:val="none" w:sz="0" w:space="0" w:color="auto"/>
                <w:right w:val="none" w:sz="0" w:space="0" w:color="auto"/>
              </w:divBdr>
            </w:div>
            <w:div w:id="1026516260">
              <w:marLeft w:val="0"/>
              <w:marRight w:val="0"/>
              <w:marTop w:val="0"/>
              <w:marBottom w:val="0"/>
              <w:divBdr>
                <w:top w:val="none" w:sz="0" w:space="0" w:color="auto"/>
                <w:left w:val="none" w:sz="0" w:space="0" w:color="auto"/>
                <w:bottom w:val="none" w:sz="0" w:space="0" w:color="auto"/>
                <w:right w:val="none" w:sz="0" w:space="0" w:color="auto"/>
              </w:divBdr>
            </w:div>
            <w:div w:id="1048913126">
              <w:marLeft w:val="0"/>
              <w:marRight w:val="0"/>
              <w:marTop w:val="0"/>
              <w:marBottom w:val="0"/>
              <w:divBdr>
                <w:top w:val="none" w:sz="0" w:space="0" w:color="auto"/>
                <w:left w:val="none" w:sz="0" w:space="0" w:color="auto"/>
                <w:bottom w:val="none" w:sz="0" w:space="0" w:color="auto"/>
                <w:right w:val="none" w:sz="0" w:space="0" w:color="auto"/>
              </w:divBdr>
            </w:div>
            <w:div w:id="1071928084">
              <w:marLeft w:val="0"/>
              <w:marRight w:val="0"/>
              <w:marTop w:val="0"/>
              <w:marBottom w:val="0"/>
              <w:divBdr>
                <w:top w:val="none" w:sz="0" w:space="0" w:color="auto"/>
                <w:left w:val="none" w:sz="0" w:space="0" w:color="auto"/>
                <w:bottom w:val="none" w:sz="0" w:space="0" w:color="auto"/>
                <w:right w:val="none" w:sz="0" w:space="0" w:color="auto"/>
              </w:divBdr>
            </w:div>
            <w:div w:id="1197886108">
              <w:marLeft w:val="0"/>
              <w:marRight w:val="0"/>
              <w:marTop w:val="0"/>
              <w:marBottom w:val="0"/>
              <w:divBdr>
                <w:top w:val="none" w:sz="0" w:space="0" w:color="auto"/>
                <w:left w:val="none" w:sz="0" w:space="0" w:color="auto"/>
                <w:bottom w:val="none" w:sz="0" w:space="0" w:color="auto"/>
                <w:right w:val="none" w:sz="0" w:space="0" w:color="auto"/>
              </w:divBdr>
            </w:div>
            <w:div w:id="1209950824">
              <w:marLeft w:val="0"/>
              <w:marRight w:val="0"/>
              <w:marTop w:val="0"/>
              <w:marBottom w:val="0"/>
              <w:divBdr>
                <w:top w:val="none" w:sz="0" w:space="0" w:color="auto"/>
                <w:left w:val="none" w:sz="0" w:space="0" w:color="auto"/>
                <w:bottom w:val="none" w:sz="0" w:space="0" w:color="auto"/>
                <w:right w:val="none" w:sz="0" w:space="0" w:color="auto"/>
              </w:divBdr>
            </w:div>
            <w:div w:id="1213930436">
              <w:marLeft w:val="0"/>
              <w:marRight w:val="0"/>
              <w:marTop w:val="0"/>
              <w:marBottom w:val="0"/>
              <w:divBdr>
                <w:top w:val="none" w:sz="0" w:space="0" w:color="auto"/>
                <w:left w:val="none" w:sz="0" w:space="0" w:color="auto"/>
                <w:bottom w:val="none" w:sz="0" w:space="0" w:color="auto"/>
                <w:right w:val="none" w:sz="0" w:space="0" w:color="auto"/>
              </w:divBdr>
            </w:div>
            <w:div w:id="1215310437">
              <w:marLeft w:val="0"/>
              <w:marRight w:val="0"/>
              <w:marTop w:val="0"/>
              <w:marBottom w:val="0"/>
              <w:divBdr>
                <w:top w:val="none" w:sz="0" w:space="0" w:color="auto"/>
                <w:left w:val="none" w:sz="0" w:space="0" w:color="auto"/>
                <w:bottom w:val="none" w:sz="0" w:space="0" w:color="auto"/>
                <w:right w:val="none" w:sz="0" w:space="0" w:color="auto"/>
              </w:divBdr>
            </w:div>
            <w:div w:id="1233151331">
              <w:marLeft w:val="0"/>
              <w:marRight w:val="0"/>
              <w:marTop w:val="0"/>
              <w:marBottom w:val="0"/>
              <w:divBdr>
                <w:top w:val="none" w:sz="0" w:space="0" w:color="auto"/>
                <w:left w:val="none" w:sz="0" w:space="0" w:color="auto"/>
                <w:bottom w:val="none" w:sz="0" w:space="0" w:color="auto"/>
                <w:right w:val="none" w:sz="0" w:space="0" w:color="auto"/>
              </w:divBdr>
            </w:div>
            <w:div w:id="1296792424">
              <w:marLeft w:val="0"/>
              <w:marRight w:val="0"/>
              <w:marTop w:val="0"/>
              <w:marBottom w:val="0"/>
              <w:divBdr>
                <w:top w:val="none" w:sz="0" w:space="0" w:color="auto"/>
                <w:left w:val="none" w:sz="0" w:space="0" w:color="auto"/>
                <w:bottom w:val="none" w:sz="0" w:space="0" w:color="auto"/>
                <w:right w:val="none" w:sz="0" w:space="0" w:color="auto"/>
              </w:divBdr>
            </w:div>
            <w:div w:id="1342394243">
              <w:marLeft w:val="0"/>
              <w:marRight w:val="0"/>
              <w:marTop w:val="0"/>
              <w:marBottom w:val="0"/>
              <w:divBdr>
                <w:top w:val="none" w:sz="0" w:space="0" w:color="auto"/>
                <w:left w:val="none" w:sz="0" w:space="0" w:color="auto"/>
                <w:bottom w:val="none" w:sz="0" w:space="0" w:color="auto"/>
                <w:right w:val="none" w:sz="0" w:space="0" w:color="auto"/>
              </w:divBdr>
            </w:div>
            <w:div w:id="1396394757">
              <w:marLeft w:val="0"/>
              <w:marRight w:val="0"/>
              <w:marTop w:val="0"/>
              <w:marBottom w:val="0"/>
              <w:divBdr>
                <w:top w:val="none" w:sz="0" w:space="0" w:color="auto"/>
                <w:left w:val="none" w:sz="0" w:space="0" w:color="auto"/>
                <w:bottom w:val="none" w:sz="0" w:space="0" w:color="auto"/>
                <w:right w:val="none" w:sz="0" w:space="0" w:color="auto"/>
              </w:divBdr>
            </w:div>
            <w:div w:id="1418407247">
              <w:marLeft w:val="0"/>
              <w:marRight w:val="0"/>
              <w:marTop w:val="0"/>
              <w:marBottom w:val="0"/>
              <w:divBdr>
                <w:top w:val="none" w:sz="0" w:space="0" w:color="auto"/>
                <w:left w:val="none" w:sz="0" w:space="0" w:color="auto"/>
                <w:bottom w:val="none" w:sz="0" w:space="0" w:color="auto"/>
                <w:right w:val="none" w:sz="0" w:space="0" w:color="auto"/>
              </w:divBdr>
            </w:div>
            <w:div w:id="1516724291">
              <w:marLeft w:val="0"/>
              <w:marRight w:val="0"/>
              <w:marTop w:val="0"/>
              <w:marBottom w:val="0"/>
              <w:divBdr>
                <w:top w:val="none" w:sz="0" w:space="0" w:color="auto"/>
                <w:left w:val="none" w:sz="0" w:space="0" w:color="auto"/>
                <w:bottom w:val="none" w:sz="0" w:space="0" w:color="auto"/>
                <w:right w:val="none" w:sz="0" w:space="0" w:color="auto"/>
              </w:divBdr>
            </w:div>
            <w:div w:id="1599485456">
              <w:marLeft w:val="0"/>
              <w:marRight w:val="0"/>
              <w:marTop w:val="0"/>
              <w:marBottom w:val="0"/>
              <w:divBdr>
                <w:top w:val="none" w:sz="0" w:space="0" w:color="auto"/>
                <w:left w:val="none" w:sz="0" w:space="0" w:color="auto"/>
                <w:bottom w:val="none" w:sz="0" w:space="0" w:color="auto"/>
                <w:right w:val="none" w:sz="0" w:space="0" w:color="auto"/>
              </w:divBdr>
            </w:div>
            <w:div w:id="1618443182">
              <w:marLeft w:val="0"/>
              <w:marRight w:val="0"/>
              <w:marTop w:val="0"/>
              <w:marBottom w:val="0"/>
              <w:divBdr>
                <w:top w:val="none" w:sz="0" w:space="0" w:color="auto"/>
                <w:left w:val="none" w:sz="0" w:space="0" w:color="auto"/>
                <w:bottom w:val="none" w:sz="0" w:space="0" w:color="auto"/>
                <w:right w:val="none" w:sz="0" w:space="0" w:color="auto"/>
              </w:divBdr>
            </w:div>
            <w:div w:id="1649940337">
              <w:marLeft w:val="0"/>
              <w:marRight w:val="0"/>
              <w:marTop w:val="0"/>
              <w:marBottom w:val="0"/>
              <w:divBdr>
                <w:top w:val="none" w:sz="0" w:space="0" w:color="auto"/>
                <w:left w:val="none" w:sz="0" w:space="0" w:color="auto"/>
                <w:bottom w:val="none" w:sz="0" w:space="0" w:color="auto"/>
                <w:right w:val="none" w:sz="0" w:space="0" w:color="auto"/>
              </w:divBdr>
            </w:div>
            <w:div w:id="1696610270">
              <w:marLeft w:val="0"/>
              <w:marRight w:val="0"/>
              <w:marTop w:val="0"/>
              <w:marBottom w:val="0"/>
              <w:divBdr>
                <w:top w:val="none" w:sz="0" w:space="0" w:color="auto"/>
                <w:left w:val="none" w:sz="0" w:space="0" w:color="auto"/>
                <w:bottom w:val="none" w:sz="0" w:space="0" w:color="auto"/>
                <w:right w:val="none" w:sz="0" w:space="0" w:color="auto"/>
              </w:divBdr>
            </w:div>
            <w:div w:id="1711108708">
              <w:marLeft w:val="0"/>
              <w:marRight w:val="0"/>
              <w:marTop w:val="0"/>
              <w:marBottom w:val="0"/>
              <w:divBdr>
                <w:top w:val="none" w:sz="0" w:space="0" w:color="auto"/>
                <w:left w:val="none" w:sz="0" w:space="0" w:color="auto"/>
                <w:bottom w:val="none" w:sz="0" w:space="0" w:color="auto"/>
                <w:right w:val="none" w:sz="0" w:space="0" w:color="auto"/>
              </w:divBdr>
            </w:div>
            <w:div w:id="1720204156">
              <w:marLeft w:val="0"/>
              <w:marRight w:val="0"/>
              <w:marTop w:val="0"/>
              <w:marBottom w:val="0"/>
              <w:divBdr>
                <w:top w:val="none" w:sz="0" w:space="0" w:color="auto"/>
                <w:left w:val="none" w:sz="0" w:space="0" w:color="auto"/>
                <w:bottom w:val="none" w:sz="0" w:space="0" w:color="auto"/>
                <w:right w:val="none" w:sz="0" w:space="0" w:color="auto"/>
              </w:divBdr>
            </w:div>
            <w:div w:id="1820419543">
              <w:marLeft w:val="0"/>
              <w:marRight w:val="0"/>
              <w:marTop w:val="0"/>
              <w:marBottom w:val="0"/>
              <w:divBdr>
                <w:top w:val="none" w:sz="0" w:space="0" w:color="auto"/>
                <w:left w:val="none" w:sz="0" w:space="0" w:color="auto"/>
                <w:bottom w:val="none" w:sz="0" w:space="0" w:color="auto"/>
                <w:right w:val="none" w:sz="0" w:space="0" w:color="auto"/>
              </w:divBdr>
            </w:div>
            <w:div w:id="1836065071">
              <w:marLeft w:val="0"/>
              <w:marRight w:val="0"/>
              <w:marTop w:val="0"/>
              <w:marBottom w:val="0"/>
              <w:divBdr>
                <w:top w:val="none" w:sz="0" w:space="0" w:color="auto"/>
                <w:left w:val="none" w:sz="0" w:space="0" w:color="auto"/>
                <w:bottom w:val="none" w:sz="0" w:space="0" w:color="auto"/>
                <w:right w:val="none" w:sz="0" w:space="0" w:color="auto"/>
              </w:divBdr>
            </w:div>
            <w:div w:id="1893880145">
              <w:marLeft w:val="0"/>
              <w:marRight w:val="0"/>
              <w:marTop w:val="0"/>
              <w:marBottom w:val="0"/>
              <w:divBdr>
                <w:top w:val="none" w:sz="0" w:space="0" w:color="auto"/>
                <w:left w:val="none" w:sz="0" w:space="0" w:color="auto"/>
                <w:bottom w:val="none" w:sz="0" w:space="0" w:color="auto"/>
                <w:right w:val="none" w:sz="0" w:space="0" w:color="auto"/>
              </w:divBdr>
            </w:div>
            <w:div w:id="1918320979">
              <w:marLeft w:val="0"/>
              <w:marRight w:val="0"/>
              <w:marTop w:val="0"/>
              <w:marBottom w:val="0"/>
              <w:divBdr>
                <w:top w:val="none" w:sz="0" w:space="0" w:color="auto"/>
                <w:left w:val="none" w:sz="0" w:space="0" w:color="auto"/>
                <w:bottom w:val="none" w:sz="0" w:space="0" w:color="auto"/>
                <w:right w:val="none" w:sz="0" w:space="0" w:color="auto"/>
              </w:divBdr>
            </w:div>
            <w:div w:id="1940212642">
              <w:marLeft w:val="0"/>
              <w:marRight w:val="0"/>
              <w:marTop w:val="0"/>
              <w:marBottom w:val="0"/>
              <w:divBdr>
                <w:top w:val="none" w:sz="0" w:space="0" w:color="auto"/>
                <w:left w:val="none" w:sz="0" w:space="0" w:color="auto"/>
                <w:bottom w:val="none" w:sz="0" w:space="0" w:color="auto"/>
                <w:right w:val="none" w:sz="0" w:space="0" w:color="auto"/>
              </w:divBdr>
            </w:div>
            <w:div w:id="1966306274">
              <w:marLeft w:val="0"/>
              <w:marRight w:val="0"/>
              <w:marTop w:val="0"/>
              <w:marBottom w:val="0"/>
              <w:divBdr>
                <w:top w:val="none" w:sz="0" w:space="0" w:color="auto"/>
                <w:left w:val="none" w:sz="0" w:space="0" w:color="auto"/>
                <w:bottom w:val="none" w:sz="0" w:space="0" w:color="auto"/>
                <w:right w:val="none" w:sz="0" w:space="0" w:color="auto"/>
              </w:divBdr>
            </w:div>
            <w:div w:id="1993555894">
              <w:marLeft w:val="0"/>
              <w:marRight w:val="0"/>
              <w:marTop w:val="0"/>
              <w:marBottom w:val="0"/>
              <w:divBdr>
                <w:top w:val="none" w:sz="0" w:space="0" w:color="auto"/>
                <w:left w:val="none" w:sz="0" w:space="0" w:color="auto"/>
                <w:bottom w:val="none" w:sz="0" w:space="0" w:color="auto"/>
                <w:right w:val="none" w:sz="0" w:space="0" w:color="auto"/>
              </w:divBdr>
            </w:div>
            <w:div w:id="206262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93977">
      <w:bodyDiv w:val="1"/>
      <w:marLeft w:val="0"/>
      <w:marRight w:val="0"/>
      <w:marTop w:val="0"/>
      <w:marBottom w:val="0"/>
      <w:divBdr>
        <w:top w:val="none" w:sz="0" w:space="0" w:color="auto"/>
        <w:left w:val="none" w:sz="0" w:space="0" w:color="auto"/>
        <w:bottom w:val="none" w:sz="0" w:space="0" w:color="auto"/>
        <w:right w:val="none" w:sz="0" w:space="0" w:color="auto"/>
      </w:divBdr>
    </w:div>
    <w:div w:id="827095825">
      <w:bodyDiv w:val="1"/>
      <w:marLeft w:val="0"/>
      <w:marRight w:val="0"/>
      <w:marTop w:val="0"/>
      <w:marBottom w:val="0"/>
      <w:divBdr>
        <w:top w:val="none" w:sz="0" w:space="0" w:color="auto"/>
        <w:left w:val="none" w:sz="0" w:space="0" w:color="auto"/>
        <w:bottom w:val="none" w:sz="0" w:space="0" w:color="auto"/>
        <w:right w:val="none" w:sz="0" w:space="0" w:color="auto"/>
      </w:divBdr>
      <w:divsChild>
        <w:div w:id="878203381">
          <w:marLeft w:val="0"/>
          <w:marRight w:val="0"/>
          <w:marTop w:val="0"/>
          <w:marBottom w:val="0"/>
          <w:divBdr>
            <w:top w:val="none" w:sz="0" w:space="0" w:color="auto"/>
            <w:left w:val="none" w:sz="0" w:space="0" w:color="auto"/>
            <w:bottom w:val="none" w:sz="0" w:space="0" w:color="auto"/>
            <w:right w:val="none" w:sz="0" w:space="0" w:color="auto"/>
          </w:divBdr>
          <w:divsChild>
            <w:div w:id="89400441">
              <w:marLeft w:val="0"/>
              <w:marRight w:val="0"/>
              <w:marTop w:val="0"/>
              <w:marBottom w:val="0"/>
              <w:divBdr>
                <w:top w:val="none" w:sz="0" w:space="0" w:color="auto"/>
                <w:left w:val="none" w:sz="0" w:space="0" w:color="auto"/>
                <w:bottom w:val="none" w:sz="0" w:space="0" w:color="auto"/>
                <w:right w:val="none" w:sz="0" w:space="0" w:color="auto"/>
              </w:divBdr>
            </w:div>
            <w:div w:id="91634780">
              <w:marLeft w:val="0"/>
              <w:marRight w:val="0"/>
              <w:marTop w:val="0"/>
              <w:marBottom w:val="0"/>
              <w:divBdr>
                <w:top w:val="none" w:sz="0" w:space="0" w:color="auto"/>
                <w:left w:val="none" w:sz="0" w:space="0" w:color="auto"/>
                <w:bottom w:val="none" w:sz="0" w:space="0" w:color="auto"/>
                <w:right w:val="none" w:sz="0" w:space="0" w:color="auto"/>
              </w:divBdr>
            </w:div>
            <w:div w:id="120268426">
              <w:marLeft w:val="0"/>
              <w:marRight w:val="0"/>
              <w:marTop w:val="0"/>
              <w:marBottom w:val="0"/>
              <w:divBdr>
                <w:top w:val="none" w:sz="0" w:space="0" w:color="auto"/>
                <w:left w:val="none" w:sz="0" w:space="0" w:color="auto"/>
                <w:bottom w:val="none" w:sz="0" w:space="0" w:color="auto"/>
                <w:right w:val="none" w:sz="0" w:space="0" w:color="auto"/>
              </w:divBdr>
            </w:div>
            <w:div w:id="178131262">
              <w:marLeft w:val="0"/>
              <w:marRight w:val="0"/>
              <w:marTop w:val="0"/>
              <w:marBottom w:val="0"/>
              <w:divBdr>
                <w:top w:val="none" w:sz="0" w:space="0" w:color="auto"/>
                <w:left w:val="none" w:sz="0" w:space="0" w:color="auto"/>
                <w:bottom w:val="none" w:sz="0" w:space="0" w:color="auto"/>
                <w:right w:val="none" w:sz="0" w:space="0" w:color="auto"/>
              </w:divBdr>
            </w:div>
            <w:div w:id="190148405">
              <w:marLeft w:val="0"/>
              <w:marRight w:val="0"/>
              <w:marTop w:val="0"/>
              <w:marBottom w:val="0"/>
              <w:divBdr>
                <w:top w:val="none" w:sz="0" w:space="0" w:color="auto"/>
                <w:left w:val="none" w:sz="0" w:space="0" w:color="auto"/>
                <w:bottom w:val="none" w:sz="0" w:space="0" w:color="auto"/>
                <w:right w:val="none" w:sz="0" w:space="0" w:color="auto"/>
              </w:divBdr>
            </w:div>
            <w:div w:id="213005462">
              <w:marLeft w:val="0"/>
              <w:marRight w:val="0"/>
              <w:marTop w:val="0"/>
              <w:marBottom w:val="0"/>
              <w:divBdr>
                <w:top w:val="none" w:sz="0" w:space="0" w:color="auto"/>
                <w:left w:val="none" w:sz="0" w:space="0" w:color="auto"/>
                <w:bottom w:val="none" w:sz="0" w:space="0" w:color="auto"/>
                <w:right w:val="none" w:sz="0" w:space="0" w:color="auto"/>
              </w:divBdr>
            </w:div>
            <w:div w:id="283772648">
              <w:marLeft w:val="0"/>
              <w:marRight w:val="0"/>
              <w:marTop w:val="0"/>
              <w:marBottom w:val="0"/>
              <w:divBdr>
                <w:top w:val="none" w:sz="0" w:space="0" w:color="auto"/>
                <w:left w:val="none" w:sz="0" w:space="0" w:color="auto"/>
                <w:bottom w:val="none" w:sz="0" w:space="0" w:color="auto"/>
                <w:right w:val="none" w:sz="0" w:space="0" w:color="auto"/>
              </w:divBdr>
            </w:div>
            <w:div w:id="305089561">
              <w:marLeft w:val="0"/>
              <w:marRight w:val="0"/>
              <w:marTop w:val="0"/>
              <w:marBottom w:val="0"/>
              <w:divBdr>
                <w:top w:val="none" w:sz="0" w:space="0" w:color="auto"/>
                <w:left w:val="none" w:sz="0" w:space="0" w:color="auto"/>
                <w:bottom w:val="none" w:sz="0" w:space="0" w:color="auto"/>
                <w:right w:val="none" w:sz="0" w:space="0" w:color="auto"/>
              </w:divBdr>
            </w:div>
            <w:div w:id="437145105">
              <w:marLeft w:val="0"/>
              <w:marRight w:val="0"/>
              <w:marTop w:val="0"/>
              <w:marBottom w:val="0"/>
              <w:divBdr>
                <w:top w:val="none" w:sz="0" w:space="0" w:color="auto"/>
                <w:left w:val="none" w:sz="0" w:space="0" w:color="auto"/>
                <w:bottom w:val="none" w:sz="0" w:space="0" w:color="auto"/>
                <w:right w:val="none" w:sz="0" w:space="0" w:color="auto"/>
              </w:divBdr>
            </w:div>
            <w:div w:id="525410845">
              <w:marLeft w:val="0"/>
              <w:marRight w:val="0"/>
              <w:marTop w:val="0"/>
              <w:marBottom w:val="0"/>
              <w:divBdr>
                <w:top w:val="none" w:sz="0" w:space="0" w:color="auto"/>
                <w:left w:val="none" w:sz="0" w:space="0" w:color="auto"/>
                <w:bottom w:val="none" w:sz="0" w:space="0" w:color="auto"/>
                <w:right w:val="none" w:sz="0" w:space="0" w:color="auto"/>
              </w:divBdr>
            </w:div>
            <w:div w:id="527837303">
              <w:marLeft w:val="0"/>
              <w:marRight w:val="0"/>
              <w:marTop w:val="0"/>
              <w:marBottom w:val="0"/>
              <w:divBdr>
                <w:top w:val="none" w:sz="0" w:space="0" w:color="auto"/>
                <w:left w:val="none" w:sz="0" w:space="0" w:color="auto"/>
                <w:bottom w:val="none" w:sz="0" w:space="0" w:color="auto"/>
                <w:right w:val="none" w:sz="0" w:space="0" w:color="auto"/>
              </w:divBdr>
            </w:div>
            <w:div w:id="624117182">
              <w:marLeft w:val="0"/>
              <w:marRight w:val="0"/>
              <w:marTop w:val="0"/>
              <w:marBottom w:val="0"/>
              <w:divBdr>
                <w:top w:val="none" w:sz="0" w:space="0" w:color="auto"/>
                <w:left w:val="none" w:sz="0" w:space="0" w:color="auto"/>
                <w:bottom w:val="none" w:sz="0" w:space="0" w:color="auto"/>
                <w:right w:val="none" w:sz="0" w:space="0" w:color="auto"/>
              </w:divBdr>
            </w:div>
            <w:div w:id="712773573">
              <w:marLeft w:val="0"/>
              <w:marRight w:val="0"/>
              <w:marTop w:val="0"/>
              <w:marBottom w:val="0"/>
              <w:divBdr>
                <w:top w:val="none" w:sz="0" w:space="0" w:color="auto"/>
                <w:left w:val="none" w:sz="0" w:space="0" w:color="auto"/>
                <w:bottom w:val="none" w:sz="0" w:space="0" w:color="auto"/>
                <w:right w:val="none" w:sz="0" w:space="0" w:color="auto"/>
              </w:divBdr>
            </w:div>
            <w:div w:id="783696403">
              <w:marLeft w:val="0"/>
              <w:marRight w:val="0"/>
              <w:marTop w:val="0"/>
              <w:marBottom w:val="0"/>
              <w:divBdr>
                <w:top w:val="none" w:sz="0" w:space="0" w:color="auto"/>
                <w:left w:val="none" w:sz="0" w:space="0" w:color="auto"/>
                <w:bottom w:val="none" w:sz="0" w:space="0" w:color="auto"/>
                <w:right w:val="none" w:sz="0" w:space="0" w:color="auto"/>
              </w:divBdr>
            </w:div>
            <w:div w:id="809589784">
              <w:marLeft w:val="0"/>
              <w:marRight w:val="0"/>
              <w:marTop w:val="0"/>
              <w:marBottom w:val="0"/>
              <w:divBdr>
                <w:top w:val="none" w:sz="0" w:space="0" w:color="auto"/>
                <w:left w:val="none" w:sz="0" w:space="0" w:color="auto"/>
                <w:bottom w:val="none" w:sz="0" w:space="0" w:color="auto"/>
                <w:right w:val="none" w:sz="0" w:space="0" w:color="auto"/>
              </w:divBdr>
            </w:div>
            <w:div w:id="894435785">
              <w:marLeft w:val="0"/>
              <w:marRight w:val="0"/>
              <w:marTop w:val="0"/>
              <w:marBottom w:val="0"/>
              <w:divBdr>
                <w:top w:val="none" w:sz="0" w:space="0" w:color="auto"/>
                <w:left w:val="none" w:sz="0" w:space="0" w:color="auto"/>
                <w:bottom w:val="none" w:sz="0" w:space="0" w:color="auto"/>
                <w:right w:val="none" w:sz="0" w:space="0" w:color="auto"/>
              </w:divBdr>
            </w:div>
            <w:div w:id="910164039">
              <w:marLeft w:val="0"/>
              <w:marRight w:val="0"/>
              <w:marTop w:val="0"/>
              <w:marBottom w:val="0"/>
              <w:divBdr>
                <w:top w:val="none" w:sz="0" w:space="0" w:color="auto"/>
                <w:left w:val="none" w:sz="0" w:space="0" w:color="auto"/>
                <w:bottom w:val="none" w:sz="0" w:space="0" w:color="auto"/>
                <w:right w:val="none" w:sz="0" w:space="0" w:color="auto"/>
              </w:divBdr>
            </w:div>
            <w:div w:id="976183184">
              <w:marLeft w:val="0"/>
              <w:marRight w:val="0"/>
              <w:marTop w:val="0"/>
              <w:marBottom w:val="0"/>
              <w:divBdr>
                <w:top w:val="none" w:sz="0" w:space="0" w:color="auto"/>
                <w:left w:val="none" w:sz="0" w:space="0" w:color="auto"/>
                <w:bottom w:val="none" w:sz="0" w:space="0" w:color="auto"/>
                <w:right w:val="none" w:sz="0" w:space="0" w:color="auto"/>
              </w:divBdr>
            </w:div>
            <w:div w:id="1008368446">
              <w:marLeft w:val="0"/>
              <w:marRight w:val="0"/>
              <w:marTop w:val="0"/>
              <w:marBottom w:val="0"/>
              <w:divBdr>
                <w:top w:val="none" w:sz="0" w:space="0" w:color="auto"/>
                <w:left w:val="none" w:sz="0" w:space="0" w:color="auto"/>
                <w:bottom w:val="none" w:sz="0" w:space="0" w:color="auto"/>
                <w:right w:val="none" w:sz="0" w:space="0" w:color="auto"/>
              </w:divBdr>
            </w:div>
            <w:div w:id="1058674545">
              <w:marLeft w:val="0"/>
              <w:marRight w:val="0"/>
              <w:marTop w:val="0"/>
              <w:marBottom w:val="0"/>
              <w:divBdr>
                <w:top w:val="none" w:sz="0" w:space="0" w:color="auto"/>
                <w:left w:val="none" w:sz="0" w:space="0" w:color="auto"/>
                <w:bottom w:val="none" w:sz="0" w:space="0" w:color="auto"/>
                <w:right w:val="none" w:sz="0" w:space="0" w:color="auto"/>
              </w:divBdr>
            </w:div>
            <w:div w:id="1086725296">
              <w:marLeft w:val="0"/>
              <w:marRight w:val="0"/>
              <w:marTop w:val="0"/>
              <w:marBottom w:val="0"/>
              <w:divBdr>
                <w:top w:val="none" w:sz="0" w:space="0" w:color="auto"/>
                <w:left w:val="none" w:sz="0" w:space="0" w:color="auto"/>
                <w:bottom w:val="none" w:sz="0" w:space="0" w:color="auto"/>
                <w:right w:val="none" w:sz="0" w:space="0" w:color="auto"/>
              </w:divBdr>
            </w:div>
            <w:div w:id="1126006286">
              <w:marLeft w:val="0"/>
              <w:marRight w:val="0"/>
              <w:marTop w:val="0"/>
              <w:marBottom w:val="0"/>
              <w:divBdr>
                <w:top w:val="none" w:sz="0" w:space="0" w:color="auto"/>
                <w:left w:val="none" w:sz="0" w:space="0" w:color="auto"/>
                <w:bottom w:val="none" w:sz="0" w:space="0" w:color="auto"/>
                <w:right w:val="none" w:sz="0" w:space="0" w:color="auto"/>
              </w:divBdr>
            </w:div>
            <w:div w:id="1186795442">
              <w:marLeft w:val="0"/>
              <w:marRight w:val="0"/>
              <w:marTop w:val="0"/>
              <w:marBottom w:val="0"/>
              <w:divBdr>
                <w:top w:val="none" w:sz="0" w:space="0" w:color="auto"/>
                <w:left w:val="none" w:sz="0" w:space="0" w:color="auto"/>
                <w:bottom w:val="none" w:sz="0" w:space="0" w:color="auto"/>
                <w:right w:val="none" w:sz="0" w:space="0" w:color="auto"/>
              </w:divBdr>
            </w:div>
            <w:div w:id="1214776405">
              <w:marLeft w:val="0"/>
              <w:marRight w:val="0"/>
              <w:marTop w:val="0"/>
              <w:marBottom w:val="0"/>
              <w:divBdr>
                <w:top w:val="none" w:sz="0" w:space="0" w:color="auto"/>
                <w:left w:val="none" w:sz="0" w:space="0" w:color="auto"/>
                <w:bottom w:val="none" w:sz="0" w:space="0" w:color="auto"/>
                <w:right w:val="none" w:sz="0" w:space="0" w:color="auto"/>
              </w:divBdr>
            </w:div>
            <w:div w:id="1218861269">
              <w:marLeft w:val="0"/>
              <w:marRight w:val="0"/>
              <w:marTop w:val="0"/>
              <w:marBottom w:val="0"/>
              <w:divBdr>
                <w:top w:val="none" w:sz="0" w:space="0" w:color="auto"/>
                <w:left w:val="none" w:sz="0" w:space="0" w:color="auto"/>
                <w:bottom w:val="none" w:sz="0" w:space="0" w:color="auto"/>
                <w:right w:val="none" w:sz="0" w:space="0" w:color="auto"/>
              </w:divBdr>
            </w:div>
            <w:div w:id="1309164913">
              <w:marLeft w:val="0"/>
              <w:marRight w:val="0"/>
              <w:marTop w:val="0"/>
              <w:marBottom w:val="0"/>
              <w:divBdr>
                <w:top w:val="none" w:sz="0" w:space="0" w:color="auto"/>
                <w:left w:val="none" w:sz="0" w:space="0" w:color="auto"/>
                <w:bottom w:val="none" w:sz="0" w:space="0" w:color="auto"/>
                <w:right w:val="none" w:sz="0" w:space="0" w:color="auto"/>
              </w:divBdr>
            </w:div>
            <w:div w:id="1362048320">
              <w:marLeft w:val="0"/>
              <w:marRight w:val="0"/>
              <w:marTop w:val="0"/>
              <w:marBottom w:val="0"/>
              <w:divBdr>
                <w:top w:val="none" w:sz="0" w:space="0" w:color="auto"/>
                <w:left w:val="none" w:sz="0" w:space="0" w:color="auto"/>
                <w:bottom w:val="none" w:sz="0" w:space="0" w:color="auto"/>
                <w:right w:val="none" w:sz="0" w:space="0" w:color="auto"/>
              </w:divBdr>
            </w:div>
            <w:div w:id="1444374800">
              <w:marLeft w:val="0"/>
              <w:marRight w:val="0"/>
              <w:marTop w:val="0"/>
              <w:marBottom w:val="0"/>
              <w:divBdr>
                <w:top w:val="none" w:sz="0" w:space="0" w:color="auto"/>
                <w:left w:val="none" w:sz="0" w:space="0" w:color="auto"/>
                <w:bottom w:val="none" w:sz="0" w:space="0" w:color="auto"/>
                <w:right w:val="none" w:sz="0" w:space="0" w:color="auto"/>
              </w:divBdr>
            </w:div>
            <w:div w:id="1447382635">
              <w:marLeft w:val="0"/>
              <w:marRight w:val="0"/>
              <w:marTop w:val="0"/>
              <w:marBottom w:val="0"/>
              <w:divBdr>
                <w:top w:val="none" w:sz="0" w:space="0" w:color="auto"/>
                <w:left w:val="none" w:sz="0" w:space="0" w:color="auto"/>
                <w:bottom w:val="none" w:sz="0" w:space="0" w:color="auto"/>
                <w:right w:val="none" w:sz="0" w:space="0" w:color="auto"/>
              </w:divBdr>
            </w:div>
            <w:div w:id="1537158555">
              <w:marLeft w:val="0"/>
              <w:marRight w:val="0"/>
              <w:marTop w:val="0"/>
              <w:marBottom w:val="0"/>
              <w:divBdr>
                <w:top w:val="none" w:sz="0" w:space="0" w:color="auto"/>
                <w:left w:val="none" w:sz="0" w:space="0" w:color="auto"/>
                <w:bottom w:val="none" w:sz="0" w:space="0" w:color="auto"/>
                <w:right w:val="none" w:sz="0" w:space="0" w:color="auto"/>
              </w:divBdr>
            </w:div>
            <w:div w:id="1560552707">
              <w:marLeft w:val="0"/>
              <w:marRight w:val="0"/>
              <w:marTop w:val="0"/>
              <w:marBottom w:val="0"/>
              <w:divBdr>
                <w:top w:val="none" w:sz="0" w:space="0" w:color="auto"/>
                <w:left w:val="none" w:sz="0" w:space="0" w:color="auto"/>
                <w:bottom w:val="none" w:sz="0" w:space="0" w:color="auto"/>
                <w:right w:val="none" w:sz="0" w:space="0" w:color="auto"/>
              </w:divBdr>
            </w:div>
            <w:div w:id="1595557261">
              <w:marLeft w:val="0"/>
              <w:marRight w:val="0"/>
              <w:marTop w:val="0"/>
              <w:marBottom w:val="0"/>
              <w:divBdr>
                <w:top w:val="none" w:sz="0" w:space="0" w:color="auto"/>
                <w:left w:val="none" w:sz="0" w:space="0" w:color="auto"/>
                <w:bottom w:val="none" w:sz="0" w:space="0" w:color="auto"/>
                <w:right w:val="none" w:sz="0" w:space="0" w:color="auto"/>
              </w:divBdr>
            </w:div>
            <w:div w:id="1744253188">
              <w:marLeft w:val="0"/>
              <w:marRight w:val="0"/>
              <w:marTop w:val="0"/>
              <w:marBottom w:val="0"/>
              <w:divBdr>
                <w:top w:val="none" w:sz="0" w:space="0" w:color="auto"/>
                <w:left w:val="none" w:sz="0" w:space="0" w:color="auto"/>
                <w:bottom w:val="none" w:sz="0" w:space="0" w:color="auto"/>
                <w:right w:val="none" w:sz="0" w:space="0" w:color="auto"/>
              </w:divBdr>
            </w:div>
            <w:div w:id="1782065504">
              <w:marLeft w:val="0"/>
              <w:marRight w:val="0"/>
              <w:marTop w:val="0"/>
              <w:marBottom w:val="0"/>
              <w:divBdr>
                <w:top w:val="none" w:sz="0" w:space="0" w:color="auto"/>
                <w:left w:val="none" w:sz="0" w:space="0" w:color="auto"/>
                <w:bottom w:val="none" w:sz="0" w:space="0" w:color="auto"/>
                <w:right w:val="none" w:sz="0" w:space="0" w:color="auto"/>
              </w:divBdr>
            </w:div>
            <w:div w:id="1803497922">
              <w:marLeft w:val="0"/>
              <w:marRight w:val="0"/>
              <w:marTop w:val="0"/>
              <w:marBottom w:val="0"/>
              <w:divBdr>
                <w:top w:val="none" w:sz="0" w:space="0" w:color="auto"/>
                <w:left w:val="none" w:sz="0" w:space="0" w:color="auto"/>
                <w:bottom w:val="none" w:sz="0" w:space="0" w:color="auto"/>
                <w:right w:val="none" w:sz="0" w:space="0" w:color="auto"/>
              </w:divBdr>
            </w:div>
            <w:div w:id="1822113753">
              <w:marLeft w:val="0"/>
              <w:marRight w:val="0"/>
              <w:marTop w:val="0"/>
              <w:marBottom w:val="0"/>
              <w:divBdr>
                <w:top w:val="none" w:sz="0" w:space="0" w:color="auto"/>
                <w:left w:val="none" w:sz="0" w:space="0" w:color="auto"/>
                <w:bottom w:val="none" w:sz="0" w:space="0" w:color="auto"/>
                <w:right w:val="none" w:sz="0" w:space="0" w:color="auto"/>
              </w:divBdr>
            </w:div>
            <w:div w:id="1824003966">
              <w:marLeft w:val="0"/>
              <w:marRight w:val="0"/>
              <w:marTop w:val="0"/>
              <w:marBottom w:val="0"/>
              <w:divBdr>
                <w:top w:val="none" w:sz="0" w:space="0" w:color="auto"/>
                <w:left w:val="none" w:sz="0" w:space="0" w:color="auto"/>
                <w:bottom w:val="none" w:sz="0" w:space="0" w:color="auto"/>
                <w:right w:val="none" w:sz="0" w:space="0" w:color="auto"/>
              </w:divBdr>
            </w:div>
            <w:div w:id="1827012771">
              <w:marLeft w:val="0"/>
              <w:marRight w:val="0"/>
              <w:marTop w:val="0"/>
              <w:marBottom w:val="0"/>
              <w:divBdr>
                <w:top w:val="none" w:sz="0" w:space="0" w:color="auto"/>
                <w:left w:val="none" w:sz="0" w:space="0" w:color="auto"/>
                <w:bottom w:val="none" w:sz="0" w:space="0" w:color="auto"/>
                <w:right w:val="none" w:sz="0" w:space="0" w:color="auto"/>
              </w:divBdr>
            </w:div>
            <w:div w:id="1883785793">
              <w:marLeft w:val="0"/>
              <w:marRight w:val="0"/>
              <w:marTop w:val="0"/>
              <w:marBottom w:val="0"/>
              <w:divBdr>
                <w:top w:val="none" w:sz="0" w:space="0" w:color="auto"/>
                <w:left w:val="none" w:sz="0" w:space="0" w:color="auto"/>
                <w:bottom w:val="none" w:sz="0" w:space="0" w:color="auto"/>
                <w:right w:val="none" w:sz="0" w:space="0" w:color="auto"/>
              </w:divBdr>
            </w:div>
            <w:div w:id="1926649715">
              <w:marLeft w:val="0"/>
              <w:marRight w:val="0"/>
              <w:marTop w:val="0"/>
              <w:marBottom w:val="0"/>
              <w:divBdr>
                <w:top w:val="none" w:sz="0" w:space="0" w:color="auto"/>
                <w:left w:val="none" w:sz="0" w:space="0" w:color="auto"/>
                <w:bottom w:val="none" w:sz="0" w:space="0" w:color="auto"/>
                <w:right w:val="none" w:sz="0" w:space="0" w:color="auto"/>
              </w:divBdr>
            </w:div>
            <w:div w:id="1953779373">
              <w:marLeft w:val="0"/>
              <w:marRight w:val="0"/>
              <w:marTop w:val="0"/>
              <w:marBottom w:val="0"/>
              <w:divBdr>
                <w:top w:val="none" w:sz="0" w:space="0" w:color="auto"/>
                <w:left w:val="none" w:sz="0" w:space="0" w:color="auto"/>
                <w:bottom w:val="none" w:sz="0" w:space="0" w:color="auto"/>
                <w:right w:val="none" w:sz="0" w:space="0" w:color="auto"/>
              </w:divBdr>
            </w:div>
            <w:div w:id="1984309289">
              <w:marLeft w:val="0"/>
              <w:marRight w:val="0"/>
              <w:marTop w:val="0"/>
              <w:marBottom w:val="0"/>
              <w:divBdr>
                <w:top w:val="none" w:sz="0" w:space="0" w:color="auto"/>
                <w:left w:val="none" w:sz="0" w:space="0" w:color="auto"/>
                <w:bottom w:val="none" w:sz="0" w:space="0" w:color="auto"/>
                <w:right w:val="none" w:sz="0" w:space="0" w:color="auto"/>
              </w:divBdr>
            </w:div>
            <w:div w:id="1985040029">
              <w:marLeft w:val="0"/>
              <w:marRight w:val="0"/>
              <w:marTop w:val="0"/>
              <w:marBottom w:val="0"/>
              <w:divBdr>
                <w:top w:val="none" w:sz="0" w:space="0" w:color="auto"/>
                <w:left w:val="none" w:sz="0" w:space="0" w:color="auto"/>
                <w:bottom w:val="none" w:sz="0" w:space="0" w:color="auto"/>
                <w:right w:val="none" w:sz="0" w:space="0" w:color="auto"/>
              </w:divBdr>
            </w:div>
            <w:div w:id="1990016755">
              <w:marLeft w:val="0"/>
              <w:marRight w:val="0"/>
              <w:marTop w:val="0"/>
              <w:marBottom w:val="0"/>
              <w:divBdr>
                <w:top w:val="none" w:sz="0" w:space="0" w:color="auto"/>
                <w:left w:val="none" w:sz="0" w:space="0" w:color="auto"/>
                <w:bottom w:val="none" w:sz="0" w:space="0" w:color="auto"/>
                <w:right w:val="none" w:sz="0" w:space="0" w:color="auto"/>
              </w:divBdr>
            </w:div>
            <w:div w:id="2025785517">
              <w:marLeft w:val="0"/>
              <w:marRight w:val="0"/>
              <w:marTop w:val="0"/>
              <w:marBottom w:val="0"/>
              <w:divBdr>
                <w:top w:val="none" w:sz="0" w:space="0" w:color="auto"/>
                <w:left w:val="none" w:sz="0" w:space="0" w:color="auto"/>
                <w:bottom w:val="none" w:sz="0" w:space="0" w:color="auto"/>
                <w:right w:val="none" w:sz="0" w:space="0" w:color="auto"/>
              </w:divBdr>
            </w:div>
            <w:div w:id="2032800652">
              <w:marLeft w:val="0"/>
              <w:marRight w:val="0"/>
              <w:marTop w:val="0"/>
              <w:marBottom w:val="0"/>
              <w:divBdr>
                <w:top w:val="none" w:sz="0" w:space="0" w:color="auto"/>
                <w:left w:val="none" w:sz="0" w:space="0" w:color="auto"/>
                <w:bottom w:val="none" w:sz="0" w:space="0" w:color="auto"/>
                <w:right w:val="none" w:sz="0" w:space="0" w:color="auto"/>
              </w:divBdr>
            </w:div>
            <w:div w:id="2076512020">
              <w:marLeft w:val="0"/>
              <w:marRight w:val="0"/>
              <w:marTop w:val="0"/>
              <w:marBottom w:val="0"/>
              <w:divBdr>
                <w:top w:val="none" w:sz="0" w:space="0" w:color="auto"/>
                <w:left w:val="none" w:sz="0" w:space="0" w:color="auto"/>
                <w:bottom w:val="none" w:sz="0" w:space="0" w:color="auto"/>
                <w:right w:val="none" w:sz="0" w:space="0" w:color="auto"/>
              </w:divBdr>
            </w:div>
            <w:div w:id="2103985145">
              <w:marLeft w:val="0"/>
              <w:marRight w:val="0"/>
              <w:marTop w:val="0"/>
              <w:marBottom w:val="0"/>
              <w:divBdr>
                <w:top w:val="none" w:sz="0" w:space="0" w:color="auto"/>
                <w:left w:val="none" w:sz="0" w:space="0" w:color="auto"/>
                <w:bottom w:val="none" w:sz="0" w:space="0" w:color="auto"/>
                <w:right w:val="none" w:sz="0" w:space="0" w:color="auto"/>
              </w:divBdr>
            </w:div>
            <w:div w:id="213771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62853">
      <w:bodyDiv w:val="1"/>
      <w:marLeft w:val="0"/>
      <w:marRight w:val="0"/>
      <w:marTop w:val="0"/>
      <w:marBottom w:val="0"/>
      <w:divBdr>
        <w:top w:val="none" w:sz="0" w:space="0" w:color="auto"/>
        <w:left w:val="none" w:sz="0" w:space="0" w:color="auto"/>
        <w:bottom w:val="none" w:sz="0" w:space="0" w:color="auto"/>
        <w:right w:val="none" w:sz="0" w:space="0" w:color="auto"/>
      </w:divBdr>
      <w:divsChild>
        <w:div w:id="1066225994">
          <w:marLeft w:val="0"/>
          <w:marRight w:val="0"/>
          <w:marTop w:val="0"/>
          <w:marBottom w:val="0"/>
          <w:divBdr>
            <w:top w:val="none" w:sz="0" w:space="0" w:color="auto"/>
            <w:left w:val="none" w:sz="0" w:space="0" w:color="auto"/>
            <w:bottom w:val="none" w:sz="0" w:space="0" w:color="auto"/>
            <w:right w:val="none" w:sz="0" w:space="0" w:color="auto"/>
          </w:divBdr>
          <w:divsChild>
            <w:div w:id="11155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89126">
      <w:bodyDiv w:val="1"/>
      <w:marLeft w:val="0"/>
      <w:marRight w:val="0"/>
      <w:marTop w:val="0"/>
      <w:marBottom w:val="0"/>
      <w:divBdr>
        <w:top w:val="none" w:sz="0" w:space="0" w:color="auto"/>
        <w:left w:val="none" w:sz="0" w:space="0" w:color="auto"/>
        <w:bottom w:val="none" w:sz="0" w:space="0" w:color="auto"/>
        <w:right w:val="none" w:sz="0" w:space="0" w:color="auto"/>
      </w:divBdr>
      <w:divsChild>
        <w:div w:id="1144664018">
          <w:marLeft w:val="0"/>
          <w:marRight w:val="0"/>
          <w:marTop w:val="0"/>
          <w:marBottom w:val="0"/>
          <w:divBdr>
            <w:top w:val="none" w:sz="0" w:space="0" w:color="auto"/>
            <w:left w:val="none" w:sz="0" w:space="0" w:color="auto"/>
            <w:bottom w:val="none" w:sz="0" w:space="0" w:color="auto"/>
            <w:right w:val="none" w:sz="0" w:space="0" w:color="auto"/>
          </w:divBdr>
          <w:divsChild>
            <w:div w:id="228154473">
              <w:marLeft w:val="0"/>
              <w:marRight w:val="0"/>
              <w:marTop w:val="0"/>
              <w:marBottom w:val="0"/>
              <w:divBdr>
                <w:top w:val="none" w:sz="0" w:space="0" w:color="auto"/>
                <w:left w:val="none" w:sz="0" w:space="0" w:color="auto"/>
                <w:bottom w:val="none" w:sz="0" w:space="0" w:color="auto"/>
                <w:right w:val="none" w:sz="0" w:space="0" w:color="auto"/>
              </w:divBdr>
            </w:div>
            <w:div w:id="304555522">
              <w:marLeft w:val="0"/>
              <w:marRight w:val="0"/>
              <w:marTop w:val="0"/>
              <w:marBottom w:val="0"/>
              <w:divBdr>
                <w:top w:val="none" w:sz="0" w:space="0" w:color="auto"/>
                <w:left w:val="none" w:sz="0" w:space="0" w:color="auto"/>
                <w:bottom w:val="none" w:sz="0" w:space="0" w:color="auto"/>
                <w:right w:val="none" w:sz="0" w:space="0" w:color="auto"/>
              </w:divBdr>
            </w:div>
            <w:div w:id="349376106">
              <w:marLeft w:val="0"/>
              <w:marRight w:val="0"/>
              <w:marTop w:val="0"/>
              <w:marBottom w:val="0"/>
              <w:divBdr>
                <w:top w:val="none" w:sz="0" w:space="0" w:color="auto"/>
                <w:left w:val="none" w:sz="0" w:space="0" w:color="auto"/>
                <w:bottom w:val="none" w:sz="0" w:space="0" w:color="auto"/>
                <w:right w:val="none" w:sz="0" w:space="0" w:color="auto"/>
              </w:divBdr>
            </w:div>
            <w:div w:id="719982579">
              <w:marLeft w:val="0"/>
              <w:marRight w:val="0"/>
              <w:marTop w:val="0"/>
              <w:marBottom w:val="0"/>
              <w:divBdr>
                <w:top w:val="none" w:sz="0" w:space="0" w:color="auto"/>
                <w:left w:val="none" w:sz="0" w:space="0" w:color="auto"/>
                <w:bottom w:val="none" w:sz="0" w:space="0" w:color="auto"/>
                <w:right w:val="none" w:sz="0" w:space="0" w:color="auto"/>
              </w:divBdr>
            </w:div>
            <w:div w:id="1443495992">
              <w:marLeft w:val="0"/>
              <w:marRight w:val="0"/>
              <w:marTop w:val="0"/>
              <w:marBottom w:val="0"/>
              <w:divBdr>
                <w:top w:val="none" w:sz="0" w:space="0" w:color="auto"/>
                <w:left w:val="none" w:sz="0" w:space="0" w:color="auto"/>
                <w:bottom w:val="none" w:sz="0" w:space="0" w:color="auto"/>
                <w:right w:val="none" w:sz="0" w:space="0" w:color="auto"/>
              </w:divBdr>
            </w:div>
            <w:div w:id="1909998017">
              <w:marLeft w:val="0"/>
              <w:marRight w:val="0"/>
              <w:marTop w:val="0"/>
              <w:marBottom w:val="0"/>
              <w:divBdr>
                <w:top w:val="none" w:sz="0" w:space="0" w:color="auto"/>
                <w:left w:val="none" w:sz="0" w:space="0" w:color="auto"/>
                <w:bottom w:val="none" w:sz="0" w:space="0" w:color="auto"/>
                <w:right w:val="none" w:sz="0" w:space="0" w:color="auto"/>
              </w:divBdr>
            </w:div>
            <w:div w:id="204636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320095">
      <w:bodyDiv w:val="1"/>
      <w:marLeft w:val="0"/>
      <w:marRight w:val="0"/>
      <w:marTop w:val="0"/>
      <w:marBottom w:val="0"/>
      <w:divBdr>
        <w:top w:val="none" w:sz="0" w:space="0" w:color="auto"/>
        <w:left w:val="none" w:sz="0" w:space="0" w:color="auto"/>
        <w:bottom w:val="none" w:sz="0" w:space="0" w:color="auto"/>
        <w:right w:val="none" w:sz="0" w:space="0" w:color="auto"/>
      </w:divBdr>
      <w:divsChild>
        <w:div w:id="982008995">
          <w:marLeft w:val="0"/>
          <w:marRight w:val="0"/>
          <w:marTop w:val="0"/>
          <w:marBottom w:val="0"/>
          <w:divBdr>
            <w:top w:val="none" w:sz="0" w:space="0" w:color="auto"/>
            <w:left w:val="none" w:sz="0" w:space="0" w:color="auto"/>
            <w:bottom w:val="none" w:sz="0" w:space="0" w:color="auto"/>
            <w:right w:val="none" w:sz="0" w:space="0" w:color="auto"/>
          </w:divBdr>
          <w:divsChild>
            <w:div w:id="119811786">
              <w:marLeft w:val="0"/>
              <w:marRight w:val="0"/>
              <w:marTop w:val="0"/>
              <w:marBottom w:val="0"/>
              <w:divBdr>
                <w:top w:val="none" w:sz="0" w:space="0" w:color="auto"/>
                <w:left w:val="none" w:sz="0" w:space="0" w:color="auto"/>
                <w:bottom w:val="none" w:sz="0" w:space="0" w:color="auto"/>
                <w:right w:val="none" w:sz="0" w:space="0" w:color="auto"/>
              </w:divBdr>
            </w:div>
            <w:div w:id="134028486">
              <w:marLeft w:val="0"/>
              <w:marRight w:val="0"/>
              <w:marTop w:val="0"/>
              <w:marBottom w:val="0"/>
              <w:divBdr>
                <w:top w:val="none" w:sz="0" w:space="0" w:color="auto"/>
                <w:left w:val="none" w:sz="0" w:space="0" w:color="auto"/>
                <w:bottom w:val="none" w:sz="0" w:space="0" w:color="auto"/>
                <w:right w:val="none" w:sz="0" w:space="0" w:color="auto"/>
              </w:divBdr>
            </w:div>
            <w:div w:id="403382359">
              <w:marLeft w:val="0"/>
              <w:marRight w:val="0"/>
              <w:marTop w:val="0"/>
              <w:marBottom w:val="0"/>
              <w:divBdr>
                <w:top w:val="none" w:sz="0" w:space="0" w:color="auto"/>
                <w:left w:val="none" w:sz="0" w:space="0" w:color="auto"/>
                <w:bottom w:val="none" w:sz="0" w:space="0" w:color="auto"/>
                <w:right w:val="none" w:sz="0" w:space="0" w:color="auto"/>
              </w:divBdr>
            </w:div>
            <w:div w:id="420225822">
              <w:marLeft w:val="0"/>
              <w:marRight w:val="0"/>
              <w:marTop w:val="0"/>
              <w:marBottom w:val="0"/>
              <w:divBdr>
                <w:top w:val="none" w:sz="0" w:space="0" w:color="auto"/>
                <w:left w:val="none" w:sz="0" w:space="0" w:color="auto"/>
                <w:bottom w:val="none" w:sz="0" w:space="0" w:color="auto"/>
                <w:right w:val="none" w:sz="0" w:space="0" w:color="auto"/>
              </w:divBdr>
            </w:div>
            <w:div w:id="498472248">
              <w:marLeft w:val="0"/>
              <w:marRight w:val="0"/>
              <w:marTop w:val="0"/>
              <w:marBottom w:val="0"/>
              <w:divBdr>
                <w:top w:val="none" w:sz="0" w:space="0" w:color="auto"/>
                <w:left w:val="none" w:sz="0" w:space="0" w:color="auto"/>
                <w:bottom w:val="none" w:sz="0" w:space="0" w:color="auto"/>
                <w:right w:val="none" w:sz="0" w:space="0" w:color="auto"/>
              </w:divBdr>
            </w:div>
            <w:div w:id="539392628">
              <w:marLeft w:val="0"/>
              <w:marRight w:val="0"/>
              <w:marTop w:val="0"/>
              <w:marBottom w:val="0"/>
              <w:divBdr>
                <w:top w:val="none" w:sz="0" w:space="0" w:color="auto"/>
                <w:left w:val="none" w:sz="0" w:space="0" w:color="auto"/>
                <w:bottom w:val="none" w:sz="0" w:space="0" w:color="auto"/>
                <w:right w:val="none" w:sz="0" w:space="0" w:color="auto"/>
              </w:divBdr>
            </w:div>
            <w:div w:id="624114878">
              <w:marLeft w:val="0"/>
              <w:marRight w:val="0"/>
              <w:marTop w:val="0"/>
              <w:marBottom w:val="0"/>
              <w:divBdr>
                <w:top w:val="none" w:sz="0" w:space="0" w:color="auto"/>
                <w:left w:val="none" w:sz="0" w:space="0" w:color="auto"/>
                <w:bottom w:val="none" w:sz="0" w:space="0" w:color="auto"/>
                <w:right w:val="none" w:sz="0" w:space="0" w:color="auto"/>
              </w:divBdr>
            </w:div>
            <w:div w:id="630403256">
              <w:marLeft w:val="0"/>
              <w:marRight w:val="0"/>
              <w:marTop w:val="0"/>
              <w:marBottom w:val="0"/>
              <w:divBdr>
                <w:top w:val="none" w:sz="0" w:space="0" w:color="auto"/>
                <w:left w:val="none" w:sz="0" w:space="0" w:color="auto"/>
                <w:bottom w:val="none" w:sz="0" w:space="0" w:color="auto"/>
                <w:right w:val="none" w:sz="0" w:space="0" w:color="auto"/>
              </w:divBdr>
            </w:div>
            <w:div w:id="806052310">
              <w:marLeft w:val="0"/>
              <w:marRight w:val="0"/>
              <w:marTop w:val="0"/>
              <w:marBottom w:val="0"/>
              <w:divBdr>
                <w:top w:val="none" w:sz="0" w:space="0" w:color="auto"/>
                <w:left w:val="none" w:sz="0" w:space="0" w:color="auto"/>
                <w:bottom w:val="none" w:sz="0" w:space="0" w:color="auto"/>
                <w:right w:val="none" w:sz="0" w:space="0" w:color="auto"/>
              </w:divBdr>
            </w:div>
            <w:div w:id="991636538">
              <w:marLeft w:val="0"/>
              <w:marRight w:val="0"/>
              <w:marTop w:val="0"/>
              <w:marBottom w:val="0"/>
              <w:divBdr>
                <w:top w:val="none" w:sz="0" w:space="0" w:color="auto"/>
                <w:left w:val="none" w:sz="0" w:space="0" w:color="auto"/>
                <w:bottom w:val="none" w:sz="0" w:space="0" w:color="auto"/>
                <w:right w:val="none" w:sz="0" w:space="0" w:color="auto"/>
              </w:divBdr>
            </w:div>
            <w:div w:id="999577455">
              <w:marLeft w:val="0"/>
              <w:marRight w:val="0"/>
              <w:marTop w:val="0"/>
              <w:marBottom w:val="0"/>
              <w:divBdr>
                <w:top w:val="none" w:sz="0" w:space="0" w:color="auto"/>
                <w:left w:val="none" w:sz="0" w:space="0" w:color="auto"/>
                <w:bottom w:val="none" w:sz="0" w:space="0" w:color="auto"/>
                <w:right w:val="none" w:sz="0" w:space="0" w:color="auto"/>
              </w:divBdr>
            </w:div>
            <w:div w:id="1109590078">
              <w:marLeft w:val="0"/>
              <w:marRight w:val="0"/>
              <w:marTop w:val="0"/>
              <w:marBottom w:val="0"/>
              <w:divBdr>
                <w:top w:val="none" w:sz="0" w:space="0" w:color="auto"/>
                <w:left w:val="none" w:sz="0" w:space="0" w:color="auto"/>
                <w:bottom w:val="none" w:sz="0" w:space="0" w:color="auto"/>
                <w:right w:val="none" w:sz="0" w:space="0" w:color="auto"/>
              </w:divBdr>
            </w:div>
            <w:div w:id="1431731566">
              <w:marLeft w:val="0"/>
              <w:marRight w:val="0"/>
              <w:marTop w:val="0"/>
              <w:marBottom w:val="0"/>
              <w:divBdr>
                <w:top w:val="none" w:sz="0" w:space="0" w:color="auto"/>
                <w:left w:val="none" w:sz="0" w:space="0" w:color="auto"/>
                <w:bottom w:val="none" w:sz="0" w:space="0" w:color="auto"/>
                <w:right w:val="none" w:sz="0" w:space="0" w:color="auto"/>
              </w:divBdr>
            </w:div>
            <w:div w:id="1479110126">
              <w:marLeft w:val="0"/>
              <w:marRight w:val="0"/>
              <w:marTop w:val="0"/>
              <w:marBottom w:val="0"/>
              <w:divBdr>
                <w:top w:val="none" w:sz="0" w:space="0" w:color="auto"/>
                <w:left w:val="none" w:sz="0" w:space="0" w:color="auto"/>
                <w:bottom w:val="none" w:sz="0" w:space="0" w:color="auto"/>
                <w:right w:val="none" w:sz="0" w:space="0" w:color="auto"/>
              </w:divBdr>
            </w:div>
            <w:div w:id="1523203724">
              <w:marLeft w:val="0"/>
              <w:marRight w:val="0"/>
              <w:marTop w:val="0"/>
              <w:marBottom w:val="0"/>
              <w:divBdr>
                <w:top w:val="none" w:sz="0" w:space="0" w:color="auto"/>
                <w:left w:val="none" w:sz="0" w:space="0" w:color="auto"/>
                <w:bottom w:val="none" w:sz="0" w:space="0" w:color="auto"/>
                <w:right w:val="none" w:sz="0" w:space="0" w:color="auto"/>
              </w:divBdr>
            </w:div>
            <w:div w:id="1581408056">
              <w:marLeft w:val="0"/>
              <w:marRight w:val="0"/>
              <w:marTop w:val="0"/>
              <w:marBottom w:val="0"/>
              <w:divBdr>
                <w:top w:val="none" w:sz="0" w:space="0" w:color="auto"/>
                <w:left w:val="none" w:sz="0" w:space="0" w:color="auto"/>
                <w:bottom w:val="none" w:sz="0" w:space="0" w:color="auto"/>
                <w:right w:val="none" w:sz="0" w:space="0" w:color="auto"/>
              </w:divBdr>
            </w:div>
            <w:div w:id="1664164951">
              <w:marLeft w:val="0"/>
              <w:marRight w:val="0"/>
              <w:marTop w:val="0"/>
              <w:marBottom w:val="0"/>
              <w:divBdr>
                <w:top w:val="none" w:sz="0" w:space="0" w:color="auto"/>
                <w:left w:val="none" w:sz="0" w:space="0" w:color="auto"/>
                <w:bottom w:val="none" w:sz="0" w:space="0" w:color="auto"/>
                <w:right w:val="none" w:sz="0" w:space="0" w:color="auto"/>
              </w:divBdr>
            </w:div>
            <w:div w:id="1669988783">
              <w:marLeft w:val="0"/>
              <w:marRight w:val="0"/>
              <w:marTop w:val="0"/>
              <w:marBottom w:val="0"/>
              <w:divBdr>
                <w:top w:val="none" w:sz="0" w:space="0" w:color="auto"/>
                <w:left w:val="none" w:sz="0" w:space="0" w:color="auto"/>
                <w:bottom w:val="none" w:sz="0" w:space="0" w:color="auto"/>
                <w:right w:val="none" w:sz="0" w:space="0" w:color="auto"/>
              </w:divBdr>
            </w:div>
            <w:div w:id="1710950460">
              <w:marLeft w:val="0"/>
              <w:marRight w:val="0"/>
              <w:marTop w:val="0"/>
              <w:marBottom w:val="0"/>
              <w:divBdr>
                <w:top w:val="none" w:sz="0" w:space="0" w:color="auto"/>
                <w:left w:val="none" w:sz="0" w:space="0" w:color="auto"/>
                <w:bottom w:val="none" w:sz="0" w:space="0" w:color="auto"/>
                <w:right w:val="none" w:sz="0" w:space="0" w:color="auto"/>
              </w:divBdr>
            </w:div>
            <w:div w:id="1730877947">
              <w:marLeft w:val="0"/>
              <w:marRight w:val="0"/>
              <w:marTop w:val="0"/>
              <w:marBottom w:val="0"/>
              <w:divBdr>
                <w:top w:val="none" w:sz="0" w:space="0" w:color="auto"/>
                <w:left w:val="none" w:sz="0" w:space="0" w:color="auto"/>
                <w:bottom w:val="none" w:sz="0" w:space="0" w:color="auto"/>
                <w:right w:val="none" w:sz="0" w:space="0" w:color="auto"/>
              </w:divBdr>
            </w:div>
            <w:div w:id="1796286843">
              <w:marLeft w:val="0"/>
              <w:marRight w:val="0"/>
              <w:marTop w:val="0"/>
              <w:marBottom w:val="0"/>
              <w:divBdr>
                <w:top w:val="none" w:sz="0" w:space="0" w:color="auto"/>
                <w:left w:val="none" w:sz="0" w:space="0" w:color="auto"/>
                <w:bottom w:val="none" w:sz="0" w:space="0" w:color="auto"/>
                <w:right w:val="none" w:sz="0" w:space="0" w:color="auto"/>
              </w:divBdr>
            </w:div>
            <w:div w:id="190548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2753">
      <w:bodyDiv w:val="1"/>
      <w:marLeft w:val="0"/>
      <w:marRight w:val="0"/>
      <w:marTop w:val="0"/>
      <w:marBottom w:val="0"/>
      <w:divBdr>
        <w:top w:val="none" w:sz="0" w:space="0" w:color="auto"/>
        <w:left w:val="none" w:sz="0" w:space="0" w:color="auto"/>
        <w:bottom w:val="none" w:sz="0" w:space="0" w:color="auto"/>
        <w:right w:val="none" w:sz="0" w:space="0" w:color="auto"/>
      </w:divBdr>
      <w:divsChild>
        <w:div w:id="699278383">
          <w:marLeft w:val="0"/>
          <w:marRight w:val="0"/>
          <w:marTop w:val="0"/>
          <w:marBottom w:val="0"/>
          <w:divBdr>
            <w:top w:val="none" w:sz="0" w:space="0" w:color="auto"/>
            <w:left w:val="none" w:sz="0" w:space="0" w:color="auto"/>
            <w:bottom w:val="none" w:sz="0" w:space="0" w:color="auto"/>
            <w:right w:val="none" w:sz="0" w:space="0" w:color="auto"/>
          </w:divBdr>
          <w:divsChild>
            <w:div w:id="1056289">
              <w:marLeft w:val="0"/>
              <w:marRight w:val="0"/>
              <w:marTop w:val="0"/>
              <w:marBottom w:val="0"/>
              <w:divBdr>
                <w:top w:val="none" w:sz="0" w:space="0" w:color="auto"/>
                <w:left w:val="none" w:sz="0" w:space="0" w:color="auto"/>
                <w:bottom w:val="none" w:sz="0" w:space="0" w:color="auto"/>
                <w:right w:val="none" w:sz="0" w:space="0" w:color="auto"/>
              </w:divBdr>
            </w:div>
            <w:div w:id="7147095">
              <w:marLeft w:val="0"/>
              <w:marRight w:val="0"/>
              <w:marTop w:val="0"/>
              <w:marBottom w:val="0"/>
              <w:divBdr>
                <w:top w:val="none" w:sz="0" w:space="0" w:color="auto"/>
                <w:left w:val="none" w:sz="0" w:space="0" w:color="auto"/>
                <w:bottom w:val="none" w:sz="0" w:space="0" w:color="auto"/>
                <w:right w:val="none" w:sz="0" w:space="0" w:color="auto"/>
              </w:divBdr>
            </w:div>
            <w:div w:id="7997235">
              <w:marLeft w:val="0"/>
              <w:marRight w:val="0"/>
              <w:marTop w:val="0"/>
              <w:marBottom w:val="0"/>
              <w:divBdr>
                <w:top w:val="none" w:sz="0" w:space="0" w:color="auto"/>
                <w:left w:val="none" w:sz="0" w:space="0" w:color="auto"/>
                <w:bottom w:val="none" w:sz="0" w:space="0" w:color="auto"/>
                <w:right w:val="none" w:sz="0" w:space="0" w:color="auto"/>
              </w:divBdr>
            </w:div>
            <w:div w:id="11225970">
              <w:marLeft w:val="0"/>
              <w:marRight w:val="0"/>
              <w:marTop w:val="0"/>
              <w:marBottom w:val="0"/>
              <w:divBdr>
                <w:top w:val="none" w:sz="0" w:space="0" w:color="auto"/>
                <w:left w:val="none" w:sz="0" w:space="0" w:color="auto"/>
                <w:bottom w:val="none" w:sz="0" w:space="0" w:color="auto"/>
                <w:right w:val="none" w:sz="0" w:space="0" w:color="auto"/>
              </w:divBdr>
            </w:div>
            <w:div w:id="19282173">
              <w:marLeft w:val="0"/>
              <w:marRight w:val="0"/>
              <w:marTop w:val="0"/>
              <w:marBottom w:val="0"/>
              <w:divBdr>
                <w:top w:val="none" w:sz="0" w:space="0" w:color="auto"/>
                <w:left w:val="none" w:sz="0" w:space="0" w:color="auto"/>
                <w:bottom w:val="none" w:sz="0" w:space="0" w:color="auto"/>
                <w:right w:val="none" w:sz="0" w:space="0" w:color="auto"/>
              </w:divBdr>
            </w:div>
            <w:div w:id="20861476">
              <w:marLeft w:val="0"/>
              <w:marRight w:val="0"/>
              <w:marTop w:val="0"/>
              <w:marBottom w:val="0"/>
              <w:divBdr>
                <w:top w:val="none" w:sz="0" w:space="0" w:color="auto"/>
                <w:left w:val="none" w:sz="0" w:space="0" w:color="auto"/>
                <w:bottom w:val="none" w:sz="0" w:space="0" w:color="auto"/>
                <w:right w:val="none" w:sz="0" w:space="0" w:color="auto"/>
              </w:divBdr>
            </w:div>
            <w:div w:id="22830752">
              <w:marLeft w:val="0"/>
              <w:marRight w:val="0"/>
              <w:marTop w:val="0"/>
              <w:marBottom w:val="0"/>
              <w:divBdr>
                <w:top w:val="none" w:sz="0" w:space="0" w:color="auto"/>
                <w:left w:val="none" w:sz="0" w:space="0" w:color="auto"/>
                <w:bottom w:val="none" w:sz="0" w:space="0" w:color="auto"/>
                <w:right w:val="none" w:sz="0" w:space="0" w:color="auto"/>
              </w:divBdr>
            </w:div>
            <w:div w:id="33584898">
              <w:marLeft w:val="0"/>
              <w:marRight w:val="0"/>
              <w:marTop w:val="0"/>
              <w:marBottom w:val="0"/>
              <w:divBdr>
                <w:top w:val="none" w:sz="0" w:space="0" w:color="auto"/>
                <w:left w:val="none" w:sz="0" w:space="0" w:color="auto"/>
                <w:bottom w:val="none" w:sz="0" w:space="0" w:color="auto"/>
                <w:right w:val="none" w:sz="0" w:space="0" w:color="auto"/>
              </w:divBdr>
            </w:div>
            <w:div w:id="105126140">
              <w:marLeft w:val="0"/>
              <w:marRight w:val="0"/>
              <w:marTop w:val="0"/>
              <w:marBottom w:val="0"/>
              <w:divBdr>
                <w:top w:val="none" w:sz="0" w:space="0" w:color="auto"/>
                <w:left w:val="none" w:sz="0" w:space="0" w:color="auto"/>
                <w:bottom w:val="none" w:sz="0" w:space="0" w:color="auto"/>
                <w:right w:val="none" w:sz="0" w:space="0" w:color="auto"/>
              </w:divBdr>
            </w:div>
            <w:div w:id="120732526">
              <w:marLeft w:val="0"/>
              <w:marRight w:val="0"/>
              <w:marTop w:val="0"/>
              <w:marBottom w:val="0"/>
              <w:divBdr>
                <w:top w:val="none" w:sz="0" w:space="0" w:color="auto"/>
                <w:left w:val="none" w:sz="0" w:space="0" w:color="auto"/>
                <w:bottom w:val="none" w:sz="0" w:space="0" w:color="auto"/>
                <w:right w:val="none" w:sz="0" w:space="0" w:color="auto"/>
              </w:divBdr>
            </w:div>
            <w:div w:id="142476574">
              <w:marLeft w:val="0"/>
              <w:marRight w:val="0"/>
              <w:marTop w:val="0"/>
              <w:marBottom w:val="0"/>
              <w:divBdr>
                <w:top w:val="none" w:sz="0" w:space="0" w:color="auto"/>
                <w:left w:val="none" w:sz="0" w:space="0" w:color="auto"/>
                <w:bottom w:val="none" w:sz="0" w:space="0" w:color="auto"/>
                <w:right w:val="none" w:sz="0" w:space="0" w:color="auto"/>
              </w:divBdr>
            </w:div>
            <w:div w:id="142504652">
              <w:marLeft w:val="0"/>
              <w:marRight w:val="0"/>
              <w:marTop w:val="0"/>
              <w:marBottom w:val="0"/>
              <w:divBdr>
                <w:top w:val="none" w:sz="0" w:space="0" w:color="auto"/>
                <w:left w:val="none" w:sz="0" w:space="0" w:color="auto"/>
                <w:bottom w:val="none" w:sz="0" w:space="0" w:color="auto"/>
                <w:right w:val="none" w:sz="0" w:space="0" w:color="auto"/>
              </w:divBdr>
            </w:div>
            <w:div w:id="185599476">
              <w:marLeft w:val="0"/>
              <w:marRight w:val="0"/>
              <w:marTop w:val="0"/>
              <w:marBottom w:val="0"/>
              <w:divBdr>
                <w:top w:val="none" w:sz="0" w:space="0" w:color="auto"/>
                <w:left w:val="none" w:sz="0" w:space="0" w:color="auto"/>
                <w:bottom w:val="none" w:sz="0" w:space="0" w:color="auto"/>
                <w:right w:val="none" w:sz="0" w:space="0" w:color="auto"/>
              </w:divBdr>
            </w:div>
            <w:div w:id="216628031">
              <w:marLeft w:val="0"/>
              <w:marRight w:val="0"/>
              <w:marTop w:val="0"/>
              <w:marBottom w:val="0"/>
              <w:divBdr>
                <w:top w:val="none" w:sz="0" w:space="0" w:color="auto"/>
                <w:left w:val="none" w:sz="0" w:space="0" w:color="auto"/>
                <w:bottom w:val="none" w:sz="0" w:space="0" w:color="auto"/>
                <w:right w:val="none" w:sz="0" w:space="0" w:color="auto"/>
              </w:divBdr>
            </w:div>
            <w:div w:id="224535955">
              <w:marLeft w:val="0"/>
              <w:marRight w:val="0"/>
              <w:marTop w:val="0"/>
              <w:marBottom w:val="0"/>
              <w:divBdr>
                <w:top w:val="none" w:sz="0" w:space="0" w:color="auto"/>
                <w:left w:val="none" w:sz="0" w:space="0" w:color="auto"/>
                <w:bottom w:val="none" w:sz="0" w:space="0" w:color="auto"/>
                <w:right w:val="none" w:sz="0" w:space="0" w:color="auto"/>
              </w:divBdr>
            </w:div>
            <w:div w:id="280964748">
              <w:marLeft w:val="0"/>
              <w:marRight w:val="0"/>
              <w:marTop w:val="0"/>
              <w:marBottom w:val="0"/>
              <w:divBdr>
                <w:top w:val="none" w:sz="0" w:space="0" w:color="auto"/>
                <w:left w:val="none" w:sz="0" w:space="0" w:color="auto"/>
                <w:bottom w:val="none" w:sz="0" w:space="0" w:color="auto"/>
                <w:right w:val="none" w:sz="0" w:space="0" w:color="auto"/>
              </w:divBdr>
            </w:div>
            <w:div w:id="289290422">
              <w:marLeft w:val="0"/>
              <w:marRight w:val="0"/>
              <w:marTop w:val="0"/>
              <w:marBottom w:val="0"/>
              <w:divBdr>
                <w:top w:val="none" w:sz="0" w:space="0" w:color="auto"/>
                <w:left w:val="none" w:sz="0" w:space="0" w:color="auto"/>
                <w:bottom w:val="none" w:sz="0" w:space="0" w:color="auto"/>
                <w:right w:val="none" w:sz="0" w:space="0" w:color="auto"/>
              </w:divBdr>
            </w:div>
            <w:div w:id="291718437">
              <w:marLeft w:val="0"/>
              <w:marRight w:val="0"/>
              <w:marTop w:val="0"/>
              <w:marBottom w:val="0"/>
              <w:divBdr>
                <w:top w:val="none" w:sz="0" w:space="0" w:color="auto"/>
                <w:left w:val="none" w:sz="0" w:space="0" w:color="auto"/>
                <w:bottom w:val="none" w:sz="0" w:space="0" w:color="auto"/>
                <w:right w:val="none" w:sz="0" w:space="0" w:color="auto"/>
              </w:divBdr>
            </w:div>
            <w:div w:id="323751333">
              <w:marLeft w:val="0"/>
              <w:marRight w:val="0"/>
              <w:marTop w:val="0"/>
              <w:marBottom w:val="0"/>
              <w:divBdr>
                <w:top w:val="none" w:sz="0" w:space="0" w:color="auto"/>
                <w:left w:val="none" w:sz="0" w:space="0" w:color="auto"/>
                <w:bottom w:val="none" w:sz="0" w:space="0" w:color="auto"/>
                <w:right w:val="none" w:sz="0" w:space="0" w:color="auto"/>
              </w:divBdr>
            </w:div>
            <w:div w:id="404226216">
              <w:marLeft w:val="0"/>
              <w:marRight w:val="0"/>
              <w:marTop w:val="0"/>
              <w:marBottom w:val="0"/>
              <w:divBdr>
                <w:top w:val="none" w:sz="0" w:space="0" w:color="auto"/>
                <w:left w:val="none" w:sz="0" w:space="0" w:color="auto"/>
                <w:bottom w:val="none" w:sz="0" w:space="0" w:color="auto"/>
                <w:right w:val="none" w:sz="0" w:space="0" w:color="auto"/>
              </w:divBdr>
            </w:div>
            <w:div w:id="422606762">
              <w:marLeft w:val="0"/>
              <w:marRight w:val="0"/>
              <w:marTop w:val="0"/>
              <w:marBottom w:val="0"/>
              <w:divBdr>
                <w:top w:val="none" w:sz="0" w:space="0" w:color="auto"/>
                <w:left w:val="none" w:sz="0" w:space="0" w:color="auto"/>
                <w:bottom w:val="none" w:sz="0" w:space="0" w:color="auto"/>
                <w:right w:val="none" w:sz="0" w:space="0" w:color="auto"/>
              </w:divBdr>
            </w:div>
            <w:div w:id="450319158">
              <w:marLeft w:val="0"/>
              <w:marRight w:val="0"/>
              <w:marTop w:val="0"/>
              <w:marBottom w:val="0"/>
              <w:divBdr>
                <w:top w:val="none" w:sz="0" w:space="0" w:color="auto"/>
                <w:left w:val="none" w:sz="0" w:space="0" w:color="auto"/>
                <w:bottom w:val="none" w:sz="0" w:space="0" w:color="auto"/>
                <w:right w:val="none" w:sz="0" w:space="0" w:color="auto"/>
              </w:divBdr>
            </w:div>
            <w:div w:id="478838571">
              <w:marLeft w:val="0"/>
              <w:marRight w:val="0"/>
              <w:marTop w:val="0"/>
              <w:marBottom w:val="0"/>
              <w:divBdr>
                <w:top w:val="none" w:sz="0" w:space="0" w:color="auto"/>
                <w:left w:val="none" w:sz="0" w:space="0" w:color="auto"/>
                <w:bottom w:val="none" w:sz="0" w:space="0" w:color="auto"/>
                <w:right w:val="none" w:sz="0" w:space="0" w:color="auto"/>
              </w:divBdr>
            </w:div>
            <w:div w:id="501435345">
              <w:marLeft w:val="0"/>
              <w:marRight w:val="0"/>
              <w:marTop w:val="0"/>
              <w:marBottom w:val="0"/>
              <w:divBdr>
                <w:top w:val="none" w:sz="0" w:space="0" w:color="auto"/>
                <w:left w:val="none" w:sz="0" w:space="0" w:color="auto"/>
                <w:bottom w:val="none" w:sz="0" w:space="0" w:color="auto"/>
                <w:right w:val="none" w:sz="0" w:space="0" w:color="auto"/>
              </w:divBdr>
            </w:div>
            <w:div w:id="529537640">
              <w:marLeft w:val="0"/>
              <w:marRight w:val="0"/>
              <w:marTop w:val="0"/>
              <w:marBottom w:val="0"/>
              <w:divBdr>
                <w:top w:val="none" w:sz="0" w:space="0" w:color="auto"/>
                <w:left w:val="none" w:sz="0" w:space="0" w:color="auto"/>
                <w:bottom w:val="none" w:sz="0" w:space="0" w:color="auto"/>
                <w:right w:val="none" w:sz="0" w:space="0" w:color="auto"/>
              </w:divBdr>
            </w:div>
            <w:div w:id="546531598">
              <w:marLeft w:val="0"/>
              <w:marRight w:val="0"/>
              <w:marTop w:val="0"/>
              <w:marBottom w:val="0"/>
              <w:divBdr>
                <w:top w:val="none" w:sz="0" w:space="0" w:color="auto"/>
                <w:left w:val="none" w:sz="0" w:space="0" w:color="auto"/>
                <w:bottom w:val="none" w:sz="0" w:space="0" w:color="auto"/>
                <w:right w:val="none" w:sz="0" w:space="0" w:color="auto"/>
              </w:divBdr>
            </w:div>
            <w:div w:id="561983459">
              <w:marLeft w:val="0"/>
              <w:marRight w:val="0"/>
              <w:marTop w:val="0"/>
              <w:marBottom w:val="0"/>
              <w:divBdr>
                <w:top w:val="none" w:sz="0" w:space="0" w:color="auto"/>
                <w:left w:val="none" w:sz="0" w:space="0" w:color="auto"/>
                <w:bottom w:val="none" w:sz="0" w:space="0" w:color="auto"/>
                <w:right w:val="none" w:sz="0" w:space="0" w:color="auto"/>
              </w:divBdr>
            </w:div>
            <w:div w:id="565192554">
              <w:marLeft w:val="0"/>
              <w:marRight w:val="0"/>
              <w:marTop w:val="0"/>
              <w:marBottom w:val="0"/>
              <w:divBdr>
                <w:top w:val="none" w:sz="0" w:space="0" w:color="auto"/>
                <w:left w:val="none" w:sz="0" w:space="0" w:color="auto"/>
                <w:bottom w:val="none" w:sz="0" w:space="0" w:color="auto"/>
                <w:right w:val="none" w:sz="0" w:space="0" w:color="auto"/>
              </w:divBdr>
            </w:div>
            <w:div w:id="582031008">
              <w:marLeft w:val="0"/>
              <w:marRight w:val="0"/>
              <w:marTop w:val="0"/>
              <w:marBottom w:val="0"/>
              <w:divBdr>
                <w:top w:val="none" w:sz="0" w:space="0" w:color="auto"/>
                <w:left w:val="none" w:sz="0" w:space="0" w:color="auto"/>
                <w:bottom w:val="none" w:sz="0" w:space="0" w:color="auto"/>
                <w:right w:val="none" w:sz="0" w:space="0" w:color="auto"/>
              </w:divBdr>
            </w:div>
            <w:div w:id="591134845">
              <w:marLeft w:val="0"/>
              <w:marRight w:val="0"/>
              <w:marTop w:val="0"/>
              <w:marBottom w:val="0"/>
              <w:divBdr>
                <w:top w:val="none" w:sz="0" w:space="0" w:color="auto"/>
                <w:left w:val="none" w:sz="0" w:space="0" w:color="auto"/>
                <w:bottom w:val="none" w:sz="0" w:space="0" w:color="auto"/>
                <w:right w:val="none" w:sz="0" w:space="0" w:color="auto"/>
              </w:divBdr>
            </w:div>
            <w:div w:id="598218792">
              <w:marLeft w:val="0"/>
              <w:marRight w:val="0"/>
              <w:marTop w:val="0"/>
              <w:marBottom w:val="0"/>
              <w:divBdr>
                <w:top w:val="none" w:sz="0" w:space="0" w:color="auto"/>
                <w:left w:val="none" w:sz="0" w:space="0" w:color="auto"/>
                <w:bottom w:val="none" w:sz="0" w:space="0" w:color="auto"/>
                <w:right w:val="none" w:sz="0" w:space="0" w:color="auto"/>
              </w:divBdr>
            </w:div>
            <w:div w:id="606540387">
              <w:marLeft w:val="0"/>
              <w:marRight w:val="0"/>
              <w:marTop w:val="0"/>
              <w:marBottom w:val="0"/>
              <w:divBdr>
                <w:top w:val="none" w:sz="0" w:space="0" w:color="auto"/>
                <w:left w:val="none" w:sz="0" w:space="0" w:color="auto"/>
                <w:bottom w:val="none" w:sz="0" w:space="0" w:color="auto"/>
                <w:right w:val="none" w:sz="0" w:space="0" w:color="auto"/>
              </w:divBdr>
            </w:div>
            <w:div w:id="674307691">
              <w:marLeft w:val="0"/>
              <w:marRight w:val="0"/>
              <w:marTop w:val="0"/>
              <w:marBottom w:val="0"/>
              <w:divBdr>
                <w:top w:val="none" w:sz="0" w:space="0" w:color="auto"/>
                <w:left w:val="none" w:sz="0" w:space="0" w:color="auto"/>
                <w:bottom w:val="none" w:sz="0" w:space="0" w:color="auto"/>
                <w:right w:val="none" w:sz="0" w:space="0" w:color="auto"/>
              </w:divBdr>
            </w:div>
            <w:div w:id="683751874">
              <w:marLeft w:val="0"/>
              <w:marRight w:val="0"/>
              <w:marTop w:val="0"/>
              <w:marBottom w:val="0"/>
              <w:divBdr>
                <w:top w:val="none" w:sz="0" w:space="0" w:color="auto"/>
                <w:left w:val="none" w:sz="0" w:space="0" w:color="auto"/>
                <w:bottom w:val="none" w:sz="0" w:space="0" w:color="auto"/>
                <w:right w:val="none" w:sz="0" w:space="0" w:color="auto"/>
              </w:divBdr>
            </w:div>
            <w:div w:id="685179335">
              <w:marLeft w:val="0"/>
              <w:marRight w:val="0"/>
              <w:marTop w:val="0"/>
              <w:marBottom w:val="0"/>
              <w:divBdr>
                <w:top w:val="none" w:sz="0" w:space="0" w:color="auto"/>
                <w:left w:val="none" w:sz="0" w:space="0" w:color="auto"/>
                <w:bottom w:val="none" w:sz="0" w:space="0" w:color="auto"/>
                <w:right w:val="none" w:sz="0" w:space="0" w:color="auto"/>
              </w:divBdr>
            </w:div>
            <w:div w:id="710770409">
              <w:marLeft w:val="0"/>
              <w:marRight w:val="0"/>
              <w:marTop w:val="0"/>
              <w:marBottom w:val="0"/>
              <w:divBdr>
                <w:top w:val="none" w:sz="0" w:space="0" w:color="auto"/>
                <w:left w:val="none" w:sz="0" w:space="0" w:color="auto"/>
                <w:bottom w:val="none" w:sz="0" w:space="0" w:color="auto"/>
                <w:right w:val="none" w:sz="0" w:space="0" w:color="auto"/>
              </w:divBdr>
            </w:div>
            <w:div w:id="717826779">
              <w:marLeft w:val="0"/>
              <w:marRight w:val="0"/>
              <w:marTop w:val="0"/>
              <w:marBottom w:val="0"/>
              <w:divBdr>
                <w:top w:val="none" w:sz="0" w:space="0" w:color="auto"/>
                <w:left w:val="none" w:sz="0" w:space="0" w:color="auto"/>
                <w:bottom w:val="none" w:sz="0" w:space="0" w:color="auto"/>
                <w:right w:val="none" w:sz="0" w:space="0" w:color="auto"/>
              </w:divBdr>
            </w:div>
            <w:div w:id="747189694">
              <w:marLeft w:val="0"/>
              <w:marRight w:val="0"/>
              <w:marTop w:val="0"/>
              <w:marBottom w:val="0"/>
              <w:divBdr>
                <w:top w:val="none" w:sz="0" w:space="0" w:color="auto"/>
                <w:left w:val="none" w:sz="0" w:space="0" w:color="auto"/>
                <w:bottom w:val="none" w:sz="0" w:space="0" w:color="auto"/>
                <w:right w:val="none" w:sz="0" w:space="0" w:color="auto"/>
              </w:divBdr>
            </w:div>
            <w:div w:id="792751930">
              <w:marLeft w:val="0"/>
              <w:marRight w:val="0"/>
              <w:marTop w:val="0"/>
              <w:marBottom w:val="0"/>
              <w:divBdr>
                <w:top w:val="none" w:sz="0" w:space="0" w:color="auto"/>
                <w:left w:val="none" w:sz="0" w:space="0" w:color="auto"/>
                <w:bottom w:val="none" w:sz="0" w:space="0" w:color="auto"/>
                <w:right w:val="none" w:sz="0" w:space="0" w:color="auto"/>
              </w:divBdr>
            </w:div>
            <w:div w:id="819155785">
              <w:marLeft w:val="0"/>
              <w:marRight w:val="0"/>
              <w:marTop w:val="0"/>
              <w:marBottom w:val="0"/>
              <w:divBdr>
                <w:top w:val="none" w:sz="0" w:space="0" w:color="auto"/>
                <w:left w:val="none" w:sz="0" w:space="0" w:color="auto"/>
                <w:bottom w:val="none" w:sz="0" w:space="0" w:color="auto"/>
                <w:right w:val="none" w:sz="0" w:space="0" w:color="auto"/>
              </w:divBdr>
            </w:div>
            <w:div w:id="848911408">
              <w:marLeft w:val="0"/>
              <w:marRight w:val="0"/>
              <w:marTop w:val="0"/>
              <w:marBottom w:val="0"/>
              <w:divBdr>
                <w:top w:val="none" w:sz="0" w:space="0" w:color="auto"/>
                <w:left w:val="none" w:sz="0" w:space="0" w:color="auto"/>
                <w:bottom w:val="none" w:sz="0" w:space="0" w:color="auto"/>
                <w:right w:val="none" w:sz="0" w:space="0" w:color="auto"/>
              </w:divBdr>
            </w:div>
            <w:div w:id="853493219">
              <w:marLeft w:val="0"/>
              <w:marRight w:val="0"/>
              <w:marTop w:val="0"/>
              <w:marBottom w:val="0"/>
              <w:divBdr>
                <w:top w:val="none" w:sz="0" w:space="0" w:color="auto"/>
                <w:left w:val="none" w:sz="0" w:space="0" w:color="auto"/>
                <w:bottom w:val="none" w:sz="0" w:space="0" w:color="auto"/>
                <w:right w:val="none" w:sz="0" w:space="0" w:color="auto"/>
              </w:divBdr>
            </w:div>
            <w:div w:id="876040462">
              <w:marLeft w:val="0"/>
              <w:marRight w:val="0"/>
              <w:marTop w:val="0"/>
              <w:marBottom w:val="0"/>
              <w:divBdr>
                <w:top w:val="none" w:sz="0" w:space="0" w:color="auto"/>
                <w:left w:val="none" w:sz="0" w:space="0" w:color="auto"/>
                <w:bottom w:val="none" w:sz="0" w:space="0" w:color="auto"/>
                <w:right w:val="none" w:sz="0" w:space="0" w:color="auto"/>
              </w:divBdr>
            </w:div>
            <w:div w:id="890531668">
              <w:marLeft w:val="0"/>
              <w:marRight w:val="0"/>
              <w:marTop w:val="0"/>
              <w:marBottom w:val="0"/>
              <w:divBdr>
                <w:top w:val="none" w:sz="0" w:space="0" w:color="auto"/>
                <w:left w:val="none" w:sz="0" w:space="0" w:color="auto"/>
                <w:bottom w:val="none" w:sz="0" w:space="0" w:color="auto"/>
                <w:right w:val="none" w:sz="0" w:space="0" w:color="auto"/>
              </w:divBdr>
            </w:div>
            <w:div w:id="935096590">
              <w:marLeft w:val="0"/>
              <w:marRight w:val="0"/>
              <w:marTop w:val="0"/>
              <w:marBottom w:val="0"/>
              <w:divBdr>
                <w:top w:val="none" w:sz="0" w:space="0" w:color="auto"/>
                <w:left w:val="none" w:sz="0" w:space="0" w:color="auto"/>
                <w:bottom w:val="none" w:sz="0" w:space="0" w:color="auto"/>
                <w:right w:val="none" w:sz="0" w:space="0" w:color="auto"/>
              </w:divBdr>
            </w:div>
            <w:div w:id="937639306">
              <w:marLeft w:val="0"/>
              <w:marRight w:val="0"/>
              <w:marTop w:val="0"/>
              <w:marBottom w:val="0"/>
              <w:divBdr>
                <w:top w:val="none" w:sz="0" w:space="0" w:color="auto"/>
                <w:left w:val="none" w:sz="0" w:space="0" w:color="auto"/>
                <w:bottom w:val="none" w:sz="0" w:space="0" w:color="auto"/>
                <w:right w:val="none" w:sz="0" w:space="0" w:color="auto"/>
              </w:divBdr>
            </w:div>
            <w:div w:id="953831728">
              <w:marLeft w:val="0"/>
              <w:marRight w:val="0"/>
              <w:marTop w:val="0"/>
              <w:marBottom w:val="0"/>
              <w:divBdr>
                <w:top w:val="none" w:sz="0" w:space="0" w:color="auto"/>
                <w:left w:val="none" w:sz="0" w:space="0" w:color="auto"/>
                <w:bottom w:val="none" w:sz="0" w:space="0" w:color="auto"/>
                <w:right w:val="none" w:sz="0" w:space="0" w:color="auto"/>
              </w:divBdr>
            </w:div>
            <w:div w:id="957568851">
              <w:marLeft w:val="0"/>
              <w:marRight w:val="0"/>
              <w:marTop w:val="0"/>
              <w:marBottom w:val="0"/>
              <w:divBdr>
                <w:top w:val="none" w:sz="0" w:space="0" w:color="auto"/>
                <w:left w:val="none" w:sz="0" w:space="0" w:color="auto"/>
                <w:bottom w:val="none" w:sz="0" w:space="0" w:color="auto"/>
                <w:right w:val="none" w:sz="0" w:space="0" w:color="auto"/>
              </w:divBdr>
            </w:div>
            <w:div w:id="963265628">
              <w:marLeft w:val="0"/>
              <w:marRight w:val="0"/>
              <w:marTop w:val="0"/>
              <w:marBottom w:val="0"/>
              <w:divBdr>
                <w:top w:val="none" w:sz="0" w:space="0" w:color="auto"/>
                <w:left w:val="none" w:sz="0" w:space="0" w:color="auto"/>
                <w:bottom w:val="none" w:sz="0" w:space="0" w:color="auto"/>
                <w:right w:val="none" w:sz="0" w:space="0" w:color="auto"/>
              </w:divBdr>
            </w:div>
            <w:div w:id="978221887">
              <w:marLeft w:val="0"/>
              <w:marRight w:val="0"/>
              <w:marTop w:val="0"/>
              <w:marBottom w:val="0"/>
              <w:divBdr>
                <w:top w:val="none" w:sz="0" w:space="0" w:color="auto"/>
                <w:left w:val="none" w:sz="0" w:space="0" w:color="auto"/>
                <w:bottom w:val="none" w:sz="0" w:space="0" w:color="auto"/>
                <w:right w:val="none" w:sz="0" w:space="0" w:color="auto"/>
              </w:divBdr>
            </w:div>
            <w:div w:id="1018695408">
              <w:marLeft w:val="0"/>
              <w:marRight w:val="0"/>
              <w:marTop w:val="0"/>
              <w:marBottom w:val="0"/>
              <w:divBdr>
                <w:top w:val="none" w:sz="0" w:space="0" w:color="auto"/>
                <w:left w:val="none" w:sz="0" w:space="0" w:color="auto"/>
                <w:bottom w:val="none" w:sz="0" w:space="0" w:color="auto"/>
                <w:right w:val="none" w:sz="0" w:space="0" w:color="auto"/>
              </w:divBdr>
            </w:div>
            <w:div w:id="1028871420">
              <w:marLeft w:val="0"/>
              <w:marRight w:val="0"/>
              <w:marTop w:val="0"/>
              <w:marBottom w:val="0"/>
              <w:divBdr>
                <w:top w:val="none" w:sz="0" w:space="0" w:color="auto"/>
                <w:left w:val="none" w:sz="0" w:space="0" w:color="auto"/>
                <w:bottom w:val="none" w:sz="0" w:space="0" w:color="auto"/>
                <w:right w:val="none" w:sz="0" w:space="0" w:color="auto"/>
              </w:divBdr>
            </w:div>
            <w:div w:id="1045104219">
              <w:marLeft w:val="0"/>
              <w:marRight w:val="0"/>
              <w:marTop w:val="0"/>
              <w:marBottom w:val="0"/>
              <w:divBdr>
                <w:top w:val="none" w:sz="0" w:space="0" w:color="auto"/>
                <w:left w:val="none" w:sz="0" w:space="0" w:color="auto"/>
                <w:bottom w:val="none" w:sz="0" w:space="0" w:color="auto"/>
                <w:right w:val="none" w:sz="0" w:space="0" w:color="auto"/>
              </w:divBdr>
            </w:div>
            <w:div w:id="1052927393">
              <w:marLeft w:val="0"/>
              <w:marRight w:val="0"/>
              <w:marTop w:val="0"/>
              <w:marBottom w:val="0"/>
              <w:divBdr>
                <w:top w:val="none" w:sz="0" w:space="0" w:color="auto"/>
                <w:left w:val="none" w:sz="0" w:space="0" w:color="auto"/>
                <w:bottom w:val="none" w:sz="0" w:space="0" w:color="auto"/>
                <w:right w:val="none" w:sz="0" w:space="0" w:color="auto"/>
              </w:divBdr>
            </w:div>
            <w:div w:id="1063791925">
              <w:marLeft w:val="0"/>
              <w:marRight w:val="0"/>
              <w:marTop w:val="0"/>
              <w:marBottom w:val="0"/>
              <w:divBdr>
                <w:top w:val="none" w:sz="0" w:space="0" w:color="auto"/>
                <w:left w:val="none" w:sz="0" w:space="0" w:color="auto"/>
                <w:bottom w:val="none" w:sz="0" w:space="0" w:color="auto"/>
                <w:right w:val="none" w:sz="0" w:space="0" w:color="auto"/>
              </w:divBdr>
            </w:div>
            <w:div w:id="1085298614">
              <w:marLeft w:val="0"/>
              <w:marRight w:val="0"/>
              <w:marTop w:val="0"/>
              <w:marBottom w:val="0"/>
              <w:divBdr>
                <w:top w:val="none" w:sz="0" w:space="0" w:color="auto"/>
                <w:left w:val="none" w:sz="0" w:space="0" w:color="auto"/>
                <w:bottom w:val="none" w:sz="0" w:space="0" w:color="auto"/>
                <w:right w:val="none" w:sz="0" w:space="0" w:color="auto"/>
              </w:divBdr>
            </w:div>
            <w:div w:id="1099564622">
              <w:marLeft w:val="0"/>
              <w:marRight w:val="0"/>
              <w:marTop w:val="0"/>
              <w:marBottom w:val="0"/>
              <w:divBdr>
                <w:top w:val="none" w:sz="0" w:space="0" w:color="auto"/>
                <w:left w:val="none" w:sz="0" w:space="0" w:color="auto"/>
                <w:bottom w:val="none" w:sz="0" w:space="0" w:color="auto"/>
                <w:right w:val="none" w:sz="0" w:space="0" w:color="auto"/>
              </w:divBdr>
            </w:div>
            <w:div w:id="1103307192">
              <w:marLeft w:val="0"/>
              <w:marRight w:val="0"/>
              <w:marTop w:val="0"/>
              <w:marBottom w:val="0"/>
              <w:divBdr>
                <w:top w:val="none" w:sz="0" w:space="0" w:color="auto"/>
                <w:left w:val="none" w:sz="0" w:space="0" w:color="auto"/>
                <w:bottom w:val="none" w:sz="0" w:space="0" w:color="auto"/>
                <w:right w:val="none" w:sz="0" w:space="0" w:color="auto"/>
              </w:divBdr>
            </w:div>
            <w:div w:id="1124618937">
              <w:marLeft w:val="0"/>
              <w:marRight w:val="0"/>
              <w:marTop w:val="0"/>
              <w:marBottom w:val="0"/>
              <w:divBdr>
                <w:top w:val="none" w:sz="0" w:space="0" w:color="auto"/>
                <w:left w:val="none" w:sz="0" w:space="0" w:color="auto"/>
                <w:bottom w:val="none" w:sz="0" w:space="0" w:color="auto"/>
                <w:right w:val="none" w:sz="0" w:space="0" w:color="auto"/>
              </w:divBdr>
            </w:div>
            <w:div w:id="1138841334">
              <w:marLeft w:val="0"/>
              <w:marRight w:val="0"/>
              <w:marTop w:val="0"/>
              <w:marBottom w:val="0"/>
              <w:divBdr>
                <w:top w:val="none" w:sz="0" w:space="0" w:color="auto"/>
                <w:left w:val="none" w:sz="0" w:space="0" w:color="auto"/>
                <w:bottom w:val="none" w:sz="0" w:space="0" w:color="auto"/>
                <w:right w:val="none" w:sz="0" w:space="0" w:color="auto"/>
              </w:divBdr>
            </w:div>
            <w:div w:id="1149400794">
              <w:marLeft w:val="0"/>
              <w:marRight w:val="0"/>
              <w:marTop w:val="0"/>
              <w:marBottom w:val="0"/>
              <w:divBdr>
                <w:top w:val="none" w:sz="0" w:space="0" w:color="auto"/>
                <w:left w:val="none" w:sz="0" w:space="0" w:color="auto"/>
                <w:bottom w:val="none" w:sz="0" w:space="0" w:color="auto"/>
                <w:right w:val="none" w:sz="0" w:space="0" w:color="auto"/>
              </w:divBdr>
            </w:div>
            <w:div w:id="1153253938">
              <w:marLeft w:val="0"/>
              <w:marRight w:val="0"/>
              <w:marTop w:val="0"/>
              <w:marBottom w:val="0"/>
              <w:divBdr>
                <w:top w:val="none" w:sz="0" w:space="0" w:color="auto"/>
                <w:left w:val="none" w:sz="0" w:space="0" w:color="auto"/>
                <w:bottom w:val="none" w:sz="0" w:space="0" w:color="auto"/>
                <w:right w:val="none" w:sz="0" w:space="0" w:color="auto"/>
              </w:divBdr>
            </w:div>
            <w:div w:id="1169561104">
              <w:marLeft w:val="0"/>
              <w:marRight w:val="0"/>
              <w:marTop w:val="0"/>
              <w:marBottom w:val="0"/>
              <w:divBdr>
                <w:top w:val="none" w:sz="0" w:space="0" w:color="auto"/>
                <w:left w:val="none" w:sz="0" w:space="0" w:color="auto"/>
                <w:bottom w:val="none" w:sz="0" w:space="0" w:color="auto"/>
                <w:right w:val="none" w:sz="0" w:space="0" w:color="auto"/>
              </w:divBdr>
            </w:div>
            <w:div w:id="1190604883">
              <w:marLeft w:val="0"/>
              <w:marRight w:val="0"/>
              <w:marTop w:val="0"/>
              <w:marBottom w:val="0"/>
              <w:divBdr>
                <w:top w:val="none" w:sz="0" w:space="0" w:color="auto"/>
                <w:left w:val="none" w:sz="0" w:space="0" w:color="auto"/>
                <w:bottom w:val="none" w:sz="0" w:space="0" w:color="auto"/>
                <w:right w:val="none" w:sz="0" w:space="0" w:color="auto"/>
              </w:divBdr>
            </w:div>
            <w:div w:id="1191797751">
              <w:marLeft w:val="0"/>
              <w:marRight w:val="0"/>
              <w:marTop w:val="0"/>
              <w:marBottom w:val="0"/>
              <w:divBdr>
                <w:top w:val="none" w:sz="0" w:space="0" w:color="auto"/>
                <w:left w:val="none" w:sz="0" w:space="0" w:color="auto"/>
                <w:bottom w:val="none" w:sz="0" w:space="0" w:color="auto"/>
                <w:right w:val="none" w:sz="0" w:space="0" w:color="auto"/>
              </w:divBdr>
            </w:div>
            <w:div w:id="1195191597">
              <w:marLeft w:val="0"/>
              <w:marRight w:val="0"/>
              <w:marTop w:val="0"/>
              <w:marBottom w:val="0"/>
              <w:divBdr>
                <w:top w:val="none" w:sz="0" w:space="0" w:color="auto"/>
                <w:left w:val="none" w:sz="0" w:space="0" w:color="auto"/>
                <w:bottom w:val="none" w:sz="0" w:space="0" w:color="auto"/>
                <w:right w:val="none" w:sz="0" w:space="0" w:color="auto"/>
              </w:divBdr>
            </w:div>
            <w:div w:id="1203253293">
              <w:marLeft w:val="0"/>
              <w:marRight w:val="0"/>
              <w:marTop w:val="0"/>
              <w:marBottom w:val="0"/>
              <w:divBdr>
                <w:top w:val="none" w:sz="0" w:space="0" w:color="auto"/>
                <w:left w:val="none" w:sz="0" w:space="0" w:color="auto"/>
                <w:bottom w:val="none" w:sz="0" w:space="0" w:color="auto"/>
                <w:right w:val="none" w:sz="0" w:space="0" w:color="auto"/>
              </w:divBdr>
            </w:div>
            <w:div w:id="1207183199">
              <w:marLeft w:val="0"/>
              <w:marRight w:val="0"/>
              <w:marTop w:val="0"/>
              <w:marBottom w:val="0"/>
              <w:divBdr>
                <w:top w:val="none" w:sz="0" w:space="0" w:color="auto"/>
                <w:left w:val="none" w:sz="0" w:space="0" w:color="auto"/>
                <w:bottom w:val="none" w:sz="0" w:space="0" w:color="auto"/>
                <w:right w:val="none" w:sz="0" w:space="0" w:color="auto"/>
              </w:divBdr>
            </w:div>
            <w:div w:id="1224638152">
              <w:marLeft w:val="0"/>
              <w:marRight w:val="0"/>
              <w:marTop w:val="0"/>
              <w:marBottom w:val="0"/>
              <w:divBdr>
                <w:top w:val="none" w:sz="0" w:space="0" w:color="auto"/>
                <w:left w:val="none" w:sz="0" w:space="0" w:color="auto"/>
                <w:bottom w:val="none" w:sz="0" w:space="0" w:color="auto"/>
                <w:right w:val="none" w:sz="0" w:space="0" w:color="auto"/>
              </w:divBdr>
            </w:div>
            <w:div w:id="1264875533">
              <w:marLeft w:val="0"/>
              <w:marRight w:val="0"/>
              <w:marTop w:val="0"/>
              <w:marBottom w:val="0"/>
              <w:divBdr>
                <w:top w:val="none" w:sz="0" w:space="0" w:color="auto"/>
                <w:left w:val="none" w:sz="0" w:space="0" w:color="auto"/>
                <w:bottom w:val="none" w:sz="0" w:space="0" w:color="auto"/>
                <w:right w:val="none" w:sz="0" w:space="0" w:color="auto"/>
              </w:divBdr>
            </w:div>
            <w:div w:id="1283071789">
              <w:marLeft w:val="0"/>
              <w:marRight w:val="0"/>
              <w:marTop w:val="0"/>
              <w:marBottom w:val="0"/>
              <w:divBdr>
                <w:top w:val="none" w:sz="0" w:space="0" w:color="auto"/>
                <w:left w:val="none" w:sz="0" w:space="0" w:color="auto"/>
                <w:bottom w:val="none" w:sz="0" w:space="0" w:color="auto"/>
                <w:right w:val="none" w:sz="0" w:space="0" w:color="auto"/>
              </w:divBdr>
            </w:div>
            <w:div w:id="1289509010">
              <w:marLeft w:val="0"/>
              <w:marRight w:val="0"/>
              <w:marTop w:val="0"/>
              <w:marBottom w:val="0"/>
              <w:divBdr>
                <w:top w:val="none" w:sz="0" w:space="0" w:color="auto"/>
                <w:left w:val="none" w:sz="0" w:space="0" w:color="auto"/>
                <w:bottom w:val="none" w:sz="0" w:space="0" w:color="auto"/>
                <w:right w:val="none" w:sz="0" w:space="0" w:color="auto"/>
              </w:divBdr>
            </w:div>
            <w:div w:id="1312445174">
              <w:marLeft w:val="0"/>
              <w:marRight w:val="0"/>
              <w:marTop w:val="0"/>
              <w:marBottom w:val="0"/>
              <w:divBdr>
                <w:top w:val="none" w:sz="0" w:space="0" w:color="auto"/>
                <w:left w:val="none" w:sz="0" w:space="0" w:color="auto"/>
                <w:bottom w:val="none" w:sz="0" w:space="0" w:color="auto"/>
                <w:right w:val="none" w:sz="0" w:space="0" w:color="auto"/>
              </w:divBdr>
            </w:div>
            <w:div w:id="1334451035">
              <w:marLeft w:val="0"/>
              <w:marRight w:val="0"/>
              <w:marTop w:val="0"/>
              <w:marBottom w:val="0"/>
              <w:divBdr>
                <w:top w:val="none" w:sz="0" w:space="0" w:color="auto"/>
                <w:left w:val="none" w:sz="0" w:space="0" w:color="auto"/>
                <w:bottom w:val="none" w:sz="0" w:space="0" w:color="auto"/>
                <w:right w:val="none" w:sz="0" w:space="0" w:color="auto"/>
              </w:divBdr>
            </w:div>
            <w:div w:id="1341469659">
              <w:marLeft w:val="0"/>
              <w:marRight w:val="0"/>
              <w:marTop w:val="0"/>
              <w:marBottom w:val="0"/>
              <w:divBdr>
                <w:top w:val="none" w:sz="0" w:space="0" w:color="auto"/>
                <w:left w:val="none" w:sz="0" w:space="0" w:color="auto"/>
                <w:bottom w:val="none" w:sz="0" w:space="0" w:color="auto"/>
                <w:right w:val="none" w:sz="0" w:space="0" w:color="auto"/>
              </w:divBdr>
            </w:div>
            <w:div w:id="1359432107">
              <w:marLeft w:val="0"/>
              <w:marRight w:val="0"/>
              <w:marTop w:val="0"/>
              <w:marBottom w:val="0"/>
              <w:divBdr>
                <w:top w:val="none" w:sz="0" w:space="0" w:color="auto"/>
                <w:left w:val="none" w:sz="0" w:space="0" w:color="auto"/>
                <w:bottom w:val="none" w:sz="0" w:space="0" w:color="auto"/>
                <w:right w:val="none" w:sz="0" w:space="0" w:color="auto"/>
              </w:divBdr>
            </w:div>
            <w:div w:id="1367868606">
              <w:marLeft w:val="0"/>
              <w:marRight w:val="0"/>
              <w:marTop w:val="0"/>
              <w:marBottom w:val="0"/>
              <w:divBdr>
                <w:top w:val="none" w:sz="0" w:space="0" w:color="auto"/>
                <w:left w:val="none" w:sz="0" w:space="0" w:color="auto"/>
                <w:bottom w:val="none" w:sz="0" w:space="0" w:color="auto"/>
                <w:right w:val="none" w:sz="0" w:space="0" w:color="auto"/>
              </w:divBdr>
            </w:div>
            <w:div w:id="1395004758">
              <w:marLeft w:val="0"/>
              <w:marRight w:val="0"/>
              <w:marTop w:val="0"/>
              <w:marBottom w:val="0"/>
              <w:divBdr>
                <w:top w:val="none" w:sz="0" w:space="0" w:color="auto"/>
                <w:left w:val="none" w:sz="0" w:space="0" w:color="auto"/>
                <w:bottom w:val="none" w:sz="0" w:space="0" w:color="auto"/>
                <w:right w:val="none" w:sz="0" w:space="0" w:color="auto"/>
              </w:divBdr>
            </w:div>
            <w:div w:id="1432123106">
              <w:marLeft w:val="0"/>
              <w:marRight w:val="0"/>
              <w:marTop w:val="0"/>
              <w:marBottom w:val="0"/>
              <w:divBdr>
                <w:top w:val="none" w:sz="0" w:space="0" w:color="auto"/>
                <w:left w:val="none" w:sz="0" w:space="0" w:color="auto"/>
                <w:bottom w:val="none" w:sz="0" w:space="0" w:color="auto"/>
                <w:right w:val="none" w:sz="0" w:space="0" w:color="auto"/>
              </w:divBdr>
            </w:div>
            <w:div w:id="1480613092">
              <w:marLeft w:val="0"/>
              <w:marRight w:val="0"/>
              <w:marTop w:val="0"/>
              <w:marBottom w:val="0"/>
              <w:divBdr>
                <w:top w:val="none" w:sz="0" w:space="0" w:color="auto"/>
                <w:left w:val="none" w:sz="0" w:space="0" w:color="auto"/>
                <w:bottom w:val="none" w:sz="0" w:space="0" w:color="auto"/>
                <w:right w:val="none" w:sz="0" w:space="0" w:color="auto"/>
              </w:divBdr>
            </w:div>
            <w:div w:id="1496919952">
              <w:marLeft w:val="0"/>
              <w:marRight w:val="0"/>
              <w:marTop w:val="0"/>
              <w:marBottom w:val="0"/>
              <w:divBdr>
                <w:top w:val="none" w:sz="0" w:space="0" w:color="auto"/>
                <w:left w:val="none" w:sz="0" w:space="0" w:color="auto"/>
                <w:bottom w:val="none" w:sz="0" w:space="0" w:color="auto"/>
                <w:right w:val="none" w:sz="0" w:space="0" w:color="auto"/>
              </w:divBdr>
            </w:div>
            <w:div w:id="1507792791">
              <w:marLeft w:val="0"/>
              <w:marRight w:val="0"/>
              <w:marTop w:val="0"/>
              <w:marBottom w:val="0"/>
              <w:divBdr>
                <w:top w:val="none" w:sz="0" w:space="0" w:color="auto"/>
                <w:left w:val="none" w:sz="0" w:space="0" w:color="auto"/>
                <w:bottom w:val="none" w:sz="0" w:space="0" w:color="auto"/>
                <w:right w:val="none" w:sz="0" w:space="0" w:color="auto"/>
              </w:divBdr>
            </w:div>
            <w:div w:id="1519348884">
              <w:marLeft w:val="0"/>
              <w:marRight w:val="0"/>
              <w:marTop w:val="0"/>
              <w:marBottom w:val="0"/>
              <w:divBdr>
                <w:top w:val="none" w:sz="0" w:space="0" w:color="auto"/>
                <w:left w:val="none" w:sz="0" w:space="0" w:color="auto"/>
                <w:bottom w:val="none" w:sz="0" w:space="0" w:color="auto"/>
                <w:right w:val="none" w:sz="0" w:space="0" w:color="auto"/>
              </w:divBdr>
            </w:div>
            <w:div w:id="1531383471">
              <w:marLeft w:val="0"/>
              <w:marRight w:val="0"/>
              <w:marTop w:val="0"/>
              <w:marBottom w:val="0"/>
              <w:divBdr>
                <w:top w:val="none" w:sz="0" w:space="0" w:color="auto"/>
                <w:left w:val="none" w:sz="0" w:space="0" w:color="auto"/>
                <w:bottom w:val="none" w:sz="0" w:space="0" w:color="auto"/>
                <w:right w:val="none" w:sz="0" w:space="0" w:color="auto"/>
              </w:divBdr>
            </w:div>
            <w:div w:id="1561674395">
              <w:marLeft w:val="0"/>
              <w:marRight w:val="0"/>
              <w:marTop w:val="0"/>
              <w:marBottom w:val="0"/>
              <w:divBdr>
                <w:top w:val="none" w:sz="0" w:space="0" w:color="auto"/>
                <w:left w:val="none" w:sz="0" w:space="0" w:color="auto"/>
                <w:bottom w:val="none" w:sz="0" w:space="0" w:color="auto"/>
                <w:right w:val="none" w:sz="0" w:space="0" w:color="auto"/>
              </w:divBdr>
            </w:div>
            <w:div w:id="1596207555">
              <w:marLeft w:val="0"/>
              <w:marRight w:val="0"/>
              <w:marTop w:val="0"/>
              <w:marBottom w:val="0"/>
              <w:divBdr>
                <w:top w:val="none" w:sz="0" w:space="0" w:color="auto"/>
                <w:left w:val="none" w:sz="0" w:space="0" w:color="auto"/>
                <w:bottom w:val="none" w:sz="0" w:space="0" w:color="auto"/>
                <w:right w:val="none" w:sz="0" w:space="0" w:color="auto"/>
              </w:divBdr>
            </w:div>
            <w:div w:id="1606695411">
              <w:marLeft w:val="0"/>
              <w:marRight w:val="0"/>
              <w:marTop w:val="0"/>
              <w:marBottom w:val="0"/>
              <w:divBdr>
                <w:top w:val="none" w:sz="0" w:space="0" w:color="auto"/>
                <w:left w:val="none" w:sz="0" w:space="0" w:color="auto"/>
                <w:bottom w:val="none" w:sz="0" w:space="0" w:color="auto"/>
                <w:right w:val="none" w:sz="0" w:space="0" w:color="auto"/>
              </w:divBdr>
            </w:div>
            <w:div w:id="1612938219">
              <w:marLeft w:val="0"/>
              <w:marRight w:val="0"/>
              <w:marTop w:val="0"/>
              <w:marBottom w:val="0"/>
              <w:divBdr>
                <w:top w:val="none" w:sz="0" w:space="0" w:color="auto"/>
                <w:left w:val="none" w:sz="0" w:space="0" w:color="auto"/>
                <w:bottom w:val="none" w:sz="0" w:space="0" w:color="auto"/>
                <w:right w:val="none" w:sz="0" w:space="0" w:color="auto"/>
              </w:divBdr>
            </w:div>
            <w:div w:id="1622489902">
              <w:marLeft w:val="0"/>
              <w:marRight w:val="0"/>
              <w:marTop w:val="0"/>
              <w:marBottom w:val="0"/>
              <w:divBdr>
                <w:top w:val="none" w:sz="0" w:space="0" w:color="auto"/>
                <w:left w:val="none" w:sz="0" w:space="0" w:color="auto"/>
                <w:bottom w:val="none" w:sz="0" w:space="0" w:color="auto"/>
                <w:right w:val="none" w:sz="0" w:space="0" w:color="auto"/>
              </w:divBdr>
            </w:div>
            <w:div w:id="1630092572">
              <w:marLeft w:val="0"/>
              <w:marRight w:val="0"/>
              <w:marTop w:val="0"/>
              <w:marBottom w:val="0"/>
              <w:divBdr>
                <w:top w:val="none" w:sz="0" w:space="0" w:color="auto"/>
                <w:left w:val="none" w:sz="0" w:space="0" w:color="auto"/>
                <w:bottom w:val="none" w:sz="0" w:space="0" w:color="auto"/>
                <w:right w:val="none" w:sz="0" w:space="0" w:color="auto"/>
              </w:divBdr>
            </w:div>
            <w:div w:id="1667320685">
              <w:marLeft w:val="0"/>
              <w:marRight w:val="0"/>
              <w:marTop w:val="0"/>
              <w:marBottom w:val="0"/>
              <w:divBdr>
                <w:top w:val="none" w:sz="0" w:space="0" w:color="auto"/>
                <w:left w:val="none" w:sz="0" w:space="0" w:color="auto"/>
                <w:bottom w:val="none" w:sz="0" w:space="0" w:color="auto"/>
                <w:right w:val="none" w:sz="0" w:space="0" w:color="auto"/>
              </w:divBdr>
            </w:div>
            <w:div w:id="1731539380">
              <w:marLeft w:val="0"/>
              <w:marRight w:val="0"/>
              <w:marTop w:val="0"/>
              <w:marBottom w:val="0"/>
              <w:divBdr>
                <w:top w:val="none" w:sz="0" w:space="0" w:color="auto"/>
                <w:left w:val="none" w:sz="0" w:space="0" w:color="auto"/>
                <w:bottom w:val="none" w:sz="0" w:space="0" w:color="auto"/>
                <w:right w:val="none" w:sz="0" w:space="0" w:color="auto"/>
              </w:divBdr>
            </w:div>
            <w:div w:id="1750734877">
              <w:marLeft w:val="0"/>
              <w:marRight w:val="0"/>
              <w:marTop w:val="0"/>
              <w:marBottom w:val="0"/>
              <w:divBdr>
                <w:top w:val="none" w:sz="0" w:space="0" w:color="auto"/>
                <w:left w:val="none" w:sz="0" w:space="0" w:color="auto"/>
                <w:bottom w:val="none" w:sz="0" w:space="0" w:color="auto"/>
                <w:right w:val="none" w:sz="0" w:space="0" w:color="auto"/>
              </w:divBdr>
            </w:div>
            <w:div w:id="1774977674">
              <w:marLeft w:val="0"/>
              <w:marRight w:val="0"/>
              <w:marTop w:val="0"/>
              <w:marBottom w:val="0"/>
              <w:divBdr>
                <w:top w:val="none" w:sz="0" w:space="0" w:color="auto"/>
                <w:left w:val="none" w:sz="0" w:space="0" w:color="auto"/>
                <w:bottom w:val="none" w:sz="0" w:space="0" w:color="auto"/>
                <w:right w:val="none" w:sz="0" w:space="0" w:color="auto"/>
              </w:divBdr>
            </w:div>
            <w:div w:id="1792552788">
              <w:marLeft w:val="0"/>
              <w:marRight w:val="0"/>
              <w:marTop w:val="0"/>
              <w:marBottom w:val="0"/>
              <w:divBdr>
                <w:top w:val="none" w:sz="0" w:space="0" w:color="auto"/>
                <w:left w:val="none" w:sz="0" w:space="0" w:color="auto"/>
                <w:bottom w:val="none" w:sz="0" w:space="0" w:color="auto"/>
                <w:right w:val="none" w:sz="0" w:space="0" w:color="auto"/>
              </w:divBdr>
            </w:div>
            <w:div w:id="1875657317">
              <w:marLeft w:val="0"/>
              <w:marRight w:val="0"/>
              <w:marTop w:val="0"/>
              <w:marBottom w:val="0"/>
              <w:divBdr>
                <w:top w:val="none" w:sz="0" w:space="0" w:color="auto"/>
                <w:left w:val="none" w:sz="0" w:space="0" w:color="auto"/>
                <w:bottom w:val="none" w:sz="0" w:space="0" w:color="auto"/>
                <w:right w:val="none" w:sz="0" w:space="0" w:color="auto"/>
              </w:divBdr>
            </w:div>
            <w:div w:id="1880050320">
              <w:marLeft w:val="0"/>
              <w:marRight w:val="0"/>
              <w:marTop w:val="0"/>
              <w:marBottom w:val="0"/>
              <w:divBdr>
                <w:top w:val="none" w:sz="0" w:space="0" w:color="auto"/>
                <w:left w:val="none" w:sz="0" w:space="0" w:color="auto"/>
                <w:bottom w:val="none" w:sz="0" w:space="0" w:color="auto"/>
                <w:right w:val="none" w:sz="0" w:space="0" w:color="auto"/>
              </w:divBdr>
            </w:div>
            <w:div w:id="1880514137">
              <w:marLeft w:val="0"/>
              <w:marRight w:val="0"/>
              <w:marTop w:val="0"/>
              <w:marBottom w:val="0"/>
              <w:divBdr>
                <w:top w:val="none" w:sz="0" w:space="0" w:color="auto"/>
                <w:left w:val="none" w:sz="0" w:space="0" w:color="auto"/>
                <w:bottom w:val="none" w:sz="0" w:space="0" w:color="auto"/>
                <w:right w:val="none" w:sz="0" w:space="0" w:color="auto"/>
              </w:divBdr>
            </w:div>
            <w:div w:id="1887443997">
              <w:marLeft w:val="0"/>
              <w:marRight w:val="0"/>
              <w:marTop w:val="0"/>
              <w:marBottom w:val="0"/>
              <w:divBdr>
                <w:top w:val="none" w:sz="0" w:space="0" w:color="auto"/>
                <w:left w:val="none" w:sz="0" w:space="0" w:color="auto"/>
                <w:bottom w:val="none" w:sz="0" w:space="0" w:color="auto"/>
                <w:right w:val="none" w:sz="0" w:space="0" w:color="auto"/>
              </w:divBdr>
            </w:div>
            <w:div w:id="1936133220">
              <w:marLeft w:val="0"/>
              <w:marRight w:val="0"/>
              <w:marTop w:val="0"/>
              <w:marBottom w:val="0"/>
              <w:divBdr>
                <w:top w:val="none" w:sz="0" w:space="0" w:color="auto"/>
                <w:left w:val="none" w:sz="0" w:space="0" w:color="auto"/>
                <w:bottom w:val="none" w:sz="0" w:space="0" w:color="auto"/>
                <w:right w:val="none" w:sz="0" w:space="0" w:color="auto"/>
              </w:divBdr>
            </w:div>
            <w:div w:id="1955402682">
              <w:marLeft w:val="0"/>
              <w:marRight w:val="0"/>
              <w:marTop w:val="0"/>
              <w:marBottom w:val="0"/>
              <w:divBdr>
                <w:top w:val="none" w:sz="0" w:space="0" w:color="auto"/>
                <w:left w:val="none" w:sz="0" w:space="0" w:color="auto"/>
                <w:bottom w:val="none" w:sz="0" w:space="0" w:color="auto"/>
                <w:right w:val="none" w:sz="0" w:space="0" w:color="auto"/>
              </w:divBdr>
            </w:div>
            <w:div w:id="1990862742">
              <w:marLeft w:val="0"/>
              <w:marRight w:val="0"/>
              <w:marTop w:val="0"/>
              <w:marBottom w:val="0"/>
              <w:divBdr>
                <w:top w:val="none" w:sz="0" w:space="0" w:color="auto"/>
                <w:left w:val="none" w:sz="0" w:space="0" w:color="auto"/>
                <w:bottom w:val="none" w:sz="0" w:space="0" w:color="auto"/>
                <w:right w:val="none" w:sz="0" w:space="0" w:color="auto"/>
              </w:divBdr>
            </w:div>
            <w:div w:id="2014605213">
              <w:marLeft w:val="0"/>
              <w:marRight w:val="0"/>
              <w:marTop w:val="0"/>
              <w:marBottom w:val="0"/>
              <w:divBdr>
                <w:top w:val="none" w:sz="0" w:space="0" w:color="auto"/>
                <w:left w:val="none" w:sz="0" w:space="0" w:color="auto"/>
                <w:bottom w:val="none" w:sz="0" w:space="0" w:color="auto"/>
                <w:right w:val="none" w:sz="0" w:space="0" w:color="auto"/>
              </w:divBdr>
            </w:div>
            <w:div w:id="2036077763">
              <w:marLeft w:val="0"/>
              <w:marRight w:val="0"/>
              <w:marTop w:val="0"/>
              <w:marBottom w:val="0"/>
              <w:divBdr>
                <w:top w:val="none" w:sz="0" w:space="0" w:color="auto"/>
                <w:left w:val="none" w:sz="0" w:space="0" w:color="auto"/>
                <w:bottom w:val="none" w:sz="0" w:space="0" w:color="auto"/>
                <w:right w:val="none" w:sz="0" w:space="0" w:color="auto"/>
              </w:divBdr>
            </w:div>
            <w:div w:id="2049716387">
              <w:marLeft w:val="0"/>
              <w:marRight w:val="0"/>
              <w:marTop w:val="0"/>
              <w:marBottom w:val="0"/>
              <w:divBdr>
                <w:top w:val="none" w:sz="0" w:space="0" w:color="auto"/>
                <w:left w:val="none" w:sz="0" w:space="0" w:color="auto"/>
                <w:bottom w:val="none" w:sz="0" w:space="0" w:color="auto"/>
                <w:right w:val="none" w:sz="0" w:space="0" w:color="auto"/>
              </w:divBdr>
            </w:div>
            <w:div w:id="2088577261">
              <w:marLeft w:val="0"/>
              <w:marRight w:val="0"/>
              <w:marTop w:val="0"/>
              <w:marBottom w:val="0"/>
              <w:divBdr>
                <w:top w:val="none" w:sz="0" w:space="0" w:color="auto"/>
                <w:left w:val="none" w:sz="0" w:space="0" w:color="auto"/>
                <w:bottom w:val="none" w:sz="0" w:space="0" w:color="auto"/>
                <w:right w:val="none" w:sz="0" w:space="0" w:color="auto"/>
              </w:divBdr>
            </w:div>
            <w:div w:id="2090737463">
              <w:marLeft w:val="0"/>
              <w:marRight w:val="0"/>
              <w:marTop w:val="0"/>
              <w:marBottom w:val="0"/>
              <w:divBdr>
                <w:top w:val="none" w:sz="0" w:space="0" w:color="auto"/>
                <w:left w:val="none" w:sz="0" w:space="0" w:color="auto"/>
                <w:bottom w:val="none" w:sz="0" w:space="0" w:color="auto"/>
                <w:right w:val="none" w:sz="0" w:space="0" w:color="auto"/>
              </w:divBdr>
            </w:div>
            <w:div w:id="2111779064">
              <w:marLeft w:val="0"/>
              <w:marRight w:val="0"/>
              <w:marTop w:val="0"/>
              <w:marBottom w:val="0"/>
              <w:divBdr>
                <w:top w:val="none" w:sz="0" w:space="0" w:color="auto"/>
                <w:left w:val="none" w:sz="0" w:space="0" w:color="auto"/>
                <w:bottom w:val="none" w:sz="0" w:space="0" w:color="auto"/>
                <w:right w:val="none" w:sz="0" w:space="0" w:color="auto"/>
              </w:divBdr>
            </w:div>
            <w:div w:id="2117678881">
              <w:marLeft w:val="0"/>
              <w:marRight w:val="0"/>
              <w:marTop w:val="0"/>
              <w:marBottom w:val="0"/>
              <w:divBdr>
                <w:top w:val="none" w:sz="0" w:space="0" w:color="auto"/>
                <w:left w:val="none" w:sz="0" w:space="0" w:color="auto"/>
                <w:bottom w:val="none" w:sz="0" w:space="0" w:color="auto"/>
                <w:right w:val="none" w:sz="0" w:space="0" w:color="auto"/>
              </w:divBdr>
            </w:div>
            <w:div w:id="211840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040563">
      <w:bodyDiv w:val="1"/>
      <w:marLeft w:val="0"/>
      <w:marRight w:val="0"/>
      <w:marTop w:val="0"/>
      <w:marBottom w:val="0"/>
      <w:divBdr>
        <w:top w:val="none" w:sz="0" w:space="0" w:color="auto"/>
        <w:left w:val="none" w:sz="0" w:space="0" w:color="auto"/>
        <w:bottom w:val="none" w:sz="0" w:space="0" w:color="auto"/>
        <w:right w:val="none" w:sz="0" w:space="0" w:color="auto"/>
      </w:divBdr>
      <w:divsChild>
        <w:div w:id="367491138">
          <w:marLeft w:val="0"/>
          <w:marRight w:val="0"/>
          <w:marTop w:val="0"/>
          <w:marBottom w:val="0"/>
          <w:divBdr>
            <w:top w:val="none" w:sz="0" w:space="0" w:color="auto"/>
            <w:left w:val="none" w:sz="0" w:space="0" w:color="auto"/>
            <w:bottom w:val="none" w:sz="0" w:space="0" w:color="auto"/>
            <w:right w:val="none" w:sz="0" w:space="0" w:color="auto"/>
          </w:divBdr>
          <w:divsChild>
            <w:div w:id="489248072">
              <w:marLeft w:val="0"/>
              <w:marRight w:val="0"/>
              <w:marTop w:val="0"/>
              <w:marBottom w:val="0"/>
              <w:divBdr>
                <w:top w:val="none" w:sz="0" w:space="0" w:color="auto"/>
                <w:left w:val="none" w:sz="0" w:space="0" w:color="auto"/>
                <w:bottom w:val="none" w:sz="0" w:space="0" w:color="auto"/>
                <w:right w:val="none" w:sz="0" w:space="0" w:color="auto"/>
              </w:divBdr>
            </w:div>
            <w:div w:id="871844354">
              <w:marLeft w:val="0"/>
              <w:marRight w:val="0"/>
              <w:marTop w:val="0"/>
              <w:marBottom w:val="0"/>
              <w:divBdr>
                <w:top w:val="none" w:sz="0" w:space="0" w:color="auto"/>
                <w:left w:val="none" w:sz="0" w:space="0" w:color="auto"/>
                <w:bottom w:val="none" w:sz="0" w:space="0" w:color="auto"/>
                <w:right w:val="none" w:sz="0" w:space="0" w:color="auto"/>
              </w:divBdr>
            </w:div>
            <w:div w:id="1137335771">
              <w:marLeft w:val="0"/>
              <w:marRight w:val="0"/>
              <w:marTop w:val="0"/>
              <w:marBottom w:val="0"/>
              <w:divBdr>
                <w:top w:val="none" w:sz="0" w:space="0" w:color="auto"/>
                <w:left w:val="none" w:sz="0" w:space="0" w:color="auto"/>
                <w:bottom w:val="none" w:sz="0" w:space="0" w:color="auto"/>
                <w:right w:val="none" w:sz="0" w:space="0" w:color="auto"/>
              </w:divBdr>
            </w:div>
            <w:div w:id="1195457975">
              <w:marLeft w:val="0"/>
              <w:marRight w:val="0"/>
              <w:marTop w:val="0"/>
              <w:marBottom w:val="0"/>
              <w:divBdr>
                <w:top w:val="none" w:sz="0" w:space="0" w:color="auto"/>
                <w:left w:val="none" w:sz="0" w:space="0" w:color="auto"/>
                <w:bottom w:val="none" w:sz="0" w:space="0" w:color="auto"/>
                <w:right w:val="none" w:sz="0" w:space="0" w:color="auto"/>
              </w:divBdr>
            </w:div>
            <w:div w:id="1276601209">
              <w:marLeft w:val="0"/>
              <w:marRight w:val="0"/>
              <w:marTop w:val="0"/>
              <w:marBottom w:val="0"/>
              <w:divBdr>
                <w:top w:val="none" w:sz="0" w:space="0" w:color="auto"/>
                <w:left w:val="none" w:sz="0" w:space="0" w:color="auto"/>
                <w:bottom w:val="none" w:sz="0" w:space="0" w:color="auto"/>
                <w:right w:val="none" w:sz="0" w:space="0" w:color="auto"/>
              </w:divBdr>
            </w:div>
            <w:div w:id="143112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457206">
      <w:bodyDiv w:val="1"/>
      <w:marLeft w:val="0"/>
      <w:marRight w:val="0"/>
      <w:marTop w:val="0"/>
      <w:marBottom w:val="0"/>
      <w:divBdr>
        <w:top w:val="none" w:sz="0" w:space="0" w:color="auto"/>
        <w:left w:val="none" w:sz="0" w:space="0" w:color="auto"/>
        <w:bottom w:val="none" w:sz="0" w:space="0" w:color="auto"/>
        <w:right w:val="none" w:sz="0" w:space="0" w:color="auto"/>
      </w:divBdr>
    </w:div>
    <w:div w:id="863132897">
      <w:bodyDiv w:val="1"/>
      <w:marLeft w:val="0"/>
      <w:marRight w:val="0"/>
      <w:marTop w:val="0"/>
      <w:marBottom w:val="0"/>
      <w:divBdr>
        <w:top w:val="none" w:sz="0" w:space="0" w:color="auto"/>
        <w:left w:val="none" w:sz="0" w:space="0" w:color="auto"/>
        <w:bottom w:val="none" w:sz="0" w:space="0" w:color="auto"/>
        <w:right w:val="none" w:sz="0" w:space="0" w:color="auto"/>
      </w:divBdr>
    </w:div>
    <w:div w:id="864099167">
      <w:bodyDiv w:val="1"/>
      <w:marLeft w:val="0"/>
      <w:marRight w:val="0"/>
      <w:marTop w:val="0"/>
      <w:marBottom w:val="0"/>
      <w:divBdr>
        <w:top w:val="none" w:sz="0" w:space="0" w:color="auto"/>
        <w:left w:val="none" w:sz="0" w:space="0" w:color="auto"/>
        <w:bottom w:val="none" w:sz="0" w:space="0" w:color="auto"/>
        <w:right w:val="none" w:sz="0" w:space="0" w:color="auto"/>
      </w:divBdr>
      <w:divsChild>
        <w:div w:id="816603898">
          <w:marLeft w:val="0"/>
          <w:marRight w:val="0"/>
          <w:marTop w:val="0"/>
          <w:marBottom w:val="0"/>
          <w:divBdr>
            <w:top w:val="none" w:sz="0" w:space="0" w:color="auto"/>
            <w:left w:val="none" w:sz="0" w:space="0" w:color="auto"/>
            <w:bottom w:val="none" w:sz="0" w:space="0" w:color="auto"/>
            <w:right w:val="none" w:sz="0" w:space="0" w:color="auto"/>
          </w:divBdr>
          <w:divsChild>
            <w:div w:id="125005263">
              <w:marLeft w:val="0"/>
              <w:marRight w:val="0"/>
              <w:marTop w:val="0"/>
              <w:marBottom w:val="0"/>
              <w:divBdr>
                <w:top w:val="none" w:sz="0" w:space="0" w:color="auto"/>
                <w:left w:val="none" w:sz="0" w:space="0" w:color="auto"/>
                <w:bottom w:val="none" w:sz="0" w:space="0" w:color="auto"/>
                <w:right w:val="none" w:sz="0" w:space="0" w:color="auto"/>
              </w:divBdr>
            </w:div>
            <w:div w:id="334306851">
              <w:marLeft w:val="0"/>
              <w:marRight w:val="0"/>
              <w:marTop w:val="0"/>
              <w:marBottom w:val="0"/>
              <w:divBdr>
                <w:top w:val="none" w:sz="0" w:space="0" w:color="auto"/>
                <w:left w:val="none" w:sz="0" w:space="0" w:color="auto"/>
                <w:bottom w:val="none" w:sz="0" w:space="0" w:color="auto"/>
                <w:right w:val="none" w:sz="0" w:space="0" w:color="auto"/>
              </w:divBdr>
            </w:div>
            <w:div w:id="396710332">
              <w:marLeft w:val="0"/>
              <w:marRight w:val="0"/>
              <w:marTop w:val="0"/>
              <w:marBottom w:val="0"/>
              <w:divBdr>
                <w:top w:val="none" w:sz="0" w:space="0" w:color="auto"/>
                <w:left w:val="none" w:sz="0" w:space="0" w:color="auto"/>
                <w:bottom w:val="none" w:sz="0" w:space="0" w:color="auto"/>
                <w:right w:val="none" w:sz="0" w:space="0" w:color="auto"/>
              </w:divBdr>
            </w:div>
            <w:div w:id="950549138">
              <w:marLeft w:val="0"/>
              <w:marRight w:val="0"/>
              <w:marTop w:val="0"/>
              <w:marBottom w:val="0"/>
              <w:divBdr>
                <w:top w:val="none" w:sz="0" w:space="0" w:color="auto"/>
                <w:left w:val="none" w:sz="0" w:space="0" w:color="auto"/>
                <w:bottom w:val="none" w:sz="0" w:space="0" w:color="auto"/>
                <w:right w:val="none" w:sz="0" w:space="0" w:color="auto"/>
              </w:divBdr>
            </w:div>
            <w:div w:id="978415615">
              <w:marLeft w:val="0"/>
              <w:marRight w:val="0"/>
              <w:marTop w:val="0"/>
              <w:marBottom w:val="0"/>
              <w:divBdr>
                <w:top w:val="none" w:sz="0" w:space="0" w:color="auto"/>
                <w:left w:val="none" w:sz="0" w:space="0" w:color="auto"/>
                <w:bottom w:val="none" w:sz="0" w:space="0" w:color="auto"/>
                <w:right w:val="none" w:sz="0" w:space="0" w:color="auto"/>
              </w:divBdr>
            </w:div>
            <w:div w:id="1017001279">
              <w:marLeft w:val="0"/>
              <w:marRight w:val="0"/>
              <w:marTop w:val="0"/>
              <w:marBottom w:val="0"/>
              <w:divBdr>
                <w:top w:val="none" w:sz="0" w:space="0" w:color="auto"/>
                <w:left w:val="none" w:sz="0" w:space="0" w:color="auto"/>
                <w:bottom w:val="none" w:sz="0" w:space="0" w:color="auto"/>
                <w:right w:val="none" w:sz="0" w:space="0" w:color="auto"/>
              </w:divBdr>
            </w:div>
            <w:div w:id="1165778213">
              <w:marLeft w:val="0"/>
              <w:marRight w:val="0"/>
              <w:marTop w:val="0"/>
              <w:marBottom w:val="0"/>
              <w:divBdr>
                <w:top w:val="none" w:sz="0" w:space="0" w:color="auto"/>
                <w:left w:val="none" w:sz="0" w:space="0" w:color="auto"/>
                <w:bottom w:val="none" w:sz="0" w:space="0" w:color="auto"/>
                <w:right w:val="none" w:sz="0" w:space="0" w:color="auto"/>
              </w:divBdr>
            </w:div>
            <w:div w:id="1413233819">
              <w:marLeft w:val="0"/>
              <w:marRight w:val="0"/>
              <w:marTop w:val="0"/>
              <w:marBottom w:val="0"/>
              <w:divBdr>
                <w:top w:val="none" w:sz="0" w:space="0" w:color="auto"/>
                <w:left w:val="none" w:sz="0" w:space="0" w:color="auto"/>
                <w:bottom w:val="none" w:sz="0" w:space="0" w:color="auto"/>
                <w:right w:val="none" w:sz="0" w:space="0" w:color="auto"/>
              </w:divBdr>
            </w:div>
            <w:div w:id="1453355373">
              <w:marLeft w:val="0"/>
              <w:marRight w:val="0"/>
              <w:marTop w:val="0"/>
              <w:marBottom w:val="0"/>
              <w:divBdr>
                <w:top w:val="none" w:sz="0" w:space="0" w:color="auto"/>
                <w:left w:val="none" w:sz="0" w:space="0" w:color="auto"/>
                <w:bottom w:val="none" w:sz="0" w:space="0" w:color="auto"/>
                <w:right w:val="none" w:sz="0" w:space="0" w:color="auto"/>
              </w:divBdr>
            </w:div>
            <w:div w:id="1662856250">
              <w:marLeft w:val="0"/>
              <w:marRight w:val="0"/>
              <w:marTop w:val="0"/>
              <w:marBottom w:val="0"/>
              <w:divBdr>
                <w:top w:val="none" w:sz="0" w:space="0" w:color="auto"/>
                <w:left w:val="none" w:sz="0" w:space="0" w:color="auto"/>
                <w:bottom w:val="none" w:sz="0" w:space="0" w:color="auto"/>
                <w:right w:val="none" w:sz="0" w:space="0" w:color="auto"/>
              </w:divBdr>
            </w:div>
            <w:div w:id="1775903037">
              <w:marLeft w:val="0"/>
              <w:marRight w:val="0"/>
              <w:marTop w:val="0"/>
              <w:marBottom w:val="0"/>
              <w:divBdr>
                <w:top w:val="none" w:sz="0" w:space="0" w:color="auto"/>
                <w:left w:val="none" w:sz="0" w:space="0" w:color="auto"/>
                <w:bottom w:val="none" w:sz="0" w:space="0" w:color="auto"/>
                <w:right w:val="none" w:sz="0" w:space="0" w:color="auto"/>
              </w:divBdr>
            </w:div>
            <w:div w:id="1965648542">
              <w:marLeft w:val="0"/>
              <w:marRight w:val="0"/>
              <w:marTop w:val="0"/>
              <w:marBottom w:val="0"/>
              <w:divBdr>
                <w:top w:val="none" w:sz="0" w:space="0" w:color="auto"/>
                <w:left w:val="none" w:sz="0" w:space="0" w:color="auto"/>
                <w:bottom w:val="none" w:sz="0" w:space="0" w:color="auto"/>
                <w:right w:val="none" w:sz="0" w:space="0" w:color="auto"/>
              </w:divBdr>
            </w:div>
            <w:div w:id="2119175453">
              <w:marLeft w:val="0"/>
              <w:marRight w:val="0"/>
              <w:marTop w:val="0"/>
              <w:marBottom w:val="0"/>
              <w:divBdr>
                <w:top w:val="none" w:sz="0" w:space="0" w:color="auto"/>
                <w:left w:val="none" w:sz="0" w:space="0" w:color="auto"/>
                <w:bottom w:val="none" w:sz="0" w:space="0" w:color="auto"/>
                <w:right w:val="none" w:sz="0" w:space="0" w:color="auto"/>
              </w:divBdr>
            </w:div>
            <w:div w:id="21354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84474">
      <w:bodyDiv w:val="1"/>
      <w:marLeft w:val="0"/>
      <w:marRight w:val="0"/>
      <w:marTop w:val="0"/>
      <w:marBottom w:val="0"/>
      <w:divBdr>
        <w:top w:val="none" w:sz="0" w:space="0" w:color="auto"/>
        <w:left w:val="none" w:sz="0" w:space="0" w:color="auto"/>
        <w:bottom w:val="none" w:sz="0" w:space="0" w:color="auto"/>
        <w:right w:val="none" w:sz="0" w:space="0" w:color="auto"/>
      </w:divBdr>
      <w:divsChild>
        <w:div w:id="199052918">
          <w:marLeft w:val="0"/>
          <w:marRight w:val="0"/>
          <w:marTop w:val="0"/>
          <w:marBottom w:val="0"/>
          <w:divBdr>
            <w:top w:val="none" w:sz="0" w:space="0" w:color="auto"/>
            <w:left w:val="none" w:sz="0" w:space="0" w:color="auto"/>
            <w:bottom w:val="none" w:sz="0" w:space="0" w:color="auto"/>
            <w:right w:val="none" w:sz="0" w:space="0" w:color="auto"/>
          </w:divBdr>
          <w:divsChild>
            <w:div w:id="220095778">
              <w:marLeft w:val="0"/>
              <w:marRight w:val="0"/>
              <w:marTop w:val="0"/>
              <w:marBottom w:val="0"/>
              <w:divBdr>
                <w:top w:val="none" w:sz="0" w:space="0" w:color="auto"/>
                <w:left w:val="none" w:sz="0" w:space="0" w:color="auto"/>
                <w:bottom w:val="none" w:sz="0" w:space="0" w:color="auto"/>
                <w:right w:val="none" w:sz="0" w:space="0" w:color="auto"/>
              </w:divBdr>
            </w:div>
            <w:div w:id="1575898191">
              <w:marLeft w:val="0"/>
              <w:marRight w:val="0"/>
              <w:marTop w:val="0"/>
              <w:marBottom w:val="0"/>
              <w:divBdr>
                <w:top w:val="none" w:sz="0" w:space="0" w:color="auto"/>
                <w:left w:val="none" w:sz="0" w:space="0" w:color="auto"/>
                <w:bottom w:val="none" w:sz="0" w:space="0" w:color="auto"/>
                <w:right w:val="none" w:sz="0" w:space="0" w:color="auto"/>
              </w:divBdr>
            </w:div>
            <w:div w:id="1712729471">
              <w:marLeft w:val="0"/>
              <w:marRight w:val="0"/>
              <w:marTop w:val="0"/>
              <w:marBottom w:val="0"/>
              <w:divBdr>
                <w:top w:val="none" w:sz="0" w:space="0" w:color="auto"/>
                <w:left w:val="none" w:sz="0" w:space="0" w:color="auto"/>
                <w:bottom w:val="none" w:sz="0" w:space="0" w:color="auto"/>
                <w:right w:val="none" w:sz="0" w:space="0" w:color="auto"/>
              </w:divBdr>
            </w:div>
            <w:div w:id="1838767121">
              <w:marLeft w:val="0"/>
              <w:marRight w:val="0"/>
              <w:marTop w:val="0"/>
              <w:marBottom w:val="0"/>
              <w:divBdr>
                <w:top w:val="none" w:sz="0" w:space="0" w:color="auto"/>
                <w:left w:val="none" w:sz="0" w:space="0" w:color="auto"/>
                <w:bottom w:val="none" w:sz="0" w:space="0" w:color="auto"/>
                <w:right w:val="none" w:sz="0" w:space="0" w:color="auto"/>
              </w:divBdr>
            </w:div>
            <w:div w:id="1852599376">
              <w:marLeft w:val="0"/>
              <w:marRight w:val="0"/>
              <w:marTop w:val="0"/>
              <w:marBottom w:val="0"/>
              <w:divBdr>
                <w:top w:val="none" w:sz="0" w:space="0" w:color="auto"/>
                <w:left w:val="none" w:sz="0" w:space="0" w:color="auto"/>
                <w:bottom w:val="none" w:sz="0" w:space="0" w:color="auto"/>
                <w:right w:val="none" w:sz="0" w:space="0" w:color="auto"/>
              </w:divBdr>
            </w:div>
            <w:div w:id="200712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550483">
      <w:bodyDiv w:val="1"/>
      <w:marLeft w:val="0"/>
      <w:marRight w:val="0"/>
      <w:marTop w:val="0"/>
      <w:marBottom w:val="0"/>
      <w:divBdr>
        <w:top w:val="none" w:sz="0" w:space="0" w:color="auto"/>
        <w:left w:val="none" w:sz="0" w:space="0" w:color="auto"/>
        <w:bottom w:val="none" w:sz="0" w:space="0" w:color="auto"/>
        <w:right w:val="none" w:sz="0" w:space="0" w:color="auto"/>
      </w:divBdr>
      <w:divsChild>
        <w:div w:id="1975525656">
          <w:marLeft w:val="0"/>
          <w:marRight w:val="0"/>
          <w:marTop w:val="0"/>
          <w:marBottom w:val="0"/>
          <w:divBdr>
            <w:top w:val="none" w:sz="0" w:space="0" w:color="auto"/>
            <w:left w:val="none" w:sz="0" w:space="0" w:color="auto"/>
            <w:bottom w:val="none" w:sz="0" w:space="0" w:color="auto"/>
            <w:right w:val="none" w:sz="0" w:space="0" w:color="auto"/>
          </w:divBdr>
          <w:divsChild>
            <w:div w:id="502203700">
              <w:marLeft w:val="0"/>
              <w:marRight w:val="0"/>
              <w:marTop w:val="0"/>
              <w:marBottom w:val="0"/>
              <w:divBdr>
                <w:top w:val="none" w:sz="0" w:space="0" w:color="auto"/>
                <w:left w:val="none" w:sz="0" w:space="0" w:color="auto"/>
                <w:bottom w:val="none" w:sz="0" w:space="0" w:color="auto"/>
                <w:right w:val="none" w:sz="0" w:space="0" w:color="auto"/>
              </w:divBdr>
            </w:div>
            <w:div w:id="730542995">
              <w:marLeft w:val="0"/>
              <w:marRight w:val="0"/>
              <w:marTop w:val="0"/>
              <w:marBottom w:val="0"/>
              <w:divBdr>
                <w:top w:val="none" w:sz="0" w:space="0" w:color="auto"/>
                <w:left w:val="none" w:sz="0" w:space="0" w:color="auto"/>
                <w:bottom w:val="none" w:sz="0" w:space="0" w:color="auto"/>
                <w:right w:val="none" w:sz="0" w:space="0" w:color="auto"/>
              </w:divBdr>
            </w:div>
            <w:div w:id="390620530">
              <w:marLeft w:val="0"/>
              <w:marRight w:val="0"/>
              <w:marTop w:val="0"/>
              <w:marBottom w:val="0"/>
              <w:divBdr>
                <w:top w:val="none" w:sz="0" w:space="0" w:color="auto"/>
                <w:left w:val="none" w:sz="0" w:space="0" w:color="auto"/>
                <w:bottom w:val="none" w:sz="0" w:space="0" w:color="auto"/>
                <w:right w:val="none" w:sz="0" w:space="0" w:color="auto"/>
              </w:divBdr>
            </w:div>
            <w:div w:id="1726951840">
              <w:marLeft w:val="0"/>
              <w:marRight w:val="0"/>
              <w:marTop w:val="0"/>
              <w:marBottom w:val="0"/>
              <w:divBdr>
                <w:top w:val="none" w:sz="0" w:space="0" w:color="auto"/>
                <w:left w:val="none" w:sz="0" w:space="0" w:color="auto"/>
                <w:bottom w:val="none" w:sz="0" w:space="0" w:color="auto"/>
                <w:right w:val="none" w:sz="0" w:space="0" w:color="auto"/>
              </w:divBdr>
            </w:div>
            <w:div w:id="1863397139">
              <w:marLeft w:val="0"/>
              <w:marRight w:val="0"/>
              <w:marTop w:val="0"/>
              <w:marBottom w:val="0"/>
              <w:divBdr>
                <w:top w:val="none" w:sz="0" w:space="0" w:color="auto"/>
                <w:left w:val="none" w:sz="0" w:space="0" w:color="auto"/>
                <w:bottom w:val="none" w:sz="0" w:space="0" w:color="auto"/>
                <w:right w:val="none" w:sz="0" w:space="0" w:color="auto"/>
              </w:divBdr>
            </w:div>
            <w:div w:id="4479999">
              <w:marLeft w:val="0"/>
              <w:marRight w:val="0"/>
              <w:marTop w:val="0"/>
              <w:marBottom w:val="0"/>
              <w:divBdr>
                <w:top w:val="none" w:sz="0" w:space="0" w:color="auto"/>
                <w:left w:val="none" w:sz="0" w:space="0" w:color="auto"/>
                <w:bottom w:val="none" w:sz="0" w:space="0" w:color="auto"/>
                <w:right w:val="none" w:sz="0" w:space="0" w:color="auto"/>
              </w:divBdr>
            </w:div>
            <w:div w:id="1484465400">
              <w:marLeft w:val="0"/>
              <w:marRight w:val="0"/>
              <w:marTop w:val="0"/>
              <w:marBottom w:val="0"/>
              <w:divBdr>
                <w:top w:val="none" w:sz="0" w:space="0" w:color="auto"/>
                <w:left w:val="none" w:sz="0" w:space="0" w:color="auto"/>
                <w:bottom w:val="none" w:sz="0" w:space="0" w:color="auto"/>
                <w:right w:val="none" w:sz="0" w:space="0" w:color="auto"/>
              </w:divBdr>
            </w:div>
            <w:div w:id="1592083006">
              <w:marLeft w:val="0"/>
              <w:marRight w:val="0"/>
              <w:marTop w:val="0"/>
              <w:marBottom w:val="0"/>
              <w:divBdr>
                <w:top w:val="none" w:sz="0" w:space="0" w:color="auto"/>
                <w:left w:val="none" w:sz="0" w:space="0" w:color="auto"/>
                <w:bottom w:val="none" w:sz="0" w:space="0" w:color="auto"/>
                <w:right w:val="none" w:sz="0" w:space="0" w:color="auto"/>
              </w:divBdr>
            </w:div>
            <w:div w:id="1788888473">
              <w:marLeft w:val="0"/>
              <w:marRight w:val="0"/>
              <w:marTop w:val="0"/>
              <w:marBottom w:val="0"/>
              <w:divBdr>
                <w:top w:val="none" w:sz="0" w:space="0" w:color="auto"/>
                <w:left w:val="none" w:sz="0" w:space="0" w:color="auto"/>
                <w:bottom w:val="none" w:sz="0" w:space="0" w:color="auto"/>
                <w:right w:val="none" w:sz="0" w:space="0" w:color="auto"/>
              </w:divBdr>
            </w:div>
            <w:div w:id="387267895">
              <w:marLeft w:val="0"/>
              <w:marRight w:val="0"/>
              <w:marTop w:val="0"/>
              <w:marBottom w:val="0"/>
              <w:divBdr>
                <w:top w:val="none" w:sz="0" w:space="0" w:color="auto"/>
                <w:left w:val="none" w:sz="0" w:space="0" w:color="auto"/>
                <w:bottom w:val="none" w:sz="0" w:space="0" w:color="auto"/>
                <w:right w:val="none" w:sz="0" w:space="0" w:color="auto"/>
              </w:divBdr>
            </w:div>
            <w:div w:id="149292172">
              <w:marLeft w:val="0"/>
              <w:marRight w:val="0"/>
              <w:marTop w:val="0"/>
              <w:marBottom w:val="0"/>
              <w:divBdr>
                <w:top w:val="none" w:sz="0" w:space="0" w:color="auto"/>
                <w:left w:val="none" w:sz="0" w:space="0" w:color="auto"/>
                <w:bottom w:val="none" w:sz="0" w:space="0" w:color="auto"/>
                <w:right w:val="none" w:sz="0" w:space="0" w:color="auto"/>
              </w:divBdr>
            </w:div>
            <w:div w:id="2066483231">
              <w:marLeft w:val="0"/>
              <w:marRight w:val="0"/>
              <w:marTop w:val="0"/>
              <w:marBottom w:val="0"/>
              <w:divBdr>
                <w:top w:val="none" w:sz="0" w:space="0" w:color="auto"/>
                <w:left w:val="none" w:sz="0" w:space="0" w:color="auto"/>
                <w:bottom w:val="none" w:sz="0" w:space="0" w:color="auto"/>
                <w:right w:val="none" w:sz="0" w:space="0" w:color="auto"/>
              </w:divBdr>
            </w:div>
            <w:div w:id="405809975">
              <w:marLeft w:val="0"/>
              <w:marRight w:val="0"/>
              <w:marTop w:val="0"/>
              <w:marBottom w:val="0"/>
              <w:divBdr>
                <w:top w:val="none" w:sz="0" w:space="0" w:color="auto"/>
                <w:left w:val="none" w:sz="0" w:space="0" w:color="auto"/>
                <w:bottom w:val="none" w:sz="0" w:space="0" w:color="auto"/>
                <w:right w:val="none" w:sz="0" w:space="0" w:color="auto"/>
              </w:divBdr>
            </w:div>
            <w:div w:id="1871644225">
              <w:marLeft w:val="0"/>
              <w:marRight w:val="0"/>
              <w:marTop w:val="0"/>
              <w:marBottom w:val="0"/>
              <w:divBdr>
                <w:top w:val="none" w:sz="0" w:space="0" w:color="auto"/>
                <w:left w:val="none" w:sz="0" w:space="0" w:color="auto"/>
                <w:bottom w:val="none" w:sz="0" w:space="0" w:color="auto"/>
                <w:right w:val="none" w:sz="0" w:space="0" w:color="auto"/>
              </w:divBdr>
            </w:div>
            <w:div w:id="1709452152">
              <w:marLeft w:val="0"/>
              <w:marRight w:val="0"/>
              <w:marTop w:val="0"/>
              <w:marBottom w:val="0"/>
              <w:divBdr>
                <w:top w:val="none" w:sz="0" w:space="0" w:color="auto"/>
                <w:left w:val="none" w:sz="0" w:space="0" w:color="auto"/>
                <w:bottom w:val="none" w:sz="0" w:space="0" w:color="auto"/>
                <w:right w:val="none" w:sz="0" w:space="0" w:color="auto"/>
              </w:divBdr>
            </w:div>
            <w:div w:id="801848659">
              <w:marLeft w:val="0"/>
              <w:marRight w:val="0"/>
              <w:marTop w:val="0"/>
              <w:marBottom w:val="0"/>
              <w:divBdr>
                <w:top w:val="none" w:sz="0" w:space="0" w:color="auto"/>
                <w:left w:val="none" w:sz="0" w:space="0" w:color="auto"/>
                <w:bottom w:val="none" w:sz="0" w:space="0" w:color="auto"/>
                <w:right w:val="none" w:sz="0" w:space="0" w:color="auto"/>
              </w:divBdr>
            </w:div>
            <w:div w:id="750586904">
              <w:marLeft w:val="0"/>
              <w:marRight w:val="0"/>
              <w:marTop w:val="0"/>
              <w:marBottom w:val="0"/>
              <w:divBdr>
                <w:top w:val="none" w:sz="0" w:space="0" w:color="auto"/>
                <w:left w:val="none" w:sz="0" w:space="0" w:color="auto"/>
                <w:bottom w:val="none" w:sz="0" w:space="0" w:color="auto"/>
                <w:right w:val="none" w:sz="0" w:space="0" w:color="auto"/>
              </w:divBdr>
            </w:div>
            <w:div w:id="2053571170">
              <w:marLeft w:val="0"/>
              <w:marRight w:val="0"/>
              <w:marTop w:val="0"/>
              <w:marBottom w:val="0"/>
              <w:divBdr>
                <w:top w:val="none" w:sz="0" w:space="0" w:color="auto"/>
                <w:left w:val="none" w:sz="0" w:space="0" w:color="auto"/>
                <w:bottom w:val="none" w:sz="0" w:space="0" w:color="auto"/>
                <w:right w:val="none" w:sz="0" w:space="0" w:color="auto"/>
              </w:divBdr>
            </w:div>
            <w:div w:id="2129858006">
              <w:marLeft w:val="0"/>
              <w:marRight w:val="0"/>
              <w:marTop w:val="0"/>
              <w:marBottom w:val="0"/>
              <w:divBdr>
                <w:top w:val="none" w:sz="0" w:space="0" w:color="auto"/>
                <w:left w:val="none" w:sz="0" w:space="0" w:color="auto"/>
                <w:bottom w:val="none" w:sz="0" w:space="0" w:color="auto"/>
                <w:right w:val="none" w:sz="0" w:space="0" w:color="auto"/>
              </w:divBdr>
            </w:div>
            <w:div w:id="1755273602">
              <w:marLeft w:val="0"/>
              <w:marRight w:val="0"/>
              <w:marTop w:val="0"/>
              <w:marBottom w:val="0"/>
              <w:divBdr>
                <w:top w:val="none" w:sz="0" w:space="0" w:color="auto"/>
                <w:left w:val="none" w:sz="0" w:space="0" w:color="auto"/>
                <w:bottom w:val="none" w:sz="0" w:space="0" w:color="auto"/>
                <w:right w:val="none" w:sz="0" w:space="0" w:color="auto"/>
              </w:divBdr>
            </w:div>
            <w:div w:id="1916431165">
              <w:marLeft w:val="0"/>
              <w:marRight w:val="0"/>
              <w:marTop w:val="0"/>
              <w:marBottom w:val="0"/>
              <w:divBdr>
                <w:top w:val="none" w:sz="0" w:space="0" w:color="auto"/>
                <w:left w:val="none" w:sz="0" w:space="0" w:color="auto"/>
                <w:bottom w:val="none" w:sz="0" w:space="0" w:color="auto"/>
                <w:right w:val="none" w:sz="0" w:space="0" w:color="auto"/>
              </w:divBdr>
            </w:div>
            <w:div w:id="621032154">
              <w:marLeft w:val="0"/>
              <w:marRight w:val="0"/>
              <w:marTop w:val="0"/>
              <w:marBottom w:val="0"/>
              <w:divBdr>
                <w:top w:val="none" w:sz="0" w:space="0" w:color="auto"/>
                <w:left w:val="none" w:sz="0" w:space="0" w:color="auto"/>
                <w:bottom w:val="none" w:sz="0" w:space="0" w:color="auto"/>
                <w:right w:val="none" w:sz="0" w:space="0" w:color="auto"/>
              </w:divBdr>
            </w:div>
            <w:div w:id="2094667788">
              <w:marLeft w:val="0"/>
              <w:marRight w:val="0"/>
              <w:marTop w:val="0"/>
              <w:marBottom w:val="0"/>
              <w:divBdr>
                <w:top w:val="none" w:sz="0" w:space="0" w:color="auto"/>
                <w:left w:val="none" w:sz="0" w:space="0" w:color="auto"/>
                <w:bottom w:val="none" w:sz="0" w:space="0" w:color="auto"/>
                <w:right w:val="none" w:sz="0" w:space="0" w:color="auto"/>
              </w:divBdr>
            </w:div>
            <w:div w:id="40510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224451">
      <w:bodyDiv w:val="1"/>
      <w:marLeft w:val="0"/>
      <w:marRight w:val="0"/>
      <w:marTop w:val="0"/>
      <w:marBottom w:val="0"/>
      <w:divBdr>
        <w:top w:val="none" w:sz="0" w:space="0" w:color="auto"/>
        <w:left w:val="none" w:sz="0" w:space="0" w:color="auto"/>
        <w:bottom w:val="none" w:sz="0" w:space="0" w:color="auto"/>
        <w:right w:val="none" w:sz="0" w:space="0" w:color="auto"/>
      </w:divBdr>
      <w:divsChild>
        <w:div w:id="1943296004">
          <w:marLeft w:val="0"/>
          <w:marRight w:val="0"/>
          <w:marTop w:val="0"/>
          <w:marBottom w:val="0"/>
          <w:divBdr>
            <w:top w:val="none" w:sz="0" w:space="0" w:color="auto"/>
            <w:left w:val="none" w:sz="0" w:space="0" w:color="auto"/>
            <w:bottom w:val="none" w:sz="0" w:space="0" w:color="auto"/>
            <w:right w:val="none" w:sz="0" w:space="0" w:color="auto"/>
          </w:divBdr>
          <w:divsChild>
            <w:div w:id="163589644">
              <w:marLeft w:val="0"/>
              <w:marRight w:val="0"/>
              <w:marTop w:val="0"/>
              <w:marBottom w:val="0"/>
              <w:divBdr>
                <w:top w:val="none" w:sz="0" w:space="0" w:color="auto"/>
                <w:left w:val="none" w:sz="0" w:space="0" w:color="auto"/>
                <w:bottom w:val="none" w:sz="0" w:space="0" w:color="auto"/>
                <w:right w:val="none" w:sz="0" w:space="0" w:color="auto"/>
              </w:divBdr>
            </w:div>
            <w:div w:id="364184188">
              <w:marLeft w:val="0"/>
              <w:marRight w:val="0"/>
              <w:marTop w:val="0"/>
              <w:marBottom w:val="0"/>
              <w:divBdr>
                <w:top w:val="none" w:sz="0" w:space="0" w:color="auto"/>
                <w:left w:val="none" w:sz="0" w:space="0" w:color="auto"/>
                <w:bottom w:val="none" w:sz="0" w:space="0" w:color="auto"/>
                <w:right w:val="none" w:sz="0" w:space="0" w:color="auto"/>
              </w:divBdr>
            </w:div>
            <w:div w:id="515584113">
              <w:marLeft w:val="0"/>
              <w:marRight w:val="0"/>
              <w:marTop w:val="0"/>
              <w:marBottom w:val="0"/>
              <w:divBdr>
                <w:top w:val="none" w:sz="0" w:space="0" w:color="auto"/>
                <w:left w:val="none" w:sz="0" w:space="0" w:color="auto"/>
                <w:bottom w:val="none" w:sz="0" w:space="0" w:color="auto"/>
                <w:right w:val="none" w:sz="0" w:space="0" w:color="auto"/>
              </w:divBdr>
            </w:div>
            <w:div w:id="1320116460">
              <w:marLeft w:val="0"/>
              <w:marRight w:val="0"/>
              <w:marTop w:val="0"/>
              <w:marBottom w:val="0"/>
              <w:divBdr>
                <w:top w:val="none" w:sz="0" w:space="0" w:color="auto"/>
                <w:left w:val="none" w:sz="0" w:space="0" w:color="auto"/>
                <w:bottom w:val="none" w:sz="0" w:space="0" w:color="auto"/>
                <w:right w:val="none" w:sz="0" w:space="0" w:color="auto"/>
              </w:divBdr>
            </w:div>
            <w:div w:id="1696227151">
              <w:marLeft w:val="0"/>
              <w:marRight w:val="0"/>
              <w:marTop w:val="0"/>
              <w:marBottom w:val="0"/>
              <w:divBdr>
                <w:top w:val="none" w:sz="0" w:space="0" w:color="auto"/>
                <w:left w:val="none" w:sz="0" w:space="0" w:color="auto"/>
                <w:bottom w:val="none" w:sz="0" w:space="0" w:color="auto"/>
                <w:right w:val="none" w:sz="0" w:space="0" w:color="auto"/>
              </w:divBdr>
            </w:div>
            <w:div w:id="212121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1724">
      <w:bodyDiv w:val="1"/>
      <w:marLeft w:val="0"/>
      <w:marRight w:val="0"/>
      <w:marTop w:val="0"/>
      <w:marBottom w:val="0"/>
      <w:divBdr>
        <w:top w:val="none" w:sz="0" w:space="0" w:color="auto"/>
        <w:left w:val="none" w:sz="0" w:space="0" w:color="auto"/>
        <w:bottom w:val="none" w:sz="0" w:space="0" w:color="auto"/>
        <w:right w:val="none" w:sz="0" w:space="0" w:color="auto"/>
      </w:divBdr>
      <w:divsChild>
        <w:div w:id="884679123">
          <w:marLeft w:val="0"/>
          <w:marRight w:val="0"/>
          <w:marTop w:val="0"/>
          <w:marBottom w:val="0"/>
          <w:divBdr>
            <w:top w:val="none" w:sz="0" w:space="0" w:color="auto"/>
            <w:left w:val="none" w:sz="0" w:space="0" w:color="auto"/>
            <w:bottom w:val="none" w:sz="0" w:space="0" w:color="auto"/>
            <w:right w:val="none" w:sz="0" w:space="0" w:color="auto"/>
          </w:divBdr>
          <w:divsChild>
            <w:div w:id="87698647">
              <w:marLeft w:val="0"/>
              <w:marRight w:val="0"/>
              <w:marTop w:val="0"/>
              <w:marBottom w:val="0"/>
              <w:divBdr>
                <w:top w:val="none" w:sz="0" w:space="0" w:color="auto"/>
                <w:left w:val="none" w:sz="0" w:space="0" w:color="auto"/>
                <w:bottom w:val="none" w:sz="0" w:space="0" w:color="auto"/>
                <w:right w:val="none" w:sz="0" w:space="0" w:color="auto"/>
              </w:divBdr>
            </w:div>
            <w:div w:id="732316454">
              <w:marLeft w:val="0"/>
              <w:marRight w:val="0"/>
              <w:marTop w:val="0"/>
              <w:marBottom w:val="0"/>
              <w:divBdr>
                <w:top w:val="none" w:sz="0" w:space="0" w:color="auto"/>
                <w:left w:val="none" w:sz="0" w:space="0" w:color="auto"/>
                <w:bottom w:val="none" w:sz="0" w:space="0" w:color="auto"/>
                <w:right w:val="none" w:sz="0" w:space="0" w:color="auto"/>
              </w:divBdr>
            </w:div>
            <w:div w:id="770323382">
              <w:marLeft w:val="0"/>
              <w:marRight w:val="0"/>
              <w:marTop w:val="0"/>
              <w:marBottom w:val="0"/>
              <w:divBdr>
                <w:top w:val="none" w:sz="0" w:space="0" w:color="auto"/>
                <w:left w:val="none" w:sz="0" w:space="0" w:color="auto"/>
                <w:bottom w:val="none" w:sz="0" w:space="0" w:color="auto"/>
                <w:right w:val="none" w:sz="0" w:space="0" w:color="auto"/>
              </w:divBdr>
            </w:div>
            <w:div w:id="1315524204">
              <w:marLeft w:val="0"/>
              <w:marRight w:val="0"/>
              <w:marTop w:val="0"/>
              <w:marBottom w:val="0"/>
              <w:divBdr>
                <w:top w:val="none" w:sz="0" w:space="0" w:color="auto"/>
                <w:left w:val="none" w:sz="0" w:space="0" w:color="auto"/>
                <w:bottom w:val="none" w:sz="0" w:space="0" w:color="auto"/>
                <w:right w:val="none" w:sz="0" w:space="0" w:color="auto"/>
              </w:divBdr>
            </w:div>
            <w:div w:id="1635603885">
              <w:marLeft w:val="0"/>
              <w:marRight w:val="0"/>
              <w:marTop w:val="0"/>
              <w:marBottom w:val="0"/>
              <w:divBdr>
                <w:top w:val="none" w:sz="0" w:space="0" w:color="auto"/>
                <w:left w:val="none" w:sz="0" w:space="0" w:color="auto"/>
                <w:bottom w:val="none" w:sz="0" w:space="0" w:color="auto"/>
                <w:right w:val="none" w:sz="0" w:space="0" w:color="auto"/>
              </w:divBdr>
            </w:div>
            <w:div w:id="213682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61882">
      <w:bodyDiv w:val="1"/>
      <w:marLeft w:val="0"/>
      <w:marRight w:val="0"/>
      <w:marTop w:val="0"/>
      <w:marBottom w:val="0"/>
      <w:divBdr>
        <w:top w:val="none" w:sz="0" w:space="0" w:color="auto"/>
        <w:left w:val="none" w:sz="0" w:space="0" w:color="auto"/>
        <w:bottom w:val="none" w:sz="0" w:space="0" w:color="auto"/>
        <w:right w:val="none" w:sz="0" w:space="0" w:color="auto"/>
      </w:divBdr>
    </w:div>
    <w:div w:id="893274109">
      <w:bodyDiv w:val="1"/>
      <w:marLeft w:val="0"/>
      <w:marRight w:val="0"/>
      <w:marTop w:val="0"/>
      <w:marBottom w:val="0"/>
      <w:divBdr>
        <w:top w:val="none" w:sz="0" w:space="0" w:color="auto"/>
        <w:left w:val="none" w:sz="0" w:space="0" w:color="auto"/>
        <w:bottom w:val="none" w:sz="0" w:space="0" w:color="auto"/>
        <w:right w:val="none" w:sz="0" w:space="0" w:color="auto"/>
      </w:divBdr>
      <w:divsChild>
        <w:div w:id="861669818">
          <w:marLeft w:val="0"/>
          <w:marRight w:val="0"/>
          <w:marTop w:val="0"/>
          <w:marBottom w:val="0"/>
          <w:divBdr>
            <w:top w:val="none" w:sz="0" w:space="0" w:color="auto"/>
            <w:left w:val="none" w:sz="0" w:space="0" w:color="auto"/>
            <w:bottom w:val="none" w:sz="0" w:space="0" w:color="auto"/>
            <w:right w:val="none" w:sz="0" w:space="0" w:color="auto"/>
          </w:divBdr>
          <w:divsChild>
            <w:div w:id="132144776">
              <w:marLeft w:val="0"/>
              <w:marRight w:val="0"/>
              <w:marTop w:val="0"/>
              <w:marBottom w:val="0"/>
              <w:divBdr>
                <w:top w:val="none" w:sz="0" w:space="0" w:color="auto"/>
                <w:left w:val="none" w:sz="0" w:space="0" w:color="auto"/>
                <w:bottom w:val="none" w:sz="0" w:space="0" w:color="auto"/>
                <w:right w:val="none" w:sz="0" w:space="0" w:color="auto"/>
              </w:divBdr>
            </w:div>
            <w:div w:id="243269840">
              <w:marLeft w:val="0"/>
              <w:marRight w:val="0"/>
              <w:marTop w:val="0"/>
              <w:marBottom w:val="0"/>
              <w:divBdr>
                <w:top w:val="none" w:sz="0" w:space="0" w:color="auto"/>
                <w:left w:val="none" w:sz="0" w:space="0" w:color="auto"/>
                <w:bottom w:val="none" w:sz="0" w:space="0" w:color="auto"/>
                <w:right w:val="none" w:sz="0" w:space="0" w:color="auto"/>
              </w:divBdr>
            </w:div>
            <w:div w:id="248925824">
              <w:marLeft w:val="0"/>
              <w:marRight w:val="0"/>
              <w:marTop w:val="0"/>
              <w:marBottom w:val="0"/>
              <w:divBdr>
                <w:top w:val="none" w:sz="0" w:space="0" w:color="auto"/>
                <w:left w:val="none" w:sz="0" w:space="0" w:color="auto"/>
                <w:bottom w:val="none" w:sz="0" w:space="0" w:color="auto"/>
                <w:right w:val="none" w:sz="0" w:space="0" w:color="auto"/>
              </w:divBdr>
            </w:div>
            <w:div w:id="309673778">
              <w:marLeft w:val="0"/>
              <w:marRight w:val="0"/>
              <w:marTop w:val="0"/>
              <w:marBottom w:val="0"/>
              <w:divBdr>
                <w:top w:val="none" w:sz="0" w:space="0" w:color="auto"/>
                <w:left w:val="none" w:sz="0" w:space="0" w:color="auto"/>
                <w:bottom w:val="none" w:sz="0" w:space="0" w:color="auto"/>
                <w:right w:val="none" w:sz="0" w:space="0" w:color="auto"/>
              </w:divBdr>
            </w:div>
            <w:div w:id="364714043">
              <w:marLeft w:val="0"/>
              <w:marRight w:val="0"/>
              <w:marTop w:val="0"/>
              <w:marBottom w:val="0"/>
              <w:divBdr>
                <w:top w:val="none" w:sz="0" w:space="0" w:color="auto"/>
                <w:left w:val="none" w:sz="0" w:space="0" w:color="auto"/>
                <w:bottom w:val="none" w:sz="0" w:space="0" w:color="auto"/>
                <w:right w:val="none" w:sz="0" w:space="0" w:color="auto"/>
              </w:divBdr>
            </w:div>
            <w:div w:id="369769555">
              <w:marLeft w:val="0"/>
              <w:marRight w:val="0"/>
              <w:marTop w:val="0"/>
              <w:marBottom w:val="0"/>
              <w:divBdr>
                <w:top w:val="none" w:sz="0" w:space="0" w:color="auto"/>
                <w:left w:val="none" w:sz="0" w:space="0" w:color="auto"/>
                <w:bottom w:val="none" w:sz="0" w:space="0" w:color="auto"/>
                <w:right w:val="none" w:sz="0" w:space="0" w:color="auto"/>
              </w:divBdr>
            </w:div>
            <w:div w:id="438137325">
              <w:marLeft w:val="0"/>
              <w:marRight w:val="0"/>
              <w:marTop w:val="0"/>
              <w:marBottom w:val="0"/>
              <w:divBdr>
                <w:top w:val="none" w:sz="0" w:space="0" w:color="auto"/>
                <w:left w:val="none" w:sz="0" w:space="0" w:color="auto"/>
                <w:bottom w:val="none" w:sz="0" w:space="0" w:color="auto"/>
                <w:right w:val="none" w:sz="0" w:space="0" w:color="auto"/>
              </w:divBdr>
            </w:div>
            <w:div w:id="532813593">
              <w:marLeft w:val="0"/>
              <w:marRight w:val="0"/>
              <w:marTop w:val="0"/>
              <w:marBottom w:val="0"/>
              <w:divBdr>
                <w:top w:val="none" w:sz="0" w:space="0" w:color="auto"/>
                <w:left w:val="none" w:sz="0" w:space="0" w:color="auto"/>
                <w:bottom w:val="none" w:sz="0" w:space="0" w:color="auto"/>
                <w:right w:val="none" w:sz="0" w:space="0" w:color="auto"/>
              </w:divBdr>
            </w:div>
            <w:div w:id="602080361">
              <w:marLeft w:val="0"/>
              <w:marRight w:val="0"/>
              <w:marTop w:val="0"/>
              <w:marBottom w:val="0"/>
              <w:divBdr>
                <w:top w:val="none" w:sz="0" w:space="0" w:color="auto"/>
                <w:left w:val="none" w:sz="0" w:space="0" w:color="auto"/>
                <w:bottom w:val="none" w:sz="0" w:space="0" w:color="auto"/>
                <w:right w:val="none" w:sz="0" w:space="0" w:color="auto"/>
              </w:divBdr>
            </w:div>
            <w:div w:id="607083663">
              <w:marLeft w:val="0"/>
              <w:marRight w:val="0"/>
              <w:marTop w:val="0"/>
              <w:marBottom w:val="0"/>
              <w:divBdr>
                <w:top w:val="none" w:sz="0" w:space="0" w:color="auto"/>
                <w:left w:val="none" w:sz="0" w:space="0" w:color="auto"/>
                <w:bottom w:val="none" w:sz="0" w:space="0" w:color="auto"/>
                <w:right w:val="none" w:sz="0" w:space="0" w:color="auto"/>
              </w:divBdr>
            </w:div>
            <w:div w:id="635766333">
              <w:marLeft w:val="0"/>
              <w:marRight w:val="0"/>
              <w:marTop w:val="0"/>
              <w:marBottom w:val="0"/>
              <w:divBdr>
                <w:top w:val="none" w:sz="0" w:space="0" w:color="auto"/>
                <w:left w:val="none" w:sz="0" w:space="0" w:color="auto"/>
                <w:bottom w:val="none" w:sz="0" w:space="0" w:color="auto"/>
                <w:right w:val="none" w:sz="0" w:space="0" w:color="auto"/>
              </w:divBdr>
            </w:div>
            <w:div w:id="696664736">
              <w:marLeft w:val="0"/>
              <w:marRight w:val="0"/>
              <w:marTop w:val="0"/>
              <w:marBottom w:val="0"/>
              <w:divBdr>
                <w:top w:val="none" w:sz="0" w:space="0" w:color="auto"/>
                <w:left w:val="none" w:sz="0" w:space="0" w:color="auto"/>
                <w:bottom w:val="none" w:sz="0" w:space="0" w:color="auto"/>
                <w:right w:val="none" w:sz="0" w:space="0" w:color="auto"/>
              </w:divBdr>
            </w:div>
            <w:div w:id="911744736">
              <w:marLeft w:val="0"/>
              <w:marRight w:val="0"/>
              <w:marTop w:val="0"/>
              <w:marBottom w:val="0"/>
              <w:divBdr>
                <w:top w:val="none" w:sz="0" w:space="0" w:color="auto"/>
                <w:left w:val="none" w:sz="0" w:space="0" w:color="auto"/>
                <w:bottom w:val="none" w:sz="0" w:space="0" w:color="auto"/>
                <w:right w:val="none" w:sz="0" w:space="0" w:color="auto"/>
              </w:divBdr>
            </w:div>
            <w:div w:id="1009866383">
              <w:marLeft w:val="0"/>
              <w:marRight w:val="0"/>
              <w:marTop w:val="0"/>
              <w:marBottom w:val="0"/>
              <w:divBdr>
                <w:top w:val="none" w:sz="0" w:space="0" w:color="auto"/>
                <w:left w:val="none" w:sz="0" w:space="0" w:color="auto"/>
                <w:bottom w:val="none" w:sz="0" w:space="0" w:color="auto"/>
                <w:right w:val="none" w:sz="0" w:space="0" w:color="auto"/>
              </w:divBdr>
            </w:div>
            <w:div w:id="1116101646">
              <w:marLeft w:val="0"/>
              <w:marRight w:val="0"/>
              <w:marTop w:val="0"/>
              <w:marBottom w:val="0"/>
              <w:divBdr>
                <w:top w:val="none" w:sz="0" w:space="0" w:color="auto"/>
                <w:left w:val="none" w:sz="0" w:space="0" w:color="auto"/>
                <w:bottom w:val="none" w:sz="0" w:space="0" w:color="auto"/>
                <w:right w:val="none" w:sz="0" w:space="0" w:color="auto"/>
              </w:divBdr>
            </w:div>
            <w:div w:id="1122000718">
              <w:marLeft w:val="0"/>
              <w:marRight w:val="0"/>
              <w:marTop w:val="0"/>
              <w:marBottom w:val="0"/>
              <w:divBdr>
                <w:top w:val="none" w:sz="0" w:space="0" w:color="auto"/>
                <w:left w:val="none" w:sz="0" w:space="0" w:color="auto"/>
                <w:bottom w:val="none" w:sz="0" w:space="0" w:color="auto"/>
                <w:right w:val="none" w:sz="0" w:space="0" w:color="auto"/>
              </w:divBdr>
            </w:div>
            <w:div w:id="1240603543">
              <w:marLeft w:val="0"/>
              <w:marRight w:val="0"/>
              <w:marTop w:val="0"/>
              <w:marBottom w:val="0"/>
              <w:divBdr>
                <w:top w:val="none" w:sz="0" w:space="0" w:color="auto"/>
                <w:left w:val="none" w:sz="0" w:space="0" w:color="auto"/>
                <w:bottom w:val="none" w:sz="0" w:space="0" w:color="auto"/>
                <w:right w:val="none" w:sz="0" w:space="0" w:color="auto"/>
              </w:divBdr>
            </w:div>
            <w:div w:id="1366515936">
              <w:marLeft w:val="0"/>
              <w:marRight w:val="0"/>
              <w:marTop w:val="0"/>
              <w:marBottom w:val="0"/>
              <w:divBdr>
                <w:top w:val="none" w:sz="0" w:space="0" w:color="auto"/>
                <w:left w:val="none" w:sz="0" w:space="0" w:color="auto"/>
                <w:bottom w:val="none" w:sz="0" w:space="0" w:color="auto"/>
                <w:right w:val="none" w:sz="0" w:space="0" w:color="auto"/>
              </w:divBdr>
            </w:div>
            <w:div w:id="1598055935">
              <w:marLeft w:val="0"/>
              <w:marRight w:val="0"/>
              <w:marTop w:val="0"/>
              <w:marBottom w:val="0"/>
              <w:divBdr>
                <w:top w:val="none" w:sz="0" w:space="0" w:color="auto"/>
                <w:left w:val="none" w:sz="0" w:space="0" w:color="auto"/>
                <w:bottom w:val="none" w:sz="0" w:space="0" w:color="auto"/>
                <w:right w:val="none" w:sz="0" w:space="0" w:color="auto"/>
              </w:divBdr>
            </w:div>
            <w:div w:id="1792244472">
              <w:marLeft w:val="0"/>
              <w:marRight w:val="0"/>
              <w:marTop w:val="0"/>
              <w:marBottom w:val="0"/>
              <w:divBdr>
                <w:top w:val="none" w:sz="0" w:space="0" w:color="auto"/>
                <w:left w:val="none" w:sz="0" w:space="0" w:color="auto"/>
                <w:bottom w:val="none" w:sz="0" w:space="0" w:color="auto"/>
                <w:right w:val="none" w:sz="0" w:space="0" w:color="auto"/>
              </w:divBdr>
            </w:div>
            <w:div w:id="1822843177">
              <w:marLeft w:val="0"/>
              <w:marRight w:val="0"/>
              <w:marTop w:val="0"/>
              <w:marBottom w:val="0"/>
              <w:divBdr>
                <w:top w:val="none" w:sz="0" w:space="0" w:color="auto"/>
                <w:left w:val="none" w:sz="0" w:space="0" w:color="auto"/>
                <w:bottom w:val="none" w:sz="0" w:space="0" w:color="auto"/>
                <w:right w:val="none" w:sz="0" w:space="0" w:color="auto"/>
              </w:divBdr>
            </w:div>
            <w:div w:id="20432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505465">
      <w:bodyDiv w:val="1"/>
      <w:marLeft w:val="0"/>
      <w:marRight w:val="0"/>
      <w:marTop w:val="0"/>
      <w:marBottom w:val="0"/>
      <w:divBdr>
        <w:top w:val="none" w:sz="0" w:space="0" w:color="auto"/>
        <w:left w:val="none" w:sz="0" w:space="0" w:color="auto"/>
        <w:bottom w:val="none" w:sz="0" w:space="0" w:color="auto"/>
        <w:right w:val="none" w:sz="0" w:space="0" w:color="auto"/>
      </w:divBdr>
    </w:div>
    <w:div w:id="897325807">
      <w:bodyDiv w:val="1"/>
      <w:marLeft w:val="0"/>
      <w:marRight w:val="0"/>
      <w:marTop w:val="0"/>
      <w:marBottom w:val="0"/>
      <w:divBdr>
        <w:top w:val="none" w:sz="0" w:space="0" w:color="auto"/>
        <w:left w:val="none" w:sz="0" w:space="0" w:color="auto"/>
        <w:bottom w:val="none" w:sz="0" w:space="0" w:color="auto"/>
        <w:right w:val="none" w:sz="0" w:space="0" w:color="auto"/>
      </w:divBdr>
      <w:divsChild>
        <w:div w:id="1944919887">
          <w:marLeft w:val="0"/>
          <w:marRight w:val="0"/>
          <w:marTop w:val="0"/>
          <w:marBottom w:val="0"/>
          <w:divBdr>
            <w:top w:val="none" w:sz="0" w:space="0" w:color="auto"/>
            <w:left w:val="none" w:sz="0" w:space="0" w:color="auto"/>
            <w:bottom w:val="none" w:sz="0" w:space="0" w:color="auto"/>
            <w:right w:val="none" w:sz="0" w:space="0" w:color="auto"/>
          </w:divBdr>
          <w:divsChild>
            <w:div w:id="56588906">
              <w:marLeft w:val="0"/>
              <w:marRight w:val="0"/>
              <w:marTop w:val="0"/>
              <w:marBottom w:val="0"/>
              <w:divBdr>
                <w:top w:val="none" w:sz="0" w:space="0" w:color="auto"/>
                <w:left w:val="none" w:sz="0" w:space="0" w:color="auto"/>
                <w:bottom w:val="none" w:sz="0" w:space="0" w:color="auto"/>
                <w:right w:val="none" w:sz="0" w:space="0" w:color="auto"/>
              </w:divBdr>
            </w:div>
            <w:div w:id="612175452">
              <w:marLeft w:val="0"/>
              <w:marRight w:val="0"/>
              <w:marTop w:val="0"/>
              <w:marBottom w:val="0"/>
              <w:divBdr>
                <w:top w:val="none" w:sz="0" w:space="0" w:color="auto"/>
                <w:left w:val="none" w:sz="0" w:space="0" w:color="auto"/>
                <w:bottom w:val="none" w:sz="0" w:space="0" w:color="auto"/>
                <w:right w:val="none" w:sz="0" w:space="0" w:color="auto"/>
              </w:divBdr>
            </w:div>
            <w:div w:id="810707405">
              <w:marLeft w:val="0"/>
              <w:marRight w:val="0"/>
              <w:marTop w:val="0"/>
              <w:marBottom w:val="0"/>
              <w:divBdr>
                <w:top w:val="none" w:sz="0" w:space="0" w:color="auto"/>
                <w:left w:val="none" w:sz="0" w:space="0" w:color="auto"/>
                <w:bottom w:val="none" w:sz="0" w:space="0" w:color="auto"/>
                <w:right w:val="none" w:sz="0" w:space="0" w:color="auto"/>
              </w:divBdr>
            </w:div>
            <w:div w:id="1103764080">
              <w:marLeft w:val="0"/>
              <w:marRight w:val="0"/>
              <w:marTop w:val="0"/>
              <w:marBottom w:val="0"/>
              <w:divBdr>
                <w:top w:val="none" w:sz="0" w:space="0" w:color="auto"/>
                <w:left w:val="none" w:sz="0" w:space="0" w:color="auto"/>
                <w:bottom w:val="none" w:sz="0" w:space="0" w:color="auto"/>
                <w:right w:val="none" w:sz="0" w:space="0" w:color="auto"/>
              </w:divBdr>
            </w:div>
            <w:div w:id="1119034519">
              <w:marLeft w:val="0"/>
              <w:marRight w:val="0"/>
              <w:marTop w:val="0"/>
              <w:marBottom w:val="0"/>
              <w:divBdr>
                <w:top w:val="none" w:sz="0" w:space="0" w:color="auto"/>
                <w:left w:val="none" w:sz="0" w:space="0" w:color="auto"/>
                <w:bottom w:val="none" w:sz="0" w:space="0" w:color="auto"/>
                <w:right w:val="none" w:sz="0" w:space="0" w:color="auto"/>
              </w:divBdr>
            </w:div>
            <w:div w:id="1136992043">
              <w:marLeft w:val="0"/>
              <w:marRight w:val="0"/>
              <w:marTop w:val="0"/>
              <w:marBottom w:val="0"/>
              <w:divBdr>
                <w:top w:val="none" w:sz="0" w:space="0" w:color="auto"/>
                <w:left w:val="none" w:sz="0" w:space="0" w:color="auto"/>
                <w:bottom w:val="none" w:sz="0" w:space="0" w:color="auto"/>
                <w:right w:val="none" w:sz="0" w:space="0" w:color="auto"/>
              </w:divBdr>
            </w:div>
            <w:div w:id="1280409068">
              <w:marLeft w:val="0"/>
              <w:marRight w:val="0"/>
              <w:marTop w:val="0"/>
              <w:marBottom w:val="0"/>
              <w:divBdr>
                <w:top w:val="none" w:sz="0" w:space="0" w:color="auto"/>
                <w:left w:val="none" w:sz="0" w:space="0" w:color="auto"/>
                <w:bottom w:val="none" w:sz="0" w:space="0" w:color="auto"/>
                <w:right w:val="none" w:sz="0" w:space="0" w:color="auto"/>
              </w:divBdr>
            </w:div>
            <w:div w:id="1328679166">
              <w:marLeft w:val="0"/>
              <w:marRight w:val="0"/>
              <w:marTop w:val="0"/>
              <w:marBottom w:val="0"/>
              <w:divBdr>
                <w:top w:val="none" w:sz="0" w:space="0" w:color="auto"/>
                <w:left w:val="none" w:sz="0" w:space="0" w:color="auto"/>
                <w:bottom w:val="none" w:sz="0" w:space="0" w:color="auto"/>
                <w:right w:val="none" w:sz="0" w:space="0" w:color="auto"/>
              </w:divBdr>
            </w:div>
            <w:div w:id="1471745306">
              <w:marLeft w:val="0"/>
              <w:marRight w:val="0"/>
              <w:marTop w:val="0"/>
              <w:marBottom w:val="0"/>
              <w:divBdr>
                <w:top w:val="none" w:sz="0" w:space="0" w:color="auto"/>
                <w:left w:val="none" w:sz="0" w:space="0" w:color="auto"/>
                <w:bottom w:val="none" w:sz="0" w:space="0" w:color="auto"/>
                <w:right w:val="none" w:sz="0" w:space="0" w:color="auto"/>
              </w:divBdr>
            </w:div>
            <w:div w:id="1761096610">
              <w:marLeft w:val="0"/>
              <w:marRight w:val="0"/>
              <w:marTop w:val="0"/>
              <w:marBottom w:val="0"/>
              <w:divBdr>
                <w:top w:val="none" w:sz="0" w:space="0" w:color="auto"/>
                <w:left w:val="none" w:sz="0" w:space="0" w:color="auto"/>
                <w:bottom w:val="none" w:sz="0" w:space="0" w:color="auto"/>
                <w:right w:val="none" w:sz="0" w:space="0" w:color="auto"/>
              </w:divBdr>
            </w:div>
            <w:div w:id="1849367613">
              <w:marLeft w:val="0"/>
              <w:marRight w:val="0"/>
              <w:marTop w:val="0"/>
              <w:marBottom w:val="0"/>
              <w:divBdr>
                <w:top w:val="none" w:sz="0" w:space="0" w:color="auto"/>
                <w:left w:val="none" w:sz="0" w:space="0" w:color="auto"/>
                <w:bottom w:val="none" w:sz="0" w:space="0" w:color="auto"/>
                <w:right w:val="none" w:sz="0" w:space="0" w:color="auto"/>
              </w:divBdr>
            </w:div>
            <w:div w:id="1883011777">
              <w:marLeft w:val="0"/>
              <w:marRight w:val="0"/>
              <w:marTop w:val="0"/>
              <w:marBottom w:val="0"/>
              <w:divBdr>
                <w:top w:val="none" w:sz="0" w:space="0" w:color="auto"/>
                <w:left w:val="none" w:sz="0" w:space="0" w:color="auto"/>
                <w:bottom w:val="none" w:sz="0" w:space="0" w:color="auto"/>
                <w:right w:val="none" w:sz="0" w:space="0" w:color="auto"/>
              </w:divBdr>
            </w:div>
            <w:div w:id="192225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901998">
      <w:bodyDiv w:val="1"/>
      <w:marLeft w:val="0"/>
      <w:marRight w:val="0"/>
      <w:marTop w:val="0"/>
      <w:marBottom w:val="0"/>
      <w:divBdr>
        <w:top w:val="none" w:sz="0" w:space="0" w:color="auto"/>
        <w:left w:val="none" w:sz="0" w:space="0" w:color="auto"/>
        <w:bottom w:val="none" w:sz="0" w:space="0" w:color="auto"/>
        <w:right w:val="none" w:sz="0" w:space="0" w:color="auto"/>
      </w:divBdr>
      <w:divsChild>
        <w:div w:id="2033678759">
          <w:marLeft w:val="0"/>
          <w:marRight w:val="0"/>
          <w:marTop w:val="0"/>
          <w:marBottom w:val="0"/>
          <w:divBdr>
            <w:top w:val="none" w:sz="0" w:space="0" w:color="auto"/>
            <w:left w:val="none" w:sz="0" w:space="0" w:color="auto"/>
            <w:bottom w:val="none" w:sz="0" w:space="0" w:color="auto"/>
            <w:right w:val="none" w:sz="0" w:space="0" w:color="auto"/>
          </w:divBdr>
          <w:divsChild>
            <w:div w:id="176044872">
              <w:marLeft w:val="0"/>
              <w:marRight w:val="0"/>
              <w:marTop w:val="0"/>
              <w:marBottom w:val="0"/>
              <w:divBdr>
                <w:top w:val="none" w:sz="0" w:space="0" w:color="auto"/>
                <w:left w:val="none" w:sz="0" w:space="0" w:color="auto"/>
                <w:bottom w:val="none" w:sz="0" w:space="0" w:color="auto"/>
                <w:right w:val="none" w:sz="0" w:space="0" w:color="auto"/>
              </w:divBdr>
            </w:div>
            <w:div w:id="207836960">
              <w:marLeft w:val="0"/>
              <w:marRight w:val="0"/>
              <w:marTop w:val="0"/>
              <w:marBottom w:val="0"/>
              <w:divBdr>
                <w:top w:val="none" w:sz="0" w:space="0" w:color="auto"/>
                <w:left w:val="none" w:sz="0" w:space="0" w:color="auto"/>
                <w:bottom w:val="none" w:sz="0" w:space="0" w:color="auto"/>
                <w:right w:val="none" w:sz="0" w:space="0" w:color="auto"/>
              </w:divBdr>
            </w:div>
            <w:div w:id="426536792">
              <w:marLeft w:val="0"/>
              <w:marRight w:val="0"/>
              <w:marTop w:val="0"/>
              <w:marBottom w:val="0"/>
              <w:divBdr>
                <w:top w:val="none" w:sz="0" w:space="0" w:color="auto"/>
                <w:left w:val="none" w:sz="0" w:space="0" w:color="auto"/>
                <w:bottom w:val="none" w:sz="0" w:space="0" w:color="auto"/>
                <w:right w:val="none" w:sz="0" w:space="0" w:color="auto"/>
              </w:divBdr>
            </w:div>
            <w:div w:id="464931098">
              <w:marLeft w:val="0"/>
              <w:marRight w:val="0"/>
              <w:marTop w:val="0"/>
              <w:marBottom w:val="0"/>
              <w:divBdr>
                <w:top w:val="none" w:sz="0" w:space="0" w:color="auto"/>
                <w:left w:val="none" w:sz="0" w:space="0" w:color="auto"/>
                <w:bottom w:val="none" w:sz="0" w:space="0" w:color="auto"/>
                <w:right w:val="none" w:sz="0" w:space="0" w:color="auto"/>
              </w:divBdr>
            </w:div>
            <w:div w:id="1028410817">
              <w:marLeft w:val="0"/>
              <w:marRight w:val="0"/>
              <w:marTop w:val="0"/>
              <w:marBottom w:val="0"/>
              <w:divBdr>
                <w:top w:val="none" w:sz="0" w:space="0" w:color="auto"/>
                <w:left w:val="none" w:sz="0" w:space="0" w:color="auto"/>
                <w:bottom w:val="none" w:sz="0" w:space="0" w:color="auto"/>
                <w:right w:val="none" w:sz="0" w:space="0" w:color="auto"/>
              </w:divBdr>
            </w:div>
            <w:div w:id="136505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30891">
      <w:bodyDiv w:val="1"/>
      <w:marLeft w:val="0"/>
      <w:marRight w:val="0"/>
      <w:marTop w:val="0"/>
      <w:marBottom w:val="0"/>
      <w:divBdr>
        <w:top w:val="none" w:sz="0" w:space="0" w:color="auto"/>
        <w:left w:val="none" w:sz="0" w:space="0" w:color="auto"/>
        <w:bottom w:val="none" w:sz="0" w:space="0" w:color="auto"/>
        <w:right w:val="none" w:sz="0" w:space="0" w:color="auto"/>
      </w:divBdr>
      <w:divsChild>
        <w:div w:id="1144809150">
          <w:marLeft w:val="0"/>
          <w:marRight w:val="0"/>
          <w:marTop w:val="0"/>
          <w:marBottom w:val="0"/>
          <w:divBdr>
            <w:top w:val="none" w:sz="0" w:space="0" w:color="auto"/>
            <w:left w:val="none" w:sz="0" w:space="0" w:color="auto"/>
            <w:bottom w:val="none" w:sz="0" w:space="0" w:color="auto"/>
            <w:right w:val="none" w:sz="0" w:space="0" w:color="auto"/>
          </w:divBdr>
          <w:divsChild>
            <w:div w:id="239949975">
              <w:marLeft w:val="0"/>
              <w:marRight w:val="0"/>
              <w:marTop w:val="0"/>
              <w:marBottom w:val="0"/>
              <w:divBdr>
                <w:top w:val="none" w:sz="0" w:space="0" w:color="auto"/>
                <w:left w:val="none" w:sz="0" w:space="0" w:color="auto"/>
                <w:bottom w:val="none" w:sz="0" w:space="0" w:color="auto"/>
                <w:right w:val="none" w:sz="0" w:space="0" w:color="auto"/>
              </w:divBdr>
            </w:div>
            <w:div w:id="715349080">
              <w:marLeft w:val="0"/>
              <w:marRight w:val="0"/>
              <w:marTop w:val="0"/>
              <w:marBottom w:val="0"/>
              <w:divBdr>
                <w:top w:val="none" w:sz="0" w:space="0" w:color="auto"/>
                <w:left w:val="none" w:sz="0" w:space="0" w:color="auto"/>
                <w:bottom w:val="none" w:sz="0" w:space="0" w:color="auto"/>
                <w:right w:val="none" w:sz="0" w:space="0" w:color="auto"/>
              </w:divBdr>
            </w:div>
            <w:div w:id="1153837880">
              <w:marLeft w:val="0"/>
              <w:marRight w:val="0"/>
              <w:marTop w:val="0"/>
              <w:marBottom w:val="0"/>
              <w:divBdr>
                <w:top w:val="none" w:sz="0" w:space="0" w:color="auto"/>
                <w:left w:val="none" w:sz="0" w:space="0" w:color="auto"/>
                <w:bottom w:val="none" w:sz="0" w:space="0" w:color="auto"/>
                <w:right w:val="none" w:sz="0" w:space="0" w:color="auto"/>
              </w:divBdr>
            </w:div>
            <w:div w:id="1380856153">
              <w:marLeft w:val="0"/>
              <w:marRight w:val="0"/>
              <w:marTop w:val="0"/>
              <w:marBottom w:val="0"/>
              <w:divBdr>
                <w:top w:val="none" w:sz="0" w:space="0" w:color="auto"/>
                <w:left w:val="none" w:sz="0" w:space="0" w:color="auto"/>
                <w:bottom w:val="none" w:sz="0" w:space="0" w:color="auto"/>
                <w:right w:val="none" w:sz="0" w:space="0" w:color="auto"/>
              </w:divBdr>
            </w:div>
            <w:div w:id="1587222528">
              <w:marLeft w:val="0"/>
              <w:marRight w:val="0"/>
              <w:marTop w:val="0"/>
              <w:marBottom w:val="0"/>
              <w:divBdr>
                <w:top w:val="none" w:sz="0" w:space="0" w:color="auto"/>
                <w:left w:val="none" w:sz="0" w:space="0" w:color="auto"/>
                <w:bottom w:val="none" w:sz="0" w:space="0" w:color="auto"/>
                <w:right w:val="none" w:sz="0" w:space="0" w:color="auto"/>
              </w:divBdr>
            </w:div>
            <w:div w:id="195712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05383">
      <w:bodyDiv w:val="1"/>
      <w:marLeft w:val="0"/>
      <w:marRight w:val="0"/>
      <w:marTop w:val="0"/>
      <w:marBottom w:val="0"/>
      <w:divBdr>
        <w:top w:val="none" w:sz="0" w:space="0" w:color="auto"/>
        <w:left w:val="none" w:sz="0" w:space="0" w:color="auto"/>
        <w:bottom w:val="none" w:sz="0" w:space="0" w:color="auto"/>
        <w:right w:val="none" w:sz="0" w:space="0" w:color="auto"/>
      </w:divBdr>
      <w:divsChild>
        <w:div w:id="512571894">
          <w:marLeft w:val="0"/>
          <w:marRight w:val="0"/>
          <w:marTop w:val="0"/>
          <w:marBottom w:val="0"/>
          <w:divBdr>
            <w:top w:val="none" w:sz="0" w:space="0" w:color="auto"/>
            <w:left w:val="none" w:sz="0" w:space="0" w:color="auto"/>
            <w:bottom w:val="none" w:sz="0" w:space="0" w:color="auto"/>
            <w:right w:val="none" w:sz="0" w:space="0" w:color="auto"/>
          </w:divBdr>
          <w:divsChild>
            <w:div w:id="10689370">
              <w:marLeft w:val="0"/>
              <w:marRight w:val="0"/>
              <w:marTop w:val="0"/>
              <w:marBottom w:val="0"/>
              <w:divBdr>
                <w:top w:val="none" w:sz="0" w:space="0" w:color="auto"/>
                <w:left w:val="none" w:sz="0" w:space="0" w:color="auto"/>
                <w:bottom w:val="none" w:sz="0" w:space="0" w:color="auto"/>
                <w:right w:val="none" w:sz="0" w:space="0" w:color="auto"/>
              </w:divBdr>
            </w:div>
            <w:div w:id="36974796">
              <w:marLeft w:val="0"/>
              <w:marRight w:val="0"/>
              <w:marTop w:val="0"/>
              <w:marBottom w:val="0"/>
              <w:divBdr>
                <w:top w:val="none" w:sz="0" w:space="0" w:color="auto"/>
                <w:left w:val="none" w:sz="0" w:space="0" w:color="auto"/>
                <w:bottom w:val="none" w:sz="0" w:space="0" w:color="auto"/>
                <w:right w:val="none" w:sz="0" w:space="0" w:color="auto"/>
              </w:divBdr>
            </w:div>
            <w:div w:id="333997900">
              <w:marLeft w:val="0"/>
              <w:marRight w:val="0"/>
              <w:marTop w:val="0"/>
              <w:marBottom w:val="0"/>
              <w:divBdr>
                <w:top w:val="none" w:sz="0" w:space="0" w:color="auto"/>
                <w:left w:val="none" w:sz="0" w:space="0" w:color="auto"/>
                <w:bottom w:val="none" w:sz="0" w:space="0" w:color="auto"/>
                <w:right w:val="none" w:sz="0" w:space="0" w:color="auto"/>
              </w:divBdr>
            </w:div>
            <w:div w:id="746726091">
              <w:marLeft w:val="0"/>
              <w:marRight w:val="0"/>
              <w:marTop w:val="0"/>
              <w:marBottom w:val="0"/>
              <w:divBdr>
                <w:top w:val="none" w:sz="0" w:space="0" w:color="auto"/>
                <w:left w:val="none" w:sz="0" w:space="0" w:color="auto"/>
                <w:bottom w:val="none" w:sz="0" w:space="0" w:color="auto"/>
                <w:right w:val="none" w:sz="0" w:space="0" w:color="auto"/>
              </w:divBdr>
            </w:div>
            <w:div w:id="1007560729">
              <w:marLeft w:val="0"/>
              <w:marRight w:val="0"/>
              <w:marTop w:val="0"/>
              <w:marBottom w:val="0"/>
              <w:divBdr>
                <w:top w:val="none" w:sz="0" w:space="0" w:color="auto"/>
                <w:left w:val="none" w:sz="0" w:space="0" w:color="auto"/>
                <w:bottom w:val="none" w:sz="0" w:space="0" w:color="auto"/>
                <w:right w:val="none" w:sz="0" w:space="0" w:color="auto"/>
              </w:divBdr>
            </w:div>
            <w:div w:id="1368484808">
              <w:marLeft w:val="0"/>
              <w:marRight w:val="0"/>
              <w:marTop w:val="0"/>
              <w:marBottom w:val="0"/>
              <w:divBdr>
                <w:top w:val="none" w:sz="0" w:space="0" w:color="auto"/>
                <w:left w:val="none" w:sz="0" w:space="0" w:color="auto"/>
                <w:bottom w:val="none" w:sz="0" w:space="0" w:color="auto"/>
                <w:right w:val="none" w:sz="0" w:space="0" w:color="auto"/>
              </w:divBdr>
            </w:div>
            <w:div w:id="1389840292">
              <w:marLeft w:val="0"/>
              <w:marRight w:val="0"/>
              <w:marTop w:val="0"/>
              <w:marBottom w:val="0"/>
              <w:divBdr>
                <w:top w:val="none" w:sz="0" w:space="0" w:color="auto"/>
                <w:left w:val="none" w:sz="0" w:space="0" w:color="auto"/>
                <w:bottom w:val="none" w:sz="0" w:space="0" w:color="auto"/>
                <w:right w:val="none" w:sz="0" w:space="0" w:color="auto"/>
              </w:divBdr>
            </w:div>
            <w:div w:id="1446149712">
              <w:marLeft w:val="0"/>
              <w:marRight w:val="0"/>
              <w:marTop w:val="0"/>
              <w:marBottom w:val="0"/>
              <w:divBdr>
                <w:top w:val="none" w:sz="0" w:space="0" w:color="auto"/>
                <w:left w:val="none" w:sz="0" w:space="0" w:color="auto"/>
                <w:bottom w:val="none" w:sz="0" w:space="0" w:color="auto"/>
                <w:right w:val="none" w:sz="0" w:space="0" w:color="auto"/>
              </w:divBdr>
            </w:div>
            <w:div w:id="1577782532">
              <w:marLeft w:val="0"/>
              <w:marRight w:val="0"/>
              <w:marTop w:val="0"/>
              <w:marBottom w:val="0"/>
              <w:divBdr>
                <w:top w:val="none" w:sz="0" w:space="0" w:color="auto"/>
                <w:left w:val="none" w:sz="0" w:space="0" w:color="auto"/>
                <w:bottom w:val="none" w:sz="0" w:space="0" w:color="auto"/>
                <w:right w:val="none" w:sz="0" w:space="0" w:color="auto"/>
              </w:divBdr>
            </w:div>
            <w:div w:id="1815609508">
              <w:marLeft w:val="0"/>
              <w:marRight w:val="0"/>
              <w:marTop w:val="0"/>
              <w:marBottom w:val="0"/>
              <w:divBdr>
                <w:top w:val="none" w:sz="0" w:space="0" w:color="auto"/>
                <w:left w:val="none" w:sz="0" w:space="0" w:color="auto"/>
                <w:bottom w:val="none" w:sz="0" w:space="0" w:color="auto"/>
                <w:right w:val="none" w:sz="0" w:space="0" w:color="auto"/>
              </w:divBdr>
            </w:div>
            <w:div w:id="1919052584">
              <w:marLeft w:val="0"/>
              <w:marRight w:val="0"/>
              <w:marTop w:val="0"/>
              <w:marBottom w:val="0"/>
              <w:divBdr>
                <w:top w:val="none" w:sz="0" w:space="0" w:color="auto"/>
                <w:left w:val="none" w:sz="0" w:space="0" w:color="auto"/>
                <w:bottom w:val="none" w:sz="0" w:space="0" w:color="auto"/>
                <w:right w:val="none" w:sz="0" w:space="0" w:color="auto"/>
              </w:divBdr>
            </w:div>
            <w:div w:id="1978610960">
              <w:marLeft w:val="0"/>
              <w:marRight w:val="0"/>
              <w:marTop w:val="0"/>
              <w:marBottom w:val="0"/>
              <w:divBdr>
                <w:top w:val="none" w:sz="0" w:space="0" w:color="auto"/>
                <w:left w:val="none" w:sz="0" w:space="0" w:color="auto"/>
                <w:bottom w:val="none" w:sz="0" w:space="0" w:color="auto"/>
                <w:right w:val="none" w:sz="0" w:space="0" w:color="auto"/>
              </w:divBdr>
            </w:div>
            <w:div w:id="203144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263569">
      <w:bodyDiv w:val="1"/>
      <w:marLeft w:val="0"/>
      <w:marRight w:val="0"/>
      <w:marTop w:val="0"/>
      <w:marBottom w:val="0"/>
      <w:divBdr>
        <w:top w:val="none" w:sz="0" w:space="0" w:color="auto"/>
        <w:left w:val="none" w:sz="0" w:space="0" w:color="auto"/>
        <w:bottom w:val="none" w:sz="0" w:space="0" w:color="auto"/>
        <w:right w:val="none" w:sz="0" w:space="0" w:color="auto"/>
      </w:divBdr>
      <w:divsChild>
        <w:div w:id="1673678748">
          <w:marLeft w:val="0"/>
          <w:marRight w:val="0"/>
          <w:marTop w:val="0"/>
          <w:marBottom w:val="0"/>
          <w:divBdr>
            <w:top w:val="none" w:sz="0" w:space="0" w:color="auto"/>
            <w:left w:val="none" w:sz="0" w:space="0" w:color="auto"/>
            <w:bottom w:val="none" w:sz="0" w:space="0" w:color="auto"/>
            <w:right w:val="none" w:sz="0" w:space="0" w:color="auto"/>
          </w:divBdr>
          <w:divsChild>
            <w:div w:id="25640451">
              <w:marLeft w:val="0"/>
              <w:marRight w:val="0"/>
              <w:marTop w:val="0"/>
              <w:marBottom w:val="0"/>
              <w:divBdr>
                <w:top w:val="none" w:sz="0" w:space="0" w:color="auto"/>
                <w:left w:val="none" w:sz="0" w:space="0" w:color="auto"/>
                <w:bottom w:val="none" w:sz="0" w:space="0" w:color="auto"/>
                <w:right w:val="none" w:sz="0" w:space="0" w:color="auto"/>
              </w:divBdr>
            </w:div>
            <w:div w:id="37556904">
              <w:marLeft w:val="0"/>
              <w:marRight w:val="0"/>
              <w:marTop w:val="0"/>
              <w:marBottom w:val="0"/>
              <w:divBdr>
                <w:top w:val="none" w:sz="0" w:space="0" w:color="auto"/>
                <w:left w:val="none" w:sz="0" w:space="0" w:color="auto"/>
                <w:bottom w:val="none" w:sz="0" w:space="0" w:color="auto"/>
                <w:right w:val="none" w:sz="0" w:space="0" w:color="auto"/>
              </w:divBdr>
            </w:div>
            <w:div w:id="40328048">
              <w:marLeft w:val="0"/>
              <w:marRight w:val="0"/>
              <w:marTop w:val="0"/>
              <w:marBottom w:val="0"/>
              <w:divBdr>
                <w:top w:val="none" w:sz="0" w:space="0" w:color="auto"/>
                <w:left w:val="none" w:sz="0" w:space="0" w:color="auto"/>
                <w:bottom w:val="none" w:sz="0" w:space="0" w:color="auto"/>
                <w:right w:val="none" w:sz="0" w:space="0" w:color="auto"/>
              </w:divBdr>
            </w:div>
            <w:div w:id="77096765">
              <w:marLeft w:val="0"/>
              <w:marRight w:val="0"/>
              <w:marTop w:val="0"/>
              <w:marBottom w:val="0"/>
              <w:divBdr>
                <w:top w:val="none" w:sz="0" w:space="0" w:color="auto"/>
                <w:left w:val="none" w:sz="0" w:space="0" w:color="auto"/>
                <w:bottom w:val="none" w:sz="0" w:space="0" w:color="auto"/>
                <w:right w:val="none" w:sz="0" w:space="0" w:color="auto"/>
              </w:divBdr>
            </w:div>
            <w:div w:id="105321742">
              <w:marLeft w:val="0"/>
              <w:marRight w:val="0"/>
              <w:marTop w:val="0"/>
              <w:marBottom w:val="0"/>
              <w:divBdr>
                <w:top w:val="none" w:sz="0" w:space="0" w:color="auto"/>
                <w:left w:val="none" w:sz="0" w:space="0" w:color="auto"/>
                <w:bottom w:val="none" w:sz="0" w:space="0" w:color="auto"/>
                <w:right w:val="none" w:sz="0" w:space="0" w:color="auto"/>
              </w:divBdr>
            </w:div>
            <w:div w:id="138155440">
              <w:marLeft w:val="0"/>
              <w:marRight w:val="0"/>
              <w:marTop w:val="0"/>
              <w:marBottom w:val="0"/>
              <w:divBdr>
                <w:top w:val="none" w:sz="0" w:space="0" w:color="auto"/>
                <w:left w:val="none" w:sz="0" w:space="0" w:color="auto"/>
                <w:bottom w:val="none" w:sz="0" w:space="0" w:color="auto"/>
                <w:right w:val="none" w:sz="0" w:space="0" w:color="auto"/>
              </w:divBdr>
            </w:div>
            <w:div w:id="174468174">
              <w:marLeft w:val="0"/>
              <w:marRight w:val="0"/>
              <w:marTop w:val="0"/>
              <w:marBottom w:val="0"/>
              <w:divBdr>
                <w:top w:val="none" w:sz="0" w:space="0" w:color="auto"/>
                <w:left w:val="none" w:sz="0" w:space="0" w:color="auto"/>
                <w:bottom w:val="none" w:sz="0" w:space="0" w:color="auto"/>
                <w:right w:val="none" w:sz="0" w:space="0" w:color="auto"/>
              </w:divBdr>
            </w:div>
            <w:div w:id="178860237">
              <w:marLeft w:val="0"/>
              <w:marRight w:val="0"/>
              <w:marTop w:val="0"/>
              <w:marBottom w:val="0"/>
              <w:divBdr>
                <w:top w:val="none" w:sz="0" w:space="0" w:color="auto"/>
                <w:left w:val="none" w:sz="0" w:space="0" w:color="auto"/>
                <w:bottom w:val="none" w:sz="0" w:space="0" w:color="auto"/>
                <w:right w:val="none" w:sz="0" w:space="0" w:color="auto"/>
              </w:divBdr>
            </w:div>
            <w:div w:id="211231037">
              <w:marLeft w:val="0"/>
              <w:marRight w:val="0"/>
              <w:marTop w:val="0"/>
              <w:marBottom w:val="0"/>
              <w:divBdr>
                <w:top w:val="none" w:sz="0" w:space="0" w:color="auto"/>
                <w:left w:val="none" w:sz="0" w:space="0" w:color="auto"/>
                <w:bottom w:val="none" w:sz="0" w:space="0" w:color="auto"/>
                <w:right w:val="none" w:sz="0" w:space="0" w:color="auto"/>
              </w:divBdr>
            </w:div>
            <w:div w:id="274361554">
              <w:marLeft w:val="0"/>
              <w:marRight w:val="0"/>
              <w:marTop w:val="0"/>
              <w:marBottom w:val="0"/>
              <w:divBdr>
                <w:top w:val="none" w:sz="0" w:space="0" w:color="auto"/>
                <w:left w:val="none" w:sz="0" w:space="0" w:color="auto"/>
                <w:bottom w:val="none" w:sz="0" w:space="0" w:color="auto"/>
                <w:right w:val="none" w:sz="0" w:space="0" w:color="auto"/>
              </w:divBdr>
            </w:div>
            <w:div w:id="367534930">
              <w:marLeft w:val="0"/>
              <w:marRight w:val="0"/>
              <w:marTop w:val="0"/>
              <w:marBottom w:val="0"/>
              <w:divBdr>
                <w:top w:val="none" w:sz="0" w:space="0" w:color="auto"/>
                <w:left w:val="none" w:sz="0" w:space="0" w:color="auto"/>
                <w:bottom w:val="none" w:sz="0" w:space="0" w:color="auto"/>
                <w:right w:val="none" w:sz="0" w:space="0" w:color="auto"/>
              </w:divBdr>
            </w:div>
            <w:div w:id="395473163">
              <w:marLeft w:val="0"/>
              <w:marRight w:val="0"/>
              <w:marTop w:val="0"/>
              <w:marBottom w:val="0"/>
              <w:divBdr>
                <w:top w:val="none" w:sz="0" w:space="0" w:color="auto"/>
                <w:left w:val="none" w:sz="0" w:space="0" w:color="auto"/>
                <w:bottom w:val="none" w:sz="0" w:space="0" w:color="auto"/>
                <w:right w:val="none" w:sz="0" w:space="0" w:color="auto"/>
              </w:divBdr>
            </w:div>
            <w:div w:id="408426852">
              <w:marLeft w:val="0"/>
              <w:marRight w:val="0"/>
              <w:marTop w:val="0"/>
              <w:marBottom w:val="0"/>
              <w:divBdr>
                <w:top w:val="none" w:sz="0" w:space="0" w:color="auto"/>
                <w:left w:val="none" w:sz="0" w:space="0" w:color="auto"/>
                <w:bottom w:val="none" w:sz="0" w:space="0" w:color="auto"/>
                <w:right w:val="none" w:sz="0" w:space="0" w:color="auto"/>
              </w:divBdr>
            </w:div>
            <w:div w:id="441849422">
              <w:marLeft w:val="0"/>
              <w:marRight w:val="0"/>
              <w:marTop w:val="0"/>
              <w:marBottom w:val="0"/>
              <w:divBdr>
                <w:top w:val="none" w:sz="0" w:space="0" w:color="auto"/>
                <w:left w:val="none" w:sz="0" w:space="0" w:color="auto"/>
                <w:bottom w:val="none" w:sz="0" w:space="0" w:color="auto"/>
                <w:right w:val="none" w:sz="0" w:space="0" w:color="auto"/>
              </w:divBdr>
            </w:div>
            <w:div w:id="446197877">
              <w:marLeft w:val="0"/>
              <w:marRight w:val="0"/>
              <w:marTop w:val="0"/>
              <w:marBottom w:val="0"/>
              <w:divBdr>
                <w:top w:val="none" w:sz="0" w:space="0" w:color="auto"/>
                <w:left w:val="none" w:sz="0" w:space="0" w:color="auto"/>
                <w:bottom w:val="none" w:sz="0" w:space="0" w:color="auto"/>
                <w:right w:val="none" w:sz="0" w:space="0" w:color="auto"/>
              </w:divBdr>
            </w:div>
            <w:div w:id="461771966">
              <w:marLeft w:val="0"/>
              <w:marRight w:val="0"/>
              <w:marTop w:val="0"/>
              <w:marBottom w:val="0"/>
              <w:divBdr>
                <w:top w:val="none" w:sz="0" w:space="0" w:color="auto"/>
                <w:left w:val="none" w:sz="0" w:space="0" w:color="auto"/>
                <w:bottom w:val="none" w:sz="0" w:space="0" w:color="auto"/>
                <w:right w:val="none" w:sz="0" w:space="0" w:color="auto"/>
              </w:divBdr>
            </w:div>
            <w:div w:id="502403302">
              <w:marLeft w:val="0"/>
              <w:marRight w:val="0"/>
              <w:marTop w:val="0"/>
              <w:marBottom w:val="0"/>
              <w:divBdr>
                <w:top w:val="none" w:sz="0" w:space="0" w:color="auto"/>
                <w:left w:val="none" w:sz="0" w:space="0" w:color="auto"/>
                <w:bottom w:val="none" w:sz="0" w:space="0" w:color="auto"/>
                <w:right w:val="none" w:sz="0" w:space="0" w:color="auto"/>
              </w:divBdr>
            </w:div>
            <w:div w:id="585579376">
              <w:marLeft w:val="0"/>
              <w:marRight w:val="0"/>
              <w:marTop w:val="0"/>
              <w:marBottom w:val="0"/>
              <w:divBdr>
                <w:top w:val="none" w:sz="0" w:space="0" w:color="auto"/>
                <w:left w:val="none" w:sz="0" w:space="0" w:color="auto"/>
                <w:bottom w:val="none" w:sz="0" w:space="0" w:color="auto"/>
                <w:right w:val="none" w:sz="0" w:space="0" w:color="auto"/>
              </w:divBdr>
            </w:div>
            <w:div w:id="594901474">
              <w:marLeft w:val="0"/>
              <w:marRight w:val="0"/>
              <w:marTop w:val="0"/>
              <w:marBottom w:val="0"/>
              <w:divBdr>
                <w:top w:val="none" w:sz="0" w:space="0" w:color="auto"/>
                <w:left w:val="none" w:sz="0" w:space="0" w:color="auto"/>
                <w:bottom w:val="none" w:sz="0" w:space="0" w:color="auto"/>
                <w:right w:val="none" w:sz="0" w:space="0" w:color="auto"/>
              </w:divBdr>
            </w:div>
            <w:div w:id="596788372">
              <w:marLeft w:val="0"/>
              <w:marRight w:val="0"/>
              <w:marTop w:val="0"/>
              <w:marBottom w:val="0"/>
              <w:divBdr>
                <w:top w:val="none" w:sz="0" w:space="0" w:color="auto"/>
                <w:left w:val="none" w:sz="0" w:space="0" w:color="auto"/>
                <w:bottom w:val="none" w:sz="0" w:space="0" w:color="auto"/>
                <w:right w:val="none" w:sz="0" w:space="0" w:color="auto"/>
              </w:divBdr>
            </w:div>
            <w:div w:id="611472665">
              <w:marLeft w:val="0"/>
              <w:marRight w:val="0"/>
              <w:marTop w:val="0"/>
              <w:marBottom w:val="0"/>
              <w:divBdr>
                <w:top w:val="none" w:sz="0" w:space="0" w:color="auto"/>
                <w:left w:val="none" w:sz="0" w:space="0" w:color="auto"/>
                <w:bottom w:val="none" w:sz="0" w:space="0" w:color="auto"/>
                <w:right w:val="none" w:sz="0" w:space="0" w:color="auto"/>
              </w:divBdr>
            </w:div>
            <w:div w:id="689720486">
              <w:marLeft w:val="0"/>
              <w:marRight w:val="0"/>
              <w:marTop w:val="0"/>
              <w:marBottom w:val="0"/>
              <w:divBdr>
                <w:top w:val="none" w:sz="0" w:space="0" w:color="auto"/>
                <w:left w:val="none" w:sz="0" w:space="0" w:color="auto"/>
                <w:bottom w:val="none" w:sz="0" w:space="0" w:color="auto"/>
                <w:right w:val="none" w:sz="0" w:space="0" w:color="auto"/>
              </w:divBdr>
            </w:div>
            <w:div w:id="693960839">
              <w:marLeft w:val="0"/>
              <w:marRight w:val="0"/>
              <w:marTop w:val="0"/>
              <w:marBottom w:val="0"/>
              <w:divBdr>
                <w:top w:val="none" w:sz="0" w:space="0" w:color="auto"/>
                <w:left w:val="none" w:sz="0" w:space="0" w:color="auto"/>
                <w:bottom w:val="none" w:sz="0" w:space="0" w:color="auto"/>
                <w:right w:val="none" w:sz="0" w:space="0" w:color="auto"/>
              </w:divBdr>
            </w:div>
            <w:div w:id="723138512">
              <w:marLeft w:val="0"/>
              <w:marRight w:val="0"/>
              <w:marTop w:val="0"/>
              <w:marBottom w:val="0"/>
              <w:divBdr>
                <w:top w:val="none" w:sz="0" w:space="0" w:color="auto"/>
                <w:left w:val="none" w:sz="0" w:space="0" w:color="auto"/>
                <w:bottom w:val="none" w:sz="0" w:space="0" w:color="auto"/>
                <w:right w:val="none" w:sz="0" w:space="0" w:color="auto"/>
              </w:divBdr>
            </w:div>
            <w:div w:id="727729988">
              <w:marLeft w:val="0"/>
              <w:marRight w:val="0"/>
              <w:marTop w:val="0"/>
              <w:marBottom w:val="0"/>
              <w:divBdr>
                <w:top w:val="none" w:sz="0" w:space="0" w:color="auto"/>
                <w:left w:val="none" w:sz="0" w:space="0" w:color="auto"/>
                <w:bottom w:val="none" w:sz="0" w:space="0" w:color="auto"/>
                <w:right w:val="none" w:sz="0" w:space="0" w:color="auto"/>
              </w:divBdr>
            </w:div>
            <w:div w:id="749421984">
              <w:marLeft w:val="0"/>
              <w:marRight w:val="0"/>
              <w:marTop w:val="0"/>
              <w:marBottom w:val="0"/>
              <w:divBdr>
                <w:top w:val="none" w:sz="0" w:space="0" w:color="auto"/>
                <w:left w:val="none" w:sz="0" w:space="0" w:color="auto"/>
                <w:bottom w:val="none" w:sz="0" w:space="0" w:color="auto"/>
                <w:right w:val="none" w:sz="0" w:space="0" w:color="auto"/>
              </w:divBdr>
            </w:div>
            <w:div w:id="777679110">
              <w:marLeft w:val="0"/>
              <w:marRight w:val="0"/>
              <w:marTop w:val="0"/>
              <w:marBottom w:val="0"/>
              <w:divBdr>
                <w:top w:val="none" w:sz="0" w:space="0" w:color="auto"/>
                <w:left w:val="none" w:sz="0" w:space="0" w:color="auto"/>
                <w:bottom w:val="none" w:sz="0" w:space="0" w:color="auto"/>
                <w:right w:val="none" w:sz="0" w:space="0" w:color="auto"/>
              </w:divBdr>
            </w:div>
            <w:div w:id="778918070">
              <w:marLeft w:val="0"/>
              <w:marRight w:val="0"/>
              <w:marTop w:val="0"/>
              <w:marBottom w:val="0"/>
              <w:divBdr>
                <w:top w:val="none" w:sz="0" w:space="0" w:color="auto"/>
                <w:left w:val="none" w:sz="0" w:space="0" w:color="auto"/>
                <w:bottom w:val="none" w:sz="0" w:space="0" w:color="auto"/>
                <w:right w:val="none" w:sz="0" w:space="0" w:color="auto"/>
              </w:divBdr>
            </w:div>
            <w:div w:id="801582978">
              <w:marLeft w:val="0"/>
              <w:marRight w:val="0"/>
              <w:marTop w:val="0"/>
              <w:marBottom w:val="0"/>
              <w:divBdr>
                <w:top w:val="none" w:sz="0" w:space="0" w:color="auto"/>
                <w:left w:val="none" w:sz="0" w:space="0" w:color="auto"/>
                <w:bottom w:val="none" w:sz="0" w:space="0" w:color="auto"/>
                <w:right w:val="none" w:sz="0" w:space="0" w:color="auto"/>
              </w:divBdr>
            </w:div>
            <w:div w:id="807824784">
              <w:marLeft w:val="0"/>
              <w:marRight w:val="0"/>
              <w:marTop w:val="0"/>
              <w:marBottom w:val="0"/>
              <w:divBdr>
                <w:top w:val="none" w:sz="0" w:space="0" w:color="auto"/>
                <w:left w:val="none" w:sz="0" w:space="0" w:color="auto"/>
                <w:bottom w:val="none" w:sz="0" w:space="0" w:color="auto"/>
                <w:right w:val="none" w:sz="0" w:space="0" w:color="auto"/>
              </w:divBdr>
            </w:div>
            <w:div w:id="847447496">
              <w:marLeft w:val="0"/>
              <w:marRight w:val="0"/>
              <w:marTop w:val="0"/>
              <w:marBottom w:val="0"/>
              <w:divBdr>
                <w:top w:val="none" w:sz="0" w:space="0" w:color="auto"/>
                <w:left w:val="none" w:sz="0" w:space="0" w:color="auto"/>
                <w:bottom w:val="none" w:sz="0" w:space="0" w:color="auto"/>
                <w:right w:val="none" w:sz="0" w:space="0" w:color="auto"/>
              </w:divBdr>
            </w:div>
            <w:div w:id="857236925">
              <w:marLeft w:val="0"/>
              <w:marRight w:val="0"/>
              <w:marTop w:val="0"/>
              <w:marBottom w:val="0"/>
              <w:divBdr>
                <w:top w:val="none" w:sz="0" w:space="0" w:color="auto"/>
                <w:left w:val="none" w:sz="0" w:space="0" w:color="auto"/>
                <w:bottom w:val="none" w:sz="0" w:space="0" w:color="auto"/>
                <w:right w:val="none" w:sz="0" w:space="0" w:color="auto"/>
              </w:divBdr>
            </w:div>
            <w:div w:id="901865733">
              <w:marLeft w:val="0"/>
              <w:marRight w:val="0"/>
              <w:marTop w:val="0"/>
              <w:marBottom w:val="0"/>
              <w:divBdr>
                <w:top w:val="none" w:sz="0" w:space="0" w:color="auto"/>
                <w:left w:val="none" w:sz="0" w:space="0" w:color="auto"/>
                <w:bottom w:val="none" w:sz="0" w:space="0" w:color="auto"/>
                <w:right w:val="none" w:sz="0" w:space="0" w:color="auto"/>
              </w:divBdr>
            </w:div>
            <w:div w:id="922255130">
              <w:marLeft w:val="0"/>
              <w:marRight w:val="0"/>
              <w:marTop w:val="0"/>
              <w:marBottom w:val="0"/>
              <w:divBdr>
                <w:top w:val="none" w:sz="0" w:space="0" w:color="auto"/>
                <w:left w:val="none" w:sz="0" w:space="0" w:color="auto"/>
                <w:bottom w:val="none" w:sz="0" w:space="0" w:color="auto"/>
                <w:right w:val="none" w:sz="0" w:space="0" w:color="auto"/>
              </w:divBdr>
            </w:div>
            <w:div w:id="928124271">
              <w:marLeft w:val="0"/>
              <w:marRight w:val="0"/>
              <w:marTop w:val="0"/>
              <w:marBottom w:val="0"/>
              <w:divBdr>
                <w:top w:val="none" w:sz="0" w:space="0" w:color="auto"/>
                <w:left w:val="none" w:sz="0" w:space="0" w:color="auto"/>
                <w:bottom w:val="none" w:sz="0" w:space="0" w:color="auto"/>
                <w:right w:val="none" w:sz="0" w:space="0" w:color="auto"/>
              </w:divBdr>
            </w:div>
            <w:div w:id="1005281023">
              <w:marLeft w:val="0"/>
              <w:marRight w:val="0"/>
              <w:marTop w:val="0"/>
              <w:marBottom w:val="0"/>
              <w:divBdr>
                <w:top w:val="none" w:sz="0" w:space="0" w:color="auto"/>
                <w:left w:val="none" w:sz="0" w:space="0" w:color="auto"/>
                <w:bottom w:val="none" w:sz="0" w:space="0" w:color="auto"/>
                <w:right w:val="none" w:sz="0" w:space="0" w:color="auto"/>
              </w:divBdr>
            </w:div>
            <w:div w:id="1033962050">
              <w:marLeft w:val="0"/>
              <w:marRight w:val="0"/>
              <w:marTop w:val="0"/>
              <w:marBottom w:val="0"/>
              <w:divBdr>
                <w:top w:val="none" w:sz="0" w:space="0" w:color="auto"/>
                <w:left w:val="none" w:sz="0" w:space="0" w:color="auto"/>
                <w:bottom w:val="none" w:sz="0" w:space="0" w:color="auto"/>
                <w:right w:val="none" w:sz="0" w:space="0" w:color="auto"/>
              </w:divBdr>
            </w:div>
            <w:div w:id="1055741459">
              <w:marLeft w:val="0"/>
              <w:marRight w:val="0"/>
              <w:marTop w:val="0"/>
              <w:marBottom w:val="0"/>
              <w:divBdr>
                <w:top w:val="none" w:sz="0" w:space="0" w:color="auto"/>
                <w:left w:val="none" w:sz="0" w:space="0" w:color="auto"/>
                <w:bottom w:val="none" w:sz="0" w:space="0" w:color="auto"/>
                <w:right w:val="none" w:sz="0" w:space="0" w:color="auto"/>
              </w:divBdr>
            </w:div>
            <w:div w:id="1060708989">
              <w:marLeft w:val="0"/>
              <w:marRight w:val="0"/>
              <w:marTop w:val="0"/>
              <w:marBottom w:val="0"/>
              <w:divBdr>
                <w:top w:val="none" w:sz="0" w:space="0" w:color="auto"/>
                <w:left w:val="none" w:sz="0" w:space="0" w:color="auto"/>
                <w:bottom w:val="none" w:sz="0" w:space="0" w:color="auto"/>
                <w:right w:val="none" w:sz="0" w:space="0" w:color="auto"/>
              </w:divBdr>
            </w:div>
            <w:div w:id="1069961300">
              <w:marLeft w:val="0"/>
              <w:marRight w:val="0"/>
              <w:marTop w:val="0"/>
              <w:marBottom w:val="0"/>
              <w:divBdr>
                <w:top w:val="none" w:sz="0" w:space="0" w:color="auto"/>
                <w:left w:val="none" w:sz="0" w:space="0" w:color="auto"/>
                <w:bottom w:val="none" w:sz="0" w:space="0" w:color="auto"/>
                <w:right w:val="none" w:sz="0" w:space="0" w:color="auto"/>
              </w:divBdr>
            </w:div>
            <w:div w:id="1134181022">
              <w:marLeft w:val="0"/>
              <w:marRight w:val="0"/>
              <w:marTop w:val="0"/>
              <w:marBottom w:val="0"/>
              <w:divBdr>
                <w:top w:val="none" w:sz="0" w:space="0" w:color="auto"/>
                <w:left w:val="none" w:sz="0" w:space="0" w:color="auto"/>
                <w:bottom w:val="none" w:sz="0" w:space="0" w:color="auto"/>
                <w:right w:val="none" w:sz="0" w:space="0" w:color="auto"/>
              </w:divBdr>
            </w:div>
            <w:div w:id="1134327015">
              <w:marLeft w:val="0"/>
              <w:marRight w:val="0"/>
              <w:marTop w:val="0"/>
              <w:marBottom w:val="0"/>
              <w:divBdr>
                <w:top w:val="none" w:sz="0" w:space="0" w:color="auto"/>
                <w:left w:val="none" w:sz="0" w:space="0" w:color="auto"/>
                <w:bottom w:val="none" w:sz="0" w:space="0" w:color="auto"/>
                <w:right w:val="none" w:sz="0" w:space="0" w:color="auto"/>
              </w:divBdr>
            </w:div>
            <w:div w:id="1222447245">
              <w:marLeft w:val="0"/>
              <w:marRight w:val="0"/>
              <w:marTop w:val="0"/>
              <w:marBottom w:val="0"/>
              <w:divBdr>
                <w:top w:val="none" w:sz="0" w:space="0" w:color="auto"/>
                <w:left w:val="none" w:sz="0" w:space="0" w:color="auto"/>
                <w:bottom w:val="none" w:sz="0" w:space="0" w:color="auto"/>
                <w:right w:val="none" w:sz="0" w:space="0" w:color="auto"/>
              </w:divBdr>
            </w:div>
            <w:div w:id="1234003148">
              <w:marLeft w:val="0"/>
              <w:marRight w:val="0"/>
              <w:marTop w:val="0"/>
              <w:marBottom w:val="0"/>
              <w:divBdr>
                <w:top w:val="none" w:sz="0" w:space="0" w:color="auto"/>
                <w:left w:val="none" w:sz="0" w:space="0" w:color="auto"/>
                <w:bottom w:val="none" w:sz="0" w:space="0" w:color="auto"/>
                <w:right w:val="none" w:sz="0" w:space="0" w:color="auto"/>
              </w:divBdr>
            </w:div>
            <w:div w:id="1239827528">
              <w:marLeft w:val="0"/>
              <w:marRight w:val="0"/>
              <w:marTop w:val="0"/>
              <w:marBottom w:val="0"/>
              <w:divBdr>
                <w:top w:val="none" w:sz="0" w:space="0" w:color="auto"/>
                <w:left w:val="none" w:sz="0" w:space="0" w:color="auto"/>
                <w:bottom w:val="none" w:sz="0" w:space="0" w:color="auto"/>
                <w:right w:val="none" w:sz="0" w:space="0" w:color="auto"/>
              </w:divBdr>
            </w:div>
            <w:div w:id="1255700277">
              <w:marLeft w:val="0"/>
              <w:marRight w:val="0"/>
              <w:marTop w:val="0"/>
              <w:marBottom w:val="0"/>
              <w:divBdr>
                <w:top w:val="none" w:sz="0" w:space="0" w:color="auto"/>
                <w:left w:val="none" w:sz="0" w:space="0" w:color="auto"/>
                <w:bottom w:val="none" w:sz="0" w:space="0" w:color="auto"/>
                <w:right w:val="none" w:sz="0" w:space="0" w:color="auto"/>
              </w:divBdr>
            </w:div>
            <w:div w:id="1331788188">
              <w:marLeft w:val="0"/>
              <w:marRight w:val="0"/>
              <w:marTop w:val="0"/>
              <w:marBottom w:val="0"/>
              <w:divBdr>
                <w:top w:val="none" w:sz="0" w:space="0" w:color="auto"/>
                <w:left w:val="none" w:sz="0" w:space="0" w:color="auto"/>
                <w:bottom w:val="none" w:sz="0" w:space="0" w:color="auto"/>
                <w:right w:val="none" w:sz="0" w:space="0" w:color="auto"/>
              </w:divBdr>
            </w:div>
            <w:div w:id="1410694960">
              <w:marLeft w:val="0"/>
              <w:marRight w:val="0"/>
              <w:marTop w:val="0"/>
              <w:marBottom w:val="0"/>
              <w:divBdr>
                <w:top w:val="none" w:sz="0" w:space="0" w:color="auto"/>
                <w:left w:val="none" w:sz="0" w:space="0" w:color="auto"/>
                <w:bottom w:val="none" w:sz="0" w:space="0" w:color="auto"/>
                <w:right w:val="none" w:sz="0" w:space="0" w:color="auto"/>
              </w:divBdr>
            </w:div>
            <w:div w:id="1433742822">
              <w:marLeft w:val="0"/>
              <w:marRight w:val="0"/>
              <w:marTop w:val="0"/>
              <w:marBottom w:val="0"/>
              <w:divBdr>
                <w:top w:val="none" w:sz="0" w:space="0" w:color="auto"/>
                <w:left w:val="none" w:sz="0" w:space="0" w:color="auto"/>
                <w:bottom w:val="none" w:sz="0" w:space="0" w:color="auto"/>
                <w:right w:val="none" w:sz="0" w:space="0" w:color="auto"/>
              </w:divBdr>
            </w:div>
            <w:div w:id="1462765834">
              <w:marLeft w:val="0"/>
              <w:marRight w:val="0"/>
              <w:marTop w:val="0"/>
              <w:marBottom w:val="0"/>
              <w:divBdr>
                <w:top w:val="none" w:sz="0" w:space="0" w:color="auto"/>
                <w:left w:val="none" w:sz="0" w:space="0" w:color="auto"/>
                <w:bottom w:val="none" w:sz="0" w:space="0" w:color="auto"/>
                <w:right w:val="none" w:sz="0" w:space="0" w:color="auto"/>
              </w:divBdr>
            </w:div>
            <w:div w:id="1474131564">
              <w:marLeft w:val="0"/>
              <w:marRight w:val="0"/>
              <w:marTop w:val="0"/>
              <w:marBottom w:val="0"/>
              <w:divBdr>
                <w:top w:val="none" w:sz="0" w:space="0" w:color="auto"/>
                <w:left w:val="none" w:sz="0" w:space="0" w:color="auto"/>
                <w:bottom w:val="none" w:sz="0" w:space="0" w:color="auto"/>
                <w:right w:val="none" w:sz="0" w:space="0" w:color="auto"/>
              </w:divBdr>
            </w:div>
            <w:div w:id="1534073707">
              <w:marLeft w:val="0"/>
              <w:marRight w:val="0"/>
              <w:marTop w:val="0"/>
              <w:marBottom w:val="0"/>
              <w:divBdr>
                <w:top w:val="none" w:sz="0" w:space="0" w:color="auto"/>
                <w:left w:val="none" w:sz="0" w:space="0" w:color="auto"/>
                <w:bottom w:val="none" w:sz="0" w:space="0" w:color="auto"/>
                <w:right w:val="none" w:sz="0" w:space="0" w:color="auto"/>
              </w:divBdr>
            </w:div>
            <w:div w:id="1552811391">
              <w:marLeft w:val="0"/>
              <w:marRight w:val="0"/>
              <w:marTop w:val="0"/>
              <w:marBottom w:val="0"/>
              <w:divBdr>
                <w:top w:val="none" w:sz="0" w:space="0" w:color="auto"/>
                <w:left w:val="none" w:sz="0" w:space="0" w:color="auto"/>
                <w:bottom w:val="none" w:sz="0" w:space="0" w:color="auto"/>
                <w:right w:val="none" w:sz="0" w:space="0" w:color="auto"/>
              </w:divBdr>
            </w:div>
            <w:div w:id="1575314523">
              <w:marLeft w:val="0"/>
              <w:marRight w:val="0"/>
              <w:marTop w:val="0"/>
              <w:marBottom w:val="0"/>
              <w:divBdr>
                <w:top w:val="none" w:sz="0" w:space="0" w:color="auto"/>
                <w:left w:val="none" w:sz="0" w:space="0" w:color="auto"/>
                <w:bottom w:val="none" w:sz="0" w:space="0" w:color="auto"/>
                <w:right w:val="none" w:sz="0" w:space="0" w:color="auto"/>
              </w:divBdr>
            </w:div>
            <w:div w:id="1592467177">
              <w:marLeft w:val="0"/>
              <w:marRight w:val="0"/>
              <w:marTop w:val="0"/>
              <w:marBottom w:val="0"/>
              <w:divBdr>
                <w:top w:val="none" w:sz="0" w:space="0" w:color="auto"/>
                <w:left w:val="none" w:sz="0" w:space="0" w:color="auto"/>
                <w:bottom w:val="none" w:sz="0" w:space="0" w:color="auto"/>
                <w:right w:val="none" w:sz="0" w:space="0" w:color="auto"/>
              </w:divBdr>
            </w:div>
            <w:div w:id="1648625960">
              <w:marLeft w:val="0"/>
              <w:marRight w:val="0"/>
              <w:marTop w:val="0"/>
              <w:marBottom w:val="0"/>
              <w:divBdr>
                <w:top w:val="none" w:sz="0" w:space="0" w:color="auto"/>
                <w:left w:val="none" w:sz="0" w:space="0" w:color="auto"/>
                <w:bottom w:val="none" w:sz="0" w:space="0" w:color="auto"/>
                <w:right w:val="none" w:sz="0" w:space="0" w:color="auto"/>
              </w:divBdr>
            </w:div>
            <w:div w:id="1674407208">
              <w:marLeft w:val="0"/>
              <w:marRight w:val="0"/>
              <w:marTop w:val="0"/>
              <w:marBottom w:val="0"/>
              <w:divBdr>
                <w:top w:val="none" w:sz="0" w:space="0" w:color="auto"/>
                <w:left w:val="none" w:sz="0" w:space="0" w:color="auto"/>
                <w:bottom w:val="none" w:sz="0" w:space="0" w:color="auto"/>
                <w:right w:val="none" w:sz="0" w:space="0" w:color="auto"/>
              </w:divBdr>
            </w:div>
            <w:div w:id="1674450501">
              <w:marLeft w:val="0"/>
              <w:marRight w:val="0"/>
              <w:marTop w:val="0"/>
              <w:marBottom w:val="0"/>
              <w:divBdr>
                <w:top w:val="none" w:sz="0" w:space="0" w:color="auto"/>
                <w:left w:val="none" w:sz="0" w:space="0" w:color="auto"/>
                <w:bottom w:val="none" w:sz="0" w:space="0" w:color="auto"/>
                <w:right w:val="none" w:sz="0" w:space="0" w:color="auto"/>
              </w:divBdr>
            </w:div>
            <w:div w:id="1683124326">
              <w:marLeft w:val="0"/>
              <w:marRight w:val="0"/>
              <w:marTop w:val="0"/>
              <w:marBottom w:val="0"/>
              <w:divBdr>
                <w:top w:val="none" w:sz="0" w:space="0" w:color="auto"/>
                <w:left w:val="none" w:sz="0" w:space="0" w:color="auto"/>
                <w:bottom w:val="none" w:sz="0" w:space="0" w:color="auto"/>
                <w:right w:val="none" w:sz="0" w:space="0" w:color="auto"/>
              </w:divBdr>
            </w:div>
            <w:div w:id="1733962958">
              <w:marLeft w:val="0"/>
              <w:marRight w:val="0"/>
              <w:marTop w:val="0"/>
              <w:marBottom w:val="0"/>
              <w:divBdr>
                <w:top w:val="none" w:sz="0" w:space="0" w:color="auto"/>
                <w:left w:val="none" w:sz="0" w:space="0" w:color="auto"/>
                <w:bottom w:val="none" w:sz="0" w:space="0" w:color="auto"/>
                <w:right w:val="none" w:sz="0" w:space="0" w:color="auto"/>
              </w:divBdr>
            </w:div>
            <w:div w:id="1746300982">
              <w:marLeft w:val="0"/>
              <w:marRight w:val="0"/>
              <w:marTop w:val="0"/>
              <w:marBottom w:val="0"/>
              <w:divBdr>
                <w:top w:val="none" w:sz="0" w:space="0" w:color="auto"/>
                <w:left w:val="none" w:sz="0" w:space="0" w:color="auto"/>
                <w:bottom w:val="none" w:sz="0" w:space="0" w:color="auto"/>
                <w:right w:val="none" w:sz="0" w:space="0" w:color="auto"/>
              </w:divBdr>
            </w:div>
            <w:div w:id="1751586720">
              <w:marLeft w:val="0"/>
              <w:marRight w:val="0"/>
              <w:marTop w:val="0"/>
              <w:marBottom w:val="0"/>
              <w:divBdr>
                <w:top w:val="none" w:sz="0" w:space="0" w:color="auto"/>
                <w:left w:val="none" w:sz="0" w:space="0" w:color="auto"/>
                <w:bottom w:val="none" w:sz="0" w:space="0" w:color="auto"/>
                <w:right w:val="none" w:sz="0" w:space="0" w:color="auto"/>
              </w:divBdr>
            </w:div>
            <w:div w:id="1832328482">
              <w:marLeft w:val="0"/>
              <w:marRight w:val="0"/>
              <w:marTop w:val="0"/>
              <w:marBottom w:val="0"/>
              <w:divBdr>
                <w:top w:val="none" w:sz="0" w:space="0" w:color="auto"/>
                <w:left w:val="none" w:sz="0" w:space="0" w:color="auto"/>
                <w:bottom w:val="none" w:sz="0" w:space="0" w:color="auto"/>
                <w:right w:val="none" w:sz="0" w:space="0" w:color="auto"/>
              </w:divBdr>
            </w:div>
            <w:div w:id="1839300159">
              <w:marLeft w:val="0"/>
              <w:marRight w:val="0"/>
              <w:marTop w:val="0"/>
              <w:marBottom w:val="0"/>
              <w:divBdr>
                <w:top w:val="none" w:sz="0" w:space="0" w:color="auto"/>
                <w:left w:val="none" w:sz="0" w:space="0" w:color="auto"/>
                <w:bottom w:val="none" w:sz="0" w:space="0" w:color="auto"/>
                <w:right w:val="none" w:sz="0" w:space="0" w:color="auto"/>
              </w:divBdr>
            </w:div>
            <w:div w:id="1872955760">
              <w:marLeft w:val="0"/>
              <w:marRight w:val="0"/>
              <w:marTop w:val="0"/>
              <w:marBottom w:val="0"/>
              <w:divBdr>
                <w:top w:val="none" w:sz="0" w:space="0" w:color="auto"/>
                <w:left w:val="none" w:sz="0" w:space="0" w:color="auto"/>
                <w:bottom w:val="none" w:sz="0" w:space="0" w:color="auto"/>
                <w:right w:val="none" w:sz="0" w:space="0" w:color="auto"/>
              </w:divBdr>
            </w:div>
            <w:div w:id="1886790075">
              <w:marLeft w:val="0"/>
              <w:marRight w:val="0"/>
              <w:marTop w:val="0"/>
              <w:marBottom w:val="0"/>
              <w:divBdr>
                <w:top w:val="none" w:sz="0" w:space="0" w:color="auto"/>
                <w:left w:val="none" w:sz="0" w:space="0" w:color="auto"/>
                <w:bottom w:val="none" w:sz="0" w:space="0" w:color="auto"/>
                <w:right w:val="none" w:sz="0" w:space="0" w:color="auto"/>
              </w:divBdr>
            </w:div>
            <w:div w:id="1936283100">
              <w:marLeft w:val="0"/>
              <w:marRight w:val="0"/>
              <w:marTop w:val="0"/>
              <w:marBottom w:val="0"/>
              <w:divBdr>
                <w:top w:val="none" w:sz="0" w:space="0" w:color="auto"/>
                <w:left w:val="none" w:sz="0" w:space="0" w:color="auto"/>
                <w:bottom w:val="none" w:sz="0" w:space="0" w:color="auto"/>
                <w:right w:val="none" w:sz="0" w:space="0" w:color="auto"/>
              </w:divBdr>
            </w:div>
            <w:div w:id="1946379292">
              <w:marLeft w:val="0"/>
              <w:marRight w:val="0"/>
              <w:marTop w:val="0"/>
              <w:marBottom w:val="0"/>
              <w:divBdr>
                <w:top w:val="none" w:sz="0" w:space="0" w:color="auto"/>
                <w:left w:val="none" w:sz="0" w:space="0" w:color="auto"/>
                <w:bottom w:val="none" w:sz="0" w:space="0" w:color="auto"/>
                <w:right w:val="none" w:sz="0" w:space="0" w:color="auto"/>
              </w:divBdr>
            </w:div>
            <w:div w:id="1970281859">
              <w:marLeft w:val="0"/>
              <w:marRight w:val="0"/>
              <w:marTop w:val="0"/>
              <w:marBottom w:val="0"/>
              <w:divBdr>
                <w:top w:val="none" w:sz="0" w:space="0" w:color="auto"/>
                <w:left w:val="none" w:sz="0" w:space="0" w:color="auto"/>
                <w:bottom w:val="none" w:sz="0" w:space="0" w:color="auto"/>
                <w:right w:val="none" w:sz="0" w:space="0" w:color="auto"/>
              </w:divBdr>
            </w:div>
            <w:div w:id="2004896422">
              <w:marLeft w:val="0"/>
              <w:marRight w:val="0"/>
              <w:marTop w:val="0"/>
              <w:marBottom w:val="0"/>
              <w:divBdr>
                <w:top w:val="none" w:sz="0" w:space="0" w:color="auto"/>
                <w:left w:val="none" w:sz="0" w:space="0" w:color="auto"/>
                <w:bottom w:val="none" w:sz="0" w:space="0" w:color="auto"/>
                <w:right w:val="none" w:sz="0" w:space="0" w:color="auto"/>
              </w:divBdr>
            </w:div>
            <w:div w:id="2033921968">
              <w:marLeft w:val="0"/>
              <w:marRight w:val="0"/>
              <w:marTop w:val="0"/>
              <w:marBottom w:val="0"/>
              <w:divBdr>
                <w:top w:val="none" w:sz="0" w:space="0" w:color="auto"/>
                <w:left w:val="none" w:sz="0" w:space="0" w:color="auto"/>
                <w:bottom w:val="none" w:sz="0" w:space="0" w:color="auto"/>
                <w:right w:val="none" w:sz="0" w:space="0" w:color="auto"/>
              </w:divBdr>
            </w:div>
            <w:div w:id="211617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944940">
      <w:bodyDiv w:val="1"/>
      <w:marLeft w:val="0"/>
      <w:marRight w:val="0"/>
      <w:marTop w:val="0"/>
      <w:marBottom w:val="0"/>
      <w:divBdr>
        <w:top w:val="none" w:sz="0" w:space="0" w:color="auto"/>
        <w:left w:val="none" w:sz="0" w:space="0" w:color="auto"/>
        <w:bottom w:val="none" w:sz="0" w:space="0" w:color="auto"/>
        <w:right w:val="none" w:sz="0" w:space="0" w:color="auto"/>
      </w:divBdr>
    </w:div>
    <w:div w:id="936209117">
      <w:bodyDiv w:val="1"/>
      <w:marLeft w:val="0"/>
      <w:marRight w:val="0"/>
      <w:marTop w:val="0"/>
      <w:marBottom w:val="0"/>
      <w:divBdr>
        <w:top w:val="none" w:sz="0" w:space="0" w:color="auto"/>
        <w:left w:val="none" w:sz="0" w:space="0" w:color="auto"/>
        <w:bottom w:val="none" w:sz="0" w:space="0" w:color="auto"/>
        <w:right w:val="none" w:sz="0" w:space="0" w:color="auto"/>
      </w:divBdr>
    </w:div>
    <w:div w:id="940994506">
      <w:bodyDiv w:val="1"/>
      <w:marLeft w:val="0"/>
      <w:marRight w:val="0"/>
      <w:marTop w:val="0"/>
      <w:marBottom w:val="0"/>
      <w:divBdr>
        <w:top w:val="none" w:sz="0" w:space="0" w:color="auto"/>
        <w:left w:val="none" w:sz="0" w:space="0" w:color="auto"/>
        <w:bottom w:val="none" w:sz="0" w:space="0" w:color="auto"/>
        <w:right w:val="none" w:sz="0" w:space="0" w:color="auto"/>
      </w:divBdr>
      <w:divsChild>
        <w:div w:id="749081993">
          <w:marLeft w:val="0"/>
          <w:marRight w:val="0"/>
          <w:marTop w:val="0"/>
          <w:marBottom w:val="0"/>
          <w:divBdr>
            <w:top w:val="none" w:sz="0" w:space="0" w:color="auto"/>
            <w:left w:val="none" w:sz="0" w:space="0" w:color="auto"/>
            <w:bottom w:val="none" w:sz="0" w:space="0" w:color="auto"/>
            <w:right w:val="none" w:sz="0" w:space="0" w:color="auto"/>
          </w:divBdr>
          <w:divsChild>
            <w:div w:id="322515839">
              <w:marLeft w:val="0"/>
              <w:marRight w:val="0"/>
              <w:marTop w:val="0"/>
              <w:marBottom w:val="0"/>
              <w:divBdr>
                <w:top w:val="none" w:sz="0" w:space="0" w:color="auto"/>
                <w:left w:val="none" w:sz="0" w:space="0" w:color="auto"/>
                <w:bottom w:val="none" w:sz="0" w:space="0" w:color="auto"/>
                <w:right w:val="none" w:sz="0" w:space="0" w:color="auto"/>
              </w:divBdr>
            </w:div>
            <w:div w:id="483744348">
              <w:marLeft w:val="0"/>
              <w:marRight w:val="0"/>
              <w:marTop w:val="0"/>
              <w:marBottom w:val="0"/>
              <w:divBdr>
                <w:top w:val="none" w:sz="0" w:space="0" w:color="auto"/>
                <w:left w:val="none" w:sz="0" w:space="0" w:color="auto"/>
                <w:bottom w:val="none" w:sz="0" w:space="0" w:color="auto"/>
                <w:right w:val="none" w:sz="0" w:space="0" w:color="auto"/>
              </w:divBdr>
            </w:div>
            <w:div w:id="485710762">
              <w:marLeft w:val="0"/>
              <w:marRight w:val="0"/>
              <w:marTop w:val="0"/>
              <w:marBottom w:val="0"/>
              <w:divBdr>
                <w:top w:val="none" w:sz="0" w:space="0" w:color="auto"/>
                <w:left w:val="none" w:sz="0" w:space="0" w:color="auto"/>
                <w:bottom w:val="none" w:sz="0" w:space="0" w:color="auto"/>
                <w:right w:val="none" w:sz="0" w:space="0" w:color="auto"/>
              </w:divBdr>
            </w:div>
            <w:div w:id="758142530">
              <w:marLeft w:val="0"/>
              <w:marRight w:val="0"/>
              <w:marTop w:val="0"/>
              <w:marBottom w:val="0"/>
              <w:divBdr>
                <w:top w:val="none" w:sz="0" w:space="0" w:color="auto"/>
                <w:left w:val="none" w:sz="0" w:space="0" w:color="auto"/>
                <w:bottom w:val="none" w:sz="0" w:space="0" w:color="auto"/>
                <w:right w:val="none" w:sz="0" w:space="0" w:color="auto"/>
              </w:divBdr>
            </w:div>
            <w:div w:id="781388353">
              <w:marLeft w:val="0"/>
              <w:marRight w:val="0"/>
              <w:marTop w:val="0"/>
              <w:marBottom w:val="0"/>
              <w:divBdr>
                <w:top w:val="none" w:sz="0" w:space="0" w:color="auto"/>
                <w:left w:val="none" w:sz="0" w:space="0" w:color="auto"/>
                <w:bottom w:val="none" w:sz="0" w:space="0" w:color="auto"/>
                <w:right w:val="none" w:sz="0" w:space="0" w:color="auto"/>
              </w:divBdr>
            </w:div>
            <w:div w:id="801702223">
              <w:marLeft w:val="0"/>
              <w:marRight w:val="0"/>
              <w:marTop w:val="0"/>
              <w:marBottom w:val="0"/>
              <w:divBdr>
                <w:top w:val="none" w:sz="0" w:space="0" w:color="auto"/>
                <w:left w:val="none" w:sz="0" w:space="0" w:color="auto"/>
                <w:bottom w:val="none" w:sz="0" w:space="0" w:color="auto"/>
                <w:right w:val="none" w:sz="0" w:space="0" w:color="auto"/>
              </w:divBdr>
            </w:div>
            <w:div w:id="955328612">
              <w:marLeft w:val="0"/>
              <w:marRight w:val="0"/>
              <w:marTop w:val="0"/>
              <w:marBottom w:val="0"/>
              <w:divBdr>
                <w:top w:val="none" w:sz="0" w:space="0" w:color="auto"/>
                <w:left w:val="none" w:sz="0" w:space="0" w:color="auto"/>
                <w:bottom w:val="none" w:sz="0" w:space="0" w:color="auto"/>
                <w:right w:val="none" w:sz="0" w:space="0" w:color="auto"/>
              </w:divBdr>
            </w:div>
            <w:div w:id="963929647">
              <w:marLeft w:val="0"/>
              <w:marRight w:val="0"/>
              <w:marTop w:val="0"/>
              <w:marBottom w:val="0"/>
              <w:divBdr>
                <w:top w:val="none" w:sz="0" w:space="0" w:color="auto"/>
                <w:left w:val="none" w:sz="0" w:space="0" w:color="auto"/>
                <w:bottom w:val="none" w:sz="0" w:space="0" w:color="auto"/>
                <w:right w:val="none" w:sz="0" w:space="0" w:color="auto"/>
              </w:divBdr>
            </w:div>
            <w:div w:id="1089425134">
              <w:marLeft w:val="0"/>
              <w:marRight w:val="0"/>
              <w:marTop w:val="0"/>
              <w:marBottom w:val="0"/>
              <w:divBdr>
                <w:top w:val="none" w:sz="0" w:space="0" w:color="auto"/>
                <w:left w:val="none" w:sz="0" w:space="0" w:color="auto"/>
                <w:bottom w:val="none" w:sz="0" w:space="0" w:color="auto"/>
                <w:right w:val="none" w:sz="0" w:space="0" w:color="auto"/>
              </w:divBdr>
            </w:div>
            <w:div w:id="1331442102">
              <w:marLeft w:val="0"/>
              <w:marRight w:val="0"/>
              <w:marTop w:val="0"/>
              <w:marBottom w:val="0"/>
              <w:divBdr>
                <w:top w:val="none" w:sz="0" w:space="0" w:color="auto"/>
                <w:left w:val="none" w:sz="0" w:space="0" w:color="auto"/>
                <w:bottom w:val="none" w:sz="0" w:space="0" w:color="auto"/>
                <w:right w:val="none" w:sz="0" w:space="0" w:color="auto"/>
              </w:divBdr>
            </w:div>
            <w:div w:id="1471097246">
              <w:marLeft w:val="0"/>
              <w:marRight w:val="0"/>
              <w:marTop w:val="0"/>
              <w:marBottom w:val="0"/>
              <w:divBdr>
                <w:top w:val="none" w:sz="0" w:space="0" w:color="auto"/>
                <w:left w:val="none" w:sz="0" w:space="0" w:color="auto"/>
                <w:bottom w:val="none" w:sz="0" w:space="0" w:color="auto"/>
                <w:right w:val="none" w:sz="0" w:space="0" w:color="auto"/>
              </w:divBdr>
            </w:div>
            <w:div w:id="1584995879">
              <w:marLeft w:val="0"/>
              <w:marRight w:val="0"/>
              <w:marTop w:val="0"/>
              <w:marBottom w:val="0"/>
              <w:divBdr>
                <w:top w:val="none" w:sz="0" w:space="0" w:color="auto"/>
                <w:left w:val="none" w:sz="0" w:space="0" w:color="auto"/>
                <w:bottom w:val="none" w:sz="0" w:space="0" w:color="auto"/>
                <w:right w:val="none" w:sz="0" w:space="0" w:color="auto"/>
              </w:divBdr>
            </w:div>
            <w:div w:id="16146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769072">
      <w:bodyDiv w:val="1"/>
      <w:marLeft w:val="0"/>
      <w:marRight w:val="0"/>
      <w:marTop w:val="0"/>
      <w:marBottom w:val="0"/>
      <w:divBdr>
        <w:top w:val="none" w:sz="0" w:space="0" w:color="auto"/>
        <w:left w:val="none" w:sz="0" w:space="0" w:color="auto"/>
        <w:bottom w:val="none" w:sz="0" w:space="0" w:color="auto"/>
        <w:right w:val="none" w:sz="0" w:space="0" w:color="auto"/>
      </w:divBdr>
      <w:divsChild>
        <w:div w:id="990519957">
          <w:marLeft w:val="0"/>
          <w:marRight w:val="0"/>
          <w:marTop w:val="0"/>
          <w:marBottom w:val="0"/>
          <w:divBdr>
            <w:top w:val="none" w:sz="0" w:space="0" w:color="auto"/>
            <w:left w:val="none" w:sz="0" w:space="0" w:color="auto"/>
            <w:bottom w:val="none" w:sz="0" w:space="0" w:color="auto"/>
            <w:right w:val="none" w:sz="0" w:space="0" w:color="auto"/>
          </w:divBdr>
          <w:divsChild>
            <w:div w:id="116141773">
              <w:marLeft w:val="0"/>
              <w:marRight w:val="0"/>
              <w:marTop w:val="0"/>
              <w:marBottom w:val="0"/>
              <w:divBdr>
                <w:top w:val="none" w:sz="0" w:space="0" w:color="auto"/>
                <w:left w:val="none" w:sz="0" w:space="0" w:color="auto"/>
                <w:bottom w:val="none" w:sz="0" w:space="0" w:color="auto"/>
                <w:right w:val="none" w:sz="0" w:space="0" w:color="auto"/>
              </w:divBdr>
            </w:div>
            <w:div w:id="294527241">
              <w:marLeft w:val="0"/>
              <w:marRight w:val="0"/>
              <w:marTop w:val="0"/>
              <w:marBottom w:val="0"/>
              <w:divBdr>
                <w:top w:val="none" w:sz="0" w:space="0" w:color="auto"/>
                <w:left w:val="none" w:sz="0" w:space="0" w:color="auto"/>
                <w:bottom w:val="none" w:sz="0" w:space="0" w:color="auto"/>
                <w:right w:val="none" w:sz="0" w:space="0" w:color="auto"/>
              </w:divBdr>
            </w:div>
            <w:div w:id="399713387">
              <w:marLeft w:val="0"/>
              <w:marRight w:val="0"/>
              <w:marTop w:val="0"/>
              <w:marBottom w:val="0"/>
              <w:divBdr>
                <w:top w:val="none" w:sz="0" w:space="0" w:color="auto"/>
                <w:left w:val="none" w:sz="0" w:space="0" w:color="auto"/>
                <w:bottom w:val="none" w:sz="0" w:space="0" w:color="auto"/>
                <w:right w:val="none" w:sz="0" w:space="0" w:color="auto"/>
              </w:divBdr>
            </w:div>
            <w:div w:id="511342434">
              <w:marLeft w:val="0"/>
              <w:marRight w:val="0"/>
              <w:marTop w:val="0"/>
              <w:marBottom w:val="0"/>
              <w:divBdr>
                <w:top w:val="none" w:sz="0" w:space="0" w:color="auto"/>
                <w:left w:val="none" w:sz="0" w:space="0" w:color="auto"/>
                <w:bottom w:val="none" w:sz="0" w:space="0" w:color="auto"/>
                <w:right w:val="none" w:sz="0" w:space="0" w:color="auto"/>
              </w:divBdr>
            </w:div>
            <w:div w:id="534538784">
              <w:marLeft w:val="0"/>
              <w:marRight w:val="0"/>
              <w:marTop w:val="0"/>
              <w:marBottom w:val="0"/>
              <w:divBdr>
                <w:top w:val="none" w:sz="0" w:space="0" w:color="auto"/>
                <w:left w:val="none" w:sz="0" w:space="0" w:color="auto"/>
                <w:bottom w:val="none" w:sz="0" w:space="0" w:color="auto"/>
                <w:right w:val="none" w:sz="0" w:space="0" w:color="auto"/>
              </w:divBdr>
            </w:div>
            <w:div w:id="608395869">
              <w:marLeft w:val="0"/>
              <w:marRight w:val="0"/>
              <w:marTop w:val="0"/>
              <w:marBottom w:val="0"/>
              <w:divBdr>
                <w:top w:val="none" w:sz="0" w:space="0" w:color="auto"/>
                <w:left w:val="none" w:sz="0" w:space="0" w:color="auto"/>
                <w:bottom w:val="none" w:sz="0" w:space="0" w:color="auto"/>
                <w:right w:val="none" w:sz="0" w:space="0" w:color="auto"/>
              </w:divBdr>
            </w:div>
            <w:div w:id="916090505">
              <w:marLeft w:val="0"/>
              <w:marRight w:val="0"/>
              <w:marTop w:val="0"/>
              <w:marBottom w:val="0"/>
              <w:divBdr>
                <w:top w:val="none" w:sz="0" w:space="0" w:color="auto"/>
                <w:left w:val="none" w:sz="0" w:space="0" w:color="auto"/>
                <w:bottom w:val="none" w:sz="0" w:space="0" w:color="auto"/>
                <w:right w:val="none" w:sz="0" w:space="0" w:color="auto"/>
              </w:divBdr>
            </w:div>
            <w:div w:id="1154105262">
              <w:marLeft w:val="0"/>
              <w:marRight w:val="0"/>
              <w:marTop w:val="0"/>
              <w:marBottom w:val="0"/>
              <w:divBdr>
                <w:top w:val="none" w:sz="0" w:space="0" w:color="auto"/>
                <w:left w:val="none" w:sz="0" w:space="0" w:color="auto"/>
                <w:bottom w:val="none" w:sz="0" w:space="0" w:color="auto"/>
                <w:right w:val="none" w:sz="0" w:space="0" w:color="auto"/>
              </w:divBdr>
            </w:div>
            <w:div w:id="1516921070">
              <w:marLeft w:val="0"/>
              <w:marRight w:val="0"/>
              <w:marTop w:val="0"/>
              <w:marBottom w:val="0"/>
              <w:divBdr>
                <w:top w:val="none" w:sz="0" w:space="0" w:color="auto"/>
                <w:left w:val="none" w:sz="0" w:space="0" w:color="auto"/>
                <w:bottom w:val="none" w:sz="0" w:space="0" w:color="auto"/>
                <w:right w:val="none" w:sz="0" w:space="0" w:color="auto"/>
              </w:divBdr>
            </w:div>
            <w:div w:id="1577326978">
              <w:marLeft w:val="0"/>
              <w:marRight w:val="0"/>
              <w:marTop w:val="0"/>
              <w:marBottom w:val="0"/>
              <w:divBdr>
                <w:top w:val="none" w:sz="0" w:space="0" w:color="auto"/>
                <w:left w:val="none" w:sz="0" w:space="0" w:color="auto"/>
                <w:bottom w:val="none" w:sz="0" w:space="0" w:color="auto"/>
                <w:right w:val="none" w:sz="0" w:space="0" w:color="auto"/>
              </w:divBdr>
            </w:div>
            <w:div w:id="1722704625">
              <w:marLeft w:val="0"/>
              <w:marRight w:val="0"/>
              <w:marTop w:val="0"/>
              <w:marBottom w:val="0"/>
              <w:divBdr>
                <w:top w:val="none" w:sz="0" w:space="0" w:color="auto"/>
                <w:left w:val="none" w:sz="0" w:space="0" w:color="auto"/>
                <w:bottom w:val="none" w:sz="0" w:space="0" w:color="auto"/>
                <w:right w:val="none" w:sz="0" w:space="0" w:color="auto"/>
              </w:divBdr>
            </w:div>
            <w:div w:id="1777629005">
              <w:marLeft w:val="0"/>
              <w:marRight w:val="0"/>
              <w:marTop w:val="0"/>
              <w:marBottom w:val="0"/>
              <w:divBdr>
                <w:top w:val="none" w:sz="0" w:space="0" w:color="auto"/>
                <w:left w:val="none" w:sz="0" w:space="0" w:color="auto"/>
                <w:bottom w:val="none" w:sz="0" w:space="0" w:color="auto"/>
                <w:right w:val="none" w:sz="0" w:space="0" w:color="auto"/>
              </w:divBdr>
            </w:div>
            <w:div w:id="1893149901">
              <w:marLeft w:val="0"/>
              <w:marRight w:val="0"/>
              <w:marTop w:val="0"/>
              <w:marBottom w:val="0"/>
              <w:divBdr>
                <w:top w:val="none" w:sz="0" w:space="0" w:color="auto"/>
                <w:left w:val="none" w:sz="0" w:space="0" w:color="auto"/>
                <w:bottom w:val="none" w:sz="0" w:space="0" w:color="auto"/>
                <w:right w:val="none" w:sz="0" w:space="0" w:color="auto"/>
              </w:divBdr>
            </w:div>
            <w:div w:id="2094085522">
              <w:marLeft w:val="0"/>
              <w:marRight w:val="0"/>
              <w:marTop w:val="0"/>
              <w:marBottom w:val="0"/>
              <w:divBdr>
                <w:top w:val="none" w:sz="0" w:space="0" w:color="auto"/>
                <w:left w:val="none" w:sz="0" w:space="0" w:color="auto"/>
                <w:bottom w:val="none" w:sz="0" w:space="0" w:color="auto"/>
                <w:right w:val="none" w:sz="0" w:space="0" w:color="auto"/>
              </w:divBdr>
            </w:div>
            <w:div w:id="212175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038160">
      <w:bodyDiv w:val="1"/>
      <w:marLeft w:val="0"/>
      <w:marRight w:val="0"/>
      <w:marTop w:val="0"/>
      <w:marBottom w:val="0"/>
      <w:divBdr>
        <w:top w:val="none" w:sz="0" w:space="0" w:color="auto"/>
        <w:left w:val="none" w:sz="0" w:space="0" w:color="auto"/>
        <w:bottom w:val="none" w:sz="0" w:space="0" w:color="auto"/>
        <w:right w:val="none" w:sz="0" w:space="0" w:color="auto"/>
      </w:divBdr>
      <w:divsChild>
        <w:div w:id="1339120478">
          <w:marLeft w:val="0"/>
          <w:marRight w:val="0"/>
          <w:marTop w:val="0"/>
          <w:marBottom w:val="0"/>
          <w:divBdr>
            <w:top w:val="none" w:sz="0" w:space="0" w:color="auto"/>
            <w:left w:val="none" w:sz="0" w:space="0" w:color="auto"/>
            <w:bottom w:val="none" w:sz="0" w:space="0" w:color="auto"/>
            <w:right w:val="none" w:sz="0" w:space="0" w:color="auto"/>
          </w:divBdr>
          <w:divsChild>
            <w:div w:id="18093141">
              <w:marLeft w:val="0"/>
              <w:marRight w:val="0"/>
              <w:marTop w:val="0"/>
              <w:marBottom w:val="0"/>
              <w:divBdr>
                <w:top w:val="none" w:sz="0" w:space="0" w:color="auto"/>
                <w:left w:val="none" w:sz="0" w:space="0" w:color="auto"/>
                <w:bottom w:val="none" w:sz="0" w:space="0" w:color="auto"/>
                <w:right w:val="none" w:sz="0" w:space="0" w:color="auto"/>
              </w:divBdr>
            </w:div>
            <w:div w:id="467667871">
              <w:marLeft w:val="0"/>
              <w:marRight w:val="0"/>
              <w:marTop w:val="0"/>
              <w:marBottom w:val="0"/>
              <w:divBdr>
                <w:top w:val="none" w:sz="0" w:space="0" w:color="auto"/>
                <w:left w:val="none" w:sz="0" w:space="0" w:color="auto"/>
                <w:bottom w:val="none" w:sz="0" w:space="0" w:color="auto"/>
                <w:right w:val="none" w:sz="0" w:space="0" w:color="auto"/>
              </w:divBdr>
            </w:div>
            <w:div w:id="510031101">
              <w:marLeft w:val="0"/>
              <w:marRight w:val="0"/>
              <w:marTop w:val="0"/>
              <w:marBottom w:val="0"/>
              <w:divBdr>
                <w:top w:val="none" w:sz="0" w:space="0" w:color="auto"/>
                <w:left w:val="none" w:sz="0" w:space="0" w:color="auto"/>
                <w:bottom w:val="none" w:sz="0" w:space="0" w:color="auto"/>
                <w:right w:val="none" w:sz="0" w:space="0" w:color="auto"/>
              </w:divBdr>
            </w:div>
            <w:div w:id="560218738">
              <w:marLeft w:val="0"/>
              <w:marRight w:val="0"/>
              <w:marTop w:val="0"/>
              <w:marBottom w:val="0"/>
              <w:divBdr>
                <w:top w:val="none" w:sz="0" w:space="0" w:color="auto"/>
                <w:left w:val="none" w:sz="0" w:space="0" w:color="auto"/>
                <w:bottom w:val="none" w:sz="0" w:space="0" w:color="auto"/>
                <w:right w:val="none" w:sz="0" w:space="0" w:color="auto"/>
              </w:divBdr>
            </w:div>
            <w:div w:id="708457146">
              <w:marLeft w:val="0"/>
              <w:marRight w:val="0"/>
              <w:marTop w:val="0"/>
              <w:marBottom w:val="0"/>
              <w:divBdr>
                <w:top w:val="none" w:sz="0" w:space="0" w:color="auto"/>
                <w:left w:val="none" w:sz="0" w:space="0" w:color="auto"/>
                <w:bottom w:val="none" w:sz="0" w:space="0" w:color="auto"/>
                <w:right w:val="none" w:sz="0" w:space="0" w:color="auto"/>
              </w:divBdr>
            </w:div>
            <w:div w:id="77124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167852">
      <w:bodyDiv w:val="1"/>
      <w:marLeft w:val="0"/>
      <w:marRight w:val="0"/>
      <w:marTop w:val="0"/>
      <w:marBottom w:val="0"/>
      <w:divBdr>
        <w:top w:val="none" w:sz="0" w:space="0" w:color="auto"/>
        <w:left w:val="none" w:sz="0" w:space="0" w:color="auto"/>
        <w:bottom w:val="none" w:sz="0" w:space="0" w:color="auto"/>
        <w:right w:val="none" w:sz="0" w:space="0" w:color="auto"/>
      </w:divBdr>
      <w:divsChild>
        <w:div w:id="534078956">
          <w:marLeft w:val="0"/>
          <w:marRight w:val="0"/>
          <w:marTop w:val="0"/>
          <w:marBottom w:val="0"/>
          <w:divBdr>
            <w:top w:val="none" w:sz="0" w:space="0" w:color="auto"/>
            <w:left w:val="none" w:sz="0" w:space="0" w:color="auto"/>
            <w:bottom w:val="none" w:sz="0" w:space="0" w:color="auto"/>
            <w:right w:val="none" w:sz="0" w:space="0" w:color="auto"/>
          </w:divBdr>
          <w:divsChild>
            <w:div w:id="136151027">
              <w:marLeft w:val="0"/>
              <w:marRight w:val="0"/>
              <w:marTop w:val="0"/>
              <w:marBottom w:val="0"/>
              <w:divBdr>
                <w:top w:val="none" w:sz="0" w:space="0" w:color="auto"/>
                <w:left w:val="none" w:sz="0" w:space="0" w:color="auto"/>
                <w:bottom w:val="none" w:sz="0" w:space="0" w:color="auto"/>
                <w:right w:val="none" w:sz="0" w:space="0" w:color="auto"/>
              </w:divBdr>
            </w:div>
            <w:div w:id="406659728">
              <w:marLeft w:val="0"/>
              <w:marRight w:val="0"/>
              <w:marTop w:val="0"/>
              <w:marBottom w:val="0"/>
              <w:divBdr>
                <w:top w:val="none" w:sz="0" w:space="0" w:color="auto"/>
                <w:left w:val="none" w:sz="0" w:space="0" w:color="auto"/>
                <w:bottom w:val="none" w:sz="0" w:space="0" w:color="auto"/>
                <w:right w:val="none" w:sz="0" w:space="0" w:color="auto"/>
              </w:divBdr>
            </w:div>
            <w:div w:id="436950616">
              <w:marLeft w:val="0"/>
              <w:marRight w:val="0"/>
              <w:marTop w:val="0"/>
              <w:marBottom w:val="0"/>
              <w:divBdr>
                <w:top w:val="none" w:sz="0" w:space="0" w:color="auto"/>
                <w:left w:val="none" w:sz="0" w:space="0" w:color="auto"/>
                <w:bottom w:val="none" w:sz="0" w:space="0" w:color="auto"/>
                <w:right w:val="none" w:sz="0" w:space="0" w:color="auto"/>
              </w:divBdr>
            </w:div>
            <w:div w:id="561720721">
              <w:marLeft w:val="0"/>
              <w:marRight w:val="0"/>
              <w:marTop w:val="0"/>
              <w:marBottom w:val="0"/>
              <w:divBdr>
                <w:top w:val="none" w:sz="0" w:space="0" w:color="auto"/>
                <w:left w:val="none" w:sz="0" w:space="0" w:color="auto"/>
                <w:bottom w:val="none" w:sz="0" w:space="0" w:color="auto"/>
                <w:right w:val="none" w:sz="0" w:space="0" w:color="auto"/>
              </w:divBdr>
            </w:div>
            <w:div w:id="957368883">
              <w:marLeft w:val="0"/>
              <w:marRight w:val="0"/>
              <w:marTop w:val="0"/>
              <w:marBottom w:val="0"/>
              <w:divBdr>
                <w:top w:val="none" w:sz="0" w:space="0" w:color="auto"/>
                <w:left w:val="none" w:sz="0" w:space="0" w:color="auto"/>
                <w:bottom w:val="none" w:sz="0" w:space="0" w:color="auto"/>
                <w:right w:val="none" w:sz="0" w:space="0" w:color="auto"/>
              </w:divBdr>
            </w:div>
            <w:div w:id="118837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51227">
      <w:bodyDiv w:val="1"/>
      <w:marLeft w:val="0"/>
      <w:marRight w:val="0"/>
      <w:marTop w:val="0"/>
      <w:marBottom w:val="0"/>
      <w:divBdr>
        <w:top w:val="none" w:sz="0" w:space="0" w:color="auto"/>
        <w:left w:val="none" w:sz="0" w:space="0" w:color="auto"/>
        <w:bottom w:val="none" w:sz="0" w:space="0" w:color="auto"/>
        <w:right w:val="none" w:sz="0" w:space="0" w:color="auto"/>
      </w:divBdr>
      <w:divsChild>
        <w:div w:id="563495355">
          <w:marLeft w:val="0"/>
          <w:marRight w:val="0"/>
          <w:marTop w:val="0"/>
          <w:marBottom w:val="0"/>
          <w:divBdr>
            <w:top w:val="none" w:sz="0" w:space="0" w:color="auto"/>
            <w:left w:val="none" w:sz="0" w:space="0" w:color="auto"/>
            <w:bottom w:val="none" w:sz="0" w:space="0" w:color="auto"/>
            <w:right w:val="none" w:sz="0" w:space="0" w:color="auto"/>
          </w:divBdr>
          <w:divsChild>
            <w:div w:id="244655434">
              <w:marLeft w:val="0"/>
              <w:marRight w:val="0"/>
              <w:marTop w:val="0"/>
              <w:marBottom w:val="0"/>
              <w:divBdr>
                <w:top w:val="none" w:sz="0" w:space="0" w:color="auto"/>
                <w:left w:val="none" w:sz="0" w:space="0" w:color="auto"/>
                <w:bottom w:val="none" w:sz="0" w:space="0" w:color="auto"/>
                <w:right w:val="none" w:sz="0" w:space="0" w:color="auto"/>
              </w:divBdr>
            </w:div>
            <w:div w:id="294795989">
              <w:marLeft w:val="0"/>
              <w:marRight w:val="0"/>
              <w:marTop w:val="0"/>
              <w:marBottom w:val="0"/>
              <w:divBdr>
                <w:top w:val="none" w:sz="0" w:space="0" w:color="auto"/>
                <w:left w:val="none" w:sz="0" w:space="0" w:color="auto"/>
                <w:bottom w:val="none" w:sz="0" w:space="0" w:color="auto"/>
                <w:right w:val="none" w:sz="0" w:space="0" w:color="auto"/>
              </w:divBdr>
            </w:div>
            <w:div w:id="771901856">
              <w:marLeft w:val="0"/>
              <w:marRight w:val="0"/>
              <w:marTop w:val="0"/>
              <w:marBottom w:val="0"/>
              <w:divBdr>
                <w:top w:val="none" w:sz="0" w:space="0" w:color="auto"/>
                <w:left w:val="none" w:sz="0" w:space="0" w:color="auto"/>
                <w:bottom w:val="none" w:sz="0" w:space="0" w:color="auto"/>
                <w:right w:val="none" w:sz="0" w:space="0" w:color="auto"/>
              </w:divBdr>
            </w:div>
            <w:div w:id="839154514">
              <w:marLeft w:val="0"/>
              <w:marRight w:val="0"/>
              <w:marTop w:val="0"/>
              <w:marBottom w:val="0"/>
              <w:divBdr>
                <w:top w:val="none" w:sz="0" w:space="0" w:color="auto"/>
                <w:left w:val="none" w:sz="0" w:space="0" w:color="auto"/>
                <w:bottom w:val="none" w:sz="0" w:space="0" w:color="auto"/>
                <w:right w:val="none" w:sz="0" w:space="0" w:color="auto"/>
              </w:divBdr>
            </w:div>
            <w:div w:id="1126124634">
              <w:marLeft w:val="0"/>
              <w:marRight w:val="0"/>
              <w:marTop w:val="0"/>
              <w:marBottom w:val="0"/>
              <w:divBdr>
                <w:top w:val="none" w:sz="0" w:space="0" w:color="auto"/>
                <w:left w:val="none" w:sz="0" w:space="0" w:color="auto"/>
                <w:bottom w:val="none" w:sz="0" w:space="0" w:color="auto"/>
                <w:right w:val="none" w:sz="0" w:space="0" w:color="auto"/>
              </w:divBdr>
            </w:div>
            <w:div w:id="1821119014">
              <w:marLeft w:val="0"/>
              <w:marRight w:val="0"/>
              <w:marTop w:val="0"/>
              <w:marBottom w:val="0"/>
              <w:divBdr>
                <w:top w:val="none" w:sz="0" w:space="0" w:color="auto"/>
                <w:left w:val="none" w:sz="0" w:space="0" w:color="auto"/>
                <w:bottom w:val="none" w:sz="0" w:space="0" w:color="auto"/>
                <w:right w:val="none" w:sz="0" w:space="0" w:color="auto"/>
              </w:divBdr>
            </w:div>
            <w:div w:id="188555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927574">
      <w:bodyDiv w:val="1"/>
      <w:marLeft w:val="0"/>
      <w:marRight w:val="0"/>
      <w:marTop w:val="0"/>
      <w:marBottom w:val="0"/>
      <w:divBdr>
        <w:top w:val="none" w:sz="0" w:space="0" w:color="auto"/>
        <w:left w:val="none" w:sz="0" w:space="0" w:color="auto"/>
        <w:bottom w:val="none" w:sz="0" w:space="0" w:color="auto"/>
        <w:right w:val="none" w:sz="0" w:space="0" w:color="auto"/>
      </w:divBdr>
      <w:divsChild>
        <w:div w:id="233513054">
          <w:marLeft w:val="0"/>
          <w:marRight w:val="0"/>
          <w:marTop w:val="0"/>
          <w:marBottom w:val="0"/>
          <w:divBdr>
            <w:top w:val="none" w:sz="0" w:space="0" w:color="auto"/>
            <w:left w:val="none" w:sz="0" w:space="0" w:color="auto"/>
            <w:bottom w:val="none" w:sz="0" w:space="0" w:color="auto"/>
            <w:right w:val="none" w:sz="0" w:space="0" w:color="auto"/>
          </w:divBdr>
          <w:divsChild>
            <w:div w:id="189143988">
              <w:marLeft w:val="0"/>
              <w:marRight w:val="0"/>
              <w:marTop w:val="0"/>
              <w:marBottom w:val="0"/>
              <w:divBdr>
                <w:top w:val="none" w:sz="0" w:space="0" w:color="auto"/>
                <w:left w:val="none" w:sz="0" w:space="0" w:color="auto"/>
                <w:bottom w:val="none" w:sz="0" w:space="0" w:color="auto"/>
                <w:right w:val="none" w:sz="0" w:space="0" w:color="auto"/>
              </w:divBdr>
            </w:div>
            <w:div w:id="260652509">
              <w:marLeft w:val="0"/>
              <w:marRight w:val="0"/>
              <w:marTop w:val="0"/>
              <w:marBottom w:val="0"/>
              <w:divBdr>
                <w:top w:val="none" w:sz="0" w:space="0" w:color="auto"/>
                <w:left w:val="none" w:sz="0" w:space="0" w:color="auto"/>
                <w:bottom w:val="none" w:sz="0" w:space="0" w:color="auto"/>
                <w:right w:val="none" w:sz="0" w:space="0" w:color="auto"/>
              </w:divBdr>
            </w:div>
            <w:div w:id="679697618">
              <w:marLeft w:val="0"/>
              <w:marRight w:val="0"/>
              <w:marTop w:val="0"/>
              <w:marBottom w:val="0"/>
              <w:divBdr>
                <w:top w:val="none" w:sz="0" w:space="0" w:color="auto"/>
                <w:left w:val="none" w:sz="0" w:space="0" w:color="auto"/>
                <w:bottom w:val="none" w:sz="0" w:space="0" w:color="auto"/>
                <w:right w:val="none" w:sz="0" w:space="0" w:color="auto"/>
              </w:divBdr>
            </w:div>
            <w:div w:id="724304945">
              <w:marLeft w:val="0"/>
              <w:marRight w:val="0"/>
              <w:marTop w:val="0"/>
              <w:marBottom w:val="0"/>
              <w:divBdr>
                <w:top w:val="none" w:sz="0" w:space="0" w:color="auto"/>
                <w:left w:val="none" w:sz="0" w:space="0" w:color="auto"/>
                <w:bottom w:val="none" w:sz="0" w:space="0" w:color="auto"/>
                <w:right w:val="none" w:sz="0" w:space="0" w:color="auto"/>
              </w:divBdr>
            </w:div>
            <w:div w:id="1287930281">
              <w:marLeft w:val="0"/>
              <w:marRight w:val="0"/>
              <w:marTop w:val="0"/>
              <w:marBottom w:val="0"/>
              <w:divBdr>
                <w:top w:val="none" w:sz="0" w:space="0" w:color="auto"/>
                <w:left w:val="none" w:sz="0" w:space="0" w:color="auto"/>
                <w:bottom w:val="none" w:sz="0" w:space="0" w:color="auto"/>
                <w:right w:val="none" w:sz="0" w:space="0" w:color="auto"/>
              </w:divBdr>
            </w:div>
            <w:div w:id="1370060726">
              <w:marLeft w:val="0"/>
              <w:marRight w:val="0"/>
              <w:marTop w:val="0"/>
              <w:marBottom w:val="0"/>
              <w:divBdr>
                <w:top w:val="none" w:sz="0" w:space="0" w:color="auto"/>
                <w:left w:val="none" w:sz="0" w:space="0" w:color="auto"/>
                <w:bottom w:val="none" w:sz="0" w:space="0" w:color="auto"/>
                <w:right w:val="none" w:sz="0" w:space="0" w:color="auto"/>
              </w:divBdr>
            </w:div>
            <w:div w:id="145294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17949">
      <w:bodyDiv w:val="1"/>
      <w:marLeft w:val="0"/>
      <w:marRight w:val="0"/>
      <w:marTop w:val="0"/>
      <w:marBottom w:val="0"/>
      <w:divBdr>
        <w:top w:val="none" w:sz="0" w:space="0" w:color="auto"/>
        <w:left w:val="none" w:sz="0" w:space="0" w:color="auto"/>
        <w:bottom w:val="none" w:sz="0" w:space="0" w:color="auto"/>
        <w:right w:val="none" w:sz="0" w:space="0" w:color="auto"/>
      </w:divBdr>
    </w:div>
    <w:div w:id="966273591">
      <w:bodyDiv w:val="1"/>
      <w:marLeft w:val="0"/>
      <w:marRight w:val="0"/>
      <w:marTop w:val="0"/>
      <w:marBottom w:val="0"/>
      <w:divBdr>
        <w:top w:val="none" w:sz="0" w:space="0" w:color="auto"/>
        <w:left w:val="none" w:sz="0" w:space="0" w:color="auto"/>
        <w:bottom w:val="none" w:sz="0" w:space="0" w:color="auto"/>
        <w:right w:val="none" w:sz="0" w:space="0" w:color="auto"/>
      </w:divBdr>
      <w:divsChild>
        <w:div w:id="1938444432">
          <w:marLeft w:val="0"/>
          <w:marRight w:val="0"/>
          <w:marTop w:val="0"/>
          <w:marBottom w:val="0"/>
          <w:divBdr>
            <w:top w:val="none" w:sz="0" w:space="0" w:color="auto"/>
            <w:left w:val="none" w:sz="0" w:space="0" w:color="auto"/>
            <w:bottom w:val="none" w:sz="0" w:space="0" w:color="auto"/>
            <w:right w:val="none" w:sz="0" w:space="0" w:color="auto"/>
          </w:divBdr>
          <w:divsChild>
            <w:div w:id="413162347">
              <w:marLeft w:val="0"/>
              <w:marRight w:val="0"/>
              <w:marTop w:val="0"/>
              <w:marBottom w:val="0"/>
              <w:divBdr>
                <w:top w:val="none" w:sz="0" w:space="0" w:color="auto"/>
                <w:left w:val="none" w:sz="0" w:space="0" w:color="auto"/>
                <w:bottom w:val="none" w:sz="0" w:space="0" w:color="auto"/>
                <w:right w:val="none" w:sz="0" w:space="0" w:color="auto"/>
              </w:divBdr>
            </w:div>
            <w:div w:id="812411416">
              <w:marLeft w:val="0"/>
              <w:marRight w:val="0"/>
              <w:marTop w:val="0"/>
              <w:marBottom w:val="0"/>
              <w:divBdr>
                <w:top w:val="none" w:sz="0" w:space="0" w:color="auto"/>
                <w:left w:val="none" w:sz="0" w:space="0" w:color="auto"/>
                <w:bottom w:val="none" w:sz="0" w:space="0" w:color="auto"/>
                <w:right w:val="none" w:sz="0" w:space="0" w:color="auto"/>
              </w:divBdr>
            </w:div>
            <w:div w:id="1017002275">
              <w:marLeft w:val="0"/>
              <w:marRight w:val="0"/>
              <w:marTop w:val="0"/>
              <w:marBottom w:val="0"/>
              <w:divBdr>
                <w:top w:val="none" w:sz="0" w:space="0" w:color="auto"/>
                <w:left w:val="none" w:sz="0" w:space="0" w:color="auto"/>
                <w:bottom w:val="none" w:sz="0" w:space="0" w:color="auto"/>
                <w:right w:val="none" w:sz="0" w:space="0" w:color="auto"/>
              </w:divBdr>
            </w:div>
            <w:div w:id="1046178619">
              <w:marLeft w:val="0"/>
              <w:marRight w:val="0"/>
              <w:marTop w:val="0"/>
              <w:marBottom w:val="0"/>
              <w:divBdr>
                <w:top w:val="none" w:sz="0" w:space="0" w:color="auto"/>
                <w:left w:val="none" w:sz="0" w:space="0" w:color="auto"/>
                <w:bottom w:val="none" w:sz="0" w:space="0" w:color="auto"/>
                <w:right w:val="none" w:sz="0" w:space="0" w:color="auto"/>
              </w:divBdr>
            </w:div>
            <w:div w:id="1360661423">
              <w:marLeft w:val="0"/>
              <w:marRight w:val="0"/>
              <w:marTop w:val="0"/>
              <w:marBottom w:val="0"/>
              <w:divBdr>
                <w:top w:val="none" w:sz="0" w:space="0" w:color="auto"/>
                <w:left w:val="none" w:sz="0" w:space="0" w:color="auto"/>
                <w:bottom w:val="none" w:sz="0" w:space="0" w:color="auto"/>
                <w:right w:val="none" w:sz="0" w:space="0" w:color="auto"/>
              </w:divBdr>
            </w:div>
            <w:div w:id="1420835670">
              <w:marLeft w:val="0"/>
              <w:marRight w:val="0"/>
              <w:marTop w:val="0"/>
              <w:marBottom w:val="0"/>
              <w:divBdr>
                <w:top w:val="none" w:sz="0" w:space="0" w:color="auto"/>
                <w:left w:val="none" w:sz="0" w:space="0" w:color="auto"/>
                <w:bottom w:val="none" w:sz="0" w:space="0" w:color="auto"/>
                <w:right w:val="none" w:sz="0" w:space="0" w:color="auto"/>
              </w:divBdr>
            </w:div>
            <w:div w:id="154536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21377">
      <w:bodyDiv w:val="1"/>
      <w:marLeft w:val="0"/>
      <w:marRight w:val="0"/>
      <w:marTop w:val="0"/>
      <w:marBottom w:val="0"/>
      <w:divBdr>
        <w:top w:val="none" w:sz="0" w:space="0" w:color="auto"/>
        <w:left w:val="none" w:sz="0" w:space="0" w:color="auto"/>
        <w:bottom w:val="none" w:sz="0" w:space="0" w:color="auto"/>
        <w:right w:val="none" w:sz="0" w:space="0" w:color="auto"/>
      </w:divBdr>
    </w:div>
    <w:div w:id="969481200">
      <w:bodyDiv w:val="1"/>
      <w:marLeft w:val="0"/>
      <w:marRight w:val="0"/>
      <w:marTop w:val="0"/>
      <w:marBottom w:val="0"/>
      <w:divBdr>
        <w:top w:val="none" w:sz="0" w:space="0" w:color="auto"/>
        <w:left w:val="none" w:sz="0" w:space="0" w:color="auto"/>
        <w:bottom w:val="none" w:sz="0" w:space="0" w:color="auto"/>
        <w:right w:val="none" w:sz="0" w:space="0" w:color="auto"/>
      </w:divBdr>
      <w:divsChild>
        <w:div w:id="838664847">
          <w:marLeft w:val="0"/>
          <w:marRight w:val="0"/>
          <w:marTop w:val="0"/>
          <w:marBottom w:val="0"/>
          <w:divBdr>
            <w:top w:val="none" w:sz="0" w:space="0" w:color="auto"/>
            <w:left w:val="none" w:sz="0" w:space="0" w:color="auto"/>
            <w:bottom w:val="none" w:sz="0" w:space="0" w:color="auto"/>
            <w:right w:val="none" w:sz="0" w:space="0" w:color="auto"/>
          </w:divBdr>
          <w:divsChild>
            <w:div w:id="120610944">
              <w:marLeft w:val="0"/>
              <w:marRight w:val="0"/>
              <w:marTop w:val="0"/>
              <w:marBottom w:val="0"/>
              <w:divBdr>
                <w:top w:val="none" w:sz="0" w:space="0" w:color="auto"/>
                <w:left w:val="none" w:sz="0" w:space="0" w:color="auto"/>
                <w:bottom w:val="none" w:sz="0" w:space="0" w:color="auto"/>
                <w:right w:val="none" w:sz="0" w:space="0" w:color="auto"/>
              </w:divBdr>
            </w:div>
            <w:div w:id="458451857">
              <w:marLeft w:val="0"/>
              <w:marRight w:val="0"/>
              <w:marTop w:val="0"/>
              <w:marBottom w:val="0"/>
              <w:divBdr>
                <w:top w:val="none" w:sz="0" w:space="0" w:color="auto"/>
                <w:left w:val="none" w:sz="0" w:space="0" w:color="auto"/>
                <w:bottom w:val="none" w:sz="0" w:space="0" w:color="auto"/>
                <w:right w:val="none" w:sz="0" w:space="0" w:color="auto"/>
              </w:divBdr>
            </w:div>
            <w:div w:id="700977689">
              <w:marLeft w:val="0"/>
              <w:marRight w:val="0"/>
              <w:marTop w:val="0"/>
              <w:marBottom w:val="0"/>
              <w:divBdr>
                <w:top w:val="none" w:sz="0" w:space="0" w:color="auto"/>
                <w:left w:val="none" w:sz="0" w:space="0" w:color="auto"/>
                <w:bottom w:val="none" w:sz="0" w:space="0" w:color="auto"/>
                <w:right w:val="none" w:sz="0" w:space="0" w:color="auto"/>
              </w:divBdr>
            </w:div>
            <w:div w:id="950552786">
              <w:marLeft w:val="0"/>
              <w:marRight w:val="0"/>
              <w:marTop w:val="0"/>
              <w:marBottom w:val="0"/>
              <w:divBdr>
                <w:top w:val="none" w:sz="0" w:space="0" w:color="auto"/>
                <w:left w:val="none" w:sz="0" w:space="0" w:color="auto"/>
                <w:bottom w:val="none" w:sz="0" w:space="0" w:color="auto"/>
                <w:right w:val="none" w:sz="0" w:space="0" w:color="auto"/>
              </w:divBdr>
            </w:div>
            <w:div w:id="983390739">
              <w:marLeft w:val="0"/>
              <w:marRight w:val="0"/>
              <w:marTop w:val="0"/>
              <w:marBottom w:val="0"/>
              <w:divBdr>
                <w:top w:val="none" w:sz="0" w:space="0" w:color="auto"/>
                <w:left w:val="none" w:sz="0" w:space="0" w:color="auto"/>
                <w:bottom w:val="none" w:sz="0" w:space="0" w:color="auto"/>
                <w:right w:val="none" w:sz="0" w:space="0" w:color="auto"/>
              </w:divBdr>
            </w:div>
            <w:div w:id="1139808602">
              <w:marLeft w:val="0"/>
              <w:marRight w:val="0"/>
              <w:marTop w:val="0"/>
              <w:marBottom w:val="0"/>
              <w:divBdr>
                <w:top w:val="none" w:sz="0" w:space="0" w:color="auto"/>
                <w:left w:val="none" w:sz="0" w:space="0" w:color="auto"/>
                <w:bottom w:val="none" w:sz="0" w:space="0" w:color="auto"/>
                <w:right w:val="none" w:sz="0" w:space="0" w:color="auto"/>
              </w:divBdr>
            </w:div>
            <w:div w:id="176098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75073">
      <w:bodyDiv w:val="1"/>
      <w:marLeft w:val="0"/>
      <w:marRight w:val="0"/>
      <w:marTop w:val="0"/>
      <w:marBottom w:val="0"/>
      <w:divBdr>
        <w:top w:val="none" w:sz="0" w:space="0" w:color="auto"/>
        <w:left w:val="none" w:sz="0" w:space="0" w:color="auto"/>
        <w:bottom w:val="none" w:sz="0" w:space="0" w:color="auto"/>
        <w:right w:val="none" w:sz="0" w:space="0" w:color="auto"/>
      </w:divBdr>
      <w:divsChild>
        <w:div w:id="117071703">
          <w:marLeft w:val="0"/>
          <w:marRight w:val="0"/>
          <w:marTop w:val="0"/>
          <w:marBottom w:val="0"/>
          <w:divBdr>
            <w:top w:val="none" w:sz="0" w:space="0" w:color="auto"/>
            <w:left w:val="none" w:sz="0" w:space="0" w:color="auto"/>
            <w:bottom w:val="none" w:sz="0" w:space="0" w:color="auto"/>
            <w:right w:val="none" w:sz="0" w:space="0" w:color="auto"/>
          </w:divBdr>
          <w:divsChild>
            <w:div w:id="1046642262">
              <w:marLeft w:val="0"/>
              <w:marRight w:val="0"/>
              <w:marTop w:val="0"/>
              <w:marBottom w:val="0"/>
              <w:divBdr>
                <w:top w:val="none" w:sz="0" w:space="0" w:color="auto"/>
                <w:left w:val="none" w:sz="0" w:space="0" w:color="auto"/>
                <w:bottom w:val="none" w:sz="0" w:space="0" w:color="auto"/>
                <w:right w:val="none" w:sz="0" w:space="0" w:color="auto"/>
              </w:divBdr>
            </w:div>
            <w:div w:id="1402020978">
              <w:marLeft w:val="0"/>
              <w:marRight w:val="0"/>
              <w:marTop w:val="0"/>
              <w:marBottom w:val="0"/>
              <w:divBdr>
                <w:top w:val="none" w:sz="0" w:space="0" w:color="auto"/>
                <w:left w:val="none" w:sz="0" w:space="0" w:color="auto"/>
                <w:bottom w:val="none" w:sz="0" w:space="0" w:color="auto"/>
                <w:right w:val="none" w:sz="0" w:space="0" w:color="auto"/>
              </w:divBdr>
            </w:div>
            <w:div w:id="1106463442">
              <w:marLeft w:val="0"/>
              <w:marRight w:val="0"/>
              <w:marTop w:val="0"/>
              <w:marBottom w:val="0"/>
              <w:divBdr>
                <w:top w:val="none" w:sz="0" w:space="0" w:color="auto"/>
                <w:left w:val="none" w:sz="0" w:space="0" w:color="auto"/>
                <w:bottom w:val="none" w:sz="0" w:space="0" w:color="auto"/>
                <w:right w:val="none" w:sz="0" w:space="0" w:color="auto"/>
              </w:divBdr>
            </w:div>
            <w:div w:id="2101830852">
              <w:marLeft w:val="0"/>
              <w:marRight w:val="0"/>
              <w:marTop w:val="0"/>
              <w:marBottom w:val="0"/>
              <w:divBdr>
                <w:top w:val="none" w:sz="0" w:space="0" w:color="auto"/>
                <w:left w:val="none" w:sz="0" w:space="0" w:color="auto"/>
                <w:bottom w:val="none" w:sz="0" w:space="0" w:color="auto"/>
                <w:right w:val="none" w:sz="0" w:space="0" w:color="auto"/>
              </w:divBdr>
            </w:div>
            <w:div w:id="1489442287">
              <w:marLeft w:val="0"/>
              <w:marRight w:val="0"/>
              <w:marTop w:val="0"/>
              <w:marBottom w:val="0"/>
              <w:divBdr>
                <w:top w:val="none" w:sz="0" w:space="0" w:color="auto"/>
                <w:left w:val="none" w:sz="0" w:space="0" w:color="auto"/>
                <w:bottom w:val="none" w:sz="0" w:space="0" w:color="auto"/>
                <w:right w:val="none" w:sz="0" w:space="0" w:color="auto"/>
              </w:divBdr>
            </w:div>
            <w:div w:id="116527299">
              <w:marLeft w:val="0"/>
              <w:marRight w:val="0"/>
              <w:marTop w:val="0"/>
              <w:marBottom w:val="0"/>
              <w:divBdr>
                <w:top w:val="none" w:sz="0" w:space="0" w:color="auto"/>
                <w:left w:val="none" w:sz="0" w:space="0" w:color="auto"/>
                <w:bottom w:val="none" w:sz="0" w:space="0" w:color="auto"/>
                <w:right w:val="none" w:sz="0" w:space="0" w:color="auto"/>
              </w:divBdr>
            </w:div>
            <w:div w:id="2822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4314">
      <w:bodyDiv w:val="1"/>
      <w:marLeft w:val="0"/>
      <w:marRight w:val="0"/>
      <w:marTop w:val="0"/>
      <w:marBottom w:val="0"/>
      <w:divBdr>
        <w:top w:val="none" w:sz="0" w:space="0" w:color="auto"/>
        <w:left w:val="none" w:sz="0" w:space="0" w:color="auto"/>
        <w:bottom w:val="none" w:sz="0" w:space="0" w:color="auto"/>
        <w:right w:val="none" w:sz="0" w:space="0" w:color="auto"/>
      </w:divBdr>
      <w:divsChild>
        <w:div w:id="1759593955">
          <w:marLeft w:val="0"/>
          <w:marRight w:val="0"/>
          <w:marTop w:val="0"/>
          <w:marBottom w:val="0"/>
          <w:divBdr>
            <w:top w:val="none" w:sz="0" w:space="0" w:color="auto"/>
            <w:left w:val="none" w:sz="0" w:space="0" w:color="auto"/>
            <w:bottom w:val="none" w:sz="0" w:space="0" w:color="auto"/>
            <w:right w:val="none" w:sz="0" w:space="0" w:color="auto"/>
          </w:divBdr>
          <w:divsChild>
            <w:div w:id="89087037">
              <w:marLeft w:val="0"/>
              <w:marRight w:val="0"/>
              <w:marTop w:val="0"/>
              <w:marBottom w:val="0"/>
              <w:divBdr>
                <w:top w:val="none" w:sz="0" w:space="0" w:color="auto"/>
                <w:left w:val="none" w:sz="0" w:space="0" w:color="auto"/>
                <w:bottom w:val="none" w:sz="0" w:space="0" w:color="auto"/>
                <w:right w:val="none" w:sz="0" w:space="0" w:color="auto"/>
              </w:divBdr>
            </w:div>
            <w:div w:id="312607546">
              <w:marLeft w:val="0"/>
              <w:marRight w:val="0"/>
              <w:marTop w:val="0"/>
              <w:marBottom w:val="0"/>
              <w:divBdr>
                <w:top w:val="none" w:sz="0" w:space="0" w:color="auto"/>
                <w:left w:val="none" w:sz="0" w:space="0" w:color="auto"/>
                <w:bottom w:val="none" w:sz="0" w:space="0" w:color="auto"/>
                <w:right w:val="none" w:sz="0" w:space="0" w:color="auto"/>
              </w:divBdr>
            </w:div>
            <w:div w:id="873074883">
              <w:marLeft w:val="0"/>
              <w:marRight w:val="0"/>
              <w:marTop w:val="0"/>
              <w:marBottom w:val="0"/>
              <w:divBdr>
                <w:top w:val="none" w:sz="0" w:space="0" w:color="auto"/>
                <w:left w:val="none" w:sz="0" w:space="0" w:color="auto"/>
                <w:bottom w:val="none" w:sz="0" w:space="0" w:color="auto"/>
                <w:right w:val="none" w:sz="0" w:space="0" w:color="auto"/>
              </w:divBdr>
            </w:div>
            <w:div w:id="1119763482">
              <w:marLeft w:val="0"/>
              <w:marRight w:val="0"/>
              <w:marTop w:val="0"/>
              <w:marBottom w:val="0"/>
              <w:divBdr>
                <w:top w:val="none" w:sz="0" w:space="0" w:color="auto"/>
                <w:left w:val="none" w:sz="0" w:space="0" w:color="auto"/>
                <w:bottom w:val="none" w:sz="0" w:space="0" w:color="auto"/>
                <w:right w:val="none" w:sz="0" w:space="0" w:color="auto"/>
              </w:divBdr>
            </w:div>
            <w:div w:id="1187252401">
              <w:marLeft w:val="0"/>
              <w:marRight w:val="0"/>
              <w:marTop w:val="0"/>
              <w:marBottom w:val="0"/>
              <w:divBdr>
                <w:top w:val="none" w:sz="0" w:space="0" w:color="auto"/>
                <w:left w:val="none" w:sz="0" w:space="0" w:color="auto"/>
                <w:bottom w:val="none" w:sz="0" w:space="0" w:color="auto"/>
                <w:right w:val="none" w:sz="0" w:space="0" w:color="auto"/>
              </w:divBdr>
            </w:div>
            <w:div w:id="129421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57901">
      <w:bodyDiv w:val="1"/>
      <w:marLeft w:val="0"/>
      <w:marRight w:val="0"/>
      <w:marTop w:val="0"/>
      <w:marBottom w:val="0"/>
      <w:divBdr>
        <w:top w:val="none" w:sz="0" w:space="0" w:color="auto"/>
        <w:left w:val="none" w:sz="0" w:space="0" w:color="auto"/>
        <w:bottom w:val="none" w:sz="0" w:space="0" w:color="auto"/>
        <w:right w:val="none" w:sz="0" w:space="0" w:color="auto"/>
      </w:divBdr>
      <w:divsChild>
        <w:div w:id="2017924129">
          <w:marLeft w:val="0"/>
          <w:marRight w:val="0"/>
          <w:marTop w:val="0"/>
          <w:marBottom w:val="0"/>
          <w:divBdr>
            <w:top w:val="none" w:sz="0" w:space="0" w:color="auto"/>
            <w:left w:val="none" w:sz="0" w:space="0" w:color="auto"/>
            <w:bottom w:val="none" w:sz="0" w:space="0" w:color="auto"/>
            <w:right w:val="none" w:sz="0" w:space="0" w:color="auto"/>
          </w:divBdr>
          <w:divsChild>
            <w:div w:id="493450768">
              <w:marLeft w:val="0"/>
              <w:marRight w:val="0"/>
              <w:marTop w:val="0"/>
              <w:marBottom w:val="0"/>
              <w:divBdr>
                <w:top w:val="none" w:sz="0" w:space="0" w:color="auto"/>
                <w:left w:val="none" w:sz="0" w:space="0" w:color="auto"/>
                <w:bottom w:val="none" w:sz="0" w:space="0" w:color="auto"/>
                <w:right w:val="none" w:sz="0" w:space="0" w:color="auto"/>
              </w:divBdr>
            </w:div>
            <w:div w:id="617297859">
              <w:marLeft w:val="0"/>
              <w:marRight w:val="0"/>
              <w:marTop w:val="0"/>
              <w:marBottom w:val="0"/>
              <w:divBdr>
                <w:top w:val="none" w:sz="0" w:space="0" w:color="auto"/>
                <w:left w:val="none" w:sz="0" w:space="0" w:color="auto"/>
                <w:bottom w:val="none" w:sz="0" w:space="0" w:color="auto"/>
                <w:right w:val="none" w:sz="0" w:space="0" w:color="auto"/>
              </w:divBdr>
            </w:div>
            <w:div w:id="857933945">
              <w:marLeft w:val="0"/>
              <w:marRight w:val="0"/>
              <w:marTop w:val="0"/>
              <w:marBottom w:val="0"/>
              <w:divBdr>
                <w:top w:val="none" w:sz="0" w:space="0" w:color="auto"/>
                <w:left w:val="none" w:sz="0" w:space="0" w:color="auto"/>
                <w:bottom w:val="none" w:sz="0" w:space="0" w:color="auto"/>
                <w:right w:val="none" w:sz="0" w:space="0" w:color="auto"/>
              </w:divBdr>
            </w:div>
            <w:div w:id="997077719">
              <w:marLeft w:val="0"/>
              <w:marRight w:val="0"/>
              <w:marTop w:val="0"/>
              <w:marBottom w:val="0"/>
              <w:divBdr>
                <w:top w:val="none" w:sz="0" w:space="0" w:color="auto"/>
                <w:left w:val="none" w:sz="0" w:space="0" w:color="auto"/>
                <w:bottom w:val="none" w:sz="0" w:space="0" w:color="auto"/>
                <w:right w:val="none" w:sz="0" w:space="0" w:color="auto"/>
              </w:divBdr>
            </w:div>
            <w:div w:id="1477575116">
              <w:marLeft w:val="0"/>
              <w:marRight w:val="0"/>
              <w:marTop w:val="0"/>
              <w:marBottom w:val="0"/>
              <w:divBdr>
                <w:top w:val="none" w:sz="0" w:space="0" w:color="auto"/>
                <w:left w:val="none" w:sz="0" w:space="0" w:color="auto"/>
                <w:bottom w:val="none" w:sz="0" w:space="0" w:color="auto"/>
                <w:right w:val="none" w:sz="0" w:space="0" w:color="auto"/>
              </w:divBdr>
            </w:div>
            <w:div w:id="2038070702">
              <w:marLeft w:val="0"/>
              <w:marRight w:val="0"/>
              <w:marTop w:val="0"/>
              <w:marBottom w:val="0"/>
              <w:divBdr>
                <w:top w:val="none" w:sz="0" w:space="0" w:color="auto"/>
                <w:left w:val="none" w:sz="0" w:space="0" w:color="auto"/>
                <w:bottom w:val="none" w:sz="0" w:space="0" w:color="auto"/>
                <w:right w:val="none" w:sz="0" w:space="0" w:color="auto"/>
              </w:divBdr>
            </w:div>
            <w:div w:id="21029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155300">
      <w:bodyDiv w:val="1"/>
      <w:marLeft w:val="0"/>
      <w:marRight w:val="0"/>
      <w:marTop w:val="0"/>
      <w:marBottom w:val="0"/>
      <w:divBdr>
        <w:top w:val="none" w:sz="0" w:space="0" w:color="auto"/>
        <w:left w:val="none" w:sz="0" w:space="0" w:color="auto"/>
        <w:bottom w:val="none" w:sz="0" w:space="0" w:color="auto"/>
        <w:right w:val="none" w:sz="0" w:space="0" w:color="auto"/>
      </w:divBdr>
      <w:divsChild>
        <w:div w:id="1149252383">
          <w:marLeft w:val="0"/>
          <w:marRight w:val="0"/>
          <w:marTop w:val="0"/>
          <w:marBottom w:val="0"/>
          <w:divBdr>
            <w:top w:val="none" w:sz="0" w:space="0" w:color="auto"/>
            <w:left w:val="none" w:sz="0" w:space="0" w:color="auto"/>
            <w:bottom w:val="none" w:sz="0" w:space="0" w:color="auto"/>
            <w:right w:val="none" w:sz="0" w:space="0" w:color="auto"/>
          </w:divBdr>
          <w:divsChild>
            <w:div w:id="7686174">
              <w:marLeft w:val="0"/>
              <w:marRight w:val="0"/>
              <w:marTop w:val="0"/>
              <w:marBottom w:val="0"/>
              <w:divBdr>
                <w:top w:val="none" w:sz="0" w:space="0" w:color="auto"/>
                <w:left w:val="none" w:sz="0" w:space="0" w:color="auto"/>
                <w:bottom w:val="none" w:sz="0" w:space="0" w:color="auto"/>
                <w:right w:val="none" w:sz="0" w:space="0" w:color="auto"/>
              </w:divBdr>
            </w:div>
            <w:div w:id="432215065">
              <w:marLeft w:val="0"/>
              <w:marRight w:val="0"/>
              <w:marTop w:val="0"/>
              <w:marBottom w:val="0"/>
              <w:divBdr>
                <w:top w:val="none" w:sz="0" w:space="0" w:color="auto"/>
                <w:left w:val="none" w:sz="0" w:space="0" w:color="auto"/>
                <w:bottom w:val="none" w:sz="0" w:space="0" w:color="auto"/>
                <w:right w:val="none" w:sz="0" w:space="0" w:color="auto"/>
              </w:divBdr>
            </w:div>
            <w:div w:id="508056707">
              <w:marLeft w:val="0"/>
              <w:marRight w:val="0"/>
              <w:marTop w:val="0"/>
              <w:marBottom w:val="0"/>
              <w:divBdr>
                <w:top w:val="none" w:sz="0" w:space="0" w:color="auto"/>
                <w:left w:val="none" w:sz="0" w:space="0" w:color="auto"/>
                <w:bottom w:val="none" w:sz="0" w:space="0" w:color="auto"/>
                <w:right w:val="none" w:sz="0" w:space="0" w:color="auto"/>
              </w:divBdr>
            </w:div>
            <w:div w:id="575087875">
              <w:marLeft w:val="0"/>
              <w:marRight w:val="0"/>
              <w:marTop w:val="0"/>
              <w:marBottom w:val="0"/>
              <w:divBdr>
                <w:top w:val="none" w:sz="0" w:space="0" w:color="auto"/>
                <w:left w:val="none" w:sz="0" w:space="0" w:color="auto"/>
                <w:bottom w:val="none" w:sz="0" w:space="0" w:color="auto"/>
                <w:right w:val="none" w:sz="0" w:space="0" w:color="auto"/>
              </w:divBdr>
            </w:div>
            <w:div w:id="903372417">
              <w:marLeft w:val="0"/>
              <w:marRight w:val="0"/>
              <w:marTop w:val="0"/>
              <w:marBottom w:val="0"/>
              <w:divBdr>
                <w:top w:val="none" w:sz="0" w:space="0" w:color="auto"/>
                <w:left w:val="none" w:sz="0" w:space="0" w:color="auto"/>
                <w:bottom w:val="none" w:sz="0" w:space="0" w:color="auto"/>
                <w:right w:val="none" w:sz="0" w:space="0" w:color="auto"/>
              </w:divBdr>
            </w:div>
            <w:div w:id="1156722358">
              <w:marLeft w:val="0"/>
              <w:marRight w:val="0"/>
              <w:marTop w:val="0"/>
              <w:marBottom w:val="0"/>
              <w:divBdr>
                <w:top w:val="none" w:sz="0" w:space="0" w:color="auto"/>
                <w:left w:val="none" w:sz="0" w:space="0" w:color="auto"/>
                <w:bottom w:val="none" w:sz="0" w:space="0" w:color="auto"/>
                <w:right w:val="none" w:sz="0" w:space="0" w:color="auto"/>
              </w:divBdr>
            </w:div>
            <w:div w:id="130423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424159">
      <w:bodyDiv w:val="1"/>
      <w:marLeft w:val="0"/>
      <w:marRight w:val="0"/>
      <w:marTop w:val="0"/>
      <w:marBottom w:val="0"/>
      <w:divBdr>
        <w:top w:val="none" w:sz="0" w:space="0" w:color="auto"/>
        <w:left w:val="none" w:sz="0" w:space="0" w:color="auto"/>
        <w:bottom w:val="none" w:sz="0" w:space="0" w:color="auto"/>
        <w:right w:val="none" w:sz="0" w:space="0" w:color="auto"/>
      </w:divBdr>
    </w:div>
    <w:div w:id="981691191">
      <w:bodyDiv w:val="1"/>
      <w:marLeft w:val="0"/>
      <w:marRight w:val="0"/>
      <w:marTop w:val="0"/>
      <w:marBottom w:val="0"/>
      <w:divBdr>
        <w:top w:val="none" w:sz="0" w:space="0" w:color="auto"/>
        <w:left w:val="none" w:sz="0" w:space="0" w:color="auto"/>
        <w:bottom w:val="none" w:sz="0" w:space="0" w:color="auto"/>
        <w:right w:val="none" w:sz="0" w:space="0" w:color="auto"/>
      </w:divBdr>
      <w:divsChild>
        <w:div w:id="425074491">
          <w:marLeft w:val="0"/>
          <w:marRight w:val="0"/>
          <w:marTop w:val="0"/>
          <w:marBottom w:val="0"/>
          <w:divBdr>
            <w:top w:val="none" w:sz="0" w:space="0" w:color="auto"/>
            <w:left w:val="none" w:sz="0" w:space="0" w:color="auto"/>
            <w:bottom w:val="none" w:sz="0" w:space="0" w:color="auto"/>
            <w:right w:val="none" w:sz="0" w:space="0" w:color="auto"/>
          </w:divBdr>
          <w:divsChild>
            <w:div w:id="577598624">
              <w:marLeft w:val="0"/>
              <w:marRight w:val="0"/>
              <w:marTop w:val="0"/>
              <w:marBottom w:val="0"/>
              <w:divBdr>
                <w:top w:val="none" w:sz="0" w:space="0" w:color="auto"/>
                <w:left w:val="none" w:sz="0" w:space="0" w:color="auto"/>
                <w:bottom w:val="none" w:sz="0" w:space="0" w:color="auto"/>
                <w:right w:val="none" w:sz="0" w:space="0" w:color="auto"/>
              </w:divBdr>
            </w:div>
            <w:div w:id="1126704400">
              <w:marLeft w:val="0"/>
              <w:marRight w:val="0"/>
              <w:marTop w:val="0"/>
              <w:marBottom w:val="0"/>
              <w:divBdr>
                <w:top w:val="none" w:sz="0" w:space="0" w:color="auto"/>
                <w:left w:val="none" w:sz="0" w:space="0" w:color="auto"/>
                <w:bottom w:val="none" w:sz="0" w:space="0" w:color="auto"/>
                <w:right w:val="none" w:sz="0" w:space="0" w:color="auto"/>
              </w:divBdr>
            </w:div>
            <w:div w:id="1317025843">
              <w:marLeft w:val="0"/>
              <w:marRight w:val="0"/>
              <w:marTop w:val="0"/>
              <w:marBottom w:val="0"/>
              <w:divBdr>
                <w:top w:val="none" w:sz="0" w:space="0" w:color="auto"/>
                <w:left w:val="none" w:sz="0" w:space="0" w:color="auto"/>
                <w:bottom w:val="none" w:sz="0" w:space="0" w:color="auto"/>
                <w:right w:val="none" w:sz="0" w:space="0" w:color="auto"/>
              </w:divBdr>
            </w:div>
            <w:div w:id="1431468119">
              <w:marLeft w:val="0"/>
              <w:marRight w:val="0"/>
              <w:marTop w:val="0"/>
              <w:marBottom w:val="0"/>
              <w:divBdr>
                <w:top w:val="none" w:sz="0" w:space="0" w:color="auto"/>
                <w:left w:val="none" w:sz="0" w:space="0" w:color="auto"/>
                <w:bottom w:val="none" w:sz="0" w:space="0" w:color="auto"/>
                <w:right w:val="none" w:sz="0" w:space="0" w:color="auto"/>
              </w:divBdr>
            </w:div>
            <w:div w:id="1722821198">
              <w:marLeft w:val="0"/>
              <w:marRight w:val="0"/>
              <w:marTop w:val="0"/>
              <w:marBottom w:val="0"/>
              <w:divBdr>
                <w:top w:val="none" w:sz="0" w:space="0" w:color="auto"/>
                <w:left w:val="none" w:sz="0" w:space="0" w:color="auto"/>
                <w:bottom w:val="none" w:sz="0" w:space="0" w:color="auto"/>
                <w:right w:val="none" w:sz="0" w:space="0" w:color="auto"/>
              </w:divBdr>
            </w:div>
            <w:div w:id="190070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89180">
      <w:bodyDiv w:val="1"/>
      <w:marLeft w:val="0"/>
      <w:marRight w:val="0"/>
      <w:marTop w:val="0"/>
      <w:marBottom w:val="0"/>
      <w:divBdr>
        <w:top w:val="none" w:sz="0" w:space="0" w:color="auto"/>
        <w:left w:val="none" w:sz="0" w:space="0" w:color="auto"/>
        <w:bottom w:val="none" w:sz="0" w:space="0" w:color="auto"/>
        <w:right w:val="none" w:sz="0" w:space="0" w:color="auto"/>
      </w:divBdr>
    </w:div>
    <w:div w:id="987981053">
      <w:bodyDiv w:val="1"/>
      <w:marLeft w:val="0"/>
      <w:marRight w:val="0"/>
      <w:marTop w:val="0"/>
      <w:marBottom w:val="0"/>
      <w:divBdr>
        <w:top w:val="none" w:sz="0" w:space="0" w:color="auto"/>
        <w:left w:val="none" w:sz="0" w:space="0" w:color="auto"/>
        <w:bottom w:val="none" w:sz="0" w:space="0" w:color="auto"/>
        <w:right w:val="none" w:sz="0" w:space="0" w:color="auto"/>
      </w:divBdr>
      <w:divsChild>
        <w:div w:id="1346398584">
          <w:marLeft w:val="0"/>
          <w:marRight w:val="0"/>
          <w:marTop w:val="0"/>
          <w:marBottom w:val="0"/>
          <w:divBdr>
            <w:top w:val="none" w:sz="0" w:space="0" w:color="auto"/>
            <w:left w:val="none" w:sz="0" w:space="0" w:color="auto"/>
            <w:bottom w:val="none" w:sz="0" w:space="0" w:color="auto"/>
            <w:right w:val="none" w:sz="0" w:space="0" w:color="auto"/>
          </w:divBdr>
          <w:divsChild>
            <w:div w:id="208225490">
              <w:marLeft w:val="0"/>
              <w:marRight w:val="0"/>
              <w:marTop w:val="0"/>
              <w:marBottom w:val="0"/>
              <w:divBdr>
                <w:top w:val="none" w:sz="0" w:space="0" w:color="auto"/>
                <w:left w:val="none" w:sz="0" w:space="0" w:color="auto"/>
                <w:bottom w:val="none" w:sz="0" w:space="0" w:color="auto"/>
                <w:right w:val="none" w:sz="0" w:space="0" w:color="auto"/>
              </w:divBdr>
            </w:div>
            <w:div w:id="264385267">
              <w:marLeft w:val="0"/>
              <w:marRight w:val="0"/>
              <w:marTop w:val="0"/>
              <w:marBottom w:val="0"/>
              <w:divBdr>
                <w:top w:val="none" w:sz="0" w:space="0" w:color="auto"/>
                <w:left w:val="none" w:sz="0" w:space="0" w:color="auto"/>
                <w:bottom w:val="none" w:sz="0" w:space="0" w:color="auto"/>
                <w:right w:val="none" w:sz="0" w:space="0" w:color="auto"/>
              </w:divBdr>
            </w:div>
            <w:div w:id="290793674">
              <w:marLeft w:val="0"/>
              <w:marRight w:val="0"/>
              <w:marTop w:val="0"/>
              <w:marBottom w:val="0"/>
              <w:divBdr>
                <w:top w:val="none" w:sz="0" w:space="0" w:color="auto"/>
                <w:left w:val="none" w:sz="0" w:space="0" w:color="auto"/>
                <w:bottom w:val="none" w:sz="0" w:space="0" w:color="auto"/>
                <w:right w:val="none" w:sz="0" w:space="0" w:color="auto"/>
              </w:divBdr>
            </w:div>
            <w:div w:id="303125719">
              <w:marLeft w:val="0"/>
              <w:marRight w:val="0"/>
              <w:marTop w:val="0"/>
              <w:marBottom w:val="0"/>
              <w:divBdr>
                <w:top w:val="none" w:sz="0" w:space="0" w:color="auto"/>
                <w:left w:val="none" w:sz="0" w:space="0" w:color="auto"/>
                <w:bottom w:val="none" w:sz="0" w:space="0" w:color="auto"/>
                <w:right w:val="none" w:sz="0" w:space="0" w:color="auto"/>
              </w:divBdr>
            </w:div>
            <w:div w:id="325938855">
              <w:marLeft w:val="0"/>
              <w:marRight w:val="0"/>
              <w:marTop w:val="0"/>
              <w:marBottom w:val="0"/>
              <w:divBdr>
                <w:top w:val="none" w:sz="0" w:space="0" w:color="auto"/>
                <w:left w:val="none" w:sz="0" w:space="0" w:color="auto"/>
                <w:bottom w:val="none" w:sz="0" w:space="0" w:color="auto"/>
                <w:right w:val="none" w:sz="0" w:space="0" w:color="auto"/>
              </w:divBdr>
            </w:div>
            <w:div w:id="425538899">
              <w:marLeft w:val="0"/>
              <w:marRight w:val="0"/>
              <w:marTop w:val="0"/>
              <w:marBottom w:val="0"/>
              <w:divBdr>
                <w:top w:val="none" w:sz="0" w:space="0" w:color="auto"/>
                <w:left w:val="none" w:sz="0" w:space="0" w:color="auto"/>
                <w:bottom w:val="none" w:sz="0" w:space="0" w:color="auto"/>
                <w:right w:val="none" w:sz="0" w:space="0" w:color="auto"/>
              </w:divBdr>
            </w:div>
            <w:div w:id="468589987">
              <w:marLeft w:val="0"/>
              <w:marRight w:val="0"/>
              <w:marTop w:val="0"/>
              <w:marBottom w:val="0"/>
              <w:divBdr>
                <w:top w:val="none" w:sz="0" w:space="0" w:color="auto"/>
                <w:left w:val="none" w:sz="0" w:space="0" w:color="auto"/>
                <w:bottom w:val="none" w:sz="0" w:space="0" w:color="auto"/>
                <w:right w:val="none" w:sz="0" w:space="0" w:color="auto"/>
              </w:divBdr>
            </w:div>
            <w:div w:id="537086376">
              <w:marLeft w:val="0"/>
              <w:marRight w:val="0"/>
              <w:marTop w:val="0"/>
              <w:marBottom w:val="0"/>
              <w:divBdr>
                <w:top w:val="none" w:sz="0" w:space="0" w:color="auto"/>
                <w:left w:val="none" w:sz="0" w:space="0" w:color="auto"/>
                <w:bottom w:val="none" w:sz="0" w:space="0" w:color="auto"/>
                <w:right w:val="none" w:sz="0" w:space="0" w:color="auto"/>
              </w:divBdr>
            </w:div>
            <w:div w:id="541672767">
              <w:marLeft w:val="0"/>
              <w:marRight w:val="0"/>
              <w:marTop w:val="0"/>
              <w:marBottom w:val="0"/>
              <w:divBdr>
                <w:top w:val="none" w:sz="0" w:space="0" w:color="auto"/>
                <w:left w:val="none" w:sz="0" w:space="0" w:color="auto"/>
                <w:bottom w:val="none" w:sz="0" w:space="0" w:color="auto"/>
                <w:right w:val="none" w:sz="0" w:space="0" w:color="auto"/>
              </w:divBdr>
            </w:div>
            <w:div w:id="560361743">
              <w:marLeft w:val="0"/>
              <w:marRight w:val="0"/>
              <w:marTop w:val="0"/>
              <w:marBottom w:val="0"/>
              <w:divBdr>
                <w:top w:val="none" w:sz="0" w:space="0" w:color="auto"/>
                <w:left w:val="none" w:sz="0" w:space="0" w:color="auto"/>
                <w:bottom w:val="none" w:sz="0" w:space="0" w:color="auto"/>
                <w:right w:val="none" w:sz="0" w:space="0" w:color="auto"/>
              </w:divBdr>
            </w:div>
            <w:div w:id="680931479">
              <w:marLeft w:val="0"/>
              <w:marRight w:val="0"/>
              <w:marTop w:val="0"/>
              <w:marBottom w:val="0"/>
              <w:divBdr>
                <w:top w:val="none" w:sz="0" w:space="0" w:color="auto"/>
                <w:left w:val="none" w:sz="0" w:space="0" w:color="auto"/>
                <w:bottom w:val="none" w:sz="0" w:space="0" w:color="auto"/>
                <w:right w:val="none" w:sz="0" w:space="0" w:color="auto"/>
              </w:divBdr>
            </w:div>
            <w:div w:id="696737451">
              <w:marLeft w:val="0"/>
              <w:marRight w:val="0"/>
              <w:marTop w:val="0"/>
              <w:marBottom w:val="0"/>
              <w:divBdr>
                <w:top w:val="none" w:sz="0" w:space="0" w:color="auto"/>
                <w:left w:val="none" w:sz="0" w:space="0" w:color="auto"/>
                <w:bottom w:val="none" w:sz="0" w:space="0" w:color="auto"/>
                <w:right w:val="none" w:sz="0" w:space="0" w:color="auto"/>
              </w:divBdr>
            </w:div>
            <w:div w:id="737940582">
              <w:marLeft w:val="0"/>
              <w:marRight w:val="0"/>
              <w:marTop w:val="0"/>
              <w:marBottom w:val="0"/>
              <w:divBdr>
                <w:top w:val="none" w:sz="0" w:space="0" w:color="auto"/>
                <w:left w:val="none" w:sz="0" w:space="0" w:color="auto"/>
                <w:bottom w:val="none" w:sz="0" w:space="0" w:color="auto"/>
                <w:right w:val="none" w:sz="0" w:space="0" w:color="auto"/>
              </w:divBdr>
            </w:div>
            <w:div w:id="954023791">
              <w:marLeft w:val="0"/>
              <w:marRight w:val="0"/>
              <w:marTop w:val="0"/>
              <w:marBottom w:val="0"/>
              <w:divBdr>
                <w:top w:val="none" w:sz="0" w:space="0" w:color="auto"/>
                <w:left w:val="none" w:sz="0" w:space="0" w:color="auto"/>
                <w:bottom w:val="none" w:sz="0" w:space="0" w:color="auto"/>
                <w:right w:val="none" w:sz="0" w:space="0" w:color="auto"/>
              </w:divBdr>
            </w:div>
            <w:div w:id="959069996">
              <w:marLeft w:val="0"/>
              <w:marRight w:val="0"/>
              <w:marTop w:val="0"/>
              <w:marBottom w:val="0"/>
              <w:divBdr>
                <w:top w:val="none" w:sz="0" w:space="0" w:color="auto"/>
                <w:left w:val="none" w:sz="0" w:space="0" w:color="auto"/>
                <w:bottom w:val="none" w:sz="0" w:space="0" w:color="auto"/>
                <w:right w:val="none" w:sz="0" w:space="0" w:color="auto"/>
              </w:divBdr>
            </w:div>
            <w:div w:id="1069888754">
              <w:marLeft w:val="0"/>
              <w:marRight w:val="0"/>
              <w:marTop w:val="0"/>
              <w:marBottom w:val="0"/>
              <w:divBdr>
                <w:top w:val="none" w:sz="0" w:space="0" w:color="auto"/>
                <w:left w:val="none" w:sz="0" w:space="0" w:color="auto"/>
                <w:bottom w:val="none" w:sz="0" w:space="0" w:color="auto"/>
                <w:right w:val="none" w:sz="0" w:space="0" w:color="auto"/>
              </w:divBdr>
            </w:div>
            <w:div w:id="1299265748">
              <w:marLeft w:val="0"/>
              <w:marRight w:val="0"/>
              <w:marTop w:val="0"/>
              <w:marBottom w:val="0"/>
              <w:divBdr>
                <w:top w:val="none" w:sz="0" w:space="0" w:color="auto"/>
                <w:left w:val="none" w:sz="0" w:space="0" w:color="auto"/>
                <w:bottom w:val="none" w:sz="0" w:space="0" w:color="auto"/>
                <w:right w:val="none" w:sz="0" w:space="0" w:color="auto"/>
              </w:divBdr>
            </w:div>
            <w:div w:id="1381444520">
              <w:marLeft w:val="0"/>
              <w:marRight w:val="0"/>
              <w:marTop w:val="0"/>
              <w:marBottom w:val="0"/>
              <w:divBdr>
                <w:top w:val="none" w:sz="0" w:space="0" w:color="auto"/>
                <w:left w:val="none" w:sz="0" w:space="0" w:color="auto"/>
                <w:bottom w:val="none" w:sz="0" w:space="0" w:color="auto"/>
                <w:right w:val="none" w:sz="0" w:space="0" w:color="auto"/>
              </w:divBdr>
            </w:div>
            <w:div w:id="1451314158">
              <w:marLeft w:val="0"/>
              <w:marRight w:val="0"/>
              <w:marTop w:val="0"/>
              <w:marBottom w:val="0"/>
              <w:divBdr>
                <w:top w:val="none" w:sz="0" w:space="0" w:color="auto"/>
                <w:left w:val="none" w:sz="0" w:space="0" w:color="auto"/>
                <w:bottom w:val="none" w:sz="0" w:space="0" w:color="auto"/>
                <w:right w:val="none" w:sz="0" w:space="0" w:color="auto"/>
              </w:divBdr>
            </w:div>
            <w:div w:id="1489663002">
              <w:marLeft w:val="0"/>
              <w:marRight w:val="0"/>
              <w:marTop w:val="0"/>
              <w:marBottom w:val="0"/>
              <w:divBdr>
                <w:top w:val="none" w:sz="0" w:space="0" w:color="auto"/>
                <w:left w:val="none" w:sz="0" w:space="0" w:color="auto"/>
                <w:bottom w:val="none" w:sz="0" w:space="0" w:color="auto"/>
                <w:right w:val="none" w:sz="0" w:space="0" w:color="auto"/>
              </w:divBdr>
            </w:div>
            <w:div w:id="1496337157">
              <w:marLeft w:val="0"/>
              <w:marRight w:val="0"/>
              <w:marTop w:val="0"/>
              <w:marBottom w:val="0"/>
              <w:divBdr>
                <w:top w:val="none" w:sz="0" w:space="0" w:color="auto"/>
                <w:left w:val="none" w:sz="0" w:space="0" w:color="auto"/>
                <w:bottom w:val="none" w:sz="0" w:space="0" w:color="auto"/>
                <w:right w:val="none" w:sz="0" w:space="0" w:color="auto"/>
              </w:divBdr>
            </w:div>
            <w:div w:id="1683511126">
              <w:marLeft w:val="0"/>
              <w:marRight w:val="0"/>
              <w:marTop w:val="0"/>
              <w:marBottom w:val="0"/>
              <w:divBdr>
                <w:top w:val="none" w:sz="0" w:space="0" w:color="auto"/>
                <w:left w:val="none" w:sz="0" w:space="0" w:color="auto"/>
                <w:bottom w:val="none" w:sz="0" w:space="0" w:color="auto"/>
                <w:right w:val="none" w:sz="0" w:space="0" w:color="auto"/>
              </w:divBdr>
            </w:div>
            <w:div w:id="1929385062">
              <w:marLeft w:val="0"/>
              <w:marRight w:val="0"/>
              <w:marTop w:val="0"/>
              <w:marBottom w:val="0"/>
              <w:divBdr>
                <w:top w:val="none" w:sz="0" w:space="0" w:color="auto"/>
                <w:left w:val="none" w:sz="0" w:space="0" w:color="auto"/>
                <w:bottom w:val="none" w:sz="0" w:space="0" w:color="auto"/>
                <w:right w:val="none" w:sz="0" w:space="0" w:color="auto"/>
              </w:divBdr>
            </w:div>
            <w:div w:id="214114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3772">
      <w:bodyDiv w:val="1"/>
      <w:marLeft w:val="0"/>
      <w:marRight w:val="0"/>
      <w:marTop w:val="0"/>
      <w:marBottom w:val="0"/>
      <w:divBdr>
        <w:top w:val="none" w:sz="0" w:space="0" w:color="auto"/>
        <w:left w:val="none" w:sz="0" w:space="0" w:color="auto"/>
        <w:bottom w:val="none" w:sz="0" w:space="0" w:color="auto"/>
        <w:right w:val="none" w:sz="0" w:space="0" w:color="auto"/>
      </w:divBdr>
    </w:div>
    <w:div w:id="996376287">
      <w:bodyDiv w:val="1"/>
      <w:marLeft w:val="0"/>
      <w:marRight w:val="0"/>
      <w:marTop w:val="0"/>
      <w:marBottom w:val="0"/>
      <w:divBdr>
        <w:top w:val="none" w:sz="0" w:space="0" w:color="auto"/>
        <w:left w:val="none" w:sz="0" w:space="0" w:color="auto"/>
        <w:bottom w:val="none" w:sz="0" w:space="0" w:color="auto"/>
        <w:right w:val="none" w:sz="0" w:space="0" w:color="auto"/>
      </w:divBdr>
      <w:divsChild>
        <w:div w:id="1606306382">
          <w:marLeft w:val="0"/>
          <w:marRight w:val="0"/>
          <w:marTop w:val="0"/>
          <w:marBottom w:val="0"/>
          <w:divBdr>
            <w:top w:val="none" w:sz="0" w:space="0" w:color="auto"/>
            <w:left w:val="none" w:sz="0" w:space="0" w:color="auto"/>
            <w:bottom w:val="none" w:sz="0" w:space="0" w:color="auto"/>
            <w:right w:val="none" w:sz="0" w:space="0" w:color="auto"/>
          </w:divBdr>
          <w:divsChild>
            <w:div w:id="409935228">
              <w:marLeft w:val="0"/>
              <w:marRight w:val="0"/>
              <w:marTop w:val="0"/>
              <w:marBottom w:val="0"/>
              <w:divBdr>
                <w:top w:val="none" w:sz="0" w:space="0" w:color="auto"/>
                <w:left w:val="none" w:sz="0" w:space="0" w:color="auto"/>
                <w:bottom w:val="none" w:sz="0" w:space="0" w:color="auto"/>
                <w:right w:val="none" w:sz="0" w:space="0" w:color="auto"/>
              </w:divBdr>
            </w:div>
            <w:div w:id="586814877">
              <w:marLeft w:val="0"/>
              <w:marRight w:val="0"/>
              <w:marTop w:val="0"/>
              <w:marBottom w:val="0"/>
              <w:divBdr>
                <w:top w:val="none" w:sz="0" w:space="0" w:color="auto"/>
                <w:left w:val="none" w:sz="0" w:space="0" w:color="auto"/>
                <w:bottom w:val="none" w:sz="0" w:space="0" w:color="auto"/>
                <w:right w:val="none" w:sz="0" w:space="0" w:color="auto"/>
              </w:divBdr>
            </w:div>
            <w:div w:id="664434868">
              <w:marLeft w:val="0"/>
              <w:marRight w:val="0"/>
              <w:marTop w:val="0"/>
              <w:marBottom w:val="0"/>
              <w:divBdr>
                <w:top w:val="none" w:sz="0" w:space="0" w:color="auto"/>
                <w:left w:val="none" w:sz="0" w:space="0" w:color="auto"/>
                <w:bottom w:val="none" w:sz="0" w:space="0" w:color="auto"/>
                <w:right w:val="none" w:sz="0" w:space="0" w:color="auto"/>
              </w:divBdr>
            </w:div>
            <w:div w:id="670526606">
              <w:marLeft w:val="0"/>
              <w:marRight w:val="0"/>
              <w:marTop w:val="0"/>
              <w:marBottom w:val="0"/>
              <w:divBdr>
                <w:top w:val="none" w:sz="0" w:space="0" w:color="auto"/>
                <w:left w:val="none" w:sz="0" w:space="0" w:color="auto"/>
                <w:bottom w:val="none" w:sz="0" w:space="0" w:color="auto"/>
                <w:right w:val="none" w:sz="0" w:space="0" w:color="auto"/>
              </w:divBdr>
            </w:div>
            <w:div w:id="872694359">
              <w:marLeft w:val="0"/>
              <w:marRight w:val="0"/>
              <w:marTop w:val="0"/>
              <w:marBottom w:val="0"/>
              <w:divBdr>
                <w:top w:val="none" w:sz="0" w:space="0" w:color="auto"/>
                <w:left w:val="none" w:sz="0" w:space="0" w:color="auto"/>
                <w:bottom w:val="none" w:sz="0" w:space="0" w:color="auto"/>
                <w:right w:val="none" w:sz="0" w:space="0" w:color="auto"/>
              </w:divBdr>
            </w:div>
            <w:div w:id="913974679">
              <w:marLeft w:val="0"/>
              <w:marRight w:val="0"/>
              <w:marTop w:val="0"/>
              <w:marBottom w:val="0"/>
              <w:divBdr>
                <w:top w:val="none" w:sz="0" w:space="0" w:color="auto"/>
                <w:left w:val="none" w:sz="0" w:space="0" w:color="auto"/>
                <w:bottom w:val="none" w:sz="0" w:space="0" w:color="auto"/>
                <w:right w:val="none" w:sz="0" w:space="0" w:color="auto"/>
              </w:divBdr>
            </w:div>
            <w:div w:id="95606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500846">
      <w:bodyDiv w:val="1"/>
      <w:marLeft w:val="0"/>
      <w:marRight w:val="0"/>
      <w:marTop w:val="0"/>
      <w:marBottom w:val="0"/>
      <w:divBdr>
        <w:top w:val="none" w:sz="0" w:space="0" w:color="auto"/>
        <w:left w:val="none" w:sz="0" w:space="0" w:color="auto"/>
        <w:bottom w:val="none" w:sz="0" w:space="0" w:color="auto"/>
        <w:right w:val="none" w:sz="0" w:space="0" w:color="auto"/>
      </w:divBdr>
      <w:divsChild>
        <w:div w:id="536744756">
          <w:marLeft w:val="0"/>
          <w:marRight w:val="0"/>
          <w:marTop w:val="0"/>
          <w:marBottom w:val="0"/>
          <w:divBdr>
            <w:top w:val="none" w:sz="0" w:space="0" w:color="auto"/>
            <w:left w:val="none" w:sz="0" w:space="0" w:color="auto"/>
            <w:bottom w:val="none" w:sz="0" w:space="0" w:color="auto"/>
            <w:right w:val="none" w:sz="0" w:space="0" w:color="auto"/>
          </w:divBdr>
          <w:divsChild>
            <w:div w:id="13238664">
              <w:marLeft w:val="0"/>
              <w:marRight w:val="0"/>
              <w:marTop w:val="0"/>
              <w:marBottom w:val="0"/>
              <w:divBdr>
                <w:top w:val="none" w:sz="0" w:space="0" w:color="auto"/>
                <w:left w:val="none" w:sz="0" w:space="0" w:color="auto"/>
                <w:bottom w:val="none" w:sz="0" w:space="0" w:color="auto"/>
                <w:right w:val="none" w:sz="0" w:space="0" w:color="auto"/>
              </w:divBdr>
            </w:div>
            <w:div w:id="204413501">
              <w:marLeft w:val="0"/>
              <w:marRight w:val="0"/>
              <w:marTop w:val="0"/>
              <w:marBottom w:val="0"/>
              <w:divBdr>
                <w:top w:val="none" w:sz="0" w:space="0" w:color="auto"/>
                <w:left w:val="none" w:sz="0" w:space="0" w:color="auto"/>
                <w:bottom w:val="none" w:sz="0" w:space="0" w:color="auto"/>
                <w:right w:val="none" w:sz="0" w:space="0" w:color="auto"/>
              </w:divBdr>
            </w:div>
            <w:div w:id="824396323">
              <w:marLeft w:val="0"/>
              <w:marRight w:val="0"/>
              <w:marTop w:val="0"/>
              <w:marBottom w:val="0"/>
              <w:divBdr>
                <w:top w:val="none" w:sz="0" w:space="0" w:color="auto"/>
                <w:left w:val="none" w:sz="0" w:space="0" w:color="auto"/>
                <w:bottom w:val="none" w:sz="0" w:space="0" w:color="auto"/>
                <w:right w:val="none" w:sz="0" w:space="0" w:color="auto"/>
              </w:divBdr>
            </w:div>
            <w:div w:id="883905096">
              <w:marLeft w:val="0"/>
              <w:marRight w:val="0"/>
              <w:marTop w:val="0"/>
              <w:marBottom w:val="0"/>
              <w:divBdr>
                <w:top w:val="none" w:sz="0" w:space="0" w:color="auto"/>
                <w:left w:val="none" w:sz="0" w:space="0" w:color="auto"/>
                <w:bottom w:val="none" w:sz="0" w:space="0" w:color="auto"/>
                <w:right w:val="none" w:sz="0" w:space="0" w:color="auto"/>
              </w:divBdr>
            </w:div>
            <w:div w:id="1000236627">
              <w:marLeft w:val="0"/>
              <w:marRight w:val="0"/>
              <w:marTop w:val="0"/>
              <w:marBottom w:val="0"/>
              <w:divBdr>
                <w:top w:val="none" w:sz="0" w:space="0" w:color="auto"/>
                <w:left w:val="none" w:sz="0" w:space="0" w:color="auto"/>
                <w:bottom w:val="none" w:sz="0" w:space="0" w:color="auto"/>
                <w:right w:val="none" w:sz="0" w:space="0" w:color="auto"/>
              </w:divBdr>
            </w:div>
            <w:div w:id="1049304379">
              <w:marLeft w:val="0"/>
              <w:marRight w:val="0"/>
              <w:marTop w:val="0"/>
              <w:marBottom w:val="0"/>
              <w:divBdr>
                <w:top w:val="none" w:sz="0" w:space="0" w:color="auto"/>
                <w:left w:val="none" w:sz="0" w:space="0" w:color="auto"/>
                <w:bottom w:val="none" w:sz="0" w:space="0" w:color="auto"/>
                <w:right w:val="none" w:sz="0" w:space="0" w:color="auto"/>
              </w:divBdr>
            </w:div>
            <w:div w:id="107389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327771">
      <w:bodyDiv w:val="1"/>
      <w:marLeft w:val="0"/>
      <w:marRight w:val="0"/>
      <w:marTop w:val="0"/>
      <w:marBottom w:val="0"/>
      <w:divBdr>
        <w:top w:val="none" w:sz="0" w:space="0" w:color="auto"/>
        <w:left w:val="none" w:sz="0" w:space="0" w:color="auto"/>
        <w:bottom w:val="none" w:sz="0" w:space="0" w:color="auto"/>
        <w:right w:val="none" w:sz="0" w:space="0" w:color="auto"/>
      </w:divBdr>
      <w:divsChild>
        <w:div w:id="237446131">
          <w:marLeft w:val="0"/>
          <w:marRight w:val="0"/>
          <w:marTop w:val="0"/>
          <w:marBottom w:val="0"/>
          <w:divBdr>
            <w:top w:val="none" w:sz="0" w:space="0" w:color="auto"/>
            <w:left w:val="none" w:sz="0" w:space="0" w:color="auto"/>
            <w:bottom w:val="none" w:sz="0" w:space="0" w:color="auto"/>
            <w:right w:val="none" w:sz="0" w:space="0" w:color="auto"/>
          </w:divBdr>
          <w:divsChild>
            <w:div w:id="329407945">
              <w:marLeft w:val="0"/>
              <w:marRight w:val="0"/>
              <w:marTop w:val="0"/>
              <w:marBottom w:val="0"/>
              <w:divBdr>
                <w:top w:val="none" w:sz="0" w:space="0" w:color="auto"/>
                <w:left w:val="none" w:sz="0" w:space="0" w:color="auto"/>
                <w:bottom w:val="none" w:sz="0" w:space="0" w:color="auto"/>
                <w:right w:val="none" w:sz="0" w:space="0" w:color="auto"/>
              </w:divBdr>
            </w:div>
            <w:div w:id="382599872">
              <w:marLeft w:val="0"/>
              <w:marRight w:val="0"/>
              <w:marTop w:val="0"/>
              <w:marBottom w:val="0"/>
              <w:divBdr>
                <w:top w:val="none" w:sz="0" w:space="0" w:color="auto"/>
                <w:left w:val="none" w:sz="0" w:space="0" w:color="auto"/>
                <w:bottom w:val="none" w:sz="0" w:space="0" w:color="auto"/>
                <w:right w:val="none" w:sz="0" w:space="0" w:color="auto"/>
              </w:divBdr>
            </w:div>
            <w:div w:id="411514160">
              <w:marLeft w:val="0"/>
              <w:marRight w:val="0"/>
              <w:marTop w:val="0"/>
              <w:marBottom w:val="0"/>
              <w:divBdr>
                <w:top w:val="none" w:sz="0" w:space="0" w:color="auto"/>
                <w:left w:val="none" w:sz="0" w:space="0" w:color="auto"/>
                <w:bottom w:val="none" w:sz="0" w:space="0" w:color="auto"/>
                <w:right w:val="none" w:sz="0" w:space="0" w:color="auto"/>
              </w:divBdr>
            </w:div>
            <w:div w:id="419839862">
              <w:marLeft w:val="0"/>
              <w:marRight w:val="0"/>
              <w:marTop w:val="0"/>
              <w:marBottom w:val="0"/>
              <w:divBdr>
                <w:top w:val="none" w:sz="0" w:space="0" w:color="auto"/>
                <w:left w:val="none" w:sz="0" w:space="0" w:color="auto"/>
                <w:bottom w:val="none" w:sz="0" w:space="0" w:color="auto"/>
                <w:right w:val="none" w:sz="0" w:space="0" w:color="auto"/>
              </w:divBdr>
            </w:div>
            <w:div w:id="487016958">
              <w:marLeft w:val="0"/>
              <w:marRight w:val="0"/>
              <w:marTop w:val="0"/>
              <w:marBottom w:val="0"/>
              <w:divBdr>
                <w:top w:val="none" w:sz="0" w:space="0" w:color="auto"/>
                <w:left w:val="none" w:sz="0" w:space="0" w:color="auto"/>
                <w:bottom w:val="none" w:sz="0" w:space="0" w:color="auto"/>
                <w:right w:val="none" w:sz="0" w:space="0" w:color="auto"/>
              </w:divBdr>
            </w:div>
            <w:div w:id="581567126">
              <w:marLeft w:val="0"/>
              <w:marRight w:val="0"/>
              <w:marTop w:val="0"/>
              <w:marBottom w:val="0"/>
              <w:divBdr>
                <w:top w:val="none" w:sz="0" w:space="0" w:color="auto"/>
                <w:left w:val="none" w:sz="0" w:space="0" w:color="auto"/>
                <w:bottom w:val="none" w:sz="0" w:space="0" w:color="auto"/>
                <w:right w:val="none" w:sz="0" w:space="0" w:color="auto"/>
              </w:divBdr>
            </w:div>
            <w:div w:id="613903231">
              <w:marLeft w:val="0"/>
              <w:marRight w:val="0"/>
              <w:marTop w:val="0"/>
              <w:marBottom w:val="0"/>
              <w:divBdr>
                <w:top w:val="none" w:sz="0" w:space="0" w:color="auto"/>
                <w:left w:val="none" w:sz="0" w:space="0" w:color="auto"/>
                <w:bottom w:val="none" w:sz="0" w:space="0" w:color="auto"/>
                <w:right w:val="none" w:sz="0" w:space="0" w:color="auto"/>
              </w:divBdr>
            </w:div>
            <w:div w:id="881598417">
              <w:marLeft w:val="0"/>
              <w:marRight w:val="0"/>
              <w:marTop w:val="0"/>
              <w:marBottom w:val="0"/>
              <w:divBdr>
                <w:top w:val="none" w:sz="0" w:space="0" w:color="auto"/>
                <w:left w:val="none" w:sz="0" w:space="0" w:color="auto"/>
                <w:bottom w:val="none" w:sz="0" w:space="0" w:color="auto"/>
                <w:right w:val="none" w:sz="0" w:space="0" w:color="auto"/>
              </w:divBdr>
            </w:div>
            <w:div w:id="1191142968">
              <w:marLeft w:val="0"/>
              <w:marRight w:val="0"/>
              <w:marTop w:val="0"/>
              <w:marBottom w:val="0"/>
              <w:divBdr>
                <w:top w:val="none" w:sz="0" w:space="0" w:color="auto"/>
                <w:left w:val="none" w:sz="0" w:space="0" w:color="auto"/>
                <w:bottom w:val="none" w:sz="0" w:space="0" w:color="auto"/>
                <w:right w:val="none" w:sz="0" w:space="0" w:color="auto"/>
              </w:divBdr>
            </w:div>
            <w:div w:id="1669479868">
              <w:marLeft w:val="0"/>
              <w:marRight w:val="0"/>
              <w:marTop w:val="0"/>
              <w:marBottom w:val="0"/>
              <w:divBdr>
                <w:top w:val="none" w:sz="0" w:space="0" w:color="auto"/>
                <w:left w:val="none" w:sz="0" w:space="0" w:color="auto"/>
                <w:bottom w:val="none" w:sz="0" w:space="0" w:color="auto"/>
                <w:right w:val="none" w:sz="0" w:space="0" w:color="auto"/>
              </w:divBdr>
            </w:div>
            <w:div w:id="1882402503">
              <w:marLeft w:val="0"/>
              <w:marRight w:val="0"/>
              <w:marTop w:val="0"/>
              <w:marBottom w:val="0"/>
              <w:divBdr>
                <w:top w:val="none" w:sz="0" w:space="0" w:color="auto"/>
                <w:left w:val="none" w:sz="0" w:space="0" w:color="auto"/>
                <w:bottom w:val="none" w:sz="0" w:space="0" w:color="auto"/>
                <w:right w:val="none" w:sz="0" w:space="0" w:color="auto"/>
              </w:divBdr>
            </w:div>
            <w:div w:id="1981111745">
              <w:marLeft w:val="0"/>
              <w:marRight w:val="0"/>
              <w:marTop w:val="0"/>
              <w:marBottom w:val="0"/>
              <w:divBdr>
                <w:top w:val="none" w:sz="0" w:space="0" w:color="auto"/>
                <w:left w:val="none" w:sz="0" w:space="0" w:color="auto"/>
                <w:bottom w:val="none" w:sz="0" w:space="0" w:color="auto"/>
                <w:right w:val="none" w:sz="0" w:space="0" w:color="auto"/>
              </w:divBdr>
            </w:div>
            <w:div w:id="2111049775">
              <w:marLeft w:val="0"/>
              <w:marRight w:val="0"/>
              <w:marTop w:val="0"/>
              <w:marBottom w:val="0"/>
              <w:divBdr>
                <w:top w:val="none" w:sz="0" w:space="0" w:color="auto"/>
                <w:left w:val="none" w:sz="0" w:space="0" w:color="auto"/>
                <w:bottom w:val="none" w:sz="0" w:space="0" w:color="auto"/>
                <w:right w:val="none" w:sz="0" w:space="0" w:color="auto"/>
              </w:divBdr>
            </w:div>
            <w:div w:id="21155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86896">
      <w:bodyDiv w:val="1"/>
      <w:marLeft w:val="0"/>
      <w:marRight w:val="0"/>
      <w:marTop w:val="0"/>
      <w:marBottom w:val="0"/>
      <w:divBdr>
        <w:top w:val="none" w:sz="0" w:space="0" w:color="auto"/>
        <w:left w:val="none" w:sz="0" w:space="0" w:color="auto"/>
        <w:bottom w:val="none" w:sz="0" w:space="0" w:color="auto"/>
        <w:right w:val="none" w:sz="0" w:space="0" w:color="auto"/>
      </w:divBdr>
      <w:divsChild>
        <w:div w:id="1798062680">
          <w:marLeft w:val="0"/>
          <w:marRight w:val="0"/>
          <w:marTop w:val="0"/>
          <w:marBottom w:val="0"/>
          <w:divBdr>
            <w:top w:val="none" w:sz="0" w:space="0" w:color="auto"/>
            <w:left w:val="none" w:sz="0" w:space="0" w:color="auto"/>
            <w:bottom w:val="none" w:sz="0" w:space="0" w:color="auto"/>
            <w:right w:val="none" w:sz="0" w:space="0" w:color="auto"/>
          </w:divBdr>
          <w:divsChild>
            <w:div w:id="29892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23356">
      <w:bodyDiv w:val="1"/>
      <w:marLeft w:val="0"/>
      <w:marRight w:val="0"/>
      <w:marTop w:val="0"/>
      <w:marBottom w:val="0"/>
      <w:divBdr>
        <w:top w:val="none" w:sz="0" w:space="0" w:color="auto"/>
        <w:left w:val="none" w:sz="0" w:space="0" w:color="auto"/>
        <w:bottom w:val="none" w:sz="0" w:space="0" w:color="auto"/>
        <w:right w:val="none" w:sz="0" w:space="0" w:color="auto"/>
      </w:divBdr>
    </w:div>
    <w:div w:id="1040088536">
      <w:bodyDiv w:val="1"/>
      <w:marLeft w:val="0"/>
      <w:marRight w:val="0"/>
      <w:marTop w:val="0"/>
      <w:marBottom w:val="0"/>
      <w:divBdr>
        <w:top w:val="none" w:sz="0" w:space="0" w:color="auto"/>
        <w:left w:val="none" w:sz="0" w:space="0" w:color="auto"/>
        <w:bottom w:val="none" w:sz="0" w:space="0" w:color="auto"/>
        <w:right w:val="none" w:sz="0" w:space="0" w:color="auto"/>
      </w:divBdr>
      <w:divsChild>
        <w:div w:id="609628178">
          <w:marLeft w:val="0"/>
          <w:marRight w:val="0"/>
          <w:marTop w:val="0"/>
          <w:marBottom w:val="0"/>
          <w:divBdr>
            <w:top w:val="none" w:sz="0" w:space="0" w:color="auto"/>
            <w:left w:val="none" w:sz="0" w:space="0" w:color="auto"/>
            <w:bottom w:val="none" w:sz="0" w:space="0" w:color="auto"/>
            <w:right w:val="none" w:sz="0" w:space="0" w:color="auto"/>
          </w:divBdr>
          <w:divsChild>
            <w:div w:id="26487720">
              <w:marLeft w:val="0"/>
              <w:marRight w:val="0"/>
              <w:marTop w:val="0"/>
              <w:marBottom w:val="0"/>
              <w:divBdr>
                <w:top w:val="none" w:sz="0" w:space="0" w:color="auto"/>
                <w:left w:val="none" w:sz="0" w:space="0" w:color="auto"/>
                <w:bottom w:val="none" w:sz="0" w:space="0" w:color="auto"/>
                <w:right w:val="none" w:sz="0" w:space="0" w:color="auto"/>
              </w:divBdr>
            </w:div>
            <w:div w:id="381297746">
              <w:marLeft w:val="0"/>
              <w:marRight w:val="0"/>
              <w:marTop w:val="0"/>
              <w:marBottom w:val="0"/>
              <w:divBdr>
                <w:top w:val="none" w:sz="0" w:space="0" w:color="auto"/>
                <w:left w:val="none" w:sz="0" w:space="0" w:color="auto"/>
                <w:bottom w:val="none" w:sz="0" w:space="0" w:color="auto"/>
                <w:right w:val="none" w:sz="0" w:space="0" w:color="auto"/>
              </w:divBdr>
            </w:div>
            <w:div w:id="453135368">
              <w:marLeft w:val="0"/>
              <w:marRight w:val="0"/>
              <w:marTop w:val="0"/>
              <w:marBottom w:val="0"/>
              <w:divBdr>
                <w:top w:val="none" w:sz="0" w:space="0" w:color="auto"/>
                <w:left w:val="none" w:sz="0" w:space="0" w:color="auto"/>
                <w:bottom w:val="none" w:sz="0" w:space="0" w:color="auto"/>
                <w:right w:val="none" w:sz="0" w:space="0" w:color="auto"/>
              </w:divBdr>
            </w:div>
            <w:div w:id="576551907">
              <w:marLeft w:val="0"/>
              <w:marRight w:val="0"/>
              <w:marTop w:val="0"/>
              <w:marBottom w:val="0"/>
              <w:divBdr>
                <w:top w:val="none" w:sz="0" w:space="0" w:color="auto"/>
                <w:left w:val="none" w:sz="0" w:space="0" w:color="auto"/>
                <w:bottom w:val="none" w:sz="0" w:space="0" w:color="auto"/>
                <w:right w:val="none" w:sz="0" w:space="0" w:color="auto"/>
              </w:divBdr>
            </w:div>
            <w:div w:id="801772920">
              <w:marLeft w:val="0"/>
              <w:marRight w:val="0"/>
              <w:marTop w:val="0"/>
              <w:marBottom w:val="0"/>
              <w:divBdr>
                <w:top w:val="none" w:sz="0" w:space="0" w:color="auto"/>
                <w:left w:val="none" w:sz="0" w:space="0" w:color="auto"/>
                <w:bottom w:val="none" w:sz="0" w:space="0" w:color="auto"/>
                <w:right w:val="none" w:sz="0" w:space="0" w:color="auto"/>
              </w:divBdr>
            </w:div>
            <w:div w:id="1048650427">
              <w:marLeft w:val="0"/>
              <w:marRight w:val="0"/>
              <w:marTop w:val="0"/>
              <w:marBottom w:val="0"/>
              <w:divBdr>
                <w:top w:val="none" w:sz="0" w:space="0" w:color="auto"/>
                <w:left w:val="none" w:sz="0" w:space="0" w:color="auto"/>
                <w:bottom w:val="none" w:sz="0" w:space="0" w:color="auto"/>
                <w:right w:val="none" w:sz="0" w:space="0" w:color="auto"/>
              </w:divBdr>
            </w:div>
            <w:div w:id="1078869728">
              <w:marLeft w:val="0"/>
              <w:marRight w:val="0"/>
              <w:marTop w:val="0"/>
              <w:marBottom w:val="0"/>
              <w:divBdr>
                <w:top w:val="none" w:sz="0" w:space="0" w:color="auto"/>
                <w:left w:val="none" w:sz="0" w:space="0" w:color="auto"/>
                <w:bottom w:val="none" w:sz="0" w:space="0" w:color="auto"/>
                <w:right w:val="none" w:sz="0" w:space="0" w:color="auto"/>
              </w:divBdr>
            </w:div>
            <w:div w:id="1292663098">
              <w:marLeft w:val="0"/>
              <w:marRight w:val="0"/>
              <w:marTop w:val="0"/>
              <w:marBottom w:val="0"/>
              <w:divBdr>
                <w:top w:val="none" w:sz="0" w:space="0" w:color="auto"/>
                <w:left w:val="none" w:sz="0" w:space="0" w:color="auto"/>
                <w:bottom w:val="none" w:sz="0" w:space="0" w:color="auto"/>
                <w:right w:val="none" w:sz="0" w:space="0" w:color="auto"/>
              </w:divBdr>
            </w:div>
            <w:div w:id="1318342117">
              <w:marLeft w:val="0"/>
              <w:marRight w:val="0"/>
              <w:marTop w:val="0"/>
              <w:marBottom w:val="0"/>
              <w:divBdr>
                <w:top w:val="none" w:sz="0" w:space="0" w:color="auto"/>
                <w:left w:val="none" w:sz="0" w:space="0" w:color="auto"/>
                <w:bottom w:val="none" w:sz="0" w:space="0" w:color="auto"/>
                <w:right w:val="none" w:sz="0" w:space="0" w:color="auto"/>
              </w:divBdr>
            </w:div>
            <w:div w:id="1459642752">
              <w:marLeft w:val="0"/>
              <w:marRight w:val="0"/>
              <w:marTop w:val="0"/>
              <w:marBottom w:val="0"/>
              <w:divBdr>
                <w:top w:val="none" w:sz="0" w:space="0" w:color="auto"/>
                <w:left w:val="none" w:sz="0" w:space="0" w:color="auto"/>
                <w:bottom w:val="none" w:sz="0" w:space="0" w:color="auto"/>
                <w:right w:val="none" w:sz="0" w:space="0" w:color="auto"/>
              </w:divBdr>
            </w:div>
            <w:div w:id="1510831070">
              <w:marLeft w:val="0"/>
              <w:marRight w:val="0"/>
              <w:marTop w:val="0"/>
              <w:marBottom w:val="0"/>
              <w:divBdr>
                <w:top w:val="none" w:sz="0" w:space="0" w:color="auto"/>
                <w:left w:val="none" w:sz="0" w:space="0" w:color="auto"/>
                <w:bottom w:val="none" w:sz="0" w:space="0" w:color="auto"/>
                <w:right w:val="none" w:sz="0" w:space="0" w:color="auto"/>
              </w:divBdr>
            </w:div>
            <w:div w:id="1552617604">
              <w:marLeft w:val="0"/>
              <w:marRight w:val="0"/>
              <w:marTop w:val="0"/>
              <w:marBottom w:val="0"/>
              <w:divBdr>
                <w:top w:val="none" w:sz="0" w:space="0" w:color="auto"/>
                <w:left w:val="none" w:sz="0" w:space="0" w:color="auto"/>
                <w:bottom w:val="none" w:sz="0" w:space="0" w:color="auto"/>
                <w:right w:val="none" w:sz="0" w:space="0" w:color="auto"/>
              </w:divBdr>
            </w:div>
            <w:div w:id="1588149690">
              <w:marLeft w:val="0"/>
              <w:marRight w:val="0"/>
              <w:marTop w:val="0"/>
              <w:marBottom w:val="0"/>
              <w:divBdr>
                <w:top w:val="none" w:sz="0" w:space="0" w:color="auto"/>
                <w:left w:val="none" w:sz="0" w:space="0" w:color="auto"/>
                <w:bottom w:val="none" w:sz="0" w:space="0" w:color="auto"/>
                <w:right w:val="none" w:sz="0" w:space="0" w:color="auto"/>
              </w:divBdr>
            </w:div>
            <w:div w:id="1606770630">
              <w:marLeft w:val="0"/>
              <w:marRight w:val="0"/>
              <w:marTop w:val="0"/>
              <w:marBottom w:val="0"/>
              <w:divBdr>
                <w:top w:val="none" w:sz="0" w:space="0" w:color="auto"/>
                <w:left w:val="none" w:sz="0" w:space="0" w:color="auto"/>
                <w:bottom w:val="none" w:sz="0" w:space="0" w:color="auto"/>
                <w:right w:val="none" w:sz="0" w:space="0" w:color="auto"/>
              </w:divBdr>
            </w:div>
            <w:div w:id="1609385474">
              <w:marLeft w:val="0"/>
              <w:marRight w:val="0"/>
              <w:marTop w:val="0"/>
              <w:marBottom w:val="0"/>
              <w:divBdr>
                <w:top w:val="none" w:sz="0" w:space="0" w:color="auto"/>
                <w:left w:val="none" w:sz="0" w:space="0" w:color="auto"/>
                <w:bottom w:val="none" w:sz="0" w:space="0" w:color="auto"/>
                <w:right w:val="none" w:sz="0" w:space="0" w:color="auto"/>
              </w:divBdr>
            </w:div>
            <w:div w:id="1651052631">
              <w:marLeft w:val="0"/>
              <w:marRight w:val="0"/>
              <w:marTop w:val="0"/>
              <w:marBottom w:val="0"/>
              <w:divBdr>
                <w:top w:val="none" w:sz="0" w:space="0" w:color="auto"/>
                <w:left w:val="none" w:sz="0" w:space="0" w:color="auto"/>
                <w:bottom w:val="none" w:sz="0" w:space="0" w:color="auto"/>
                <w:right w:val="none" w:sz="0" w:space="0" w:color="auto"/>
              </w:divBdr>
            </w:div>
            <w:div w:id="1657415262">
              <w:marLeft w:val="0"/>
              <w:marRight w:val="0"/>
              <w:marTop w:val="0"/>
              <w:marBottom w:val="0"/>
              <w:divBdr>
                <w:top w:val="none" w:sz="0" w:space="0" w:color="auto"/>
                <w:left w:val="none" w:sz="0" w:space="0" w:color="auto"/>
                <w:bottom w:val="none" w:sz="0" w:space="0" w:color="auto"/>
                <w:right w:val="none" w:sz="0" w:space="0" w:color="auto"/>
              </w:divBdr>
            </w:div>
            <w:div w:id="1745833335">
              <w:marLeft w:val="0"/>
              <w:marRight w:val="0"/>
              <w:marTop w:val="0"/>
              <w:marBottom w:val="0"/>
              <w:divBdr>
                <w:top w:val="none" w:sz="0" w:space="0" w:color="auto"/>
                <w:left w:val="none" w:sz="0" w:space="0" w:color="auto"/>
                <w:bottom w:val="none" w:sz="0" w:space="0" w:color="auto"/>
                <w:right w:val="none" w:sz="0" w:space="0" w:color="auto"/>
              </w:divBdr>
            </w:div>
            <w:div w:id="197618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025328">
      <w:bodyDiv w:val="1"/>
      <w:marLeft w:val="0"/>
      <w:marRight w:val="0"/>
      <w:marTop w:val="0"/>
      <w:marBottom w:val="0"/>
      <w:divBdr>
        <w:top w:val="none" w:sz="0" w:space="0" w:color="auto"/>
        <w:left w:val="none" w:sz="0" w:space="0" w:color="auto"/>
        <w:bottom w:val="none" w:sz="0" w:space="0" w:color="auto"/>
        <w:right w:val="none" w:sz="0" w:space="0" w:color="auto"/>
      </w:divBdr>
      <w:divsChild>
        <w:div w:id="855115751">
          <w:marLeft w:val="0"/>
          <w:marRight w:val="0"/>
          <w:marTop w:val="0"/>
          <w:marBottom w:val="0"/>
          <w:divBdr>
            <w:top w:val="none" w:sz="0" w:space="0" w:color="auto"/>
            <w:left w:val="none" w:sz="0" w:space="0" w:color="auto"/>
            <w:bottom w:val="none" w:sz="0" w:space="0" w:color="auto"/>
            <w:right w:val="none" w:sz="0" w:space="0" w:color="auto"/>
          </w:divBdr>
          <w:divsChild>
            <w:div w:id="1251701">
              <w:marLeft w:val="0"/>
              <w:marRight w:val="0"/>
              <w:marTop w:val="0"/>
              <w:marBottom w:val="0"/>
              <w:divBdr>
                <w:top w:val="none" w:sz="0" w:space="0" w:color="auto"/>
                <w:left w:val="none" w:sz="0" w:space="0" w:color="auto"/>
                <w:bottom w:val="none" w:sz="0" w:space="0" w:color="auto"/>
                <w:right w:val="none" w:sz="0" w:space="0" w:color="auto"/>
              </w:divBdr>
            </w:div>
            <w:div w:id="292029890">
              <w:marLeft w:val="0"/>
              <w:marRight w:val="0"/>
              <w:marTop w:val="0"/>
              <w:marBottom w:val="0"/>
              <w:divBdr>
                <w:top w:val="none" w:sz="0" w:space="0" w:color="auto"/>
                <w:left w:val="none" w:sz="0" w:space="0" w:color="auto"/>
                <w:bottom w:val="none" w:sz="0" w:space="0" w:color="auto"/>
                <w:right w:val="none" w:sz="0" w:space="0" w:color="auto"/>
              </w:divBdr>
            </w:div>
            <w:div w:id="514344433">
              <w:marLeft w:val="0"/>
              <w:marRight w:val="0"/>
              <w:marTop w:val="0"/>
              <w:marBottom w:val="0"/>
              <w:divBdr>
                <w:top w:val="none" w:sz="0" w:space="0" w:color="auto"/>
                <w:left w:val="none" w:sz="0" w:space="0" w:color="auto"/>
                <w:bottom w:val="none" w:sz="0" w:space="0" w:color="auto"/>
                <w:right w:val="none" w:sz="0" w:space="0" w:color="auto"/>
              </w:divBdr>
            </w:div>
            <w:div w:id="519858231">
              <w:marLeft w:val="0"/>
              <w:marRight w:val="0"/>
              <w:marTop w:val="0"/>
              <w:marBottom w:val="0"/>
              <w:divBdr>
                <w:top w:val="none" w:sz="0" w:space="0" w:color="auto"/>
                <w:left w:val="none" w:sz="0" w:space="0" w:color="auto"/>
                <w:bottom w:val="none" w:sz="0" w:space="0" w:color="auto"/>
                <w:right w:val="none" w:sz="0" w:space="0" w:color="auto"/>
              </w:divBdr>
            </w:div>
            <w:div w:id="1358190674">
              <w:marLeft w:val="0"/>
              <w:marRight w:val="0"/>
              <w:marTop w:val="0"/>
              <w:marBottom w:val="0"/>
              <w:divBdr>
                <w:top w:val="none" w:sz="0" w:space="0" w:color="auto"/>
                <w:left w:val="none" w:sz="0" w:space="0" w:color="auto"/>
                <w:bottom w:val="none" w:sz="0" w:space="0" w:color="auto"/>
                <w:right w:val="none" w:sz="0" w:space="0" w:color="auto"/>
              </w:divBdr>
            </w:div>
            <w:div w:id="1799881535">
              <w:marLeft w:val="0"/>
              <w:marRight w:val="0"/>
              <w:marTop w:val="0"/>
              <w:marBottom w:val="0"/>
              <w:divBdr>
                <w:top w:val="none" w:sz="0" w:space="0" w:color="auto"/>
                <w:left w:val="none" w:sz="0" w:space="0" w:color="auto"/>
                <w:bottom w:val="none" w:sz="0" w:space="0" w:color="auto"/>
                <w:right w:val="none" w:sz="0" w:space="0" w:color="auto"/>
              </w:divBdr>
            </w:div>
            <w:div w:id="181930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954679">
      <w:bodyDiv w:val="1"/>
      <w:marLeft w:val="0"/>
      <w:marRight w:val="0"/>
      <w:marTop w:val="0"/>
      <w:marBottom w:val="0"/>
      <w:divBdr>
        <w:top w:val="none" w:sz="0" w:space="0" w:color="auto"/>
        <w:left w:val="none" w:sz="0" w:space="0" w:color="auto"/>
        <w:bottom w:val="none" w:sz="0" w:space="0" w:color="auto"/>
        <w:right w:val="none" w:sz="0" w:space="0" w:color="auto"/>
      </w:divBdr>
      <w:divsChild>
        <w:div w:id="2082679436">
          <w:marLeft w:val="0"/>
          <w:marRight w:val="0"/>
          <w:marTop w:val="0"/>
          <w:marBottom w:val="0"/>
          <w:divBdr>
            <w:top w:val="none" w:sz="0" w:space="0" w:color="auto"/>
            <w:left w:val="none" w:sz="0" w:space="0" w:color="auto"/>
            <w:bottom w:val="none" w:sz="0" w:space="0" w:color="auto"/>
            <w:right w:val="none" w:sz="0" w:space="0" w:color="auto"/>
          </w:divBdr>
          <w:divsChild>
            <w:div w:id="560792659">
              <w:marLeft w:val="0"/>
              <w:marRight w:val="0"/>
              <w:marTop w:val="0"/>
              <w:marBottom w:val="0"/>
              <w:divBdr>
                <w:top w:val="none" w:sz="0" w:space="0" w:color="auto"/>
                <w:left w:val="none" w:sz="0" w:space="0" w:color="auto"/>
                <w:bottom w:val="none" w:sz="0" w:space="0" w:color="auto"/>
                <w:right w:val="none" w:sz="0" w:space="0" w:color="auto"/>
              </w:divBdr>
            </w:div>
            <w:div w:id="796066435">
              <w:marLeft w:val="0"/>
              <w:marRight w:val="0"/>
              <w:marTop w:val="0"/>
              <w:marBottom w:val="0"/>
              <w:divBdr>
                <w:top w:val="none" w:sz="0" w:space="0" w:color="auto"/>
                <w:left w:val="none" w:sz="0" w:space="0" w:color="auto"/>
                <w:bottom w:val="none" w:sz="0" w:space="0" w:color="auto"/>
                <w:right w:val="none" w:sz="0" w:space="0" w:color="auto"/>
              </w:divBdr>
            </w:div>
            <w:div w:id="1220244836">
              <w:marLeft w:val="0"/>
              <w:marRight w:val="0"/>
              <w:marTop w:val="0"/>
              <w:marBottom w:val="0"/>
              <w:divBdr>
                <w:top w:val="none" w:sz="0" w:space="0" w:color="auto"/>
                <w:left w:val="none" w:sz="0" w:space="0" w:color="auto"/>
                <w:bottom w:val="none" w:sz="0" w:space="0" w:color="auto"/>
                <w:right w:val="none" w:sz="0" w:space="0" w:color="auto"/>
              </w:divBdr>
            </w:div>
            <w:div w:id="1413818551">
              <w:marLeft w:val="0"/>
              <w:marRight w:val="0"/>
              <w:marTop w:val="0"/>
              <w:marBottom w:val="0"/>
              <w:divBdr>
                <w:top w:val="none" w:sz="0" w:space="0" w:color="auto"/>
                <w:left w:val="none" w:sz="0" w:space="0" w:color="auto"/>
                <w:bottom w:val="none" w:sz="0" w:space="0" w:color="auto"/>
                <w:right w:val="none" w:sz="0" w:space="0" w:color="auto"/>
              </w:divBdr>
            </w:div>
            <w:div w:id="1638684610">
              <w:marLeft w:val="0"/>
              <w:marRight w:val="0"/>
              <w:marTop w:val="0"/>
              <w:marBottom w:val="0"/>
              <w:divBdr>
                <w:top w:val="none" w:sz="0" w:space="0" w:color="auto"/>
                <w:left w:val="none" w:sz="0" w:space="0" w:color="auto"/>
                <w:bottom w:val="none" w:sz="0" w:space="0" w:color="auto"/>
                <w:right w:val="none" w:sz="0" w:space="0" w:color="auto"/>
              </w:divBdr>
            </w:div>
            <w:div w:id="169202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551590">
      <w:bodyDiv w:val="1"/>
      <w:marLeft w:val="0"/>
      <w:marRight w:val="0"/>
      <w:marTop w:val="0"/>
      <w:marBottom w:val="0"/>
      <w:divBdr>
        <w:top w:val="none" w:sz="0" w:space="0" w:color="auto"/>
        <w:left w:val="none" w:sz="0" w:space="0" w:color="auto"/>
        <w:bottom w:val="none" w:sz="0" w:space="0" w:color="auto"/>
        <w:right w:val="none" w:sz="0" w:space="0" w:color="auto"/>
      </w:divBdr>
      <w:divsChild>
        <w:div w:id="1409155247">
          <w:marLeft w:val="0"/>
          <w:marRight w:val="0"/>
          <w:marTop w:val="0"/>
          <w:marBottom w:val="0"/>
          <w:divBdr>
            <w:top w:val="none" w:sz="0" w:space="0" w:color="auto"/>
            <w:left w:val="none" w:sz="0" w:space="0" w:color="auto"/>
            <w:bottom w:val="none" w:sz="0" w:space="0" w:color="auto"/>
            <w:right w:val="none" w:sz="0" w:space="0" w:color="auto"/>
          </w:divBdr>
          <w:divsChild>
            <w:div w:id="268051327">
              <w:marLeft w:val="0"/>
              <w:marRight w:val="0"/>
              <w:marTop w:val="0"/>
              <w:marBottom w:val="0"/>
              <w:divBdr>
                <w:top w:val="none" w:sz="0" w:space="0" w:color="auto"/>
                <w:left w:val="none" w:sz="0" w:space="0" w:color="auto"/>
                <w:bottom w:val="none" w:sz="0" w:space="0" w:color="auto"/>
                <w:right w:val="none" w:sz="0" w:space="0" w:color="auto"/>
              </w:divBdr>
            </w:div>
            <w:div w:id="1064377832">
              <w:marLeft w:val="0"/>
              <w:marRight w:val="0"/>
              <w:marTop w:val="0"/>
              <w:marBottom w:val="0"/>
              <w:divBdr>
                <w:top w:val="none" w:sz="0" w:space="0" w:color="auto"/>
                <w:left w:val="none" w:sz="0" w:space="0" w:color="auto"/>
                <w:bottom w:val="none" w:sz="0" w:space="0" w:color="auto"/>
                <w:right w:val="none" w:sz="0" w:space="0" w:color="auto"/>
              </w:divBdr>
            </w:div>
            <w:div w:id="1072965052">
              <w:marLeft w:val="0"/>
              <w:marRight w:val="0"/>
              <w:marTop w:val="0"/>
              <w:marBottom w:val="0"/>
              <w:divBdr>
                <w:top w:val="none" w:sz="0" w:space="0" w:color="auto"/>
                <w:left w:val="none" w:sz="0" w:space="0" w:color="auto"/>
                <w:bottom w:val="none" w:sz="0" w:space="0" w:color="auto"/>
                <w:right w:val="none" w:sz="0" w:space="0" w:color="auto"/>
              </w:divBdr>
            </w:div>
            <w:div w:id="1489125953">
              <w:marLeft w:val="0"/>
              <w:marRight w:val="0"/>
              <w:marTop w:val="0"/>
              <w:marBottom w:val="0"/>
              <w:divBdr>
                <w:top w:val="none" w:sz="0" w:space="0" w:color="auto"/>
                <w:left w:val="none" w:sz="0" w:space="0" w:color="auto"/>
                <w:bottom w:val="none" w:sz="0" w:space="0" w:color="auto"/>
                <w:right w:val="none" w:sz="0" w:space="0" w:color="auto"/>
              </w:divBdr>
            </w:div>
            <w:div w:id="1595699090">
              <w:marLeft w:val="0"/>
              <w:marRight w:val="0"/>
              <w:marTop w:val="0"/>
              <w:marBottom w:val="0"/>
              <w:divBdr>
                <w:top w:val="none" w:sz="0" w:space="0" w:color="auto"/>
                <w:left w:val="none" w:sz="0" w:space="0" w:color="auto"/>
                <w:bottom w:val="none" w:sz="0" w:space="0" w:color="auto"/>
                <w:right w:val="none" w:sz="0" w:space="0" w:color="auto"/>
              </w:divBdr>
            </w:div>
            <w:div w:id="182716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81883">
      <w:bodyDiv w:val="1"/>
      <w:marLeft w:val="0"/>
      <w:marRight w:val="0"/>
      <w:marTop w:val="0"/>
      <w:marBottom w:val="0"/>
      <w:divBdr>
        <w:top w:val="none" w:sz="0" w:space="0" w:color="auto"/>
        <w:left w:val="none" w:sz="0" w:space="0" w:color="auto"/>
        <w:bottom w:val="none" w:sz="0" w:space="0" w:color="auto"/>
        <w:right w:val="none" w:sz="0" w:space="0" w:color="auto"/>
      </w:divBdr>
      <w:divsChild>
        <w:div w:id="1488323649">
          <w:marLeft w:val="0"/>
          <w:marRight w:val="0"/>
          <w:marTop w:val="0"/>
          <w:marBottom w:val="0"/>
          <w:divBdr>
            <w:top w:val="none" w:sz="0" w:space="0" w:color="auto"/>
            <w:left w:val="none" w:sz="0" w:space="0" w:color="auto"/>
            <w:bottom w:val="none" w:sz="0" w:space="0" w:color="auto"/>
            <w:right w:val="none" w:sz="0" w:space="0" w:color="auto"/>
          </w:divBdr>
          <w:divsChild>
            <w:div w:id="17239337">
              <w:marLeft w:val="0"/>
              <w:marRight w:val="0"/>
              <w:marTop w:val="0"/>
              <w:marBottom w:val="0"/>
              <w:divBdr>
                <w:top w:val="none" w:sz="0" w:space="0" w:color="auto"/>
                <w:left w:val="none" w:sz="0" w:space="0" w:color="auto"/>
                <w:bottom w:val="none" w:sz="0" w:space="0" w:color="auto"/>
                <w:right w:val="none" w:sz="0" w:space="0" w:color="auto"/>
              </w:divBdr>
            </w:div>
            <w:div w:id="80444566">
              <w:marLeft w:val="0"/>
              <w:marRight w:val="0"/>
              <w:marTop w:val="0"/>
              <w:marBottom w:val="0"/>
              <w:divBdr>
                <w:top w:val="none" w:sz="0" w:space="0" w:color="auto"/>
                <w:left w:val="none" w:sz="0" w:space="0" w:color="auto"/>
                <w:bottom w:val="none" w:sz="0" w:space="0" w:color="auto"/>
                <w:right w:val="none" w:sz="0" w:space="0" w:color="auto"/>
              </w:divBdr>
            </w:div>
            <w:div w:id="208883684">
              <w:marLeft w:val="0"/>
              <w:marRight w:val="0"/>
              <w:marTop w:val="0"/>
              <w:marBottom w:val="0"/>
              <w:divBdr>
                <w:top w:val="none" w:sz="0" w:space="0" w:color="auto"/>
                <w:left w:val="none" w:sz="0" w:space="0" w:color="auto"/>
                <w:bottom w:val="none" w:sz="0" w:space="0" w:color="auto"/>
                <w:right w:val="none" w:sz="0" w:space="0" w:color="auto"/>
              </w:divBdr>
            </w:div>
            <w:div w:id="271865555">
              <w:marLeft w:val="0"/>
              <w:marRight w:val="0"/>
              <w:marTop w:val="0"/>
              <w:marBottom w:val="0"/>
              <w:divBdr>
                <w:top w:val="none" w:sz="0" w:space="0" w:color="auto"/>
                <w:left w:val="none" w:sz="0" w:space="0" w:color="auto"/>
                <w:bottom w:val="none" w:sz="0" w:space="0" w:color="auto"/>
                <w:right w:val="none" w:sz="0" w:space="0" w:color="auto"/>
              </w:divBdr>
            </w:div>
            <w:div w:id="275331498">
              <w:marLeft w:val="0"/>
              <w:marRight w:val="0"/>
              <w:marTop w:val="0"/>
              <w:marBottom w:val="0"/>
              <w:divBdr>
                <w:top w:val="none" w:sz="0" w:space="0" w:color="auto"/>
                <w:left w:val="none" w:sz="0" w:space="0" w:color="auto"/>
                <w:bottom w:val="none" w:sz="0" w:space="0" w:color="auto"/>
                <w:right w:val="none" w:sz="0" w:space="0" w:color="auto"/>
              </w:divBdr>
            </w:div>
            <w:div w:id="849150002">
              <w:marLeft w:val="0"/>
              <w:marRight w:val="0"/>
              <w:marTop w:val="0"/>
              <w:marBottom w:val="0"/>
              <w:divBdr>
                <w:top w:val="none" w:sz="0" w:space="0" w:color="auto"/>
                <w:left w:val="none" w:sz="0" w:space="0" w:color="auto"/>
                <w:bottom w:val="none" w:sz="0" w:space="0" w:color="auto"/>
                <w:right w:val="none" w:sz="0" w:space="0" w:color="auto"/>
              </w:divBdr>
            </w:div>
            <w:div w:id="863252645">
              <w:marLeft w:val="0"/>
              <w:marRight w:val="0"/>
              <w:marTop w:val="0"/>
              <w:marBottom w:val="0"/>
              <w:divBdr>
                <w:top w:val="none" w:sz="0" w:space="0" w:color="auto"/>
                <w:left w:val="none" w:sz="0" w:space="0" w:color="auto"/>
                <w:bottom w:val="none" w:sz="0" w:space="0" w:color="auto"/>
                <w:right w:val="none" w:sz="0" w:space="0" w:color="auto"/>
              </w:divBdr>
            </w:div>
            <w:div w:id="899831513">
              <w:marLeft w:val="0"/>
              <w:marRight w:val="0"/>
              <w:marTop w:val="0"/>
              <w:marBottom w:val="0"/>
              <w:divBdr>
                <w:top w:val="none" w:sz="0" w:space="0" w:color="auto"/>
                <w:left w:val="none" w:sz="0" w:space="0" w:color="auto"/>
                <w:bottom w:val="none" w:sz="0" w:space="0" w:color="auto"/>
                <w:right w:val="none" w:sz="0" w:space="0" w:color="auto"/>
              </w:divBdr>
            </w:div>
            <w:div w:id="1043212789">
              <w:marLeft w:val="0"/>
              <w:marRight w:val="0"/>
              <w:marTop w:val="0"/>
              <w:marBottom w:val="0"/>
              <w:divBdr>
                <w:top w:val="none" w:sz="0" w:space="0" w:color="auto"/>
                <w:left w:val="none" w:sz="0" w:space="0" w:color="auto"/>
                <w:bottom w:val="none" w:sz="0" w:space="0" w:color="auto"/>
                <w:right w:val="none" w:sz="0" w:space="0" w:color="auto"/>
              </w:divBdr>
            </w:div>
            <w:div w:id="1115834616">
              <w:marLeft w:val="0"/>
              <w:marRight w:val="0"/>
              <w:marTop w:val="0"/>
              <w:marBottom w:val="0"/>
              <w:divBdr>
                <w:top w:val="none" w:sz="0" w:space="0" w:color="auto"/>
                <w:left w:val="none" w:sz="0" w:space="0" w:color="auto"/>
                <w:bottom w:val="none" w:sz="0" w:space="0" w:color="auto"/>
                <w:right w:val="none" w:sz="0" w:space="0" w:color="auto"/>
              </w:divBdr>
            </w:div>
            <w:div w:id="1201090295">
              <w:marLeft w:val="0"/>
              <w:marRight w:val="0"/>
              <w:marTop w:val="0"/>
              <w:marBottom w:val="0"/>
              <w:divBdr>
                <w:top w:val="none" w:sz="0" w:space="0" w:color="auto"/>
                <w:left w:val="none" w:sz="0" w:space="0" w:color="auto"/>
                <w:bottom w:val="none" w:sz="0" w:space="0" w:color="auto"/>
                <w:right w:val="none" w:sz="0" w:space="0" w:color="auto"/>
              </w:divBdr>
            </w:div>
            <w:div w:id="1270699519">
              <w:marLeft w:val="0"/>
              <w:marRight w:val="0"/>
              <w:marTop w:val="0"/>
              <w:marBottom w:val="0"/>
              <w:divBdr>
                <w:top w:val="none" w:sz="0" w:space="0" w:color="auto"/>
                <w:left w:val="none" w:sz="0" w:space="0" w:color="auto"/>
                <w:bottom w:val="none" w:sz="0" w:space="0" w:color="auto"/>
                <w:right w:val="none" w:sz="0" w:space="0" w:color="auto"/>
              </w:divBdr>
            </w:div>
            <w:div w:id="1519152485">
              <w:marLeft w:val="0"/>
              <w:marRight w:val="0"/>
              <w:marTop w:val="0"/>
              <w:marBottom w:val="0"/>
              <w:divBdr>
                <w:top w:val="none" w:sz="0" w:space="0" w:color="auto"/>
                <w:left w:val="none" w:sz="0" w:space="0" w:color="auto"/>
                <w:bottom w:val="none" w:sz="0" w:space="0" w:color="auto"/>
                <w:right w:val="none" w:sz="0" w:space="0" w:color="auto"/>
              </w:divBdr>
            </w:div>
            <w:div w:id="1972009833">
              <w:marLeft w:val="0"/>
              <w:marRight w:val="0"/>
              <w:marTop w:val="0"/>
              <w:marBottom w:val="0"/>
              <w:divBdr>
                <w:top w:val="none" w:sz="0" w:space="0" w:color="auto"/>
                <w:left w:val="none" w:sz="0" w:space="0" w:color="auto"/>
                <w:bottom w:val="none" w:sz="0" w:space="0" w:color="auto"/>
                <w:right w:val="none" w:sz="0" w:space="0" w:color="auto"/>
              </w:divBdr>
            </w:div>
            <w:div w:id="209427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43736">
      <w:bodyDiv w:val="1"/>
      <w:marLeft w:val="0"/>
      <w:marRight w:val="0"/>
      <w:marTop w:val="0"/>
      <w:marBottom w:val="0"/>
      <w:divBdr>
        <w:top w:val="none" w:sz="0" w:space="0" w:color="auto"/>
        <w:left w:val="none" w:sz="0" w:space="0" w:color="auto"/>
        <w:bottom w:val="none" w:sz="0" w:space="0" w:color="auto"/>
        <w:right w:val="none" w:sz="0" w:space="0" w:color="auto"/>
      </w:divBdr>
    </w:div>
    <w:div w:id="1067806577">
      <w:bodyDiv w:val="1"/>
      <w:marLeft w:val="0"/>
      <w:marRight w:val="0"/>
      <w:marTop w:val="0"/>
      <w:marBottom w:val="0"/>
      <w:divBdr>
        <w:top w:val="none" w:sz="0" w:space="0" w:color="auto"/>
        <w:left w:val="none" w:sz="0" w:space="0" w:color="auto"/>
        <w:bottom w:val="none" w:sz="0" w:space="0" w:color="auto"/>
        <w:right w:val="none" w:sz="0" w:space="0" w:color="auto"/>
      </w:divBdr>
      <w:divsChild>
        <w:div w:id="859664944">
          <w:marLeft w:val="0"/>
          <w:marRight w:val="0"/>
          <w:marTop w:val="0"/>
          <w:marBottom w:val="0"/>
          <w:divBdr>
            <w:top w:val="none" w:sz="0" w:space="0" w:color="auto"/>
            <w:left w:val="none" w:sz="0" w:space="0" w:color="auto"/>
            <w:bottom w:val="none" w:sz="0" w:space="0" w:color="auto"/>
            <w:right w:val="none" w:sz="0" w:space="0" w:color="auto"/>
          </w:divBdr>
          <w:divsChild>
            <w:div w:id="70351433">
              <w:marLeft w:val="0"/>
              <w:marRight w:val="0"/>
              <w:marTop w:val="0"/>
              <w:marBottom w:val="0"/>
              <w:divBdr>
                <w:top w:val="none" w:sz="0" w:space="0" w:color="auto"/>
                <w:left w:val="none" w:sz="0" w:space="0" w:color="auto"/>
                <w:bottom w:val="none" w:sz="0" w:space="0" w:color="auto"/>
                <w:right w:val="none" w:sz="0" w:space="0" w:color="auto"/>
              </w:divBdr>
            </w:div>
            <w:div w:id="111096004">
              <w:marLeft w:val="0"/>
              <w:marRight w:val="0"/>
              <w:marTop w:val="0"/>
              <w:marBottom w:val="0"/>
              <w:divBdr>
                <w:top w:val="none" w:sz="0" w:space="0" w:color="auto"/>
                <w:left w:val="none" w:sz="0" w:space="0" w:color="auto"/>
                <w:bottom w:val="none" w:sz="0" w:space="0" w:color="auto"/>
                <w:right w:val="none" w:sz="0" w:space="0" w:color="auto"/>
              </w:divBdr>
            </w:div>
            <w:div w:id="202520146">
              <w:marLeft w:val="0"/>
              <w:marRight w:val="0"/>
              <w:marTop w:val="0"/>
              <w:marBottom w:val="0"/>
              <w:divBdr>
                <w:top w:val="none" w:sz="0" w:space="0" w:color="auto"/>
                <w:left w:val="none" w:sz="0" w:space="0" w:color="auto"/>
                <w:bottom w:val="none" w:sz="0" w:space="0" w:color="auto"/>
                <w:right w:val="none" w:sz="0" w:space="0" w:color="auto"/>
              </w:divBdr>
            </w:div>
            <w:div w:id="210770497">
              <w:marLeft w:val="0"/>
              <w:marRight w:val="0"/>
              <w:marTop w:val="0"/>
              <w:marBottom w:val="0"/>
              <w:divBdr>
                <w:top w:val="none" w:sz="0" w:space="0" w:color="auto"/>
                <w:left w:val="none" w:sz="0" w:space="0" w:color="auto"/>
                <w:bottom w:val="none" w:sz="0" w:space="0" w:color="auto"/>
                <w:right w:val="none" w:sz="0" w:space="0" w:color="auto"/>
              </w:divBdr>
            </w:div>
            <w:div w:id="230964220">
              <w:marLeft w:val="0"/>
              <w:marRight w:val="0"/>
              <w:marTop w:val="0"/>
              <w:marBottom w:val="0"/>
              <w:divBdr>
                <w:top w:val="none" w:sz="0" w:space="0" w:color="auto"/>
                <w:left w:val="none" w:sz="0" w:space="0" w:color="auto"/>
                <w:bottom w:val="none" w:sz="0" w:space="0" w:color="auto"/>
                <w:right w:val="none" w:sz="0" w:space="0" w:color="auto"/>
              </w:divBdr>
            </w:div>
            <w:div w:id="232591446">
              <w:marLeft w:val="0"/>
              <w:marRight w:val="0"/>
              <w:marTop w:val="0"/>
              <w:marBottom w:val="0"/>
              <w:divBdr>
                <w:top w:val="none" w:sz="0" w:space="0" w:color="auto"/>
                <w:left w:val="none" w:sz="0" w:space="0" w:color="auto"/>
                <w:bottom w:val="none" w:sz="0" w:space="0" w:color="auto"/>
                <w:right w:val="none" w:sz="0" w:space="0" w:color="auto"/>
              </w:divBdr>
            </w:div>
            <w:div w:id="441346769">
              <w:marLeft w:val="0"/>
              <w:marRight w:val="0"/>
              <w:marTop w:val="0"/>
              <w:marBottom w:val="0"/>
              <w:divBdr>
                <w:top w:val="none" w:sz="0" w:space="0" w:color="auto"/>
                <w:left w:val="none" w:sz="0" w:space="0" w:color="auto"/>
                <w:bottom w:val="none" w:sz="0" w:space="0" w:color="auto"/>
                <w:right w:val="none" w:sz="0" w:space="0" w:color="auto"/>
              </w:divBdr>
            </w:div>
            <w:div w:id="454250883">
              <w:marLeft w:val="0"/>
              <w:marRight w:val="0"/>
              <w:marTop w:val="0"/>
              <w:marBottom w:val="0"/>
              <w:divBdr>
                <w:top w:val="none" w:sz="0" w:space="0" w:color="auto"/>
                <w:left w:val="none" w:sz="0" w:space="0" w:color="auto"/>
                <w:bottom w:val="none" w:sz="0" w:space="0" w:color="auto"/>
                <w:right w:val="none" w:sz="0" w:space="0" w:color="auto"/>
              </w:divBdr>
            </w:div>
            <w:div w:id="488524526">
              <w:marLeft w:val="0"/>
              <w:marRight w:val="0"/>
              <w:marTop w:val="0"/>
              <w:marBottom w:val="0"/>
              <w:divBdr>
                <w:top w:val="none" w:sz="0" w:space="0" w:color="auto"/>
                <w:left w:val="none" w:sz="0" w:space="0" w:color="auto"/>
                <w:bottom w:val="none" w:sz="0" w:space="0" w:color="auto"/>
                <w:right w:val="none" w:sz="0" w:space="0" w:color="auto"/>
              </w:divBdr>
            </w:div>
            <w:div w:id="516313392">
              <w:marLeft w:val="0"/>
              <w:marRight w:val="0"/>
              <w:marTop w:val="0"/>
              <w:marBottom w:val="0"/>
              <w:divBdr>
                <w:top w:val="none" w:sz="0" w:space="0" w:color="auto"/>
                <w:left w:val="none" w:sz="0" w:space="0" w:color="auto"/>
                <w:bottom w:val="none" w:sz="0" w:space="0" w:color="auto"/>
                <w:right w:val="none" w:sz="0" w:space="0" w:color="auto"/>
              </w:divBdr>
            </w:div>
            <w:div w:id="606425243">
              <w:marLeft w:val="0"/>
              <w:marRight w:val="0"/>
              <w:marTop w:val="0"/>
              <w:marBottom w:val="0"/>
              <w:divBdr>
                <w:top w:val="none" w:sz="0" w:space="0" w:color="auto"/>
                <w:left w:val="none" w:sz="0" w:space="0" w:color="auto"/>
                <w:bottom w:val="none" w:sz="0" w:space="0" w:color="auto"/>
                <w:right w:val="none" w:sz="0" w:space="0" w:color="auto"/>
              </w:divBdr>
            </w:div>
            <w:div w:id="649286267">
              <w:marLeft w:val="0"/>
              <w:marRight w:val="0"/>
              <w:marTop w:val="0"/>
              <w:marBottom w:val="0"/>
              <w:divBdr>
                <w:top w:val="none" w:sz="0" w:space="0" w:color="auto"/>
                <w:left w:val="none" w:sz="0" w:space="0" w:color="auto"/>
                <w:bottom w:val="none" w:sz="0" w:space="0" w:color="auto"/>
                <w:right w:val="none" w:sz="0" w:space="0" w:color="auto"/>
              </w:divBdr>
            </w:div>
            <w:div w:id="879055237">
              <w:marLeft w:val="0"/>
              <w:marRight w:val="0"/>
              <w:marTop w:val="0"/>
              <w:marBottom w:val="0"/>
              <w:divBdr>
                <w:top w:val="none" w:sz="0" w:space="0" w:color="auto"/>
                <w:left w:val="none" w:sz="0" w:space="0" w:color="auto"/>
                <w:bottom w:val="none" w:sz="0" w:space="0" w:color="auto"/>
                <w:right w:val="none" w:sz="0" w:space="0" w:color="auto"/>
              </w:divBdr>
            </w:div>
            <w:div w:id="928269470">
              <w:marLeft w:val="0"/>
              <w:marRight w:val="0"/>
              <w:marTop w:val="0"/>
              <w:marBottom w:val="0"/>
              <w:divBdr>
                <w:top w:val="none" w:sz="0" w:space="0" w:color="auto"/>
                <w:left w:val="none" w:sz="0" w:space="0" w:color="auto"/>
                <w:bottom w:val="none" w:sz="0" w:space="0" w:color="auto"/>
                <w:right w:val="none" w:sz="0" w:space="0" w:color="auto"/>
              </w:divBdr>
            </w:div>
            <w:div w:id="1004668319">
              <w:marLeft w:val="0"/>
              <w:marRight w:val="0"/>
              <w:marTop w:val="0"/>
              <w:marBottom w:val="0"/>
              <w:divBdr>
                <w:top w:val="none" w:sz="0" w:space="0" w:color="auto"/>
                <w:left w:val="none" w:sz="0" w:space="0" w:color="auto"/>
                <w:bottom w:val="none" w:sz="0" w:space="0" w:color="auto"/>
                <w:right w:val="none" w:sz="0" w:space="0" w:color="auto"/>
              </w:divBdr>
            </w:div>
            <w:div w:id="1059551672">
              <w:marLeft w:val="0"/>
              <w:marRight w:val="0"/>
              <w:marTop w:val="0"/>
              <w:marBottom w:val="0"/>
              <w:divBdr>
                <w:top w:val="none" w:sz="0" w:space="0" w:color="auto"/>
                <w:left w:val="none" w:sz="0" w:space="0" w:color="auto"/>
                <w:bottom w:val="none" w:sz="0" w:space="0" w:color="auto"/>
                <w:right w:val="none" w:sz="0" w:space="0" w:color="auto"/>
              </w:divBdr>
            </w:div>
            <w:div w:id="1067654784">
              <w:marLeft w:val="0"/>
              <w:marRight w:val="0"/>
              <w:marTop w:val="0"/>
              <w:marBottom w:val="0"/>
              <w:divBdr>
                <w:top w:val="none" w:sz="0" w:space="0" w:color="auto"/>
                <w:left w:val="none" w:sz="0" w:space="0" w:color="auto"/>
                <w:bottom w:val="none" w:sz="0" w:space="0" w:color="auto"/>
                <w:right w:val="none" w:sz="0" w:space="0" w:color="auto"/>
              </w:divBdr>
            </w:div>
            <w:div w:id="1084256042">
              <w:marLeft w:val="0"/>
              <w:marRight w:val="0"/>
              <w:marTop w:val="0"/>
              <w:marBottom w:val="0"/>
              <w:divBdr>
                <w:top w:val="none" w:sz="0" w:space="0" w:color="auto"/>
                <w:left w:val="none" w:sz="0" w:space="0" w:color="auto"/>
                <w:bottom w:val="none" w:sz="0" w:space="0" w:color="auto"/>
                <w:right w:val="none" w:sz="0" w:space="0" w:color="auto"/>
              </w:divBdr>
            </w:div>
            <w:div w:id="1212499299">
              <w:marLeft w:val="0"/>
              <w:marRight w:val="0"/>
              <w:marTop w:val="0"/>
              <w:marBottom w:val="0"/>
              <w:divBdr>
                <w:top w:val="none" w:sz="0" w:space="0" w:color="auto"/>
                <w:left w:val="none" w:sz="0" w:space="0" w:color="auto"/>
                <w:bottom w:val="none" w:sz="0" w:space="0" w:color="auto"/>
                <w:right w:val="none" w:sz="0" w:space="0" w:color="auto"/>
              </w:divBdr>
            </w:div>
            <w:div w:id="1368412231">
              <w:marLeft w:val="0"/>
              <w:marRight w:val="0"/>
              <w:marTop w:val="0"/>
              <w:marBottom w:val="0"/>
              <w:divBdr>
                <w:top w:val="none" w:sz="0" w:space="0" w:color="auto"/>
                <w:left w:val="none" w:sz="0" w:space="0" w:color="auto"/>
                <w:bottom w:val="none" w:sz="0" w:space="0" w:color="auto"/>
                <w:right w:val="none" w:sz="0" w:space="0" w:color="auto"/>
              </w:divBdr>
            </w:div>
            <w:div w:id="1403258322">
              <w:marLeft w:val="0"/>
              <w:marRight w:val="0"/>
              <w:marTop w:val="0"/>
              <w:marBottom w:val="0"/>
              <w:divBdr>
                <w:top w:val="none" w:sz="0" w:space="0" w:color="auto"/>
                <w:left w:val="none" w:sz="0" w:space="0" w:color="auto"/>
                <w:bottom w:val="none" w:sz="0" w:space="0" w:color="auto"/>
                <w:right w:val="none" w:sz="0" w:space="0" w:color="auto"/>
              </w:divBdr>
            </w:div>
            <w:div w:id="1473785797">
              <w:marLeft w:val="0"/>
              <w:marRight w:val="0"/>
              <w:marTop w:val="0"/>
              <w:marBottom w:val="0"/>
              <w:divBdr>
                <w:top w:val="none" w:sz="0" w:space="0" w:color="auto"/>
                <w:left w:val="none" w:sz="0" w:space="0" w:color="auto"/>
                <w:bottom w:val="none" w:sz="0" w:space="0" w:color="auto"/>
                <w:right w:val="none" w:sz="0" w:space="0" w:color="auto"/>
              </w:divBdr>
            </w:div>
            <w:div w:id="1491168921">
              <w:marLeft w:val="0"/>
              <w:marRight w:val="0"/>
              <w:marTop w:val="0"/>
              <w:marBottom w:val="0"/>
              <w:divBdr>
                <w:top w:val="none" w:sz="0" w:space="0" w:color="auto"/>
                <w:left w:val="none" w:sz="0" w:space="0" w:color="auto"/>
                <w:bottom w:val="none" w:sz="0" w:space="0" w:color="auto"/>
                <w:right w:val="none" w:sz="0" w:space="0" w:color="auto"/>
              </w:divBdr>
            </w:div>
            <w:div w:id="1664695477">
              <w:marLeft w:val="0"/>
              <w:marRight w:val="0"/>
              <w:marTop w:val="0"/>
              <w:marBottom w:val="0"/>
              <w:divBdr>
                <w:top w:val="none" w:sz="0" w:space="0" w:color="auto"/>
                <w:left w:val="none" w:sz="0" w:space="0" w:color="auto"/>
                <w:bottom w:val="none" w:sz="0" w:space="0" w:color="auto"/>
                <w:right w:val="none" w:sz="0" w:space="0" w:color="auto"/>
              </w:divBdr>
            </w:div>
            <w:div w:id="1730880157">
              <w:marLeft w:val="0"/>
              <w:marRight w:val="0"/>
              <w:marTop w:val="0"/>
              <w:marBottom w:val="0"/>
              <w:divBdr>
                <w:top w:val="none" w:sz="0" w:space="0" w:color="auto"/>
                <w:left w:val="none" w:sz="0" w:space="0" w:color="auto"/>
                <w:bottom w:val="none" w:sz="0" w:space="0" w:color="auto"/>
                <w:right w:val="none" w:sz="0" w:space="0" w:color="auto"/>
              </w:divBdr>
            </w:div>
            <w:div w:id="1771193027">
              <w:marLeft w:val="0"/>
              <w:marRight w:val="0"/>
              <w:marTop w:val="0"/>
              <w:marBottom w:val="0"/>
              <w:divBdr>
                <w:top w:val="none" w:sz="0" w:space="0" w:color="auto"/>
                <w:left w:val="none" w:sz="0" w:space="0" w:color="auto"/>
                <w:bottom w:val="none" w:sz="0" w:space="0" w:color="auto"/>
                <w:right w:val="none" w:sz="0" w:space="0" w:color="auto"/>
              </w:divBdr>
            </w:div>
            <w:div w:id="1851018486">
              <w:marLeft w:val="0"/>
              <w:marRight w:val="0"/>
              <w:marTop w:val="0"/>
              <w:marBottom w:val="0"/>
              <w:divBdr>
                <w:top w:val="none" w:sz="0" w:space="0" w:color="auto"/>
                <w:left w:val="none" w:sz="0" w:space="0" w:color="auto"/>
                <w:bottom w:val="none" w:sz="0" w:space="0" w:color="auto"/>
                <w:right w:val="none" w:sz="0" w:space="0" w:color="auto"/>
              </w:divBdr>
            </w:div>
            <w:div w:id="1856529548">
              <w:marLeft w:val="0"/>
              <w:marRight w:val="0"/>
              <w:marTop w:val="0"/>
              <w:marBottom w:val="0"/>
              <w:divBdr>
                <w:top w:val="none" w:sz="0" w:space="0" w:color="auto"/>
                <w:left w:val="none" w:sz="0" w:space="0" w:color="auto"/>
                <w:bottom w:val="none" w:sz="0" w:space="0" w:color="auto"/>
                <w:right w:val="none" w:sz="0" w:space="0" w:color="auto"/>
              </w:divBdr>
            </w:div>
            <w:div w:id="1867013802">
              <w:marLeft w:val="0"/>
              <w:marRight w:val="0"/>
              <w:marTop w:val="0"/>
              <w:marBottom w:val="0"/>
              <w:divBdr>
                <w:top w:val="none" w:sz="0" w:space="0" w:color="auto"/>
                <w:left w:val="none" w:sz="0" w:space="0" w:color="auto"/>
                <w:bottom w:val="none" w:sz="0" w:space="0" w:color="auto"/>
                <w:right w:val="none" w:sz="0" w:space="0" w:color="auto"/>
              </w:divBdr>
            </w:div>
            <w:div w:id="1922567697">
              <w:marLeft w:val="0"/>
              <w:marRight w:val="0"/>
              <w:marTop w:val="0"/>
              <w:marBottom w:val="0"/>
              <w:divBdr>
                <w:top w:val="none" w:sz="0" w:space="0" w:color="auto"/>
                <w:left w:val="none" w:sz="0" w:space="0" w:color="auto"/>
                <w:bottom w:val="none" w:sz="0" w:space="0" w:color="auto"/>
                <w:right w:val="none" w:sz="0" w:space="0" w:color="auto"/>
              </w:divBdr>
            </w:div>
            <w:div w:id="1975328259">
              <w:marLeft w:val="0"/>
              <w:marRight w:val="0"/>
              <w:marTop w:val="0"/>
              <w:marBottom w:val="0"/>
              <w:divBdr>
                <w:top w:val="none" w:sz="0" w:space="0" w:color="auto"/>
                <w:left w:val="none" w:sz="0" w:space="0" w:color="auto"/>
                <w:bottom w:val="none" w:sz="0" w:space="0" w:color="auto"/>
                <w:right w:val="none" w:sz="0" w:space="0" w:color="auto"/>
              </w:divBdr>
            </w:div>
            <w:div w:id="2087219995">
              <w:marLeft w:val="0"/>
              <w:marRight w:val="0"/>
              <w:marTop w:val="0"/>
              <w:marBottom w:val="0"/>
              <w:divBdr>
                <w:top w:val="none" w:sz="0" w:space="0" w:color="auto"/>
                <w:left w:val="none" w:sz="0" w:space="0" w:color="auto"/>
                <w:bottom w:val="none" w:sz="0" w:space="0" w:color="auto"/>
                <w:right w:val="none" w:sz="0" w:space="0" w:color="auto"/>
              </w:divBdr>
            </w:div>
            <w:div w:id="213216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58010">
      <w:bodyDiv w:val="1"/>
      <w:marLeft w:val="0"/>
      <w:marRight w:val="0"/>
      <w:marTop w:val="0"/>
      <w:marBottom w:val="0"/>
      <w:divBdr>
        <w:top w:val="none" w:sz="0" w:space="0" w:color="auto"/>
        <w:left w:val="none" w:sz="0" w:space="0" w:color="auto"/>
        <w:bottom w:val="none" w:sz="0" w:space="0" w:color="auto"/>
        <w:right w:val="none" w:sz="0" w:space="0" w:color="auto"/>
      </w:divBdr>
    </w:div>
    <w:div w:id="1076316456">
      <w:bodyDiv w:val="1"/>
      <w:marLeft w:val="0"/>
      <w:marRight w:val="0"/>
      <w:marTop w:val="0"/>
      <w:marBottom w:val="0"/>
      <w:divBdr>
        <w:top w:val="none" w:sz="0" w:space="0" w:color="auto"/>
        <w:left w:val="none" w:sz="0" w:space="0" w:color="auto"/>
        <w:bottom w:val="none" w:sz="0" w:space="0" w:color="auto"/>
        <w:right w:val="none" w:sz="0" w:space="0" w:color="auto"/>
      </w:divBdr>
      <w:divsChild>
        <w:div w:id="938566161">
          <w:marLeft w:val="0"/>
          <w:marRight w:val="0"/>
          <w:marTop w:val="0"/>
          <w:marBottom w:val="0"/>
          <w:divBdr>
            <w:top w:val="none" w:sz="0" w:space="0" w:color="auto"/>
            <w:left w:val="none" w:sz="0" w:space="0" w:color="auto"/>
            <w:bottom w:val="none" w:sz="0" w:space="0" w:color="auto"/>
            <w:right w:val="none" w:sz="0" w:space="0" w:color="auto"/>
          </w:divBdr>
          <w:divsChild>
            <w:div w:id="52461509">
              <w:marLeft w:val="0"/>
              <w:marRight w:val="0"/>
              <w:marTop w:val="0"/>
              <w:marBottom w:val="0"/>
              <w:divBdr>
                <w:top w:val="none" w:sz="0" w:space="0" w:color="auto"/>
                <w:left w:val="none" w:sz="0" w:space="0" w:color="auto"/>
                <w:bottom w:val="none" w:sz="0" w:space="0" w:color="auto"/>
                <w:right w:val="none" w:sz="0" w:space="0" w:color="auto"/>
              </w:divBdr>
            </w:div>
            <w:div w:id="210503464">
              <w:marLeft w:val="0"/>
              <w:marRight w:val="0"/>
              <w:marTop w:val="0"/>
              <w:marBottom w:val="0"/>
              <w:divBdr>
                <w:top w:val="none" w:sz="0" w:space="0" w:color="auto"/>
                <w:left w:val="none" w:sz="0" w:space="0" w:color="auto"/>
                <w:bottom w:val="none" w:sz="0" w:space="0" w:color="auto"/>
                <w:right w:val="none" w:sz="0" w:space="0" w:color="auto"/>
              </w:divBdr>
            </w:div>
            <w:div w:id="693455899">
              <w:marLeft w:val="0"/>
              <w:marRight w:val="0"/>
              <w:marTop w:val="0"/>
              <w:marBottom w:val="0"/>
              <w:divBdr>
                <w:top w:val="none" w:sz="0" w:space="0" w:color="auto"/>
                <w:left w:val="none" w:sz="0" w:space="0" w:color="auto"/>
                <w:bottom w:val="none" w:sz="0" w:space="0" w:color="auto"/>
                <w:right w:val="none" w:sz="0" w:space="0" w:color="auto"/>
              </w:divBdr>
            </w:div>
            <w:div w:id="927614961">
              <w:marLeft w:val="0"/>
              <w:marRight w:val="0"/>
              <w:marTop w:val="0"/>
              <w:marBottom w:val="0"/>
              <w:divBdr>
                <w:top w:val="none" w:sz="0" w:space="0" w:color="auto"/>
                <w:left w:val="none" w:sz="0" w:space="0" w:color="auto"/>
                <w:bottom w:val="none" w:sz="0" w:space="0" w:color="auto"/>
                <w:right w:val="none" w:sz="0" w:space="0" w:color="auto"/>
              </w:divBdr>
            </w:div>
            <w:div w:id="1403719067">
              <w:marLeft w:val="0"/>
              <w:marRight w:val="0"/>
              <w:marTop w:val="0"/>
              <w:marBottom w:val="0"/>
              <w:divBdr>
                <w:top w:val="none" w:sz="0" w:space="0" w:color="auto"/>
                <w:left w:val="none" w:sz="0" w:space="0" w:color="auto"/>
                <w:bottom w:val="none" w:sz="0" w:space="0" w:color="auto"/>
                <w:right w:val="none" w:sz="0" w:space="0" w:color="auto"/>
              </w:divBdr>
            </w:div>
            <w:div w:id="183094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671089">
      <w:bodyDiv w:val="1"/>
      <w:marLeft w:val="0"/>
      <w:marRight w:val="0"/>
      <w:marTop w:val="0"/>
      <w:marBottom w:val="0"/>
      <w:divBdr>
        <w:top w:val="none" w:sz="0" w:space="0" w:color="auto"/>
        <w:left w:val="none" w:sz="0" w:space="0" w:color="auto"/>
        <w:bottom w:val="none" w:sz="0" w:space="0" w:color="auto"/>
        <w:right w:val="none" w:sz="0" w:space="0" w:color="auto"/>
      </w:divBdr>
      <w:divsChild>
        <w:div w:id="1354922568">
          <w:marLeft w:val="0"/>
          <w:marRight w:val="0"/>
          <w:marTop w:val="0"/>
          <w:marBottom w:val="0"/>
          <w:divBdr>
            <w:top w:val="none" w:sz="0" w:space="0" w:color="auto"/>
            <w:left w:val="none" w:sz="0" w:space="0" w:color="auto"/>
            <w:bottom w:val="none" w:sz="0" w:space="0" w:color="auto"/>
            <w:right w:val="none" w:sz="0" w:space="0" w:color="auto"/>
          </w:divBdr>
          <w:divsChild>
            <w:div w:id="221447949">
              <w:marLeft w:val="0"/>
              <w:marRight w:val="0"/>
              <w:marTop w:val="0"/>
              <w:marBottom w:val="0"/>
              <w:divBdr>
                <w:top w:val="none" w:sz="0" w:space="0" w:color="auto"/>
                <w:left w:val="none" w:sz="0" w:space="0" w:color="auto"/>
                <w:bottom w:val="none" w:sz="0" w:space="0" w:color="auto"/>
                <w:right w:val="none" w:sz="0" w:space="0" w:color="auto"/>
              </w:divBdr>
            </w:div>
            <w:div w:id="231431747">
              <w:marLeft w:val="0"/>
              <w:marRight w:val="0"/>
              <w:marTop w:val="0"/>
              <w:marBottom w:val="0"/>
              <w:divBdr>
                <w:top w:val="none" w:sz="0" w:space="0" w:color="auto"/>
                <w:left w:val="none" w:sz="0" w:space="0" w:color="auto"/>
                <w:bottom w:val="none" w:sz="0" w:space="0" w:color="auto"/>
                <w:right w:val="none" w:sz="0" w:space="0" w:color="auto"/>
              </w:divBdr>
            </w:div>
            <w:div w:id="328220697">
              <w:marLeft w:val="0"/>
              <w:marRight w:val="0"/>
              <w:marTop w:val="0"/>
              <w:marBottom w:val="0"/>
              <w:divBdr>
                <w:top w:val="none" w:sz="0" w:space="0" w:color="auto"/>
                <w:left w:val="none" w:sz="0" w:space="0" w:color="auto"/>
                <w:bottom w:val="none" w:sz="0" w:space="0" w:color="auto"/>
                <w:right w:val="none" w:sz="0" w:space="0" w:color="auto"/>
              </w:divBdr>
            </w:div>
            <w:div w:id="535854306">
              <w:marLeft w:val="0"/>
              <w:marRight w:val="0"/>
              <w:marTop w:val="0"/>
              <w:marBottom w:val="0"/>
              <w:divBdr>
                <w:top w:val="none" w:sz="0" w:space="0" w:color="auto"/>
                <w:left w:val="none" w:sz="0" w:space="0" w:color="auto"/>
                <w:bottom w:val="none" w:sz="0" w:space="0" w:color="auto"/>
                <w:right w:val="none" w:sz="0" w:space="0" w:color="auto"/>
              </w:divBdr>
            </w:div>
            <w:div w:id="70451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22586">
      <w:bodyDiv w:val="1"/>
      <w:marLeft w:val="0"/>
      <w:marRight w:val="0"/>
      <w:marTop w:val="0"/>
      <w:marBottom w:val="0"/>
      <w:divBdr>
        <w:top w:val="none" w:sz="0" w:space="0" w:color="auto"/>
        <w:left w:val="none" w:sz="0" w:space="0" w:color="auto"/>
        <w:bottom w:val="none" w:sz="0" w:space="0" w:color="auto"/>
        <w:right w:val="none" w:sz="0" w:space="0" w:color="auto"/>
      </w:divBdr>
      <w:divsChild>
        <w:div w:id="1469588010">
          <w:marLeft w:val="0"/>
          <w:marRight w:val="0"/>
          <w:marTop w:val="0"/>
          <w:marBottom w:val="0"/>
          <w:divBdr>
            <w:top w:val="none" w:sz="0" w:space="0" w:color="auto"/>
            <w:left w:val="none" w:sz="0" w:space="0" w:color="auto"/>
            <w:bottom w:val="none" w:sz="0" w:space="0" w:color="auto"/>
            <w:right w:val="none" w:sz="0" w:space="0" w:color="auto"/>
          </w:divBdr>
          <w:divsChild>
            <w:div w:id="39327753">
              <w:marLeft w:val="0"/>
              <w:marRight w:val="0"/>
              <w:marTop w:val="0"/>
              <w:marBottom w:val="0"/>
              <w:divBdr>
                <w:top w:val="none" w:sz="0" w:space="0" w:color="auto"/>
                <w:left w:val="none" w:sz="0" w:space="0" w:color="auto"/>
                <w:bottom w:val="none" w:sz="0" w:space="0" w:color="auto"/>
                <w:right w:val="none" w:sz="0" w:space="0" w:color="auto"/>
              </w:divBdr>
            </w:div>
            <w:div w:id="48655214">
              <w:marLeft w:val="0"/>
              <w:marRight w:val="0"/>
              <w:marTop w:val="0"/>
              <w:marBottom w:val="0"/>
              <w:divBdr>
                <w:top w:val="none" w:sz="0" w:space="0" w:color="auto"/>
                <w:left w:val="none" w:sz="0" w:space="0" w:color="auto"/>
                <w:bottom w:val="none" w:sz="0" w:space="0" w:color="auto"/>
                <w:right w:val="none" w:sz="0" w:space="0" w:color="auto"/>
              </w:divBdr>
            </w:div>
            <w:div w:id="609816862">
              <w:marLeft w:val="0"/>
              <w:marRight w:val="0"/>
              <w:marTop w:val="0"/>
              <w:marBottom w:val="0"/>
              <w:divBdr>
                <w:top w:val="none" w:sz="0" w:space="0" w:color="auto"/>
                <w:left w:val="none" w:sz="0" w:space="0" w:color="auto"/>
                <w:bottom w:val="none" w:sz="0" w:space="0" w:color="auto"/>
                <w:right w:val="none" w:sz="0" w:space="0" w:color="auto"/>
              </w:divBdr>
            </w:div>
            <w:div w:id="681013110">
              <w:marLeft w:val="0"/>
              <w:marRight w:val="0"/>
              <w:marTop w:val="0"/>
              <w:marBottom w:val="0"/>
              <w:divBdr>
                <w:top w:val="none" w:sz="0" w:space="0" w:color="auto"/>
                <w:left w:val="none" w:sz="0" w:space="0" w:color="auto"/>
                <w:bottom w:val="none" w:sz="0" w:space="0" w:color="auto"/>
                <w:right w:val="none" w:sz="0" w:space="0" w:color="auto"/>
              </w:divBdr>
            </w:div>
            <w:div w:id="702630951">
              <w:marLeft w:val="0"/>
              <w:marRight w:val="0"/>
              <w:marTop w:val="0"/>
              <w:marBottom w:val="0"/>
              <w:divBdr>
                <w:top w:val="none" w:sz="0" w:space="0" w:color="auto"/>
                <w:left w:val="none" w:sz="0" w:space="0" w:color="auto"/>
                <w:bottom w:val="none" w:sz="0" w:space="0" w:color="auto"/>
                <w:right w:val="none" w:sz="0" w:space="0" w:color="auto"/>
              </w:divBdr>
            </w:div>
            <w:div w:id="1208222996">
              <w:marLeft w:val="0"/>
              <w:marRight w:val="0"/>
              <w:marTop w:val="0"/>
              <w:marBottom w:val="0"/>
              <w:divBdr>
                <w:top w:val="none" w:sz="0" w:space="0" w:color="auto"/>
                <w:left w:val="none" w:sz="0" w:space="0" w:color="auto"/>
                <w:bottom w:val="none" w:sz="0" w:space="0" w:color="auto"/>
                <w:right w:val="none" w:sz="0" w:space="0" w:color="auto"/>
              </w:divBdr>
            </w:div>
            <w:div w:id="190926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299246">
      <w:bodyDiv w:val="1"/>
      <w:marLeft w:val="0"/>
      <w:marRight w:val="0"/>
      <w:marTop w:val="0"/>
      <w:marBottom w:val="0"/>
      <w:divBdr>
        <w:top w:val="none" w:sz="0" w:space="0" w:color="auto"/>
        <w:left w:val="none" w:sz="0" w:space="0" w:color="auto"/>
        <w:bottom w:val="none" w:sz="0" w:space="0" w:color="auto"/>
        <w:right w:val="none" w:sz="0" w:space="0" w:color="auto"/>
      </w:divBdr>
      <w:divsChild>
        <w:div w:id="1107774147">
          <w:marLeft w:val="0"/>
          <w:marRight w:val="0"/>
          <w:marTop w:val="0"/>
          <w:marBottom w:val="0"/>
          <w:divBdr>
            <w:top w:val="none" w:sz="0" w:space="0" w:color="auto"/>
            <w:left w:val="none" w:sz="0" w:space="0" w:color="auto"/>
            <w:bottom w:val="none" w:sz="0" w:space="0" w:color="auto"/>
            <w:right w:val="none" w:sz="0" w:space="0" w:color="auto"/>
          </w:divBdr>
          <w:divsChild>
            <w:div w:id="42023566">
              <w:marLeft w:val="0"/>
              <w:marRight w:val="0"/>
              <w:marTop w:val="0"/>
              <w:marBottom w:val="0"/>
              <w:divBdr>
                <w:top w:val="none" w:sz="0" w:space="0" w:color="auto"/>
                <w:left w:val="none" w:sz="0" w:space="0" w:color="auto"/>
                <w:bottom w:val="none" w:sz="0" w:space="0" w:color="auto"/>
                <w:right w:val="none" w:sz="0" w:space="0" w:color="auto"/>
              </w:divBdr>
            </w:div>
            <w:div w:id="62802398">
              <w:marLeft w:val="0"/>
              <w:marRight w:val="0"/>
              <w:marTop w:val="0"/>
              <w:marBottom w:val="0"/>
              <w:divBdr>
                <w:top w:val="none" w:sz="0" w:space="0" w:color="auto"/>
                <w:left w:val="none" w:sz="0" w:space="0" w:color="auto"/>
                <w:bottom w:val="none" w:sz="0" w:space="0" w:color="auto"/>
                <w:right w:val="none" w:sz="0" w:space="0" w:color="auto"/>
              </w:divBdr>
            </w:div>
            <w:div w:id="251015019">
              <w:marLeft w:val="0"/>
              <w:marRight w:val="0"/>
              <w:marTop w:val="0"/>
              <w:marBottom w:val="0"/>
              <w:divBdr>
                <w:top w:val="none" w:sz="0" w:space="0" w:color="auto"/>
                <w:left w:val="none" w:sz="0" w:space="0" w:color="auto"/>
                <w:bottom w:val="none" w:sz="0" w:space="0" w:color="auto"/>
                <w:right w:val="none" w:sz="0" w:space="0" w:color="auto"/>
              </w:divBdr>
            </w:div>
            <w:div w:id="327560876">
              <w:marLeft w:val="0"/>
              <w:marRight w:val="0"/>
              <w:marTop w:val="0"/>
              <w:marBottom w:val="0"/>
              <w:divBdr>
                <w:top w:val="none" w:sz="0" w:space="0" w:color="auto"/>
                <w:left w:val="none" w:sz="0" w:space="0" w:color="auto"/>
                <w:bottom w:val="none" w:sz="0" w:space="0" w:color="auto"/>
                <w:right w:val="none" w:sz="0" w:space="0" w:color="auto"/>
              </w:divBdr>
            </w:div>
            <w:div w:id="373426896">
              <w:marLeft w:val="0"/>
              <w:marRight w:val="0"/>
              <w:marTop w:val="0"/>
              <w:marBottom w:val="0"/>
              <w:divBdr>
                <w:top w:val="none" w:sz="0" w:space="0" w:color="auto"/>
                <w:left w:val="none" w:sz="0" w:space="0" w:color="auto"/>
                <w:bottom w:val="none" w:sz="0" w:space="0" w:color="auto"/>
                <w:right w:val="none" w:sz="0" w:space="0" w:color="auto"/>
              </w:divBdr>
            </w:div>
            <w:div w:id="505443789">
              <w:marLeft w:val="0"/>
              <w:marRight w:val="0"/>
              <w:marTop w:val="0"/>
              <w:marBottom w:val="0"/>
              <w:divBdr>
                <w:top w:val="none" w:sz="0" w:space="0" w:color="auto"/>
                <w:left w:val="none" w:sz="0" w:space="0" w:color="auto"/>
                <w:bottom w:val="none" w:sz="0" w:space="0" w:color="auto"/>
                <w:right w:val="none" w:sz="0" w:space="0" w:color="auto"/>
              </w:divBdr>
            </w:div>
            <w:div w:id="506598406">
              <w:marLeft w:val="0"/>
              <w:marRight w:val="0"/>
              <w:marTop w:val="0"/>
              <w:marBottom w:val="0"/>
              <w:divBdr>
                <w:top w:val="none" w:sz="0" w:space="0" w:color="auto"/>
                <w:left w:val="none" w:sz="0" w:space="0" w:color="auto"/>
                <w:bottom w:val="none" w:sz="0" w:space="0" w:color="auto"/>
                <w:right w:val="none" w:sz="0" w:space="0" w:color="auto"/>
              </w:divBdr>
            </w:div>
            <w:div w:id="591473441">
              <w:marLeft w:val="0"/>
              <w:marRight w:val="0"/>
              <w:marTop w:val="0"/>
              <w:marBottom w:val="0"/>
              <w:divBdr>
                <w:top w:val="none" w:sz="0" w:space="0" w:color="auto"/>
                <w:left w:val="none" w:sz="0" w:space="0" w:color="auto"/>
                <w:bottom w:val="none" w:sz="0" w:space="0" w:color="auto"/>
                <w:right w:val="none" w:sz="0" w:space="0" w:color="auto"/>
              </w:divBdr>
            </w:div>
            <w:div w:id="617487130">
              <w:marLeft w:val="0"/>
              <w:marRight w:val="0"/>
              <w:marTop w:val="0"/>
              <w:marBottom w:val="0"/>
              <w:divBdr>
                <w:top w:val="none" w:sz="0" w:space="0" w:color="auto"/>
                <w:left w:val="none" w:sz="0" w:space="0" w:color="auto"/>
                <w:bottom w:val="none" w:sz="0" w:space="0" w:color="auto"/>
                <w:right w:val="none" w:sz="0" w:space="0" w:color="auto"/>
              </w:divBdr>
            </w:div>
            <w:div w:id="649098439">
              <w:marLeft w:val="0"/>
              <w:marRight w:val="0"/>
              <w:marTop w:val="0"/>
              <w:marBottom w:val="0"/>
              <w:divBdr>
                <w:top w:val="none" w:sz="0" w:space="0" w:color="auto"/>
                <w:left w:val="none" w:sz="0" w:space="0" w:color="auto"/>
                <w:bottom w:val="none" w:sz="0" w:space="0" w:color="auto"/>
                <w:right w:val="none" w:sz="0" w:space="0" w:color="auto"/>
              </w:divBdr>
            </w:div>
            <w:div w:id="656804468">
              <w:marLeft w:val="0"/>
              <w:marRight w:val="0"/>
              <w:marTop w:val="0"/>
              <w:marBottom w:val="0"/>
              <w:divBdr>
                <w:top w:val="none" w:sz="0" w:space="0" w:color="auto"/>
                <w:left w:val="none" w:sz="0" w:space="0" w:color="auto"/>
                <w:bottom w:val="none" w:sz="0" w:space="0" w:color="auto"/>
                <w:right w:val="none" w:sz="0" w:space="0" w:color="auto"/>
              </w:divBdr>
            </w:div>
            <w:div w:id="711733678">
              <w:marLeft w:val="0"/>
              <w:marRight w:val="0"/>
              <w:marTop w:val="0"/>
              <w:marBottom w:val="0"/>
              <w:divBdr>
                <w:top w:val="none" w:sz="0" w:space="0" w:color="auto"/>
                <w:left w:val="none" w:sz="0" w:space="0" w:color="auto"/>
                <w:bottom w:val="none" w:sz="0" w:space="0" w:color="auto"/>
                <w:right w:val="none" w:sz="0" w:space="0" w:color="auto"/>
              </w:divBdr>
            </w:div>
            <w:div w:id="717359486">
              <w:marLeft w:val="0"/>
              <w:marRight w:val="0"/>
              <w:marTop w:val="0"/>
              <w:marBottom w:val="0"/>
              <w:divBdr>
                <w:top w:val="none" w:sz="0" w:space="0" w:color="auto"/>
                <w:left w:val="none" w:sz="0" w:space="0" w:color="auto"/>
                <w:bottom w:val="none" w:sz="0" w:space="0" w:color="auto"/>
                <w:right w:val="none" w:sz="0" w:space="0" w:color="auto"/>
              </w:divBdr>
            </w:div>
            <w:div w:id="921837242">
              <w:marLeft w:val="0"/>
              <w:marRight w:val="0"/>
              <w:marTop w:val="0"/>
              <w:marBottom w:val="0"/>
              <w:divBdr>
                <w:top w:val="none" w:sz="0" w:space="0" w:color="auto"/>
                <w:left w:val="none" w:sz="0" w:space="0" w:color="auto"/>
                <w:bottom w:val="none" w:sz="0" w:space="0" w:color="auto"/>
                <w:right w:val="none" w:sz="0" w:space="0" w:color="auto"/>
              </w:divBdr>
            </w:div>
            <w:div w:id="1147018199">
              <w:marLeft w:val="0"/>
              <w:marRight w:val="0"/>
              <w:marTop w:val="0"/>
              <w:marBottom w:val="0"/>
              <w:divBdr>
                <w:top w:val="none" w:sz="0" w:space="0" w:color="auto"/>
                <w:left w:val="none" w:sz="0" w:space="0" w:color="auto"/>
                <w:bottom w:val="none" w:sz="0" w:space="0" w:color="auto"/>
                <w:right w:val="none" w:sz="0" w:space="0" w:color="auto"/>
              </w:divBdr>
            </w:div>
            <w:div w:id="1184130063">
              <w:marLeft w:val="0"/>
              <w:marRight w:val="0"/>
              <w:marTop w:val="0"/>
              <w:marBottom w:val="0"/>
              <w:divBdr>
                <w:top w:val="none" w:sz="0" w:space="0" w:color="auto"/>
                <w:left w:val="none" w:sz="0" w:space="0" w:color="auto"/>
                <w:bottom w:val="none" w:sz="0" w:space="0" w:color="auto"/>
                <w:right w:val="none" w:sz="0" w:space="0" w:color="auto"/>
              </w:divBdr>
            </w:div>
            <w:div w:id="1228758193">
              <w:marLeft w:val="0"/>
              <w:marRight w:val="0"/>
              <w:marTop w:val="0"/>
              <w:marBottom w:val="0"/>
              <w:divBdr>
                <w:top w:val="none" w:sz="0" w:space="0" w:color="auto"/>
                <w:left w:val="none" w:sz="0" w:space="0" w:color="auto"/>
                <w:bottom w:val="none" w:sz="0" w:space="0" w:color="auto"/>
                <w:right w:val="none" w:sz="0" w:space="0" w:color="auto"/>
              </w:divBdr>
            </w:div>
            <w:div w:id="1229071269">
              <w:marLeft w:val="0"/>
              <w:marRight w:val="0"/>
              <w:marTop w:val="0"/>
              <w:marBottom w:val="0"/>
              <w:divBdr>
                <w:top w:val="none" w:sz="0" w:space="0" w:color="auto"/>
                <w:left w:val="none" w:sz="0" w:space="0" w:color="auto"/>
                <w:bottom w:val="none" w:sz="0" w:space="0" w:color="auto"/>
                <w:right w:val="none" w:sz="0" w:space="0" w:color="auto"/>
              </w:divBdr>
            </w:div>
            <w:div w:id="1233195625">
              <w:marLeft w:val="0"/>
              <w:marRight w:val="0"/>
              <w:marTop w:val="0"/>
              <w:marBottom w:val="0"/>
              <w:divBdr>
                <w:top w:val="none" w:sz="0" w:space="0" w:color="auto"/>
                <w:left w:val="none" w:sz="0" w:space="0" w:color="auto"/>
                <w:bottom w:val="none" w:sz="0" w:space="0" w:color="auto"/>
                <w:right w:val="none" w:sz="0" w:space="0" w:color="auto"/>
              </w:divBdr>
            </w:div>
            <w:div w:id="1234390203">
              <w:marLeft w:val="0"/>
              <w:marRight w:val="0"/>
              <w:marTop w:val="0"/>
              <w:marBottom w:val="0"/>
              <w:divBdr>
                <w:top w:val="none" w:sz="0" w:space="0" w:color="auto"/>
                <w:left w:val="none" w:sz="0" w:space="0" w:color="auto"/>
                <w:bottom w:val="none" w:sz="0" w:space="0" w:color="auto"/>
                <w:right w:val="none" w:sz="0" w:space="0" w:color="auto"/>
              </w:divBdr>
            </w:div>
            <w:div w:id="1357539194">
              <w:marLeft w:val="0"/>
              <w:marRight w:val="0"/>
              <w:marTop w:val="0"/>
              <w:marBottom w:val="0"/>
              <w:divBdr>
                <w:top w:val="none" w:sz="0" w:space="0" w:color="auto"/>
                <w:left w:val="none" w:sz="0" w:space="0" w:color="auto"/>
                <w:bottom w:val="none" w:sz="0" w:space="0" w:color="auto"/>
                <w:right w:val="none" w:sz="0" w:space="0" w:color="auto"/>
              </w:divBdr>
            </w:div>
            <w:div w:id="1391880680">
              <w:marLeft w:val="0"/>
              <w:marRight w:val="0"/>
              <w:marTop w:val="0"/>
              <w:marBottom w:val="0"/>
              <w:divBdr>
                <w:top w:val="none" w:sz="0" w:space="0" w:color="auto"/>
                <w:left w:val="none" w:sz="0" w:space="0" w:color="auto"/>
                <w:bottom w:val="none" w:sz="0" w:space="0" w:color="auto"/>
                <w:right w:val="none" w:sz="0" w:space="0" w:color="auto"/>
              </w:divBdr>
            </w:div>
            <w:div w:id="1427194136">
              <w:marLeft w:val="0"/>
              <w:marRight w:val="0"/>
              <w:marTop w:val="0"/>
              <w:marBottom w:val="0"/>
              <w:divBdr>
                <w:top w:val="none" w:sz="0" w:space="0" w:color="auto"/>
                <w:left w:val="none" w:sz="0" w:space="0" w:color="auto"/>
                <w:bottom w:val="none" w:sz="0" w:space="0" w:color="auto"/>
                <w:right w:val="none" w:sz="0" w:space="0" w:color="auto"/>
              </w:divBdr>
            </w:div>
            <w:div w:id="1454980758">
              <w:marLeft w:val="0"/>
              <w:marRight w:val="0"/>
              <w:marTop w:val="0"/>
              <w:marBottom w:val="0"/>
              <w:divBdr>
                <w:top w:val="none" w:sz="0" w:space="0" w:color="auto"/>
                <w:left w:val="none" w:sz="0" w:space="0" w:color="auto"/>
                <w:bottom w:val="none" w:sz="0" w:space="0" w:color="auto"/>
                <w:right w:val="none" w:sz="0" w:space="0" w:color="auto"/>
              </w:divBdr>
            </w:div>
            <w:div w:id="1514222436">
              <w:marLeft w:val="0"/>
              <w:marRight w:val="0"/>
              <w:marTop w:val="0"/>
              <w:marBottom w:val="0"/>
              <w:divBdr>
                <w:top w:val="none" w:sz="0" w:space="0" w:color="auto"/>
                <w:left w:val="none" w:sz="0" w:space="0" w:color="auto"/>
                <w:bottom w:val="none" w:sz="0" w:space="0" w:color="auto"/>
                <w:right w:val="none" w:sz="0" w:space="0" w:color="auto"/>
              </w:divBdr>
            </w:div>
            <w:div w:id="1552035623">
              <w:marLeft w:val="0"/>
              <w:marRight w:val="0"/>
              <w:marTop w:val="0"/>
              <w:marBottom w:val="0"/>
              <w:divBdr>
                <w:top w:val="none" w:sz="0" w:space="0" w:color="auto"/>
                <w:left w:val="none" w:sz="0" w:space="0" w:color="auto"/>
                <w:bottom w:val="none" w:sz="0" w:space="0" w:color="auto"/>
                <w:right w:val="none" w:sz="0" w:space="0" w:color="auto"/>
              </w:divBdr>
            </w:div>
            <w:div w:id="1683166271">
              <w:marLeft w:val="0"/>
              <w:marRight w:val="0"/>
              <w:marTop w:val="0"/>
              <w:marBottom w:val="0"/>
              <w:divBdr>
                <w:top w:val="none" w:sz="0" w:space="0" w:color="auto"/>
                <w:left w:val="none" w:sz="0" w:space="0" w:color="auto"/>
                <w:bottom w:val="none" w:sz="0" w:space="0" w:color="auto"/>
                <w:right w:val="none" w:sz="0" w:space="0" w:color="auto"/>
              </w:divBdr>
            </w:div>
            <w:div w:id="1794595978">
              <w:marLeft w:val="0"/>
              <w:marRight w:val="0"/>
              <w:marTop w:val="0"/>
              <w:marBottom w:val="0"/>
              <w:divBdr>
                <w:top w:val="none" w:sz="0" w:space="0" w:color="auto"/>
                <w:left w:val="none" w:sz="0" w:space="0" w:color="auto"/>
                <w:bottom w:val="none" w:sz="0" w:space="0" w:color="auto"/>
                <w:right w:val="none" w:sz="0" w:space="0" w:color="auto"/>
              </w:divBdr>
            </w:div>
            <w:div w:id="1923682041">
              <w:marLeft w:val="0"/>
              <w:marRight w:val="0"/>
              <w:marTop w:val="0"/>
              <w:marBottom w:val="0"/>
              <w:divBdr>
                <w:top w:val="none" w:sz="0" w:space="0" w:color="auto"/>
                <w:left w:val="none" w:sz="0" w:space="0" w:color="auto"/>
                <w:bottom w:val="none" w:sz="0" w:space="0" w:color="auto"/>
                <w:right w:val="none" w:sz="0" w:space="0" w:color="auto"/>
              </w:divBdr>
            </w:div>
            <w:div w:id="206367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79053">
      <w:bodyDiv w:val="1"/>
      <w:marLeft w:val="0"/>
      <w:marRight w:val="0"/>
      <w:marTop w:val="0"/>
      <w:marBottom w:val="0"/>
      <w:divBdr>
        <w:top w:val="none" w:sz="0" w:space="0" w:color="auto"/>
        <w:left w:val="none" w:sz="0" w:space="0" w:color="auto"/>
        <w:bottom w:val="none" w:sz="0" w:space="0" w:color="auto"/>
        <w:right w:val="none" w:sz="0" w:space="0" w:color="auto"/>
      </w:divBdr>
      <w:divsChild>
        <w:div w:id="486436486">
          <w:marLeft w:val="0"/>
          <w:marRight w:val="0"/>
          <w:marTop w:val="0"/>
          <w:marBottom w:val="0"/>
          <w:divBdr>
            <w:top w:val="none" w:sz="0" w:space="0" w:color="auto"/>
            <w:left w:val="none" w:sz="0" w:space="0" w:color="auto"/>
            <w:bottom w:val="none" w:sz="0" w:space="0" w:color="auto"/>
            <w:right w:val="none" w:sz="0" w:space="0" w:color="auto"/>
          </w:divBdr>
          <w:divsChild>
            <w:div w:id="264925136">
              <w:marLeft w:val="0"/>
              <w:marRight w:val="0"/>
              <w:marTop w:val="0"/>
              <w:marBottom w:val="0"/>
              <w:divBdr>
                <w:top w:val="none" w:sz="0" w:space="0" w:color="auto"/>
                <w:left w:val="none" w:sz="0" w:space="0" w:color="auto"/>
                <w:bottom w:val="none" w:sz="0" w:space="0" w:color="auto"/>
                <w:right w:val="none" w:sz="0" w:space="0" w:color="auto"/>
              </w:divBdr>
            </w:div>
            <w:div w:id="276984340">
              <w:marLeft w:val="0"/>
              <w:marRight w:val="0"/>
              <w:marTop w:val="0"/>
              <w:marBottom w:val="0"/>
              <w:divBdr>
                <w:top w:val="none" w:sz="0" w:space="0" w:color="auto"/>
                <w:left w:val="none" w:sz="0" w:space="0" w:color="auto"/>
                <w:bottom w:val="none" w:sz="0" w:space="0" w:color="auto"/>
                <w:right w:val="none" w:sz="0" w:space="0" w:color="auto"/>
              </w:divBdr>
            </w:div>
            <w:div w:id="297032927">
              <w:marLeft w:val="0"/>
              <w:marRight w:val="0"/>
              <w:marTop w:val="0"/>
              <w:marBottom w:val="0"/>
              <w:divBdr>
                <w:top w:val="none" w:sz="0" w:space="0" w:color="auto"/>
                <w:left w:val="none" w:sz="0" w:space="0" w:color="auto"/>
                <w:bottom w:val="none" w:sz="0" w:space="0" w:color="auto"/>
                <w:right w:val="none" w:sz="0" w:space="0" w:color="auto"/>
              </w:divBdr>
            </w:div>
            <w:div w:id="486823192">
              <w:marLeft w:val="0"/>
              <w:marRight w:val="0"/>
              <w:marTop w:val="0"/>
              <w:marBottom w:val="0"/>
              <w:divBdr>
                <w:top w:val="none" w:sz="0" w:space="0" w:color="auto"/>
                <w:left w:val="none" w:sz="0" w:space="0" w:color="auto"/>
                <w:bottom w:val="none" w:sz="0" w:space="0" w:color="auto"/>
                <w:right w:val="none" w:sz="0" w:space="0" w:color="auto"/>
              </w:divBdr>
            </w:div>
            <w:div w:id="1133795728">
              <w:marLeft w:val="0"/>
              <w:marRight w:val="0"/>
              <w:marTop w:val="0"/>
              <w:marBottom w:val="0"/>
              <w:divBdr>
                <w:top w:val="none" w:sz="0" w:space="0" w:color="auto"/>
                <w:left w:val="none" w:sz="0" w:space="0" w:color="auto"/>
                <w:bottom w:val="none" w:sz="0" w:space="0" w:color="auto"/>
                <w:right w:val="none" w:sz="0" w:space="0" w:color="auto"/>
              </w:divBdr>
            </w:div>
            <w:div w:id="2016611633">
              <w:marLeft w:val="0"/>
              <w:marRight w:val="0"/>
              <w:marTop w:val="0"/>
              <w:marBottom w:val="0"/>
              <w:divBdr>
                <w:top w:val="none" w:sz="0" w:space="0" w:color="auto"/>
                <w:left w:val="none" w:sz="0" w:space="0" w:color="auto"/>
                <w:bottom w:val="none" w:sz="0" w:space="0" w:color="auto"/>
                <w:right w:val="none" w:sz="0" w:space="0" w:color="auto"/>
              </w:divBdr>
            </w:div>
            <w:div w:id="207955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563376">
      <w:bodyDiv w:val="1"/>
      <w:marLeft w:val="0"/>
      <w:marRight w:val="0"/>
      <w:marTop w:val="0"/>
      <w:marBottom w:val="0"/>
      <w:divBdr>
        <w:top w:val="none" w:sz="0" w:space="0" w:color="auto"/>
        <w:left w:val="none" w:sz="0" w:space="0" w:color="auto"/>
        <w:bottom w:val="none" w:sz="0" w:space="0" w:color="auto"/>
        <w:right w:val="none" w:sz="0" w:space="0" w:color="auto"/>
      </w:divBdr>
      <w:divsChild>
        <w:div w:id="464930305">
          <w:marLeft w:val="0"/>
          <w:marRight w:val="0"/>
          <w:marTop w:val="0"/>
          <w:marBottom w:val="0"/>
          <w:divBdr>
            <w:top w:val="none" w:sz="0" w:space="0" w:color="auto"/>
            <w:left w:val="none" w:sz="0" w:space="0" w:color="auto"/>
            <w:bottom w:val="none" w:sz="0" w:space="0" w:color="auto"/>
            <w:right w:val="none" w:sz="0" w:space="0" w:color="auto"/>
          </w:divBdr>
          <w:divsChild>
            <w:div w:id="103312953">
              <w:marLeft w:val="0"/>
              <w:marRight w:val="0"/>
              <w:marTop w:val="0"/>
              <w:marBottom w:val="0"/>
              <w:divBdr>
                <w:top w:val="none" w:sz="0" w:space="0" w:color="auto"/>
                <w:left w:val="none" w:sz="0" w:space="0" w:color="auto"/>
                <w:bottom w:val="none" w:sz="0" w:space="0" w:color="auto"/>
                <w:right w:val="none" w:sz="0" w:space="0" w:color="auto"/>
              </w:divBdr>
            </w:div>
            <w:div w:id="974334584">
              <w:marLeft w:val="0"/>
              <w:marRight w:val="0"/>
              <w:marTop w:val="0"/>
              <w:marBottom w:val="0"/>
              <w:divBdr>
                <w:top w:val="none" w:sz="0" w:space="0" w:color="auto"/>
                <w:left w:val="none" w:sz="0" w:space="0" w:color="auto"/>
                <w:bottom w:val="none" w:sz="0" w:space="0" w:color="auto"/>
                <w:right w:val="none" w:sz="0" w:space="0" w:color="auto"/>
              </w:divBdr>
            </w:div>
            <w:div w:id="1249922530">
              <w:marLeft w:val="0"/>
              <w:marRight w:val="0"/>
              <w:marTop w:val="0"/>
              <w:marBottom w:val="0"/>
              <w:divBdr>
                <w:top w:val="none" w:sz="0" w:space="0" w:color="auto"/>
                <w:left w:val="none" w:sz="0" w:space="0" w:color="auto"/>
                <w:bottom w:val="none" w:sz="0" w:space="0" w:color="auto"/>
                <w:right w:val="none" w:sz="0" w:space="0" w:color="auto"/>
              </w:divBdr>
            </w:div>
            <w:div w:id="176857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033191">
      <w:bodyDiv w:val="1"/>
      <w:marLeft w:val="0"/>
      <w:marRight w:val="0"/>
      <w:marTop w:val="0"/>
      <w:marBottom w:val="0"/>
      <w:divBdr>
        <w:top w:val="none" w:sz="0" w:space="0" w:color="auto"/>
        <w:left w:val="none" w:sz="0" w:space="0" w:color="auto"/>
        <w:bottom w:val="none" w:sz="0" w:space="0" w:color="auto"/>
        <w:right w:val="none" w:sz="0" w:space="0" w:color="auto"/>
      </w:divBdr>
      <w:divsChild>
        <w:div w:id="1380008015">
          <w:marLeft w:val="0"/>
          <w:marRight w:val="0"/>
          <w:marTop w:val="0"/>
          <w:marBottom w:val="0"/>
          <w:divBdr>
            <w:top w:val="none" w:sz="0" w:space="0" w:color="auto"/>
            <w:left w:val="none" w:sz="0" w:space="0" w:color="auto"/>
            <w:bottom w:val="none" w:sz="0" w:space="0" w:color="auto"/>
            <w:right w:val="none" w:sz="0" w:space="0" w:color="auto"/>
          </w:divBdr>
          <w:divsChild>
            <w:div w:id="18820782">
              <w:marLeft w:val="0"/>
              <w:marRight w:val="0"/>
              <w:marTop w:val="0"/>
              <w:marBottom w:val="0"/>
              <w:divBdr>
                <w:top w:val="none" w:sz="0" w:space="0" w:color="auto"/>
                <w:left w:val="none" w:sz="0" w:space="0" w:color="auto"/>
                <w:bottom w:val="none" w:sz="0" w:space="0" w:color="auto"/>
                <w:right w:val="none" w:sz="0" w:space="0" w:color="auto"/>
              </w:divBdr>
            </w:div>
            <w:div w:id="572392655">
              <w:marLeft w:val="0"/>
              <w:marRight w:val="0"/>
              <w:marTop w:val="0"/>
              <w:marBottom w:val="0"/>
              <w:divBdr>
                <w:top w:val="none" w:sz="0" w:space="0" w:color="auto"/>
                <w:left w:val="none" w:sz="0" w:space="0" w:color="auto"/>
                <w:bottom w:val="none" w:sz="0" w:space="0" w:color="auto"/>
                <w:right w:val="none" w:sz="0" w:space="0" w:color="auto"/>
              </w:divBdr>
            </w:div>
            <w:div w:id="713576766">
              <w:marLeft w:val="0"/>
              <w:marRight w:val="0"/>
              <w:marTop w:val="0"/>
              <w:marBottom w:val="0"/>
              <w:divBdr>
                <w:top w:val="none" w:sz="0" w:space="0" w:color="auto"/>
                <w:left w:val="none" w:sz="0" w:space="0" w:color="auto"/>
                <w:bottom w:val="none" w:sz="0" w:space="0" w:color="auto"/>
                <w:right w:val="none" w:sz="0" w:space="0" w:color="auto"/>
              </w:divBdr>
            </w:div>
            <w:div w:id="1154221544">
              <w:marLeft w:val="0"/>
              <w:marRight w:val="0"/>
              <w:marTop w:val="0"/>
              <w:marBottom w:val="0"/>
              <w:divBdr>
                <w:top w:val="none" w:sz="0" w:space="0" w:color="auto"/>
                <w:left w:val="none" w:sz="0" w:space="0" w:color="auto"/>
                <w:bottom w:val="none" w:sz="0" w:space="0" w:color="auto"/>
                <w:right w:val="none" w:sz="0" w:space="0" w:color="auto"/>
              </w:divBdr>
            </w:div>
            <w:div w:id="1286346772">
              <w:marLeft w:val="0"/>
              <w:marRight w:val="0"/>
              <w:marTop w:val="0"/>
              <w:marBottom w:val="0"/>
              <w:divBdr>
                <w:top w:val="none" w:sz="0" w:space="0" w:color="auto"/>
                <w:left w:val="none" w:sz="0" w:space="0" w:color="auto"/>
                <w:bottom w:val="none" w:sz="0" w:space="0" w:color="auto"/>
                <w:right w:val="none" w:sz="0" w:space="0" w:color="auto"/>
              </w:divBdr>
            </w:div>
            <w:div w:id="153807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494913">
      <w:bodyDiv w:val="1"/>
      <w:marLeft w:val="0"/>
      <w:marRight w:val="0"/>
      <w:marTop w:val="0"/>
      <w:marBottom w:val="0"/>
      <w:divBdr>
        <w:top w:val="none" w:sz="0" w:space="0" w:color="auto"/>
        <w:left w:val="none" w:sz="0" w:space="0" w:color="auto"/>
        <w:bottom w:val="none" w:sz="0" w:space="0" w:color="auto"/>
        <w:right w:val="none" w:sz="0" w:space="0" w:color="auto"/>
      </w:divBdr>
      <w:divsChild>
        <w:div w:id="421681440">
          <w:marLeft w:val="0"/>
          <w:marRight w:val="0"/>
          <w:marTop w:val="0"/>
          <w:marBottom w:val="0"/>
          <w:divBdr>
            <w:top w:val="none" w:sz="0" w:space="0" w:color="auto"/>
            <w:left w:val="none" w:sz="0" w:space="0" w:color="auto"/>
            <w:bottom w:val="none" w:sz="0" w:space="0" w:color="auto"/>
            <w:right w:val="none" w:sz="0" w:space="0" w:color="auto"/>
          </w:divBdr>
          <w:divsChild>
            <w:div w:id="129329142">
              <w:marLeft w:val="0"/>
              <w:marRight w:val="0"/>
              <w:marTop w:val="0"/>
              <w:marBottom w:val="0"/>
              <w:divBdr>
                <w:top w:val="none" w:sz="0" w:space="0" w:color="auto"/>
                <w:left w:val="none" w:sz="0" w:space="0" w:color="auto"/>
                <w:bottom w:val="none" w:sz="0" w:space="0" w:color="auto"/>
                <w:right w:val="none" w:sz="0" w:space="0" w:color="auto"/>
              </w:divBdr>
            </w:div>
            <w:div w:id="893665937">
              <w:marLeft w:val="0"/>
              <w:marRight w:val="0"/>
              <w:marTop w:val="0"/>
              <w:marBottom w:val="0"/>
              <w:divBdr>
                <w:top w:val="none" w:sz="0" w:space="0" w:color="auto"/>
                <w:left w:val="none" w:sz="0" w:space="0" w:color="auto"/>
                <w:bottom w:val="none" w:sz="0" w:space="0" w:color="auto"/>
                <w:right w:val="none" w:sz="0" w:space="0" w:color="auto"/>
              </w:divBdr>
            </w:div>
            <w:div w:id="942303857">
              <w:marLeft w:val="0"/>
              <w:marRight w:val="0"/>
              <w:marTop w:val="0"/>
              <w:marBottom w:val="0"/>
              <w:divBdr>
                <w:top w:val="none" w:sz="0" w:space="0" w:color="auto"/>
                <w:left w:val="none" w:sz="0" w:space="0" w:color="auto"/>
                <w:bottom w:val="none" w:sz="0" w:space="0" w:color="auto"/>
                <w:right w:val="none" w:sz="0" w:space="0" w:color="auto"/>
              </w:divBdr>
            </w:div>
            <w:div w:id="1195267226">
              <w:marLeft w:val="0"/>
              <w:marRight w:val="0"/>
              <w:marTop w:val="0"/>
              <w:marBottom w:val="0"/>
              <w:divBdr>
                <w:top w:val="none" w:sz="0" w:space="0" w:color="auto"/>
                <w:left w:val="none" w:sz="0" w:space="0" w:color="auto"/>
                <w:bottom w:val="none" w:sz="0" w:space="0" w:color="auto"/>
                <w:right w:val="none" w:sz="0" w:space="0" w:color="auto"/>
              </w:divBdr>
            </w:div>
            <w:div w:id="1659917562">
              <w:marLeft w:val="0"/>
              <w:marRight w:val="0"/>
              <w:marTop w:val="0"/>
              <w:marBottom w:val="0"/>
              <w:divBdr>
                <w:top w:val="none" w:sz="0" w:space="0" w:color="auto"/>
                <w:left w:val="none" w:sz="0" w:space="0" w:color="auto"/>
                <w:bottom w:val="none" w:sz="0" w:space="0" w:color="auto"/>
                <w:right w:val="none" w:sz="0" w:space="0" w:color="auto"/>
              </w:divBdr>
            </w:div>
            <w:div w:id="187441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385473">
      <w:bodyDiv w:val="1"/>
      <w:marLeft w:val="0"/>
      <w:marRight w:val="0"/>
      <w:marTop w:val="0"/>
      <w:marBottom w:val="0"/>
      <w:divBdr>
        <w:top w:val="none" w:sz="0" w:space="0" w:color="auto"/>
        <w:left w:val="none" w:sz="0" w:space="0" w:color="auto"/>
        <w:bottom w:val="none" w:sz="0" w:space="0" w:color="auto"/>
        <w:right w:val="none" w:sz="0" w:space="0" w:color="auto"/>
      </w:divBdr>
      <w:divsChild>
        <w:div w:id="1511674954">
          <w:marLeft w:val="0"/>
          <w:marRight w:val="0"/>
          <w:marTop w:val="0"/>
          <w:marBottom w:val="0"/>
          <w:divBdr>
            <w:top w:val="none" w:sz="0" w:space="0" w:color="auto"/>
            <w:left w:val="none" w:sz="0" w:space="0" w:color="auto"/>
            <w:bottom w:val="none" w:sz="0" w:space="0" w:color="auto"/>
            <w:right w:val="none" w:sz="0" w:space="0" w:color="auto"/>
          </w:divBdr>
          <w:divsChild>
            <w:div w:id="223881505">
              <w:marLeft w:val="0"/>
              <w:marRight w:val="0"/>
              <w:marTop w:val="0"/>
              <w:marBottom w:val="0"/>
              <w:divBdr>
                <w:top w:val="none" w:sz="0" w:space="0" w:color="auto"/>
                <w:left w:val="none" w:sz="0" w:space="0" w:color="auto"/>
                <w:bottom w:val="none" w:sz="0" w:space="0" w:color="auto"/>
                <w:right w:val="none" w:sz="0" w:space="0" w:color="auto"/>
              </w:divBdr>
            </w:div>
            <w:div w:id="540285075">
              <w:marLeft w:val="0"/>
              <w:marRight w:val="0"/>
              <w:marTop w:val="0"/>
              <w:marBottom w:val="0"/>
              <w:divBdr>
                <w:top w:val="none" w:sz="0" w:space="0" w:color="auto"/>
                <w:left w:val="none" w:sz="0" w:space="0" w:color="auto"/>
                <w:bottom w:val="none" w:sz="0" w:space="0" w:color="auto"/>
                <w:right w:val="none" w:sz="0" w:space="0" w:color="auto"/>
              </w:divBdr>
            </w:div>
            <w:div w:id="876742283">
              <w:marLeft w:val="0"/>
              <w:marRight w:val="0"/>
              <w:marTop w:val="0"/>
              <w:marBottom w:val="0"/>
              <w:divBdr>
                <w:top w:val="none" w:sz="0" w:space="0" w:color="auto"/>
                <w:left w:val="none" w:sz="0" w:space="0" w:color="auto"/>
                <w:bottom w:val="none" w:sz="0" w:space="0" w:color="auto"/>
                <w:right w:val="none" w:sz="0" w:space="0" w:color="auto"/>
              </w:divBdr>
            </w:div>
            <w:div w:id="1230506676">
              <w:marLeft w:val="0"/>
              <w:marRight w:val="0"/>
              <w:marTop w:val="0"/>
              <w:marBottom w:val="0"/>
              <w:divBdr>
                <w:top w:val="none" w:sz="0" w:space="0" w:color="auto"/>
                <w:left w:val="none" w:sz="0" w:space="0" w:color="auto"/>
                <w:bottom w:val="none" w:sz="0" w:space="0" w:color="auto"/>
                <w:right w:val="none" w:sz="0" w:space="0" w:color="auto"/>
              </w:divBdr>
            </w:div>
            <w:div w:id="1670792967">
              <w:marLeft w:val="0"/>
              <w:marRight w:val="0"/>
              <w:marTop w:val="0"/>
              <w:marBottom w:val="0"/>
              <w:divBdr>
                <w:top w:val="none" w:sz="0" w:space="0" w:color="auto"/>
                <w:left w:val="none" w:sz="0" w:space="0" w:color="auto"/>
                <w:bottom w:val="none" w:sz="0" w:space="0" w:color="auto"/>
                <w:right w:val="none" w:sz="0" w:space="0" w:color="auto"/>
              </w:divBdr>
            </w:div>
            <w:div w:id="1830780879">
              <w:marLeft w:val="0"/>
              <w:marRight w:val="0"/>
              <w:marTop w:val="0"/>
              <w:marBottom w:val="0"/>
              <w:divBdr>
                <w:top w:val="none" w:sz="0" w:space="0" w:color="auto"/>
                <w:left w:val="none" w:sz="0" w:space="0" w:color="auto"/>
                <w:bottom w:val="none" w:sz="0" w:space="0" w:color="auto"/>
                <w:right w:val="none" w:sz="0" w:space="0" w:color="auto"/>
              </w:divBdr>
            </w:div>
            <w:div w:id="191990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23187">
      <w:bodyDiv w:val="1"/>
      <w:marLeft w:val="0"/>
      <w:marRight w:val="0"/>
      <w:marTop w:val="0"/>
      <w:marBottom w:val="0"/>
      <w:divBdr>
        <w:top w:val="none" w:sz="0" w:space="0" w:color="auto"/>
        <w:left w:val="none" w:sz="0" w:space="0" w:color="auto"/>
        <w:bottom w:val="none" w:sz="0" w:space="0" w:color="auto"/>
        <w:right w:val="none" w:sz="0" w:space="0" w:color="auto"/>
      </w:divBdr>
    </w:div>
    <w:div w:id="1128281847">
      <w:bodyDiv w:val="1"/>
      <w:marLeft w:val="0"/>
      <w:marRight w:val="0"/>
      <w:marTop w:val="0"/>
      <w:marBottom w:val="0"/>
      <w:divBdr>
        <w:top w:val="none" w:sz="0" w:space="0" w:color="auto"/>
        <w:left w:val="none" w:sz="0" w:space="0" w:color="auto"/>
        <w:bottom w:val="none" w:sz="0" w:space="0" w:color="auto"/>
        <w:right w:val="none" w:sz="0" w:space="0" w:color="auto"/>
      </w:divBdr>
      <w:divsChild>
        <w:div w:id="1845439836">
          <w:marLeft w:val="0"/>
          <w:marRight w:val="0"/>
          <w:marTop w:val="0"/>
          <w:marBottom w:val="0"/>
          <w:divBdr>
            <w:top w:val="none" w:sz="0" w:space="0" w:color="auto"/>
            <w:left w:val="none" w:sz="0" w:space="0" w:color="auto"/>
            <w:bottom w:val="none" w:sz="0" w:space="0" w:color="auto"/>
            <w:right w:val="none" w:sz="0" w:space="0" w:color="auto"/>
          </w:divBdr>
          <w:divsChild>
            <w:div w:id="777062693">
              <w:marLeft w:val="0"/>
              <w:marRight w:val="0"/>
              <w:marTop w:val="0"/>
              <w:marBottom w:val="0"/>
              <w:divBdr>
                <w:top w:val="none" w:sz="0" w:space="0" w:color="auto"/>
                <w:left w:val="none" w:sz="0" w:space="0" w:color="auto"/>
                <w:bottom w:val="none" w:sz="0" w:space="0" w:color="auto"/>
                <w:right w:val="none" w:sz="0" w:space="0" w:color="auto"/>
              </w:divBdr>
            </w:div>
            <w:div w:id="859397260">
              <w:marLeft w:val="0"/>
              <w:marRight w:val="0"/>
              <w:marTop w:val="0"/>
              <w:marBottom w:val="0"/>
              <w:divBdr>
                <w:top w:val="none" w:sz="0" w:space="0" w:color="auto"/>
                <w:left w:val="none" w:sz="0" w:space="0" w:color="auto"/>
                <w:bottom w:val="none" w:sz="0" w:space="0" w:color="auto"/>
                <w:right w:val="none" w:sz="0" w:space="0" w:color="auto"/>
              </w:divBdr>
            </w:div>
            <w:div w:id="1584682166">
              <w:marLeft w:val="0"/>
              <w:marRight w:val="0"/>
              <w:marTop w:val="0"/>
              <w:marBottom w:val="0"/>
              <w:divBdr>
                <w:top w:val="none" w:sz="0" w:space="0" w:color="auto"/>
                <w:left w:val="none" w:sz="0" w:space="0" w:color="auto"/>
                <w:bottom w:val="none" w:sz="0" w:space="0" w:color="auto"/>
                <w:right w:val="none" w:sz="0" w:space="0" w:color="auto"/>
              </w:divBdr>
            </w:div>
            <w:div w:id="1698047978">
              <w:marLeft w:val="0"/>
              <w:marRight w:val="0"/>
              <w:marTop w:val="0"/>
              <w:marBottom w:val="0"/>
              <w:divBdr>
                <w:top w:val="none" w:sz="0" w:space="0" w:color="auto"/>
                <w:left w:val="none" w:sz="0" w:space="0" w:color="auto"/>
                <w:bottom w:val="none" w:sz="0" w:space="0" w:color="auto"/>
                <w:right w:val="none" w:sz="0" w:space="0" w:color="auto"/>
              </w:divBdr>
            </w:div>
            <w:div w:id="1746031985">
              <w:marLeft w:val="0"/>
              <w:marRight w:val="0"/>
              <w:marTop w:val="0"/>
              <w:marBottom w:val="0"/>
              <w:divBdr>
                <w:top w:val="none" w:sz="0" w:space="0" w:color="auto"/>
                <w:left w:val="none" w:sz="0" w:space="0" w:color="auto"/>
                <w:bottom w:val="none" w:sz="0" w:space="0" w:color="auto"/>
                <w:right w:val="none" w:sz="0" w:space="0" w:color="auto"/>
              </w:divBdr>
            </w:div>
            <w:div w:id="201911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565095">
      <w:bodyDiv w:val="1"/>
      <w:marLeft w:val="0"/>
      <w:marRight w:val="0"/>
      <w:marTop w:val="0"/>
      <w:marBottom w:val="0"/>
      <w:divBdr>
        <w:top w:val="none" w:sz="0" w:space="0" w:color="auto"/>
        <w:left w:val="none" w:sz="0" w:space="0" w:color="auto"/>
        <w:bottom w:val="none" w:sz="0" w:space="0" w:color="auto"/>
        <w:right w:val="none" w:sz="0" w:space="0" w:color="auto"/>
      </w:divBdr>
    </w:div>
    <w:div w:id="1141003805">
      <w:bodyDiv w:val="1"/>
      <w:marLeft w:val="0"/>
      <w:marRight w:val="0"/>
      <w:marTop w:val="0"/>
      <w:marBottom w:val="0"/>
      <w:divBdr>
        <w:top w:val="none" w:sz="0" w:space="0" w:color="auto"/>
        <w:left w:val="none" w:sz="0" w:space="0" w:color="auto"/>
        <w:bottom w:val="none" w:sz="0" w:space="0" w:color="auto"/>
        <w:right w:val="none" w:sz="0" w:space="0" w:color="auto"/>
      </w:divBdr>
      <w:divsChild>
        <w:div w:id="831873756">
          <w:marLeft w:val="0"/>
          <w:marRight w:val="0"/>
          <w:marTop w:val="0"/>
          <w:marBottom w:val="0"/>
          <w:divBdr>
            <w:top w:val="none" w:sz="0" w:space="0" w:color="auto"/>
            <w:left w:val="none" w:sz="0" w:space="0" w:color="auto"/>
            <w:bottom w:val="none" w:sz="0" w:space="0" w:color="auto"/>
            <w:right w:val="none" w:sz="0" w:space="0" w:color="auto"/>
          </w:divBdr>
          <w:divsChild>
            <w:div w:id="23362228">
              <w:marLeft w:val="0"/>
              <w:marRight w:val="0"/>
              <w:marTop w:val="0"/>
              <w:marBottom w:val="0"/>
              <w:divBdr>
                <w:top w:val="none" w:sz="0" w:space="0" w:color="auto"/>
                <w:left w:val="none" w:sz="0" w:space="0" w:color="auto"/>
                <w:bottom w:val="none" w:sz="0" w:space="0" w:color="auto"/>
                <w:right w:val="none" w:sz="0" w:space="0" w:color="auto"/>
              </w:divBdr>
            </w:div>
            <w:div w:id="41367354">
              <w:marLeft w:val="0"/>
              <w:marRight w:val="0"/>
              <w:marTop w:val="0"/>
              <w:marBottom w:val="0"/>
              <w:divBdr>
                <w:top w:val="none" w:sz="0" w:space="0" w:color="auto"/>
                <w:left w:val="none" w:sz="0" w:space="0" w:color="auto"/>
                <w:bottom w:val="none" w:sz="0" w:space="0" w:color="auto"/>
                <w:right w:val="none" w:sz="0" w:space="0" w:color="auto"/>
              </w:divBdr>
            </w:div>
            <w:div w:id="125659772">
              <w:marLeft w:val="0"/>
              <w:marRight w:val="0"/>
              <w:marTop w:val="0"/>
              <w:marBottom w:val="0"/>
              <w:divBdr>
                <w:top w:val="none" w:sz="0" w:space="0" w:color="auto"/>
                <w:left w:val="none" w:sz="0" w:space="0" w:color="auto"/>
                <w:bottom w:val="none" w:sz="0" w:space="0" w:color="auto"/>
                <w:right w:val="none" w:sz="0" w:space="0" w:color="auto"/>
              </w:divBdr>
            </w:div>
            <w:div w:id="131950952">
              <w:marLeft w:val="0"/>
              <w:marRight w:val="0"/>
              <w:marTop w:val="0"/>
              <w:marBottom w:val="0"/>
              <w:divBdr>
                <w:top w:val="none" w:sz="0" w:space="0" w:color="auto"/>
                <w:left w:val="none" w:sz="0" w:space="0" w:color="auto"/>
                <w:bottom w:val="none" w:sz="0" w:space="0" w:color="auto"/>
                <w:right w:val="none" w:sz="0" w:space="0" w:color="auto"/>
              </w:divBdr>
            </w:div>
            <w:div w:id="142624911">
              <w:marLeft w:val="0"/>
              <w:marRight w:val="0"/>
              <w:marTop w:val="0"/>
              <w:marBottom w:val="0"/>
              <w:divBdr>
                <w:top w:val="none" w:sz="0" w:space="0" w:color="auto"/>
                <w:left w:val="none" w:sz="0" w:space="0" w:color="auto"/>
                <w:bottom w:val="none" w:sz="0" w:space="0" w:color="auto"/>
                <w:right w:val="none" w:sz="0" w:space="0" w:color="auto"/>
              </w:divBdr>
            </w:div>
            <w:div w:id="249117735">
              <w:marLeft w:val="0"/>
              <w:marRight w:val="0"/>
              <w:marTop w:val="0"/>
              <w:marBottom w:val="0"/>
              <w:divBdr>
                <w:top w:val="none" w:sz="0" w:space="0" w:color="auto"/>
                <w:left w:val="none" w:sz="0" w:space="0" w:color="auto"/>
                <w:bottom w:val="none" w:sz="0" w:space="0" w:color="auto"/>
                <w:right w:val="none" w:sz="0" w:space="0" w:color="auto"/>
              </w:divBdr>
            </w:div>
            <w:div w:id="287930195">
              <w:marLeft w:val="0"/>
              <w:marRight w:val="0"/>
              <w:marTop w:val="0"/>
              <w:marBottom w:val="0"/>
              <w:divBdr>
                <w:top w:val="none" w:sz="0" w:space="0" w:color="auto"/>
                <w:left w:val="none" w:sz="0" w:space="0" w:color="auto"/>
                <w:bottom w:val="none" w:sz="0" w:space="0" w:color="auto"/>
                <w:right w:val="none" w:sz="0" w:space="0" w:color="auto"/>
              </w:divBdr>
            </w:div>
            <w:div w:id="324361420">
              <w:marLeft w:val="0"/>
              <w:marRight w:val="0"/>
              <w:marTop w:val="0"/>
              <w:marBottom w:val="0"/>
              <w:divBdr>
                <w:top w:val="none" w:sz="0" w:space="0" w:color="auto"/>
                <w:left w:val="none" w:sz="0" w:space="0" w:color="auto"/>
                <w:bottom w:val="none" w:sz="0" w:space="0" w:color="auto"/>
                <w:right w:val="none" w:sz="0" w:space="0" w:color="auto"/>
              </w:divBdr>
            </w:div>
            <w:div w:id="409353688">
              <w:marLeft w:val="0"/>
              <w:marRight w:val="0"/>
              <w:marTop w:val="0"/>
              <w:marBottom w:val="0"/>
              <w:divBdr>
                <w:top w:val="none" w:sz="0" w:space="0" w:color="auto"/>
                <w:left w:val="none" w:sz="0" w:space="0" w:color="auto"/>
                <w:bottom w:val="none" w:sz="0" w:space="0" w:color="auto"/>
                <w:right w:val="none" w:sz="0" w:space="0" w:color="auto"/>
              </w:divBdr>
            </w:div>
            <w:div w:id="475684087">
              <w:marLeft w:val="0"/>
              <w:marRight w:val="0"/>
              <w:marTop w:val="0"/>
              <w:marBottom w:val="0"/>
              <w:divBdr>
                <w:top w:val="none" w:sz="0" w:space="0" w:color="auto"/>
                <w:left w:val="none" w:sz="0" w:space="0" w:color="auto"/>
                <w:bottom w:val="none" w:sz="0" w:space="0" w:color="auto"/>
                <w:right w:val="none" w:sz="0" w:space="0" w:color="auto"/>
              </w:divBdr>
            </w:div>
            <w:div w:id="482626777">
              <w:marLeft w:val="0"/>
              <w:marRight w:val="0"/>
              <w:marTop w:val="0"/>
              <w:marBottom w:val="0"/>
              <w:divBdr>
                <w:top w:val="none" w:sz="0" w:space="0" w:color="auto"/>
                <w:left w:val="none" w:sz="0" w:space="0" w:color="auto"/>
                <w:bottom w:val="none" w:sz="0" w:space="0" w:color="auto"/>
                <w:right w:val="none" w:sz="0" w:space="0" w:color="auto"/>
              </w:divBdr>
            </w:div>
            <w:div w:id="491482668">
              <w:marLeft w:val="0"/>
              <w:marRight w:val="0"/>
              <w:marTop w:val="0"/>
              <w:marBottom w:val="0"/>
              <w:divBdr>
                <w:top w:val="none" w:sz="0" w:space="0" w:color="auto"/>
                <w:left w:val="none" w:sz="0" w:space="0" w:color="auto"/>
                <w:bottom w:val="none" w:sz="0" w:space="0" w:color="auto"/>
                <w:right w:val="none" w:sz="0" w:space="0" w:color="auto"/>
              </w:divBdr>
            </w:div>
            <w:div w:id="505176701">
              <w:marLeft w:val="0"/>
              <w:marRight w:val="0"/>
              <w:marTop w:val="0"/>
              <w:marBottom w:val="0"/>
              <w:divBdr>
                <w:top w:val="none" w:sz="0" w:space="0" w:color="auto"/>
                <w:left w:val="none" w:sz="0" w:space="0" w:color="auto"/>
                <w:bottom w:val="none" w:sz="0" w:space="0" w:color="auto"/>
                <w:right w:val="none" w:sz="0" w:space="0" w:color="auto"/>
              </w:divBdr>
            </w:div>
            <w:div w:id="557284225">
              <w:marLeft w:val="0"/>
              <w:marRight w:val="0"/>
              <w:marTop w:val="0"/>
              <w:marBottom w:val="0"/>
              <w:divBdr>
                <w:top w:val="none" w:sz="0" w:space="0" w:color="auto"/>
                <w:left w:val="none" w:sz="0" w:space="0" w:color="auto"/>
                <w:bottom w:val="none" w:sz="0" w:space="0" w:color="auto"/>
                <w:right w:val="none" w:sz="0" w:space="0" w:color="auto"/>
              </w:divBdr>
            </w:div>
            <w:div w:id="593782472">
              <w:marLeft w:val="0"/>
              <w:marRight w:val="0"/>
              <w:marTop w:val="0"/>
              <w:marBottom w:val="0"/>
              <w:divBdr>
                <w:top w:val="none" w:sz="0" w:space="0" w:color="auto"/>
                <w:left w:val="none" w:sz="0" w:space="0" w:color="auto"/>
                <w:bottom w:val="none" w:sz="0" w:space="0" w:color="auto"/>
                <w:right w:val="none" w:sz="0" w:space="0" w:color="auto"/>
              </w:divBdr>
            </w:div>
            <w:div w:id="607543248">
              <w:marLeft w:val="0"/>
              <w:marRight w:val="0"/>
              <w:marTop w:val="0"/>
              <w:marBottom w:val="0"/>
              <w:divBdr>
                <w:top w:val="none" w:sz="0" w:space="0" w:color="auto"/>
                <w:left w:val="none" w:sz="0" w:space="0" w:color="auto"/>
                <w:bottom w:val="none" w:sz="0" w:space="0" w:color="auto"/>
                <w:right w:val="none" w:sz="0" w:space="0" w:color="auto"/>
              </w:divBdr>
            </w:div>
            <w:div w:id="633100108">
              <w:marLeft w:val="0"/>
              <w:marRight w:val="0"/>
              <w:marTop w:val="0"/>
              <w:marBottom w:val="0"/>
              <w:divBdr>
                <w:top w:val="none" w:sz="0" w:space="0" w:color="auto"/>
                <w:left w:val="none" w:sz="0" w:space="0" w:color="auto"/>
                <w:bottom w:val="none" w:sz="0" w:space="0" w:color="auto"/>
                <w:right w:val="none" w:sz="0" w:space="0" w:color="auto"/>
              </w:divBdr>
            </w:div>
            <w:div w:id="633948870">
              <w:marLeft w:val="0"/>
              <w:marRight w:val="0"/>
              <w:marTop w:val="0"/>
              <w:marBottom w:val="0"/>
              <w:divBdr>
                <w:top w:val="none" w:sz="0" w:space="0" w:color="auto"/>
                <w:left w:val="none" w:sz="0" w:space="0" w:color="auto"/>
                <w:bottom w:val="none" w:sz="0" w:space="0" w:color="auto"/>
                <w:right w:val="none" w:sz="0" w:space="0" w:color="auto"/>
              </w:divBdr>
            </w:div>
            <w:div w:id="645665066">
              <w:marLeft w:val="0"/>
              <w:marRight w:val="0"/>
              <w:marTop w:val="0"/>
              <w:marBottom w:val="0"/>
              <w:divBdr>
                <w:top w:val="none" w:sz="0" w:space="0" w:color="auto"/>
                <w:left w:val="none" w:sz="0" w:space="0" w:color="auto"/>
                <w:bottom w:val="none" w:sz="0" w:space="0" w:color="auto"/>
                <w:right w:val="none" w:sz="0" w:space="0" w:color="auto"/>
              </w:divBdr>
            </w:div>
            <w:div w:id="654262713">
              <w:marLeft w:val="0"/>
              <w:marRight w:val="0"/>
              <w:marTop w:val="0"/>
              <w:marBottom w:val="0"/>
              <w:divBdr>
                <w:top w:val="none" w:sz="0" w:space="0" w:color="auto"/>
                <w:left w:val="none" w:sz="0" w:space="0" w:color="auto"/>
                <w:bottom w:val="none" w:sz="0" w:space="0" w:color="auto"/>
                <w:right w:val="none" w:sz="0" w:space="0" w:color="auto"/>
              </w:divBdr>
            </w:div>
            <w:div w:id="665792119">
              <w:marLeft w:val="0"/>
              <w:marRight w:val="0"/>
              <w:marTop w:val="0"/>
              <w:marBottom w:val="0"/>
              <w:divBdr>
                <w:top w:val="none" w:sz="0" w:space="0" w:color="auto"/>
                <w:left w:val="none" w:sz="0" w:space="0" w:color="auto"/>
                <w:bottom w:val="none" w:sz="0" w:space="0" w:color="auto"/>
                <w:right w:val="none" w:sz="0" w:space="0" w:color="auto"/>
              </w:divBdr>
            </w:div>
            <w:div w:id="669722346">
              <w:marLeft w:val="0"/>
              <w:marRight w:val="0"/>
              <w:marTop w:val="0"/>
              <w:marBottom w:val="0"/>
              <w:divBdr>
                <w:top w:val="none" w:sz="0" w:space="0" w:color="auto"/>
                <w:left w:val="none" w:sz="0" w:space="0" w:color="auto"/>
                <w:bottom w:val="none" w:sz="0" w:space="0" w:color="auto"/>
                <w:right w:val="none" w:sz="0" w:space="0" w:color="auto"/>
              </w:divBdr>
            </w:div>
            <w:div w:id="756828988">
              <w:marLeft w:val="0"/>
              <w:marRight w:val="0"/>
              <w:marTop w:val="0"/>
              <w:marBottom w:val="0"/>
              <w:divBdr>
                <w:top w:val="none" w:sz="0" w:space="0" w:color="auto"/>
                <w:left w:val="none" w:sz="0" w:space="0" w:color="auto"/>
                <w:bottom w:val="none" w:sz="0" w:space="0" w:color="auto"/>
                <w:right w:val="none" w:sz="0" w:space="0" w:color="auto"/>
              </w:divBdr>
            </w:div>
            <w:div w:id="760108455">
              <w:marLeft w:val="0"/>
              <w:marRight w:val="0"/>
              <w:marTop w:val="0"/>
              <w:marBottom w:val="0"/>
              <w:divBdr>
                <w:top w:val="none" w:sz="0" w:space="0" w:color="auto"/>
                <w:left w:val="none" w:sz="0" w:space="0" w:color="auto"/>
                <w:bottom w:val="none" w:sz="0" w:space="0" w:color="auto"/>
                <w:right w:val="none" w:sz="0" w:space="0" w:color="auto"/>
              </w:divBdr>
            </w:div>
            <w:div w:id="768431503">
              <w:marLeft w:val="0"/>
              <w:marRight w:val="0"/>
              <w:marTop w:val="0"/>
              <w:marBottom w:val="0"/>
              <w:divBdr>
                <w:top w:val="none" w:sz="0" w:space="0" w:color="auto"/>
                <w:left w:val="none" w:sz="0" w:space="0" w:color="auto"/>
                <w:bottom w:val="none" w:sz="0" w:space="0" w:color="auto"/>
                <w:right w:val="none" w:sz="0" w:space="0" w:color="auto"/>
              </w:divBdr>
            </w:div>
            <w:div w:id="824662745">
              <w:marLeft w:val="0"/>
              <w:marRight w:val="0"/>
              <w:marTop w:val="0"/>
              <w:marBottom w:val="0"/>
              <w:divBdr>
                <w:top w:val="none" w:sz="0" w:space="0" w:color="auto"/>
                <w:left w:val="none" w:sz="0" w:space="0" w:color="auto"/>
                <w:bottom w:val="none" w:sz="0" w:space="0" w:color="auto"/>
                <w:right w:val="none" w:sz="0" w:space="0" w:color="auto"/>
              </w:divBdr>
            </w:div>
            <w:div w:id="838882635">
              <w:marLeft w:val="0"/>
              <w:marRight w:val="0"/>
              <w:marTop w:val="0"/>
              <w:marBottom w:val="0"/>
              <w:divBdr>
                <w:top w:val="none" w:sz="0" w:space="0" w:color="auto"/>
                <w:left w:val="none" w:sz="0" w:space="0" w:color="auto"/>
                <w:bottom w:val="none" w:sz="0" w:space="0" w:color="auto"/>
                <w:right w:val="none" w:sz="0" w:space="0" w:color="auto"/>
              </w:divBdr>
            </w:div>
            <w:div w:id="913473386">
              <w:marLeft w:val="0"/>
              <w:marRight w:val="0"/>
              <w:marTop w:val="0"/>
              <w:marBottom w:val="0"/>
              <w:divBdr>
                <w:top w:val="none" w:sz="0" w:space="0" w:color="auto"/>
                <w:left w:val="none" w:sz="0" w:space="0" w:color="auto"/>
                <w:bottom w:val="none" w:sz="0" w:space="0" w:color="auto"/>
                <w:right w:val="none" w:sz="0" w:space="0" w:color="auto"/>
              </w:divBdr>
            </w:div>
            <w:div w:id="940992582">
              <w:marLeft w:val="0"/>
              <w:marRight w:val="0"/>
              <w:marTop w:val="0"/>
              <w:marBottom w:val="0"/>
              <w:divBdr>
                <w:top w:val="none" w:sz="0" w:space="0" w:color="auto"/>
                <w:left w:val="none" w:sz="0" w:space="0" w:color="auto"/>
                <w:bottom w:val="none" w:sz="0" w:space="0" w:color="auto"/>
                <w:right w:val="none" w:sz="0" w:space="0" w:color="auto"/>
              </w:divBdr>
            </w:div>
            <w:div w:id="964046784">
              <w:marLeft w:val="0"/>
              <w:marRight w:val="0"/>
              <w:marTop w:val="0"/>
              <w:marBottom w:val="0"/>
              <w:divBdr>
                <w:top w:val="none" w:sz="0" w:space="0" w:color="auto"/>
                <w:left w:val="none" w:sz="0" w:space="0" w:color="auto"/>
                <w:bottom w:val="none" w:sz="0" w:space="0" w:color="auto"/>
                <w:right w:val="none" w:sz="0" w:space="0" w:color="auto"/>
              </w:divBdr>
            </w:div>
            <w:div w:id="969827029">
              <w:marLeft w:val="0"/>
              <w:marRight w:val="0"/>
              <w:marTop w:val="0"/>
              <w:marBottom w:val="0"/>
              <w:divBdr>
                <w:top w:val="none" w:sz="0" w:space="0" w:color="auto"/>
                <w:left w:val="none" w:sz="0" w:space="0" w:color="auto"/>
                <w:bottom w:val="none" w:sz="0" w:space="0" w:color="auto"/>
                <w:right w:val="none" w:sz="0" w:space="0" w:color="auto"/>
              </w:divBdr>
            </w:div>
            <w:div w:id="1028916197">
              <w:marLeft w:val="0"/>
              <w:marRight w:val="0"/>
              <w:marTop w:val="0"/>
              <w:marBottom w:val="0"/>
              <w:divBdr>
                <w:top w:val="none" w:sz="0" w:space="0" w:color="auto"/>
                <w:left w:val="none" w:sz="0" w:space="0" w:color="auto"/>
                <w:bottom w:val="none" w:sz="0" w:space="0" w:color="auto"/>
                <w:right w:val="none" w:sz="0" w:space="0" w:color="auto"/>
              </w:divBdr>
            </w:div>
            <w:div w:id="1031418754">
              <w:marLeft w:val="0"/>
              <w:marRight w:val="0"/>
              <w:marTop w:val="0"/>
              <w:marBottom w:val="0"/>
              <w:divBdr>
                <w:top w:val="none" w:sz="0" w:space="0" w:color="auto"/>
                <w:left w:val="none" w:sz="0" w:space="0" w:color="auto"/>
                <w:bottom w:val="none" w:sz="0" w:space="0" w:color="auto"/>
                <w:right w:val="none" w:sz="0" w:space="0" w:color="auto"/>
              </w:divBdr>
            </w:div>
            <w:div w:id="1063066755">
              <w:marLeft w:val="0"/>
              <w:marRight w:val="0"/>
              <w:marTop w:val="0"/>
              <w:marBottom w:val="0"/>
              <w:divBdr>
                <w:top w:val="none" w:sz="0" w:space="0" w:color="auto"/>
                <w:left w:val="none" w:sz="0" w:space="0" w:color="auto"/>
                <w:bottom w:val="none" w:sz="0" w:space="0" w:color="auto"/>
                <w:right w:val="none" w:sz="0" w:space="0" w:color="auto"/>
              </w:divBdr>
            </w:div>
            <w:div w:id="1084302144">
              <w:marLeft w:val="0"/>
              <w:marRight w:val="0"/>
              <w:marTop w:val="0"/>
              <w:marBottom w:val="0"/>
              <w:divBdr>
                <w:top w:val="none" w:sz="0" w:space="0" w:color="auto"/>
                <w:left w:val="none" w:sz="0" w:space="0" w:color="auto"/>
                <w:bottom w:val="none" w:sz="0" w:space="0" w:color="auto"/>
                <w:right w:val="none" w:sz="0" w:space="0" w:color="auto"/>
              </w:divBdr>
            </w:div>
            <w:div w:id="1146387893">
              <w:marLeft w:val="0"/>
              <w:marRight w:val="0"/>
              <w:marTop w:val="0"/>
              <w:marBottom w:val="0"/>
              <w:divBdr>
                <w:top w:val="none" w:sz="0" w:space="0" w:color="auto"/>
                <w:left w:val="none" w:sz="0" w:space="0" w:color="auto"/>
                <w:bottom w:val="none" w:sz="0" w:space="0" w:color="auto"/>
                <w:right w:val="none" w:sz="0" w:space="0" w:color="auto"/>
              </w:divBdr>
            </w:div>
            <w:div w:id="1148013619">
              <w:marLeft w:val="0"/>
              <w:marRight w:val="0"/>
              <w:marTop w:val="0"/>
              <w:marBottom w:val="0"/>
              <w:divBdr>
                <w:top w:val="none" w:sz="0" w:space="0" w:color="auto"/>
                <w:left w:val="none" w:sz="0" w:space="0" w:color="auto"/>
                <w:bottom w:val="none" w:sz="0" w:space="0" w:color="auto"/>
                <w:right w:val="none" w:sz="0" w:space="0" w:color="auto"/>
              </w:divBdr>
            </w:div>
            <w:div w:id="1161504512">
              <w:marLeft w:val="0"/>
              <w:marRight w:val="0"/>
              <w:marTop w:val="0"/>
              <w:marBottom w:val="0"/>
              <w:divBdr>
                <w:top w:val="none" w:sz="0" w:space="0" w:color="auto"/>
                <w:left w:val="none" w:sz="0" w:space="0" w:color="auto"/>
                <w:bottom w:val="none" w:sz="0" w:space="0" w:color="auto"/>
                <w:right w:val="none" w:sz="0" w:space="0" w:color="auto"/>
              </w:divBdr>
            </w:div>
            <w:div w:id="1240674972">
              <w:marLeft w:val="0"/>
              <w:marRight w:val="0"/>
              <w:marTop w:val="0"/>
              <w:marBottom w:val="0"/>
              <w:divBdr>
                <w:top w:val="none" w:sz="0" w:space="0" w:color="auto"/>
                <w:left w:val="none" w:sz="0" w:space="0" w:color="auto"/>
                <w:bottom w:val="none" w:sz="0" w:space="0" w:color="auto"/>
                <w:right w:val="none" w:sz="0" w:space="0" w:color="auto"/>
              </w:divBdr>
            </w:div>
            <w:div w:id="1244559913">
              <w:marLeft w:val="0"/>
              <w:marRight w:val="0"/>
              <w:marTop w:val="0"/>
              <w:marBottom w:val="0"/>
              <w:divBdr>
                <w:top w:val="none" w:sz="0" w:space="0" w:color="auto"/>
                <w:left w:val="none" w:sz="0" w:space="0" w:color="auto"/>
                <w:bottom w:val="none" w:sz="0" w:space="0" w:color="auto"/>
                <w:right w:val="none" w:sz="0" w:space="0" w:color="auto"/>
              </w:divBdr>
            </w:div>
            <w:div w:id="1248155116">
              <w:marLeft w:val="0"/>
              <w:marRight w:val="0"/>
              <w:marTop w:val="0"/>
              <w:marBottom w:val="0"/>
              <w:divBdr>
                <w:top w:val="none" w:sz="0" w:space="0" w:color="auto"/>
                <w:left w:val="none" w:sz="0" w:space="0" w:color="auto"/>
                <w:bottom w:val="none" w:sz="0" w:space="0" w:color="auto"/>
                <w:right w:val="none" w:sz="0" w:space="0" w:color="auto"/>
              </w:divBdr>
            </w:div>
            <w:div w:id="1255095244">
              <w:marLeft w:val="0"/>
              <w:marRight w:val="0"/>
              <w:marTop w:val="0"/>
              <w:marBottom w:val="0"/>
              <w:divBdr>
                <w:top w:val="none" w:sz="0" w:space="0" w:color="auto"/>
                <w:left w:val="none" w:sz="0" w:space="0" w:color="auto"/>
                <w:bottom w:val="none" w:sz="0" w:space="0" w:color="auto"/>
                <w:right w:val="none" w:sz="0" w:space="0" w:color="auto"/>
              </w:divBdr>
            </w:div>
            <w:div w:id="1258296138">
              <w:marLeft w:val="0"/>
              <w:marRight w:val="0"/>
              <w:marTop w:val="0"/>
              <w:marBottom w:val="0"/>
              <w:divBdr>
                <w:top w:val="none" w:sz="0" w:space="0" w:color="auto"/>
                <w:left w:val="none" w:sz="0" w:space="0" w:color="auto"/>
                <w:bottom w:val="none" w:sz="0" w:space="0" w:color="auto"/>
                <w:right w:val="none" w:sz="0" w:space="0" w:color="auto"/>
              </w:divBdr>
            </w:div>
            <w:div w:id="1292593459">
              <w:marLeft w:val="0"/>
              <w:marRight w:val="0"/>
              <w:marTop w:val="0"/>
              <w:marBottom w:val="0"/>
              <w:divBdr>
                <w:top w:val="none" w:sz="0" w:space="0" w:color="auto"/>
                <w:left w:val="none" w:sz="0" w:space="0" w:color="auto"/>
                <w:bottom w:val="none" w:sz="0" w:space="0" w:color="auto"/>
                <w:right w:val="none" w:sz="0" w:space="0" w:color="auto"/>
              </w:divBdr>
            </w:div>
            <w:div w:id="1360081081">
              <w:marLeft w:val="0"/>
              <w:marRight w:val="0"/>
              <w:marTop w:val="0"/>
              <w:marBottom w:val="0"/>
              <w:divBdr>
                <w:top w:val="none" w:sz="0" w:space="0" w:color="auto"/>
                <w:left w:val="none" w:sz="0" w:space="0" w:color="auto"/>
                <w:bottom w:val="none" w:sz="0" w:space="0" w:color="auto"/>
                <w:right w:val="none" w:sz="0" w:space="0" w:color="auto"/>
              </w:divBdr>
            </w:div>
            <w:div w:id="1425028877">
              <w:marLeft w:val="0"/>
              <w:marRight w:val="0"/>
              <w:marTop w:val="0"/>
              <w:marBottom w:val="0"/>
              <w:divBdr>
                <w:top w:val="none" w:sz="0" w:space="0" w:color="auto"/>
                <w:left w:val="none" w:sz="0" w:space="0" w:color="auto"/>
                <w:bottom w:val="none" w:sz="0" w:space="0" w:color="auto"/>
                <w:right w:val="none" w:sz="0" w:space="0" w:color="auto"/>
              </w:divBdr>
            </w:div>
            <w:div w:id="1438715761">
              <w:marLeft w:val="0"/>
              <w:marRight w:val="0"/>
              <w:marTop w:val="0"/>
              <w:marBottom w:val="0"/>
              <w:divBdr>
                <w:top w:val="none" w:sz="0" w:space="0" w:color="auto"/>
                <w:left w:val="none" w:sz="0" w:space="0" w:color="auto"/>
                <w:bottom w:val="none" w:sz="0" w:space="0" w:color="auto"/>
                <w:right w:val="none" w:sz="0" w:space="0" w:color="auto"/>
              </w:divBdr>
            </w:div>
            <w:div w:id="1519003706">
              <w:marLeft w:val="0"/>
              <w:marRight w:val="0"/>
              <w:marTop w:val="0"/>
              <w:marBottom w:val="0"/>
              <w:divBdr>
                <w:top w:val="none" w:sz="0" w:space="0" w:color="auto"/>
                <w:left w:val="none" w:sz="0" w:space="0" w:color="auto"/>
                <w:bottom w:val="none" w:sz="0" w:space="0" w:color="auto"/>
                <w:right w:val="none" w:sz="0" w:space="0" w:color="auto"/>
              </w:divBdr>
            </w:div>
            <w:div w:id="1530099748">
              <w:marLeft w:val="0"/>
              <w:marRight w:val="0"/>
              <w:marTop w:val="0"/>
              <w:marBottom w:val="0"/>
              <w:divBdr>
                <w:top w:val="none" w:sz="0" w:space="0" w:color="auto"/>
                <w:left w:val="none" w:sz="0" w:space="0" w:color="auto"/>
                <w:bottom w:val="none" w:sz="0" w:space="0" w:color="auto"/>
                <w:right w:val="none" w:sz="0" w:space="0" w:color="auto"/>
              </w:divBdr>
            </w:div>
            <w:div w:id="1588734614">
              <w:marLeft w:val="0"/>
              <w:marRight w:val="0"/>
              <w:marTop w:val="0"/>
              <w:marBottom w:val="0"/>
              <w:divBdr>
                <w:top w:val="none" w:sz="0" w:space="0" w:color="auto"/>
                <w:left w:val="none" w:sz="0" w:space="0" w:color="auto"/>
                <w:bottom w:val="none" w:sz="0" w:space="0" w:color="auto"/>
                <w:right w:val="none" w:sz="0" w:space="0" w:color="auto"/>
              </w:divBdr>
            </w:div>
            <w:div w:id="1588926028">
              <w:marLeft w:val="0"/>
              <w:marRight w:val="0"/>
              <w:marTop w:val="0"/>
              <w:marBottom w:val="0"/>
              <w:divBdr>
                <w:top w:val="none" w:sz="0" w:space="0" w:color="auto"/>
                <w:left w:val="none" w:sz="0" w:space="0" w:color="auto"/>
                <w:bottom w:val="none" w:sz="0" w:space="0" w:color="auto"/>
                <w:right w:val="none" w:sz="0" w:space="0" w:color="auto"/>
              </w:divBdr>
            </w:div>
            <w:div w:id="1629123696">
              <w:marLeft w:val="0"/>
              <w:marRight w:val="0"/>
              <w:marTop w:val="0"/>
              <w:marBottom w:val="0"/>
              <w:divBdr>
                <w:top w:val="none" w:sz="0" w:space="0" w:color="auto"/>
                <w:left w:val="none" w:sz="0" w:space="0" w:color="auto"/>
                <w:bottom w:val="none" w:sz="0" w:space="0" w:color="auto"/>
                <w:right w:val="none" w:sz="0" w:space="0" w:color="auto"/>
              </w:divBdr>
            </w:div>
            <w:div w:id="1681353315">
              <w:marLeft w:val="0"/>
              <w:marRight w:val="0"/>
              <w:marTop w:val="0"/>
              <w:marBottom w:val="0"/>
              <w:divBdr>
                <w:top w:val="none" w:sz="0" w:space="0" w:color="auto"/>
                <w:left w:val="none" w:sz="0" w:space="0" w:color="auto"/>
                <w:bottom w:val="none" w:sz="0" w:space="0" w:color="auto"/>
                <w:right w:val="none" w:sz="0" w:space="0" w:color="auto"/>
              </w:divBdr>
            </w:div>
            <w:div w:id="1696223809">
              <w:marLeft w:val="0"/>
              <w:marRight w:val="0"/>
              <w:marTop w:val="0"/>
              <w:marBottom w:val="0"/>
              <w:divBdr>
                <w:top w:val="none" w:sz="0" w:space="0" w:color="auto"/>
                <w:left w:val="none" w:sz="0" w:space="0" w:color="auto"/>
                <w:bottom w:val="none" w:sz="0" w:space="0" w:color="auto"/>
                <w:right w:val="none" w:sz="0" w:space="0" w:color="auto"/>
              </w:divBdr>
            </w:div>
            <w:div w:id="1697846114">
              <w:marLeft w:val="0"/>
              <w:marRight w:val="0"/>
              <w:marTop w:val="0"/>
              <w:marBottom w:val="0"/>
              <w:divBdr>
                <w:top w:val="none" w:sz="0" w:space="0" w:color="auto"/>
                <w:left w:val="none" w:sz="0" w:space="0" w:color="auto"/>
                <w:bottom w:val="none" w:sz="0" w:space="0" w:color="auto"/>
                <w:right w:val="none" w:sz="0" w:space="0" w:color="auto"/>
              </w:divBdr>
            </w:div>
            <w:div w:id="1718626359">
              <w:marLeft w:val="0"/>
              <w:marRight w:val="0"/>
              <w:marTop w:val="0"/>
              <w:marBottom w:val="0"/>
              <w:divBdr>
                <w:top w:val="none" w:sz="0" w:space="0" w:color="auto"/>
                <w:left w:val="none" w:sz="0" w:space="0" w:color="auto"/>
                <w:bottom w:val="none" w:sz="0" w:space="0" w:color="auto"/>
                <w:right w:val="none" w:sz="0" w:space="0" w:color="auto"/>
              </w:divBdr>
            </w:div>
            <w:div w:id="1727142507">
              <w:marLeft w:val="0"/>
              <w:marRight w:val="0"/>
              <w:marTop w:val="0"/>
              <w:marBottom w:val="0"/>
              <w:divBdr>
                <w:top w:val="none" w:sz="0" w:space="0" w:color="auto"/>
                <w:left w:val="none" w:sz="0" w:space="0" w:color="auto"/>
                <w:bottom w:val="none" w:sz="0" w:space="0" w:color="auto"/>
                <w:right w:val="none" w:sz="0" w:space="0" w:color="auto"/>
              </w:divBdr>
            </w:div>
            <w:div w:id="1860896843">
              <w:marLeft w:val="0"/>
              <w:marRight w:val="0"/>
              <w:marTop w:val="0"/>
              <w:marBottom w:val="0"/>
              <w:divBdr>
                <w:top w:val="none" w:sz="0" w:space="0" w:color="auto"/>
                <w:left w:val="none" w:sz="0" w:space="0" w:color="auto"/>
                <w:bottom w:val="none" w:sz="0" w:space="0" w:color="auto"/>
                <w:right w:val="none" w:sz="0" w:space="0" w:color="auto"/>
              </w:divBdr>
            </w:div>
            <w:div w:id="1925450251">
              <w:marLeft w:val="0"/>
              <w:marRight w:val="0"/>
              <w:marTop w:val="0"/>
              <w:marBottom w:val="0"/>
              <w:divBdr>
                <w:top w:val="none" w:sz="0" w:space="0" w:color="auto"/>
                <w:left w:val="none" w:sz="0" w:space="0" w:color="auto"/>
                <w:bottom w:val="none" w:sz="0" w:space="0" w:color="auto"/>
                <w:right w:val="none" w:sz="0" w:space="0" w:color="auto"/>
              </w:divBdr>
            </w:div>
            <w:div w:id="1942180198">
              <w:marLeft w:val="0"/>
              <w:marRight w:val="0"/>
              <w:marTop w:val="0"/>
              <w:marBottom w:val="0"/>
              <w:divBdr>
                <w:top w:val="none" w:sz="0" w:space="0" w:color="auto"/>
                <w:left w:val="none" w:sz="0" w:space="0" w:color="auto"/>
                <w:bottom w:val="none" w:sz="0" w:space="0" w:color="auto"/>
                <w:right w:val="none" w:sz="0" w:space="0" w:color="auto"/>
              </w:divBdr>
            </w:div>
            <w:div w:id="2053189019">
              <w:marLeft w:val="0"/>
              <w:marRight w:val="0"/>
              <w:marTop w:val="0"/>
              <w:marBottom w:val="0"/>
              <w:divBdr>
                <w:top w:val="none" w:sz="0" w:space="0" w:color="auto"/>
                <w:left w:val="none" w:sz="0" w:space="0" w:color="auto"/>
                <w:bottom w:val="none" w:sz="0" w:space="0" w:color="auto"/>
                <w:right w:val="none" w:sz="0" w:space="0" w:color="auto"/>
              </w:divBdr>
            </w:div>
            <w:div w:id="2090344484">
              <w:marLeft w:val="0"/>
              <w:marRight w:val="0"/>
              <w:marTop w:val="0"/>
              <w:marBottom w:val="0"/>
              <w:divBdr>
                <w:top w:val="none" w:sz="0" w:space="0" w:color="auto"/>
                <w:left w:val="none" w:sz="0" w:space="0" w:color="auto"/>
                <w:bottom w:val="none" w:sz="0" w:space="0" w:color="auto"/>
                <w:right w:val="none" w:sz="0" w:space="0" w:color="auto"/>
              </w:divBdr>
            </w:div>
            <w:div w:id="2115322545">
              <w:marLeft w:val="0"/>
              <w:marRight w:val="0"/>
              <w:marTop w:val="0"/>
              <w:marBottom w:val="0"/>
              <w:divBdr>
                <w:top w:val="none" w:sz="0" w:space="0" w:color="auto"/>
                <w:left w:val="none" w:sz="0" w:space="0" w:color="auto"/>
                <w:bottom w:val="none" w:sz="0" w:space="0" w:color="auto"/>
                <w:right w:val="none" w:sz="0" w:space="0" w:color="auto"/>
              </w:divBdr>
            </w:div>
            <w:div w:id="213694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934618">
      <w:bodyDiv w:val="1"/>
      <w:marLeft w:val="0"/>
      <w:marRight w:val="0"/>
      <w:marTop w:val="0"/>
      <w:marBottom w:val="0"/>
      <w:divBdr>
        <w:top w:val="none" w:sz="0" w:space="0" w:color="auto"/>
        <w:left w:val="none" w:sz="0" w:space="0" w:color="auto"/>
        <w:bottom w:val="none" w:sz="0" w:space="0" w:color="auto"/>
        <w:right w:val="none" w:sz="0" w:space="0" w:color="auto"/>
      </w:divBdr>
    </w:div>
    <w:div w:id="1146706455">
      <w:bodyDiv w:val="1"/>
      <w:marLeft w:val="0"/>
      <w:marRight w:val="0"/>
      <w:marTop w:val="0"/>
      <w:marBottom w:val="0"/>
      <w:divBdr>
        <w:top w:val="none" w:sz="0" w:space="0" w:color="auto"/>
        <w:left w:val="none" w:sz="0" w:space="0" w:color="auto"/>
        <w:bottom w:val="none" w:sz="0" w:space="0" w:color="auto"/>
        <w:right w:val="none" w:sz="0" w:space="0" w:color="auto"/>
      </w:divBdr>
      <w:divsChild>
        <w:div w:id="1679114276">
          <w:marLeft w:val="0"/>
          <w:marRight w:val="0"/>
          <w:marTop w:val="0"/>
          <w:marBottom w:val="0"/>
          <w:divBdr>
            <w:top w:val="none" w:sz="0" w:space="0" w:color="auto"/>
            <w:left w:val="none" w:sz="0" w:space="0" w:color="auto"/>
            <w:bottom w:val="none" w:sz="0" w:space="0" w:color="auto"/>
            <w:right w:val="none" w:sz="0" w:space="0" w:color="auto"/>
          </w:divBdr>
          <w:divsChild>
            <w:div w:id="732313146">
              <w:marLeft w:val="0"/>
              <w:marRight w:val="0"/>
              <w:marTop w:val="0"/>
              <w:marBottom w:val="0"/>
              <w:divBdr>
                <w:top w:val="none" w:sz="0" w:space="0" w:color="auto"/>
                <w:left w:val="none" w:sz="0" w:space="0" w:color="auto"/>
                <w:bottom w:val="none" w:sz="0" w:space="0" w:color="auto"/>
                <w:right w:val="none" w:sz="0" w:space="0" w:color="auto"/>
              </w:divBdr>
            </w:div>
            <w:div w:id="1281033266">
              <w:marLeft w:val="0"/>
              <w:marRight w:val="0"/>
              <w:marTop w:val="0"/>
              <w:marBottom w:val="0"/>
              <w:divBdr>
                <w:top w:val="none" w:sz="0" w:space="0" w:color="auto"/>
                <w:left w:val="none" w:sz="0" w:space="0" w:color="auto"/>
                <w:bottom w:val="none" w:sz="0" w:space="0" w:color="auto"/>
                <w:right w:val="none" w:sz="0" w:space="0" w:color="auto"/>
              </w:divBdr>
            </w:div>
            <w:div w:id="1568806667">
              <w:marLeft w:val="0"/>
              <w:marRight w:val="0"/>
              <w:marTop w:val="0"/>
              <w:marBottom w:val="0"/>
              <w:divBdr>
                <w:top w:val="none" w:sz="0" w:space="0" w:color="auto"/>
                <w:left w:val="none" w:sz="0" w:space="0" w:color="auto"/>
                <w:bottom w:val="none" w:sz="0" w:space="0" w:color="auto"/>
                <w:right w:val="none" w:sz="0" w:space="0" w:color="auto"/>
              </w:divBdr>
            </w:div>
            <w:div w:id="1589998788">
              <w:marLeft w:val="0"/>
              <w:marRight w:val="0"/>
              <w:marTop w:val="0"/>
              <w:marBottom w:val="0"/>
              <w:divBdr>
                <w:top w:val="none" w:sz="0" w:space="0" w:color="auto"/>
                <w:left w:val="none" w:sz="0" w:space="0" w:color="auto"/>
                <w:bottom w:val="none" w:sz="0" w:space="0" w:color="auto"/>
                <w:right w:val="none" w:sz="0" w:space="0" w:color="auto"/>
              </w:divBdr>
            </w:div>
            <w:div w:id="1776749598">
              <w:marLeft w:val="0"/>
              <w:marRight w:val="0"/>
              <w:marTop w:val="0"/>
              <w:marBottom w:val="0"/>
              <w:divBdr>
                <w:top w:val="none" w:sz="0" w:space="0" w:color="auto"/>
                <w:left w:val="none" w:sz="0" w:space="0" w:color="auto"/>
                <w:bottom w:val="none" w:sz="0" w:space="0" w:color="auto"/>
                <w:right w:val="none" w:sz="0" w:space="0" w:color="auto"/>
              </w:divBdr>
            </w:div>
            <w:div w:id="211459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09039">
      <w:bodyDiv w:val="1"/>
      <w:marLeft w:val="0"/>
      <w:marRight w:val="0"/>
      <w:marTop w:val="0"/>
      <w:marBottom w:val="0"/>
      <w:divBdr>
        <w:top w:val="none" w:sz="0" w:space="0" w:color="auto"/>
        <w:left w:val="none" w:sz="0" w:space="0" w:color="auto"/>
        <w:bottom w:val="none" w:sz="0" w:space="0" w:color="auto"/>
        <w:right w:val="none" w:sz="0" w:space="0" w:color="auto"/>
      </w:divBdr>
      <w:divsChild>
        <w:div w:id="793062011">
          <w:marLeft w:val="0"/>
          <w:marRight w:val="0"/>
          <w:marTop w:val="0"/>
          <w:marBottom w:val="0"/>
          <w:divBdr>
            <w:top w:val="none" w:sz="0" w:space="0" w:color="auto"/>
            <w:left w:val="none" w:sz="0" w:space="0" w:color="auto"/>
            <w:bottom w:val="none" w:sz="0" w:space="0" w:color="auto"/>
            <w:right w:val="none" w:sz="0" w:space="0" w:color="auto"/>
          </w:divBdr>
          <w:divsChild>
            <w:div w:id="378749265">
              <w:marLeft w:val="0"/>
              <w:marRight w:val="0"/>
              <w:marTop w:val="0"/>
              <w:marBottom w:val="0"/>
              <w:divBdr>
                <w:top w:val="none" w:sz="0" w:space="0" w:color="auto"/>
                <w:left w:val="none" w:sz="0" w:space="0" w:color="auto"/>
                <w:bottom w:val="none" w:sz="0" w:space="0" w:color="auto"/>
                <w:right w:val="none" w:sz="0" w:space="0" w:color="auto"/>
              </w:divBdr>
            </w:div>
            <w:div w:id="394940411">
              <w:marLeft w:val="0"/>
              <w:marRight w:val="0"/>
              <w:marTop w:val="0"/>
              <w:marBottom w:val="0"/>
              <w:divBdr>
                <w:top w:val="none" w:sz="0" w:space="0" w:color="auto"/>
                <w:left w:val="none" w:sz="0" w:space="0" w:color="auto"/>
                <w:bottom w:val="none" w:sz="0" w:space="0" w:color="auto"/>
                <w:right w:val="none" w:sz="0" w:space="0" w:color="auto"/>
              </w:divBdr>
            </w:div>
            <w:div w:id="585577484">
              <w:marLeft w:val="0"/>
              <w:marRight w:val="0"/>
              <w:marTop w:val="0"/>
              <w:marBottom w:val="0"/>
              <w:divBdr>
                <w:top w:val="none" w:sz="0" w:space="0" w:color="auto"/>
                <w:left w:val="none" w:sz="0" w:space="0" w:color="auto"/>
                <w:bottom w:val="none" w:sz="0" w:space="0" w:color="auto"/>
                <w:right w:val="none" w:sz="0" w:space="0" w:color="auto"/>
              </w:divBdr>
            </w:div>
            <w:div w:id="1228884694">
              <w:marLeft w:val="0"/>
              <w:marRight w:val="0"/>
              <w:marTop w:val="0"/>
              <w:marBottom w:val="0"/>
              <w:divBdr>
                <w:top w:val="none" w:sz="0" w:space="0" w:color="auto"/>
                <w:left w:val="none" w:sz="0" w:space="0" w:color="auto"/>
                <w:bottom w:val="none" w:sz="0" w:space="0" w:color="auto"/>
                <w:right w:val="none" w:sz="0" w:space="0" w:color="auto"/>
              </w:divBdr>
            </w:div>
            <w:div w:id="1314866582">
              <w:marLeft w:val="0"/>
              <w:marRight w:val="0"/>
              <w:marTop w:val="0"/>
              <w:marBottom w:val="0"/>
              <w:divBdr>
                <w:top w:val="none" w:sz="0" w:space="0" w:color="auto"/>
                <w:left w:val="none" w:sz="0" w:space="0" w:color="auto"/>
                <w:bottom w:val="none" w:sz="0" w:space="0" w:color="auto"/>
                <w:right w:val="none" w:sz="0" w:space="0" w:color="auto"/>
              </w:divBdr>
            </w:div>
            <w:div w:id="172753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790879">
      <w:bodyDiv w:val="1"/>
      <w:marLeft w:val="0"/>
      <w:marRight w:val="0"/>
      <w:marTop w:val="0"/>
      <w:marBottom w:val="0"/>
      <w:divBdr>
        <w:top w:val="none" w:sz="0" w:space="0" w:color="auto"/>
        <w:left w:val="none" w:sz="0" w:space="0" w:color="auto"/>
        <w:bottom w:val="none" w:sz="0" w:space="0" w:color="auto"/>
        <w:right w:val="none" w:sz="0" w:space="0" w:color="auto"/>
      </w:divBdr>
      <w:divsChild>
        <w:div w:id="497039749">
          <w:marLeft w:val="0"/>
          <w:marRight w:val="0"/>
          <w:marTop w:val="0"/>
          <w:marBottom w:val="0"/>
          <w:divBdr>
            <w:top w:val="none" w:sz="0" w:space="0" w:color="auto"/>
            <w:left w:val="none" w:sz="0" w:space="0" w:color="auto"/>
            <w:bottom w:val="none" w:sz="0" w:space="0" w:color="auto"/>
            <w:right w:val="none" w:sz="0" w:space="0" w:color="auto"/>
          </w:divBdr>
          <w:divsChild>
            <w:div w:id="667838">
              <w:marLeft w:val="0"/>
              <w:marRight w:val="0"/>
              <w:marTop w:val="0"/>
              <w:marBottom w:val="0"/>
              <w:divBdr>
                <w:top w:val="none" w:sz="0" w:space="0" w:color="auto"/>
                <w:left w:val="none" w:sz="0" w:space="0" w:color="auto"/>
                <w:bottom w:val="none" w:sz="0" w:space="0" w:color="auto"/>
                <w:right w:val="none" w:sz="0" w:space="0" w:color="auto"/>
              </w:divBdr>
            </w:div>
            <w:div w:id="15542255">
              <w:marLeft w:val="0"/>
              <w:marRight w:val="0"/>
              <w:marTop w:val="0"/>
              <w:marBottom w:val="0"/>
              <w:divBdr>
                <w:top w:val="none" w:sz="0" w:space="0" w:color="auto"/>
                <w:left w:val="none" w:sz="0" w:space="0" w:color="auto"/>
                <w:bottom w:val="none" w:sz="0" w:space="0" w:color="auto"/>
                <w:right w:val="none" w:sz="0" w:space="0" w:color="auto"/>
              </w:divBdr>
            </w:div>
            <w:div w:id="34086745">
              <w:marLeft w:val="0"/>
              <w:marRight w:val="0"/>
              <w:marTop w:val="0"/>
              <w:marBottom w:val="0"/>
              <w:divBdr>
                <w:top w:val="none" w:sz="0" w:space="0" w:color="auto"/>
                <w:left w:val="none" w:sz="0" w:space="0" w:color="auto"/>
                <w:bottom w:val="none" w:sz="0" w:space="0" w:color="auto"/>
                <w:right w:val="none" w:sz="0" w:space="0" w:color="auto"/>
              </w:divBdr>
            </w:div>
            <w:div w:id="36511152">
              <w:marLeft w:val="0"/>
              <w:marRight w:val="0"/>
              <w:marTop w:val="0"/>
              <w:marBottom w:val="0"/>
              <w:divBdr>
                <w:top w:val="none" w:sz="0" w:space="0" w:color="auto"/>
                <w:left w:val="none" w:sz="0" w:space="0" w:color="auto"/>
                <w:bottom w:val="none" w:sz="0" w:space="0" w:color="auto"/>
                <w:right w:val="none" w:sz="0" w:space="0" w:color="auto"/>
              </w:divBdr>
            </w:div>
            <w:div w:id="44064163">
              <w:marLeft w:val="0"/>
              <w:marRight w:val="0"/>
              <w:marTop w:val="0"/>
              <w:marBottom w:val="0"/>
              <w:divBdr>
                <w:top w:val="none" w:sz="0" w:space="0" w:color="auto"/>
                <w:left w:val="none" w:sz="0" w:space="0" w:color="auto"/>
                <w:bottom w:val="none" w:sz="0" w:space="0" w:color="auto"/>
                <w:right w:val="none" w:sz="0" w:space="0" w:color="auto"/>
              </w:divBdr>
            </w:div>
            <w:div w:id="62028023">
              <w:marLeft w:val="0"/>
              <w:marRight w:val="0"/>
              <w:marTop w:val="0"/>
              <w:marBottom w:val="0"/>
              <w:divBdr>
                <w:top w:val="none" w:sz="0" w:space="0" w:color="auto"/>
                <w:left w:val="none" w:sz="0" w:space="0" w:color="auto"/>
                <w:bottom w:val="none" w:sz="0" w:space="0" w:color="auto"/>
                <w:right w:val="none" w:sz="0" w:space="0" w:color="auto"/>
              </w:divBdr>
            </w:div>
            <w:div w:id="78261216">
              <w:marLeft w:val="0"/>
              <w:marRight w:val="0"/>
              <w:marTop w:val="0"/>
              <w:marBottom w:val="0"/>
              <w:divBdr>
                <w:top w:val="none" w:sz="0" w:space="0" w:color="auto"/>
                <w:left w:val="none" w:sz="0" w:space="0" w:color="auto"/>
                <w:bottom w:val="none" w:sz="0" w:space="0" w:color="auto"/>
                <w:right w:val="none" w:sz="0" w:space="0" w:color="auto"/>
              </w:divBdr>
            </w:div>
            <w:div w:id="91829016">
              <w:marLeft w:val="0"/>
              <w:marRight w:val="0"/>
              <w:marTop w:val="0"/>
              <w:marBottom w:val="0"/>
              <w:divBdr>
                <w:top w:val="none" w:sz="0" w:space="0" w:color="auto"/>
                <w:left w:val="none" w:sz="0" w:space="0" w:color="auto"/>
                <w:bottom w:val="none" w:sz="0" w:space="0" w:color="auto"/>
                <w:right w:val="none" w:sz="0" w:space="0" w:color="auto"/>
              </w:divBdr>
            </w:div>
            <w:div w:id="125201590">
              <w:marLeft w:val="0"/>
              <w:marRight w:val="0"/>
              <w:marTop w:val="0"/>
              <w:marBottom w:val="0"/>
              <w:divBdr>
                <w:top w:val="none" w:sz="0" w:space="0" w:color="auto"/>
                <w:left w:val="none" w:sz="0" w:space="0" w:color="auto"/>
                <w:bottom w:val="none" w:sz="0" w:space="0" w:color="auto"/>
                <w:right w:val="none" w:sz="0" w:space="0" w:color="auto"/>
              </w:divBdr>
            </w:div>
            <w:div w:id="132142742">
              <w:marLeft w:val="0"/>
              <w:marRight w:val="0"/>
              <w:marTop w:val="0"/>
              <w:marBottom w:val="0"/>
              <w:divBdr>
                <w:top w:val="none" w:sz="0" w:space="0" w:color="auto"/>
                <w:left w:val="none" w:sz="0" w:space="0" w:color="auto"/>
                <w:bottom w:val="none" w:sz="0" w:space="0" w:color="auto"/>
                <w:right w:val="none" w:sz="0" w:space="0" w:color="auto"/>
              </w:divBdr>
            </w:div>
            <w:div w:id="137116479">
              <w:marLeft w:val="0"/>
              <w:marRight w:val="0"/>
              <w:marTop w:val="0"/>
              <w:marBottom w:val="0"/>
              <w:divBdr>
                <w:top w:val="none" w:sz="0" w:space="0" w:color="auto"/>
                <w:left w:val="none" w:sz="0" w:space="0" w:color="auto"/>
                <w:bottom w:val="none" w:sz="0" w:space="0" w:color="auto"/>
                <w:right w:val="none" w:sz="0" w:space="0" w:color="auto"/>
              </w:divBdr>
            </w:div>
            <w:div w:id="192963849">
              <w:marLeft w:val="0"/>
              <w:marRight w:val="0"/>
              <w:marTop w:val="0"/>
              <w:marBottom w:val="0"/>
              <w:divBdr>
                <w:top w:val="none" w:sz="0" w:space="0" w:color="auto"/>
                <w:left w:val="none" w:sz="0" w:space="0" w:color="auto"/>
                <w:bottom w:val="none" w:sz="0" w:space="0" w:color="auto"/>
                <w:right w:val="none" w:sz="0" w:space="0" w:color="auto"/>
              </w:divBdr>
            </w:div>
            <w:div w:id="217595970">
              <w:marLeft w:val="0"/>
              <w:marRight w:val="0"/>
              <w:marTop w:val="0"/>
              <w:marBottom w:val="0"/>
              <w:divBdr>
                <w:top w:val="none" w:sz="0" w:space="0" w:color="auto"/>
                <w:left w:val="none" w:sz="0" w:space="0" w:color="auto"/>
                <w:bottom w:val="none" w:sz="0" w:space="0" w:color="auto"/>
                <w:right w:val="none" w:sz="0" w:space="0" w:color="auto"/>
              </w:divBdr>
            </w:div>
            <w:div w:id="259919922">
              <w:marLeft w:val="0"/>
              <w:marRight w:val="0"/>
              <w:marTop w:val="0"/>
              <w:marBottom w:val="0"/>
              <w:divBdr>
                <w:top w:val="none" w:sz="0" w:space="0" w:color="auto"/>
                <w:left w:val="none" w:sz="0" w:space="0" w:color="auto"/>
                <w:bottom w:val="none" w:sz="0" w:space="0" w:color="auto"/>
                <w:right w:val="none" w:sz="0" w:space="0" w:color="auto"/>
              </w:divBdr>
            </w:div>
            <w:div w:id="284318020">
              <w:marLeft w:val="0"/>
              <w:marRight w:val="0"/>
              <w:marTop w:val="0"/>
              <w:marBottom w:val="0"/>
              <w:divBdr>
                <w:top w:val="none" w:sz="0" w:space="0" w:color="auto"/>
                <w:left w:val="none" w:sz="0" w:space="0" w:color="auto"/>
                <w:bottom w:val="none" w:sz="0" w:space="0" w:color="auto"/>
                <w:right w:val="none" w:sz="0" w:space="0" w:color="auto"/>
              </w:divBdr>
            </w:div>
            <w:div w:id="287859283">
              <w:marLeft w:val="0"/>
              <w:marRight w:val="0"/>
              <w:marTop w:val="0"/>
              <w:marBottom w:val="0"/>
              <w:divBdr>
                <w:top w:val="none" w:sz="0" w:space="0" w:color="auto"/>
                <w:left w:val="none" w:sz="0" w:space="0" w:color="auto"/>
                <w:bottom w:val="none" w:sz="0" w:space="0" w:color="auto"/>
                <w:right w:val="none" w:sz="0" w:space="0" w:color="auto"/>
              </w:divBdr>
            </w:div>
            <w:div w:id="295524143">
              <w:marLeft w:val="0"/>
              <w:marRight w:val="0"/>
              <w:marTop w:val="0"/>
              <w:marBottom w:val="0"/>
              <w:divBdr>
                <w:top w:val="none" w:sz="0" w:space="0" w:color="auto"/>
                <w:left w:val="none" w:sz="0" w:space="0" w:color="auto"/>
                <w:bottom w:val="none" w:sz="0" w:space="0" w:color="auto"/>
                <w:right w:val="none" w:sz="0" w:space="0" w:color="auto"/>
              </w:divBdr>
            </w:div>
            <w:div w:id="313922631">
              <w:marLeft w:val="0"/>
              <w:marRight w:val="0"/>
              <w:marTop w:val="0"/>
              <w:marBottom w:val="0"/>
              <w:divBdr>
                <w:top w:val="none" w:sz="0" w:space="0" w:color="auto"/>
                <w:left w:val="none" w:sz="0" w:space="0" w:color="auto"/>
                <w:bottom w:val="none" w:sz="0" w:space="0" w:color="auto"/>
                <w:right w:val="none" w:sz="0" w:space="0" w:color="auto"/>
              </w:divBdr>
            </w:div>
            <w:div w:id="344868234">
              <w:marLeft w:val="0"/>
              <w:marRight w:val="0"/>
              <w:marTop w:val="0"/>
              <w:marBottom w:val="0"/>
              <w:divBdr>
                <w:top w:val="none" w:sz="0" w:space="0" w:color="auto"/>
                <w:left w:val="none" w:sz="0" w:space="0" w:color="auto"/>
                <w:bottom w:val="none" w:sz="0" w:space="0" w:color="auto"/>
                <w:right w:val="none" w:sz="0" w:space="0" w:color="auto"/>
              </w:divBdr>
            </w:div>
            <w:div w:id="357269438">
              <w:marLeft w:val="0"/>
              <w:marRight w:val="0"/>
              <w:marTop w:val="0"/>
              <w:marBottom w:val="0"/>
              <w:divBdr>
                <w:top w:val="none" w:sz="0" w:space="0" w:color="auto"/>
                <w:left w:val="none" w:sz="0" w:space="0" w:color="auto"/>
                <w:bottom w:val="none" w:sz="0" w:space="0" w:color="auto"/>
                <w:right w:val="none" w:sz="0" w:space="0" w:color="auto"/>
              </w:divBdr>
            </w:div>
            <w:div w:id="386105129">
              <w:marLeft w:val="0"/>
              <w:marRight w:val="0"/>
              <w:marTop w:val="0"/>
              <w:marBottom w:val="0"/>
              <w:divBdr>
                <w:top w:val="none" w:sz="0" w:space="0" w:color="auto"/>
                <w:left w:val="none" w:sz="0" w:space="0" w:color="auto"/>
                <w:bottom w:val="none" w:sz="0" w:space="0" w:color="auto"/>
                <w:right w:val="none" w:sz="0" w:space="0" w:color="auto"/>
              </w:divBdr>
            </w:div>
            <w:div w:id="395712431">
              <w:marLeft w:val="0"/>
              <w:marRight w:val="0"/>
              <w:marTop w:val="0"/>
              <w:marBottom w:val="0"/>
              <w:divBdr>
                <w:top w:val="none" w:sz="0" w:space="0" w:color="auto"/>
                <w:left w:val="none" w:sz="0" w:space="0" w:color="auto"/>
                <w:bottom w:val="none" w:sz="0" w:space="0" w:color="auto"/>
                <w:right w:val="none" w:sz="0" w:space="0" w:color="auto"/>
              </w:divBdr>
            </w:div>
            <w:div w:id="414131822">
              <w:marLeft w:val="0"/>
              <w:marRight w:val="0"/>
              <w:marTop w:val="0"/>
              <w:marBottom w:val="0"/>
              <w:divBdr>
                <w:top w:val="none" w:sz="0" w:space="0" w:color="auto"/>
                <w:left w:val="none" w:sz="0" w:space="0" w:color="auto"/>
                <w:bottom w:val="none" w:sz="0" w:space="0" w:color="auto"/>
                <w:right w:val="none" w:sz="0" w:space="0" w:color="auto"/>
              </w:divBdr>
            </w:div>
            <w:div w:id="420108342">
              <w:marLeft w:val="0"/>
              <w:marRight w:val="0"/>
              <w:marTop w:val="0"/>
              <w:marBottom w:val="0"/>
              <w:divBdr>
                <w:top w:val="none" w:sz="0" w:space="0" w:color="auto"/>
                <w:left w:val="none" w:sz="0" w:space="0" w:color="auto"/>
                <w:bottom w:val="none" w:sz="0" w:space="0" w:color="auto"/>
                <w:right w:val="none" w:sz="0" w:space="0" w:color="auto"/>
              </w:divBdr>
            </w:div>
            <w:div w:id="449279028">
              <w:marLeft w:val="0"/>
              <w:marRight w:val="0"/>
              <w:marTop w:val="0"/>
              <w:marBottom w:val="0"/>
              <w:divBdr>
                <w:top w:val="none" w:sz="0" w:space="0" w:color="auto"/>
                <w:left w:val="none" w:sz="0" w:space="0" w:color="auto"/>
                <w:bottom w:val="none" w:sz="0" w:space="0" w:color="auto"/>
                <w:right w:val="none" w:sz="0" w:space="0" w:color="auto"/>
              </w:divBdr>
            </w:div>
            <w:div w:id="467168653">
              <w:marLeft w:val="0"/>
              <w:marRight w:val="0"/>
              <w:marTop w:val="0"/>
              <w:marBottom w:val="0"/>
              <w:divBdr>
                <w:top w:val="none" w:sz="0" w:space="0" w:color="auto"/>
                <w:left w:val="none" w:sz="0" w:space="0" w:color="auto"/>
                <w:bottom w:val="none" w:sz="0" w:space="0" w:color="auto"/>
                <w:right w:val="none" w:sz="0" w:space="0" w:color="auto"/>
              </w:divBdr>
            </w:div>
            <w:div w:id="494960119">
              <w:marLeft w:val="0"/>
              <w:marRight w:val="0"/>
              <w:marTop w:val="0"/>
              <w:marBottom w:val="0"/>
              <w:divBdr>
                <w:top w:val="none" w:sz="0" w:space="0" w:color="auto"/>
                <w:left w:val="none" w:sz="0" w:space="0" w:color="auto"/>
                <w:bottom w:val="none" w:sz="0" w:space="0" w:color="auto"/>
                <w:right w:val="none" w:sz="0" w:space="0" w:color="auto"/>
              </w:divBdr>
            </w:div>
            <w:div w:id="502625077">
              <w:marLeft w:val="0"/>
              <w:marRight w:val="0"/>
              <w:marTop w:val="0"/>
              <w:marBottom w:val="0"/>
              <w:divBdr>
                <w:top w:val="none" w:sz="0" w:space="0" w:color="auto"/>
                <w:left w:val="none" w:sz="0" w:space="0" w:color="auto"/>
                <w:bottom w:val="none" w:sz="0" w:space="0" w:color="auto"/>
                <w:right w:val="none" w:sz="0" w:space="0" w:color="auto"/>
              </w:divBdr>
            </w:div>
            <w:div w:id="509563139">
              <w:marLeft w:val="0"/>
              <w:marRight w:val="0"/>
              <w:marTop w:val="0"/>
              <w:marBottom w:val="0"/>
              <w:divBdr>
                <w:top w:val="none" w:sz="0" w:space="0" w:color="auto"/>
                <w:left w:val="none" w:sz="0" w:space="0" w:color="auto"/>
                <w:bottom w:val="none" w:sz="0" w:space="0" w:color="auto"/>
                <w:right w:val="none" w:sz="0" w:space="0" w:color="auto"/>
              </w:divBdr>
            </w:div>
            <w:div w:id="517235272">
              <w:marLeft w:val="0"/>
              <w:marRight w:val="0"/>
              <w:marTop w:val="0"/>
              <w:marBottom w:val="0"/>
              <w:divBdr>
                <w:top w:val="none" w:sz="0" w:space="0" w:color="auto"/>
                <w:left w:val="none" w:sz="0" w:space="0" w:color="auto"/>
                <w:bottom w:val="none" w:sz="0" w:space="0" w:color="auto"/>
                <w:right w:val="none" w:sz="0" w:space="0" w:color="auto"/>
              </w:divBdr>
            </w:div>
            <w:div w:id="546988396">
              <w:marLeft w:val="0"/>
              <w:marRight w:val="0"/>
              <w:marTop w:val="0"/>
              <w:marBottom w:val="0"/>
              <w:divBdr>
                <w:top w:val="none" w:sz="0" w:space="0" w:color="auto"/>
                <w:left w:val="none" w:sz="0" w:space="0" w:color="auto"/>
                <w:bottom w:val="none" w:sz="0" w:space="0" w:color="auto"/>
                <w:right w:val="none" w:sz="0" w:space="0" w:color="auto"/>
              </w:divBdr>
            </w:div>
            <w:div w:id="585192751">
              <w:marLeft w:val="0"/>
              <w:marRight w:val="0"/>
              <w:marTop w:val="0"/>
              <w:marBottom w:val="0"/>
              <w:divBdr>
                <w:top w:val="none" w:sz="0" w:space="0" w:color="auto"/>
                <w:left w:val="none" w:sz="0" w:space="0" w:color="auto"/>
                <w:bottom w:val="none" w:sz="0" w:space="0" w:color="auto"/>
                <w:right w:val="none" w:sz="0" w:space="0" w:color="auto"/>
              </w:divBdr>
            </w:div>
            <w:div w:id="598609756">
              <w:marLeft w:val="0"/>
              <w:marRight w:val="0"/>
              <w:marTop w:val="0"/>
              <w:marBottom w:val="0"/>
              <w:divBdr>
                <w:top w:val="none" w:sz="0" w:space="0" w:color="auto"/>
                <w:left w:val="none" w:sz="0" w:space="0" w:color="auto"/>
                <w:bottom w:val="none" w:sz="0" w:space="0" w:color="auto"/>
                <w:right w:val="none" w:sz="0" w:space="0" w:color="auto"/>
              </w:divBdr>
            </w:div>
            <w:div w:id="634869870">
              <w:marLeft w:val="0"/>
              <w:marRight w:val="0"/>
              <w:marTop w:val="0"/>
              <w:marBottom w:val="0"/>
              <w:divBdr>
                <w:top w:val="none" w:sz="0" w:space="0" w:color="auto"/>
                <w:left w:val="none" w:sz="0" w:space="0" w:color="auto"/>
                <w:bottom w:val="none" w:sz="0" w:space="0" w:color="auto"/>
                <w:right w:val="none" w:sz="0" w:space="0" w:color="auto"/>
              </w:divBdr>
            </w:div>
            <w:div w:id="644701458">
              <w:marLeft w:val="0"/>
              <w:marRight w:val="0"/>
              <w:marTop w:val="0"/>
              <w:marBottom w:val="0"/>
              <w:divBdr>
                <w:top w:val="none" w:sz="0" w:space="0" w:color="auto"/>
                <w:left w:val="none" w:sz="0" w:space="0" w:color="auto"/>
                <w:bottom w:val="none" w:sz="0" w:space="0" w:color="auto"/>
                <w:right w:val="none" w:sz="0" w:space="0" w:color="auto"/>
              </w:divBdr>
            </w:div>
            <w:div w:id="711078664">
              <w:marLeft w:val="0"/>
              <w:marRight w:val="0"/>
              <w:marTop w:val="0"/>
              <w:marBottom w:val="0"/>
              <w:divBdr>
                <w:top w:val="none" w:sz="0" w:space="0" w:color="auto"/>
                <w:left w:val="none" w:sz="0" w:space="0" w:color="auto"/>
                <w:bottom w:val="none" w:sz="0" w:space="0" w:color="auto"/>
                <w:right w:val="none" w:sz="0" w:space="0" w:color="auto"/>
              </w:divBdr>
            </w:div>
            <w:div w:id="722950237">
              <w:marLeft w:val="0"/>
              <w:marRight w:val="0"/>
              <w:marTop w:val="0"/>
              <w:marBottom w:val="0"/>
              <w:divBdr>
                <w:top w:val="none" w:sz="0" w:space="0" w:color="auto"/>
                <w:left w:val="none" w:sz="0" w:space="0" w:color="auto"/>
                <w:bottom w:val="none" w:sz="0" w:space="0" w:color="auto"/>
                <w:right w:val="none" w:sz="0" w:space="0" w:color="auto"/>
              </w:divBdr>
            </w:div>
            <w:div w:id="807284548">
              <w:marLeft w:val="0"/>
              <w:marRight w:val="0"/>
              <w:marTop w:val="0"/>
              <w:marBottom w:val="0"/>
              <w:divBdr>
                <w:top w:val="none" w:sz="0" w:space="0" w:color="auto"/>
                <w:left w:val="none" w:sz="0" w:space="0" w:color="auto"/>
                <w:bottom w:val="none" w:sz="0" w:space="0" w:color="auto"/>
                <w:right w:val="none" w:sz="0" w:space="0" w:color="auto"/>
              </w:divBdr>
            </w:div>
            <w:div w:id="834151026">
              <w:marLeft w:val="0"/>
              <w:marRight w:val="0"/>
              <w:marTop w:val="0"/>
              <w:marBottom w:val="0"/>
              <w:divBdr>
                <w:top w:val="none" w:sz="0" w:space="0" w:color="auto"/>
                <w:left w:val="none" w:sz="0" w:space="0" w:color="auto"/>
                <w:bottom w:val="none" w:sz="0" w:space="0" w:color="auto"/>
                <w:right w:val="none" w:sz="0" w:space="0" w:color="auto"/>
              </w:divBdr>
            </w:div>
            <w:div w:id="839391817">
              <w:marLeft w:val="0"/>
              <w:marRight w:val="0"/>
              <w:marTop w:val="0"/>
              <w:marBottom w:val="0"/>
              <w:divBdr>
                <w:top w:val="none" w:sz="0" w:space="0" w:color="auto"/>
                <w:left w:val="none" w:sz="0" w:space="0" w:color="auto"/>
                <w:bottom w:val="none" w:sz="0" w:space="0" w:color="auto"/>
                <w:right w:val="none" w:sz="0" w:space="0" w:color="auto"/>
              </w:divBdr>
            </w:div>
            <w:div w:id="861548731">
              <w:marLeft w:val="0"/>
              <w:marRight w:val="0"/>
              <w:marTop w:val="0"/>
              <w:marBottom w:val="0"/>
              <w:divBdr>
                <w:top w:val="none" w:sz="0" w:space="0" w:color="auto"/>
                <w:left w:val="none" w:sz="0" w:space="0" w:color="auto"/>
                <w:bottom w:val="none" w:sz="0" w:space="0" w:color="auto"/>
                <w:right w:val="none" w:sz="0" w:space="0" w:color="auto"/>
              </w:divBdr>
            </w:div>
            <w:div w:id="926037580">
              <w:marLeft w:val="0"/>
              <w:marRight w:val="0"/>
              <w:marTop w:val="0"/>
              <w:marBottom w:val="0"/>
              <w:divBdr>
                <w:top w:val="none" w:sz="0" w:space="0" w:color="auto"/>
                <w:left w:val="none" w:sz="0" w:space="0" w:color="auto"/>
                <w:bottom w:val="none" w:sz="0" w:space="0" w:color="auto"/>
                <w:right w:val="none" w:sz="0" w:space="0" w:color="auto"/>
              </w:divBdr>
            </w:div>
            <w:div w:id="949163353">
              <w:marLeft w:val="0"/>
              <w:marRight w:val="0"/>
              <w:marTop w:val="0"/>
              <w:marBottom w:val="0"/>
              <w:divBdr>
                <w:top w:val="none" w:sz="0" w:space="0" w:color="auto"/>
                <w:left w:val="none" w:sz="0" w:space="0" w:color="auto"/>
                <w:bottom w:val="none" w:sz="0" w:space="0" w:color="auto"/>
                <w:right w:val="none" w:sz="0" w:space="0" w:color="auto"/>
              </w:divBdr>
            </w:div>
            <w:div w:id="966011294">
              <w:marLeft w:val="0"/>
              <w:marRight w:val="0"/>
              <w:marTop w:val="0"/>
              <w:marBottom w:val="0"/>
              <w:divBdr>
                <w:top w:val="none" w:sz="0" w:space="0" w:color="auto"/>
                <w:left w:val="none" w:sz="0" w:space="0" w:color="auto"/>
                <w:bottom w:val="none" w:sz="0" w:space="0" w:color="auto"/>
                <w:right w:val="none" w:sz="0" w:space="0" w:color="auto"/>
              </w:divBdr>
            </w:div>
            <w:div w:id="991758960">
              <w:marLeft w:val="0"/>
              <w:marRight w:val="0"/>
              <w:marTop w:val="0"/>
              <w:marBottom w:val="0"/>
              <w:divBdr>
                <w:top w:val="none" w:sz="0" w:space="0" w:color="auto"/>
                <w:left w:val="none" w:sz="0" w:space="0" w:color="auto"/>
                <w:bottom w:val="none" w:sz="0" w:space="0" w:color="auto"/>
                <w:right w:val="none" w:sz="0" w:space="0" w:color="auto"/>
              </w:divBdr>
            </w:div>
            <w:div w:id="1019888461">
              <w:marLeft w:val="0"/>
              <w:marRight w:val="0"/>
              <w:marTop w:val="0"/>
              <w:marBottom w:val="0"/>
              <w:divBdr>
                <w:top w:val="none" w:sz="0" w:space="0" w:color="auto"/>
                <w:left w:val="none" w:sz="0" w:space="0" w:color="auto"/>
                <w:bottom w:val="none" w:sz="0" w:space="0" w:color="auto"/>
                <w:right w:val="none" w:sz="0" w:space="0" w:color="auto"/>
              </w:divBdr>
            </w:div>
            <w:div w:id="1035807632">
              <w:marLeft w:val="0"/>
              <w:marRight w:val="0"/>
              <w:marTop w:val="0"/>
              <w:marBottom w:val="0"/>
              <w:divBdr>
                <w:top w:val="none" w:sz="0" w:space="0" w:color="auto"/>
                <w:left w:val="none" w:sz="0" w:space="0" w:color="auto"/>
                <w:bottom w:val="none" w:sz="0" w:space="0" w:color="auto"/>
                <w:right w:val="none" w:sz="0" w:space="0" w:color="auto"/>
              </w:divBdr>
            </w:div>
            <w:div w:id="1061635812">
              <w:marLeft w:val="0"/>
              <w:marRight w:val="0"/>
              <w:marTop w:val="0"/>
              <w:marBottom w:val="0"/>
              <w:divBdr>
                <w:top w:val="none" w:sz="0" w:space="0" w:color="auto"/>
                <w:left w:val="none" w:sz="0" w:space="0" w:color="auto"/>
                <w:bottom w:val="none" w:sz="0" w:space="0" w:color="auto"/>
                <w:right w:val="none" w:sz="0" w:space="0" w:color="auto"/>
              </w:divBdr>
            </w:div>
            <w:div w:id="1100298692">
              <w:marLeft w:val="0"/>
              <w:marRight w:val="0"/>
              <w:marTop w:val="0"/>
              <w:marBottom w:val="0"/>
              <w:divBdr>
                <w:top w:val="none" w:sz="0" w:space="0" w:color="auto"/>
                <w:left w:val="none" w:sz="0" w:space="0" w:color="auto"/>
                <w:bottom w:val="none" w:sz="0" w:space="0" w:color="auto"/>
                <w:right w:val="none" w:sz="0" w:space="0" w:color="auto"/>
              </w:divBdr>
            </w:div>
            <w:div w:id="1193807600">
              <w:marLeft w:val="0"/>
              <w:marRight w:val="0"/>
              <w:marTop w:val="0"/>
              <w:marBottom w:val="0"/>
              <w:divBdr>
                <w:top w:val="none" w:sz="0" w:space="0" w:color="auto"/>
                <w:left w:val="none" w:sz="0" w:space="0" w:color="auto"/>
                <w:bottom w:val="none" w:sz="0" w:space="0" w:color="auto"/>
                <w:right w:val="none" w:sz="0" w:space="0" w:color="auto"/>
              </w:divBdr>
            </w:div>
            <w:div w:id="1203517999">
              <w:marLeft w:val="0"/>
              <w:marRight w:val="0"/>
              <w:marTop w:val="0"/>
              <w:marBottom w:val="0"/>
              <w:divBdr>
                <w:top w:val="none" w:sz="0" w:space="0" w:color="auto"/>
                <w:left w:val="none" w:sz="0" w:space="0" w:color="auto"/>
                <w:bottom w:val="none" w:sz="0" w:space="0" w:color="auto"/>
                <w:right w:val="none" w:sz="0" w:space="0" w:color="auto"/>
              </w:divBdr>
            </w:div>
            <w:div w:id="1272396761">
              <w:marLeft w:val="0"/>
              <w:marRight w:val="0"/>
              <w:marTop w:val="0"/>
              <w:marBottom w:val="0"/>
              <w:divBdr>
                <w:top w:val="none" w:sz="0" w:space="0" w:color="auto"/>
                <w:left w:val="none" w:sz="0" w:space="0" w:color="auto"/>
                <w:bottom w:val="none" w:sz="0" w:space="0" w:color="auto"/>
                <w:right w:val="none" w:sz="0" w:space="0" w:color="auto"/>
              </w:divBdr>
            </w:div>
            <w:div w:id="1292906554">
              <w:marLeft w:val="0"/>
              <w:marRight w:val="0"/>
              <w:marTop w:val="0"/>
              <w:marBottom w:val="0"/>
              <w:divBdr>
                <w:top w:val="none" w:sz="0" w:space="0" w:color="auto"/>
                <w:left w:val="none" w:sz="0" w:space="0" w:color="auto"/>
                <w:bottom w:val="none" w:sz="0" w:space="0" w:color="auto"/>
                <w:right w:val="none" w:sz="0" w:space="0" w:color="auto"/>
              </w:divBdr>
            </w:div>
            <w:div w:id="1295482392">
              <w:marLeft w:val="0"/>
              <w:marRight w:val="0"/>
              <w:marTop w:val="0"/>
              <w:marBottom w:val="0"/>
              <w:divBdr>
                <w:top w:val="none" w:sz="0" w:space="0" w:color="auto"/>
                <w:left w:val="none" w:sz="0" w:space="0" w:color="auto"/>
                <w:bottom w:val="none" w:sz="0" w:space="0" w:color="auto"/>
                <w:right w:val="none" w:sz="0" w:space="0" w:color="auto"/>
              </w:divBdr>
            </w:div>
            <w:div w:id="1319843988">
              <w:marLeft w:val="0"/>
              <w:marRight w:val="0"/>
              <w:marTop w:val="0"/>
              <w:marBottom w:val="0"/>
              <w:divBdr>
                <w:top w:val="none" w:sz="0" w:space="0" w:color="auto"/>
                <w:left w:val="none" w:sz="0" w:space="0" w:color="auto"/>
                <w:bottom w:val="none" w:sz="0" w:space="0" w:color="auto"/>
                <w:right w:val="none" w:sz="0" w:space="0" w:color="auto"/>
              </w:divBdr>
            </w:div>
            <w:div w:id="1330449168">
              <w:marLeft w:val="0"/>
              <w:marRight w:val="0"/>
              <w:marTop w:val="0"/>
              <w:marBottom w:val="0"/>
              <w:divBdr>
                <w:top w:val="none" w:sz="0" w:space="0" w:color="auto"/>
                <w:left w:val="none" w:sz="0" w:space="0" w:color="auto"/>
                <w:bottom w:val="none" w:sz="0" w:space="0" w:color="auto"/>
                <w:right w:val="none" w:sz="0" w:space="0" w:color="auto"/>
              </w:divBdr>
            </w:div>
            <w:div w:id="1331443536">
              <w:marLeft w:val="0"/>
              <w:marRight w:val="0"/>
              <w:marTop w:val="0"/>
              <w:marBottom w:val="0"/>
              <w:divBdr>
                <w:top w:val="none" w:sz="0" w:space="0" w:color="auto"/>
                <w:left w:val="none" w:sz="0" w:space="0" w:color="auto"/>
                <w:bottom w:val="none" w:sz="0" w:space="0" w:color="auto"/>
                <w:right w:val="none" w:sz="0" w:space="0" w:color="auto"/>
              </w:divBdr>
            </w:div>
            <w:div w:id="1362123088">
              <w:marLeft w:val="0"/>
              <w:marRight w:val="0"/>
              <w:marTop w:val="0"/>
              <w:marBottom w:val="0"/>
              <w:divBdr>
                <w:top w:val="none" w:sz="0" w:space="0" w:color="auto"/>
                <w:left w:val="none" w:sz="0" w:space="0" w:color="auto"/>
                <w:bottom w:val="none" w:sz="0" w:space="0" w:color="auto"/>
                <w:right w:val="none" w:sz="0" w:space="0" w:color="auto"/>
              </w:divBdr>
            </w:div>
            <w:div w:id="1388066935">
              <w:marLeft w:val="0"/>
              <w:marRight w:val="0"/>
              <w:marTop w:val="0"/>
              <w:marBottom w:val="0"/>
              <w:divBdr>
                <w:top w:val="none" w:sz="0" w:space="0" w:color="auto"/>
                <w:left w:val="none" w:sz="0" w:space="0" w:color="auto"/>
                <w:bottom w:val="none" w:sz="0" w:space="0" w:color="auto"/>
                <w:right w:val="none" w:sz="0" w:space="0" w:color="auto"/>
              </w:divBdr>
            </w:div>
            <w:div w:id="1399086544">
              <w:marLeft w:val="0"/>
              <w:marRight w:val="0"/>
              <w:marTop w:val="0"/>
              <w:marBottom w:val="0"/>
              <w:divBdr>
                <w:top w:val="none" w:sz="0" w:space="0" w:color="auto"/>
                <w:left w:val="none" w:sz="0" w:space="0" w:color="auto"/>
                <w:bottom w:val="none" w:sz="0" w:space="0" w:color="auto"/>
                <w:right w:val="none" w:sz="0" w:space="0" w:color="auto"/>
              </w:divBdr>
            </w:div>
            <w:div w:id="1482162927">
              <w:marLeft w:val="0"/>
              <w:marRight w:val="0"/>
              <w:marTop w:val="0"/>
              <w:marBottom w:val="0"/>
              <w:divBdr>
                <w:top w:val="none" w:sz="0" w:space="0" w:color="auto"/>
                <w:left w:val="none" w:sz="0" w:space="0" w:color="auto"/>
                <w:bottom w:val="none" w:sz="0" w:space="0" w:color="auto"/>
                <w:right w:val="none" w:sz="0" w:space="0" w:color="auto"/>
              </w:divBdr>
            </w:div>
            <w:div w:id="1548296528">
              <w:marLeft w:val="0"/>
              <w:marRight w:val="0"/>
              <w:marTop w:val="0"/>
              <w:marBottom w:val="0"/>
              <w:divBdr>
                <w:top w:val="none" w:sz="0" w:space="0" w:color="auto"/>
                <w:left w:val="none" w:sz="0" w:space="0" w:color="auto"/>
                <w:bottom w:val="none" w:sz="0" w:space="0" w:color="auto"/>
                <w:right w:val="none" w:sz="0" w:space="0" w:color="auto"/>
              </w:divBdr>
            </w:div>
            <w:div w:id="1548640454">
              <w:marLeft w:val="0"/>
              <w:marRight w:val="0"/>
              <w:marTop w:val="0"/>
              <w:marBottom w:val="0"/>
              <w:divBdr>
                <w:top w:val="none" w:sz="0" w:space="0" w:color="auto"/>
                <w:left w:val="none" w:sz="0" w:space="0" w:color="auto"/>
                <w:bottom w:val="none" w:sz="0" w:space="0" w:color="auto"/>
                <w:right w:val="none" w:sz="0" w:space="0" w:color="auto"/>
              </w:divBdr>
            </w:div>
            <w:div w:id="1593317382">
              <w:marLeft w:val="0"/>
              <w:marRight w:val="0"/>
              <w:marTop w:val="0"/>
              <w:marBottom w:val="0"/>
              <w:divBdr>
                <w:top w:val="none" w:sz="0" w:space="0" w:color="auto"/>
                <w:left w:val="none" w:sz="0" w:space="0" w:color="auto"/>
                <w:bottom w:val="none" w:sz="0" w:space="0" w:color="auto"/>
                <w:right w:val="none" w:sz="0" w:space="0" w:color="auto"/>
              </w:divBdr>
            </w:div>
            <w:div w:id="1625769447">
              <w:marLeft w:val="0"/>
              <w:marRight w:val="0"/>
              <w:marTop w:val="0"/>
              <w:marBottom w:val="0"/>
              <w:divBdr>
                <w:top w:val="none" w:sz="0" w:space="0" w:color="auto"/>
                <w:left w:val="none" w:sz="0" w:space="0" w:color="auto"/>
                <w:bottom w:val="none" w:sz="0" w:space="0" w:color="auto"/>
                <w:right w:val="none" w:sz="0" w:space="0" w:color="auto"/>
              </w:divBdr>
            </w:div>
            <w:div w:id="1675381774">
              <w:marLeft w:val="0"/>
              <w:marRight w:val="0"/>
              <w:marTop w:val="0"/>
              <w:marBottom w:val="0"/>
              <w:divBdr>
                <w:top w:val="none" w:sz="0" w:space="0" w:color="auto"/>
                <w:left w:val="none" w:sz="0" w:space="0" w:color="auto"/>
                <w:bottom w:val="none" w:sz="0" w:space="0" w:color="auto"/>
                <w:right w:val="none" w:sz="0" w:space="0" w:color="auto"/>
              </w:divBdr>
            </w:div>
            <w:div w:id="1707244959">
              <w:marLeft w:val="0"/>
              <w:marRight w:val="0"/>
              <w:marTop w:val="0"/>
              <w:marBottom w:val="0"/>
              <w:divBdr>
                <w:top w:val="none" w:sz="0" w:space="0" w:color="auto"/>
                <w:left w:val="none" w:sz="0" w:space="0" w:color="auto"/>
                <w:bottom w:val="none" w:sz="0" w:space="0" w:color="auto"/>
                <w:right w:val="none" w:sz="0" w:space="0" w:color="auto"/>
              </w:divBdr>
            </w:div>
            <w:div w:id="1771583532">
              <w:marLeft w:val="0"/>
              <w:marRight w:val="0"/>
              <w:marTop w:val="0"/>
              <w:marBottom w:val="0"/>
              <w:divBdr>
                <w:top w:val="none" w:sz="0" w:space="0" w:color="auto"/>
                <w:left w:val="none" w:sz="0" w:space="0" w:color="auto"/>
                <w:bottom w:val="none" w:sz="0" w:space="0" w:color="auto"/>
                <w:right w:val="none" w:sz="0" w:space="0" w:color="auto"/>
              </w:divBdr>
            </w:div>
            <w:div w:id="1865091403">
              <w:marLeft w:val="0"/>
              <w:marRight w:val="0"/>
              <w:marTop w:val="0"/>
              <w:marBottom w:val="0"/>
              <w:divBdr>
                <w:top w:val="none" w:sz="0" w:space="0" w:color="auto"/>
                <w:left w:val="none" w:sz="0" w:space="0" w:color="auto"/>
                <w:bottom w:val="none" w:sz="0" w:space="0" w:color="auto"/>
                <w:right w:val="none" w:sz="0" w:space="0" w:color="auto"/>
              </w:divBdr>
            </w:div>
            <w:div w:id="1868132244">
              <w:marLeft w:val="0"/>
              <w:marRight w:val="0"/>
              <w:marTop w:val="0"/>
              <w:marBottom w:val="0"/>
              <w:divBdr>
                <w:top w:val="none" w:sz="0" w:space="0" w:color="auto"/>
                <w:left w:val="none" w:sz="0" w:space="0" w:color="auto"/>
                <w:bottom w:val="none" w:sz="0" w:space="0" w:color="auto"/>
                <w:right w:val="none" w:sz="0" w:space="0" w:color="auto"/>
              </w:divBdr>
            </w:div>
            <w:div w:id="1912763492">
              <w:marLeft w:val="0"/>
              <w:marRight w:val="0"/>
              <w:marTop w:val="0"/>
              <w:marBottom w:val="0"/>
              <w:divBdr>
                <w:top w:val="none" w:sz="0" w:space="0" w:color="auto"/>
                <w:left w:val="none" w:sz="0" w:space="0" w:color="auto"/>
                <w:bottom w:val="none" w:sz="0" w:space="0" w:color="auto"/>
                <w:right w:val="none" w:sz="0" w:space="0" w:color="auto"/>
              </w:divBdr>
            </w:div>
            <w:div w:id="1917207950">
              <w:marLeft w:val="0"/>
              <w:marRight w:val="0"/>
              <w:marTop w:val="0"/>
              <w:marBottom w:val="0"/>
              <w:divBdr>
                <w:top w:val="none" w:sz="0" w:space="0" w:color="auto"/>
                <w:left w:val="none" w:sz="0" w:space="0" w:color="auto"/>
                <w:bottom w:val="none" w:sz="0" w:space="0" w:color="auto"/>
                <w:right w:val="none" w:sz="0" w:space="0" w:color="auto"/>
              </w:divBdr>
            </w:div>
            <w:div w:id="1928927868">
              <w:marLeft w:val="0"/>
              <w:marRight w:val="0"/>
              <w:marTop w:val="0"/>
              <w:marBottom w:val="0"/>
              <w:divBdr>
                <w:top w:val="none" w:sz="0" w:space="0" w:color="auto"/>
                <w:left w:val="none" w:sz="0" w:space="0" w:color="auto"/>
                <w:bottom w:val="none" w:sz="0" w:space="0" w:color="auto"/>
                <w:right w:val="none" w:sz="0" w:space="0" w:color="auto"/>
              </w:divBdr>
            </w:div>
            <w:div w:id="1978097214">
              <w:marLeft w:val="0"/>
              <w:marRight w:val="0"/>
              <w:marTop w:val="0"/>
              <w:marBottom w:val="0"/>
              <w:divBdr>
                <w:top w:val="none" w:sz="0" w:space="0" w:color="auto"/>
                <w:left w:val="none" w:sz="0" w:space="0" w:color="auto"/>
                <w:bottom w:val="none" w:sz="0" w:space="0" w:color="auto"/>
                <w:right w:val="none" w:sz="0" w:space="0" w:color="auto"/>
              </w:divBdr>
            </w:div>
            <w:div w:id="214094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12253">
      <w:bodyDiv w:val="1"/>
      <w:marLeft w:val="0"/>
      <w:marRight w:val="0"/>
      <w:marTop w:val="0"/>
      <w:marBottom w:val="0"/>
      <w:divBdr>
        <w:top w:val="none" w:sz="0" w:space="0" w:color="auto"/>
        <w:left w:val="none" w:sz="0" w:space="0" w:color="auto"/>
        <w:bottom w:val="none" w:sz="0" w:space="0" w:color="auto"/>
        <w:right w:val="none" w:sz="0" w:space="0" w:color="auto"/>
      </w:divBdr>
      <w:divsChild>
        <w:div w:id="199364858">
          <w:marLeft w:val="0"/>
          <w:marRight w:val="0"/>
          <w:marTop w:val="0"/>
          <w:marBottom w:val="0"/>
          <w:divBdr>
            <w:top w:val="none" w:sz="0" w:space="0" w:color="auto"/>
            <w:left w:val="none" w:sz="0" w:space="0" w:color="auto"/>
            <w:bottom w:val="none" w:sz="0" w:space="0" w:color="auto"/>
            <w:right w:val="none" w:sz="0" w:space="0" w:color="auto"/>
          </w:divBdr>
          <w:divsChild>
            <w:div w:id="1712860">
              <w:marLeft w:val="0"/>
              <w:marRight w:val="0"/>
              <w:marTop w:val="0"/>
              <w:marBottom w:val="0"/>
              <w:divBdr>
                <w:top w:val="none" w:sz="0" w:space="0" w:color="auto"/>
                <w:left w:val="none" w:sz="0" w:space="0" w:color="auto"/>
                <w:bottom w:val="none" w:sz="0" w:space="0" w:color="auto"/>
                <w:right w:val="none" w:sz="0" w:space="0" w:color="auto"/>
              </w:divBdr>
            </w:div>
            <w:div w:id="5333273">
              <w:marLeft w:val="0"/>
              <w:marRight w:val="0"/>
              <w:marTop w:val="0"/>
              <w:marBottom w:val="0"/>
              <w:divBdr>
                <w:top w:val="none" w:sz="0" w:space="0" w:color="auto"/>
                <w:left w:val="none" w:sz="0" w:space="0" w:color="auto"/>
                <w:bottom w:val="none" w:sz="0" w:space="0" w:color="auto"/>
                <w:right w:val="none" w:sz="0" w:space="0" w:color="auto"/>
              </w:divBdr>
            </w:div>
            <w:div w:id="19165159">
              <w:marLeft w:val="0"/>
              <w:marRight w:val="0"/>
              <w:marTop w:val="0"/>
              <w:marBottom w:val="0"/>
              <w:divBdr>
                <w:top w:val="none" w:sz="0" w:space="0" w:color="auto"/>
                <w:left w:val="none" w:sz="0" w:space="0" w:color="auto"/>
                <w:bottom w:val="none" w:sz="0" w:space="0" w:color="auto"/>
                <w:right w:val="none" w:sz="0" w:space="0" w:color="auto"/>
              </w:divBdr>
            </w:div>
            <w:div w:id="56051851">
              <w:marLeft w:val="0"/>
              <w:marRight w:val="0"/>
              <w:marTop w:val="0"/>
              <w:marBottom w:val="0"/>
              <w:divBdr>
                <w:top w:val="none" w:sz="0" w:space="0" w:color="auto"/>
                <w:left w:val="none" w:sz="0" w:space="0" w:color="auto"/>
                <w:bottom w:val="none" w:sz="0" w:space="0" w:color="auto"/>
                <w:right w:val="none" w:sz="0" w:space="0" w:color="auto"/>
              </w:divBdr>
            </w:div>
            <w:div w:id="72942709">
              <w:marLeft w:val="0"/>
              <w:marRight w:val="0"/>
              <w:marTop w:val="0"/>
              <w:marBottom w:val="0"/>
              <w:divBdr>
                <w:top w:val="none" w:sz="0" w:space="0" w:color="auto"/>
                <w:left w:val="none" w:sz="0" w:space="0" w:color="auto"/>
                <w:bottom w:val="none" w:sz="0" w:space="0" w:color="auto"/>
                <w:right w:val="none" w:sz="0" w:space="0" w:color="auto"/>
              </w:divBdr>
            </w:div>
            <w:div w:id="97066040">
              <w:marLeft w:val="0"/>
              <w:marRight w:val="0"/>
              <w:marTop w:val="0"/>
              <w:marBottom w:val="0"/>
              <w:divBdr>
                <w:top w:val="none" w:sz="0" w:space="0" w:color="auto"/>
                <w:left w:val="none" w:sz="0" w:space="0" w:color="auto"/>
                <w:bottom w:val="none" w:sz="0" w:space="0" w:color="auto"/>
                <w:right w:val="none" w:sz="0" w:space="0" w:color="auto"/>
              </w:divBdr>
            </w:div>
            <w:div w:id="123667800">
              <w:marLeft w:val="0"/>
              <w:marRight w:val="0"/>
              <w:marTop w:val="0"/>
              <w:marBottom w:val="0"/>
              <w:divBdr>
                <w:top w:val="none" w:sz="0" w:space="0" w:color="auto"/>
                <w:left w:val="none" w:sz="0" w:space="0" w:color="auto"/>
                <w:bottom w:val="none" w:sz="0" w:space="0" w:color="auto"/>
                <w:right w:val="none" w:sz="0" w:space="0" w:color="auto"/>
              </w:divBdr>
            </w:div>
            <w:div w:id="137764957">
              <w:marLeft w:val="0"/>
              <w:marRight w:val="0"/>
              <w:marTop w:val="0"/>
              <w:marBottom w:val="0"/>
              <w:divBdr>
                <w:top w:val="none" w:sz="0" w:space="0" w:color="auto"/>
                <w:left w:val="none" w:sz="0" w:space="0" w:color="auto"/>
                <w:bottom w:val="none" w:sz="0" w:space="0" w:color="auto"/>
                <w:right w:val="none" w:sz="0" w:space="0" w:color="auto"/>
              </w:divBdr>
            </w:div>
            <w:div w:id="152766466">
              <w:marLeft w:val="0"/>
              <w:marRight w:val="0"/>
              <w:marTop w:val="0"/>
              <w:marBottom w:val="0"/>
              <w:divBdr>
                <w:top w:val="none" w:sz="0" w:space="0" w:color="auto"/>
                <w:left w:val="none" w:sz="0" w:space="0" w:color="auto"/>
                <w:bottom w:val="none" w:sz="0" w:space="0" w:color="auto"/>
                <w:right w:val="none" w:sz="0" w:space="0" w:color="auto"/>
              </w:divBdr>
            </w:div>
            <w:div w:id="162862457">
              <w:marLeft w:val="0"/>
              <w:marRight w:val="0"/>
              <w:marTop w:val="0"/>
              <w:marBottom w:val="0"/>
              <w:divBdr>
                <w:top w:val="none" w:sz="0" w:space="0" w:color="auto"/>
                <w:left w:val="none" w:sz="0" w:space="0" w:color="auto"/>
                <w:bottom w:val="none" w:sz="0" w:space="0" w:color="auto"/>
                <w:right w:val="none" w:sz="0" w:space="0" w:color="auto"/>
              </w:divBdr>
            </w:div>
            <w:div w:id="166598752">
              <w:marLeft w:val="0"/>
              <w:marRight w:val="0"/>
              <w:marTop w:val="0"/>
              <w:marBottom w:val="0"/>
              <w:divBdr>
                <w:top w:val="none" w:sz="0" w:space="0" w:color="auto"/>
                <w:left w:val="none" w:sz="0" w:space="0" w:color="auto"/>
                <w:bottom w:val="none" w:sz="0" w:space="0" w:color="auto"/>
                <w:right w:val="none" w:sz="0" w:space="0" w:color="auto"/>
              </w:divBdr>
            </w:div>
            <w:div w:id="183136486">
              <w:marLeft w:val="0"/>
              <w:marRight w:val="0"/>
              <w:marTop w:val="0"/>
              <w:marBottom w:val="0"/>
              <w:divBdr>
                <w:top w:val="none" w:sz="0" w:space="0" w:color="auto"/>
                <w:left w:val="none" w:sz="0" w:space="0" w:color="auto"/>
                <w:bottom w:val="none" w:sz="0" w:space="0" w:color="auto"/>
                <w:right w:val="none" w:sz="0" w:space="0" w:color="auto"/>
              </w:divBdr>
            </w:div>
            <w:div w:id="228001036">
              <w:marLeft w:val="0"/>
              <w:marRight w:val="0"/>
              <w:marTop w:val="0"/>
              <w:marBottom w:val="0"/>
              <w:divBdr>
                <w:top w:val="none" w:sz="0" w:space="0" w:color="auto"/>
                <w:left w:val="none" w:sz="0" w:space="0" w:color="auto"/>
                <w:bottom w:val="none" w:sz="0" w:space="0" w:color="auto"/>
                <w:right w:val="none" w:sz="0" w:space="0" w:color="auto"/>
              </w:divBdr>
            </w:div>
            <w:div w:id="237910406">
              <w:marLeft w:val="0"/>
              <w:marRight w:val="0"/>
              <w:marTop w:val="0"/>
              <w:marBottom w:val="0"/>
              <w:divBdr>
                <w:top w:val="none" w:sz="0" w:space="0" w:color="auto"/>
                <w:left w:val="none" w:sz="0" w:space="0" w:color="auto"/>
                <w:bottom w:val="none" w:sz="0" w:space="0" w:color="auto"/>
                <w:right w:val="none" w:sz="0" w:space="0" w:color="auto"/>
              </w:divBdr>
            </w:div>
            <w:div w:id="254679282">
              <w:marLeft w:val="0"/>
              <w:marRight w:val="0"/>
              <w:marTop w:val="0"/>
              <w:marBottom w:val="0"/>
              <w:divBdr>
                <w:top w:val="none" w:sz="0" w:space="0" w:color="auto"/>
                <w:left w:val="none" w:sz="0" w:space="0" w:color="auto"/>
                <w:bottom w:val="none" w:sz="0" w:space="0" w:color="auto"/>
                <w:right w:val="none" w:sz="0" w:space="0" w:color="auto"/>
              </w:divBdr>
            </w:div>
            <w:div w:id="288241120">
              <w:marLeft w:val="0"/>
              <w:marRight w:val="0"/>
              <w:marTop w:val="0"/>
              <w:marBottom w:val="0"/>
              <w:divBdr>
                <w:top w:val="none" w:sz="0" w:space="0" w:color="auto"/>
                <w:left w:val="none" w:sz="0" w:space="0" w:color="auto"/>
                <w:bottom w:val="none" w:sz="0" w:space="0" w:color="auto"/>
                <w:right w:val="none" w:sz="0" w:space="0" w:color="auto"/>
              </w:divBdr>
            </w:div>
            <w:div w:id="289282046">
              <w:marLeft w:val="0"/>
              <w:marRight w:val="0"/>
              <w:marTop w:val="0"/>
              <w:marBottom w:val="0"/>
              <w:divBdr>
                <w:top w:val="none" w:sz="0" w:space="0" w:color="auto"/>
                <w:left w:val="none" w:sz="0" w:space="0" w:color="auto"/>
                <w:bottom w:val="none" w:sz="0" w:space="0" w:color="auto"/>
                <w:right w:val="none" w:sz="0" w:space="0" w:color="auto"/>
              </w:divBdr>
            </w:div>
            <w:div w:id="291400708">
              <w:marLeft w:val="0"/>
              <w:marRight w:val="0"/>
              <w:marTop w:val="0"/>
              <w:marBottom w:val="0"/>
              <w:divBdr>
                <w:top w:val="none" w:sz="0" w:space="0" w:color="auto"/>
                <w:left w:val="none" w:sz="0" w:space="0" w:color="auto"/>
                <w:bottom w:val="none" w:sz="0" w:space="0" w:color="auto"/>
                <w:right w:val="none" w:sz="0" w:space="0" w:color="auto"/>
              </w:divBdr>
            </w:div>
            <w:div w:id="312369622">
              <w:marLeft w:val="0"/>
              <w:marRight w:val="0"/>
              <w:marTop w:val="0"/>
              <w:marBottom w:val="0"/>
              <w:divBdr>
                <w:top w:val="none" w:sz="0" w:space="0" w:color="auto"/>
                <w:left w:val="none" w:sz="0" w:space="0" w:color="auto"/>
                <w:bottom w:val="none" w:sz="0" w:space="0" w:color="auto"/>
                <w:right w:val="none" w:sz="0" w:space="0" w:color="auto"/>
              </w:divBdr>
            </w:div>
            <w:div w:id="337122852">
              <w:marLeft w:val="0"/>
              <w:marRight w:val="0"/>
              <w:marTop w:val="0"/>
              <w:marBottom w:val="0"/>
              <w:divBdr>
                <w:top w:val="none" w:sz="0" w:space="0" w:color="auto"/>
                <w:left w:val="none" w:sz="0" w:space="0" w:color="auto"/>
                <w:bottom w:val="none" w:sz="0" w:space="0" w:color="auto"/>
                <w:right w:val="none" w:sz="0" w:space="0" w:color="auto"/>
              </w:divBdr>
            </w:div>
            <w:div w:id="344983272">
              <w:marLeft w:val="0"/>
              <w:marRight w:val="0"/>
              <w:marTop w:val="0"/>
              <w:marBottom w:val="0"/>
              <w:divBdr>
                <w:top w:val="none" w:sz="0" w:space="0" w:color="auto"/>
                <w:left w:val="none" w:sz="0" w:space="0" w:color="auto"/>
                <w:bottom w:val="none" w:sz="0" w:space="0" w:color="auto"/>
                <w:right w:val="none" w:sz="0" w:space="0" w:color="auto"/>
              </w:divBdr>
            </w:div>
            <w:div w:id="353962634">
              <w:marLeft w:val="0"/>
              <w:marRight w:val="0"/>
              <w:marTop w:val="0"/>
              <w:marBottom w:val="0"/>
              <w:divBdr>
                <w:top w:val="none" w:sz="0" w:space="0" w:color="auto"/>
                <w:left w:val="none" w:sz="0" w:space="0" w:color="auto"/>
                <w:bottom w:val="none" w:sz="0" w:space="0" w:color="auto"/>
                <w:right w:val="none" w:sz="0" w:space="0" w:color="auto"/>
              </w:divBdr>
            </w:div>
            <w:div w:id="371225123">
              <w:marLeft w:val="0"/>
              <w:marRight w:val="0"/>
              <w:marTop w:val="0"/>
              <w:marBottom w:val="0"/>
              <w:divBdr>
                <w:top w:val="none" w:sz="0" w:space="0" w:color="auto"/>
                <w:left w:val="none" w:sz="0" w:space="0" w:color="auto"/>
                <w:bottom w:val="none" w:sz="0" w:space="0" w:color="auto"/>
                <w:right w:val="none" w:sz="0" w:space="0" w:color="auto"/>
              </w:divBdr>
            </w:div>
            <w:div w:id="419761267">
              <w:marLeft w:val="0"/>
              <w:marRight w:val="0"/>
              <w:marTop w:val="0"/>
              <w:marBottom w:val="0"/>
              <w:divBdr>
                <w:top w:val="none" w:sz="0" w:space="0" w:color="auto"/>
                <w:left w:val="none" w:sz="0" w:space="0" w:color="auto"/>
                <w:bottom w:val="none" w:sz="0" w:space="0" w:color="auto"/>
                <w:right w:val="none" w:sz="0" w:space="0" w:color="auto"/>
              </w:divBdr>
            </w:div>
            <w:div w:id="455221021">
              <w:marLeft w:val="0"/>
              <w:marRight w:val="0"/>
              <w:marTop w:val="0"/>
              <w:marBottom w:val="0"/>
              <w:divBdr>
                <w:top w:val="none" w:sz="0" w:space="0" w:color="auto"/>
                <w:left w:val="none" w:sz="0" w:space="0" w:color="auto"/>
                <w:bottom w:val="none" w:sz="0" w:space="0" w:color="auto"/>
                <w:right w:val="none" w:sz="0" w:space="0" w:color="auto"/>
              </w:divBdr>
            </w:div>
            <w:div w:id="480535907">
              <w:marLeft w:val="0"/>
              <w:marRight w:val="0"/>
              <w:marTop w:val="0"/>
              <w:marBottom w:val="0"/>
              <w:divBdr>
                <w:top w:val="none" w:sz="0" w:space="0" w:color="auto"/>
                <w:left w:val="none" w:sz="0" w:space="0" w:color="auto"/>
                <w:bottom w:val="none" w:sz="0" w:space="0" w:color="auto"/>
                <w:right w:val="none" w:sz="0" w:space="0" w:color="auto"/>
              </w:divBdr>
            </w:div>
            <w:div w:id="504055186">
              <w:marLeft w:val="0"/>
              <w:marRight w:val="0"/>
              <w:marTop w:val="0"/>
              <w:marBottom w:val="0"/>
              <w:divBdr>
                <w:top w:val="none" w:sz="0" w:space="0" w:color="auto"/>
                <w:left w:val="none" w:sz="0" w:space="0" w:color="auto"/>
                <w:bottom w:val="none" w:sz="0" w:space="0" w:color="auto"/>
                <w:right w:val="none" w:sz="0" w:space="0" w:color="auto"/>
              </w:divBdr>
            </w:div>
            <w:div w:id="517550510">
              <w:marLeft w:val="0"/>
              <w:marRight w:val="0"/>
              <w:marTop w:val="0"/>
              <w:marBottom w:val="0"/>
              <w:divBdr>
                <w:top w:val="none" w:sz="0" w:space="0" w:color="auto"/>
                <w:left w:val="none" w:sz="0" w:space="0" w:color="auto"/>
                <w:bottom w:val="none" w:sz="0" w:space="0" w:color="auto"/>
                <w:right w:val="none" w:sz="0" w:space="0" w:color="auto"/>
              </w:divBdr>
            </w:div>
            <w:div w:id="533544825">
              <w:marLeft w:val="0"/>
              <w:marRight w:val="0"/>
              <w:marTop w:val="0"/>
              <w:marBottom w:val="0"/>
              <w:divBdr>
                <w:top w:val="none" w:sz="0" w:space="0" w:color="auto"/>
                <w:left w:val="none" w:sz="0" w:space="0" w:color="auto"/>
                <w:bottom w:val="none" w:sz="0" w:space="0" w:color="auto"/>
                <w:right w:val="none" w:sz="0" w:space="0" w:color="auto"/>
              </w:divBdr>
            </w:div>
            <w:div w:id="546139102">
              <w:marLeft w:val="0"/>
              <w:marRight w:val="0"/>
              <w:marTop w:val="0"/>
              <w:marBottom w:val="0"/>
              <w:divBdr>
                <w:top w:val="none" w:sz="0" w:space="0" w:color="auto"/>
                <w:left w:val="none" w:sz="0" w:space="0" w:color="auto"/>
                <w:bottom w:val="none" w:sz="0" w:space="0" w:color="auto"/>
                <w:right w:val="none" w:sz="0" w:space="0" w:color="auto"/>
              </w:divBdr>
            </w:div>
            <w:div w:id="550193250">
              <w:marLeft w:val="0"/>
              <w:marRight w:val="0"/>
              <w:marTop w:val="0"/>
              <w:marBottom w:val="0"/>
              <w:divBdr>
                <w:top w:val="none" w:sz="0" w:space="0" w:color="auto"/>
                <w:left w:val="none" w:sz="0" w:space="0" w:color="auto"/>
                <w:bottom w:val="none" w:sz="0" w:space="0" w:color="auto"/>
                <w:right w:val="none" w:sz="0" w:space="0" w:color="auto"/>
              </w:divBdr>
            </w:div>
            <w:div w:id="630095243">
              <w:marLeft w:val="0"/>
              <w:marRight w:val="0"/>
              <w:marTop w:val="0"/>
              <w:marBottom w:val="0"/>
              <w:divBdr>
                <w:top w:val="none" w:sz="0" w:space="0" w:color="auto"/>
                <w:left w:val="none" w:sz="0" w:space="0" w:color="auto"/>
                <w:bottom w:val="none" w:sz="0" w:space="0" w:color="auto"/>
                <w:right w:val="none" w:sz="0" w:space="0" w:color="auto"/>
              </w:divBdr>
            </w:div>
            <w:div w:id="665978231">
              <w:marLeft w:val="0"/>
              <w:marRight w:val="0"/>
              <w:marTop w:val="0"/>
              <w:marBottom w:val="0"/>
              <w:divBdr>
                <w:top w:val="none" w:sz="0" w:space="0" w:color="auto"/>
                <w:left w:val="none" w:sz="0" w:space="0" w:color="auto"/>
                <w:bottom w:val="none" w:sz="0" w:space="0" w:color="auto"/>
                <w:right w:val="none" w:sz="0" w:space="0" w:color="auto"/>
              </w:divBdr>
            </w:div>
            <w:div w:id="666251267">
              <w:marLeft w:val="0"/>
              <w:marRight w:val="0"/>
              <w:marTop w:val="0"/>
              <w:marBottom w:val="0"/>
              <w:divBdr>
                <w:top w:val="none" w:sz="0" w:space="0" w:color="auto"/>
                <w:left w:val="none" w:sz="0" w:space="0" w:color="auto"/>
                <w:bottom w:val="none" w:sz="0" w:space="0" w:color="auto"/>
                <w:right w:val="none" w:sz="0" w:space="0" w:color="auto"/>
              </w:divBdr>
            </w:div>
            <w:div w:id="676276417">
              <w:marLeft w:val="0"/>
              <w:marRight w:val="0"/>
              <w:marTop w:val="0"/>
              <w:marBottom w:val="0"/>
              <w:divBdr>
                <w:top w:val="none" w:sz="0" w:space="0" w:color="auto"/>
                <w:left w:val="none" w:sz="0" w:space="0" w:color="auto"/>
                <w:bottom w:val="none" w:sz="0" w:space="0" w:color="auto"/>
                <w:right w:val="none" w:sz="0" w:space="0" w:color="auto"/>
              </w:divBdr>
            </w:div>
            <w:div w:id="690881144">
              <w:marLeft w:val="0"/>
              <w:marRight w:val="0"/>
              <w:marTop w:val="0"/>
              <w:marBottom w:val="0"/>
              <w:divBdr>
                <w:top w:val="none" w:sz="0" w:space="0" w:color="auto"/>
                <w:left w:val="none" w:sz="0" w:space="0" w:color="auto"/>
                <w:bottom w:val="none" w:sz="0" w:space="0" w:color="auto"/>
                <w:right w:val="none" w:sz="0" w:space="0" w:color="auto"/>
              </w:divBdr>
            </w:div>
            <w:div w:id="715548192">
              <w:marLeft w:val="0"/>
              <w:marRight w:val="0"/>
              <w:marTop w:val="0"/>
              <w:marBottom w:val="0"/>
              <w:divBdr>
                <w:top w:val="none" w:sz="0" w:space="0" w:color="auto"/>
                <w:left w:val="none" w:sz="0" w:space="0" w:color="auto"/>
                <w:bottom w:val="none" w:sz="0" w:space="0" w:color="auto"/>
                <w:right w:val="none" w:sz="0" w:space="0" w:color="auto"/>
              </w:divBdr>
            </w:div>
            <w:div w:id="916018903">
              <w:marLeft w:val="0"/>
              <w:marRight w:val="0"/>
              <w:marTop w:val="0"/>
              <w:marBottom w:val="0"/>
              <w:divBdr>
                <w:top w:val="none" w:sz="0" w:space="0" w:color="auto"/>
                <w:left w:val="none" w:sz="0" w:space="0" w:color="auto"/>
                <w:bottom w:val="none" w:sz="0" w:space="0" w:color="auto"/>
                <w:right w:val="none" w:sz="0" w:space="0" w:color="auto"/>
              </w:divBdr>
            </w:div>
            <w:div w:id="916062867">
              <w:marLeft w:val="0"/>
              <w:marRight w:val="0"/>
              <w:marTop w:val="0"/>
              <w:marBottom w:val="0"/>
              <w:divBdr>
                <w:top w:val="none" w:sz="0" w:space="0" w:color="auto"/>
                <w:left w:val="none" w:sz="0" w:space="0" w:color="auto"/>
                <w:bottom w:val="none" w:sz="0" w:space="0" w:color="auto"/>
                <w:right w:val="none" w:sz="0" w:space="0" w:color="auto"/>
              </w:divBdr>
            </w:div>
            <w:div w:id="916786530">
              <w:marLeft w:val="0"/>
              <w:marRight w:val="0"/>
              <w:marTop w:val="0"/>
              <w:marBottom w:val="0"/>
              <w:divBdr>
                <w:top w:val="none" w:sz="0" w:space="0" w:color="auto"/>
                <w:left w:val="none" w:sz="0" w:space="0" w:color="auto"/>
                <w:bottom w:val="none" w:sz="0" w:space="0" w:color="auto"/>
                <w:right w:val="none" w:sz="0" w:space="0" w:color="auto"/>
              </w:divBdr>
            </w:div>
            <w:div w:id="953439000">
              <w:marLeft w:val="0"/>
              <w:marRight w:val="0"/>
              <w:marTop w:val="0"/>
              <w:marBottom w:val="0"/>
              <w:divBdr>
                <w:top w:val="none" w:sz="0" w:space="0" w:color="auto"/>
                <w:left w:val="none" w:sz="0" w:space="0" w:color="auto"/>
                <w:bottom w:val="none" w:sz="0" w:space="0" w:color="auto"/>
                <w:right w:val="none" w:sz="0" w:space="0" w:color="auto"/>
              </w:divBdr>
            </w:div>
            <w:div w:id="1059789112">
              <w:marLeft w:val="0"/>
              <w:marRight w:val="0"/>
              <w:marTop w:val="0"/>
              <w:marBottom w:val="0"/>
              <w:divBdr>
                <w:top w:val="none" w:sz="0" w:space="0" w:color="auto"/>
                <w:left w:val="none" w:sz="0" w:space="0" w:color="auto"/>
                <w:bottom w:val="none" w:sz="0" w:space="0" w:color="auto"/>
                <w:right w:val="none" w:sz="0" w:space="0" w:color="auto"/>
              </w:divBdr>
            </w:div>
            <w:div w:id="1063258193">
              <w:marLeft w:val="0"/>
              <w:marRight w:val="0"/>
              <w:marTop w:val="0"/>
              <w:marBottom w:val="0"/>
              <w:divBdr>
                <w:top w:val="none" w:sz="0" w:space="0" w:color="auto"/>
                <w:left w:val="none" w:sz="0" w:space="0" w:color="auto"/>
                <w:bottom w:val="none" w:sz="0" w:space="0" w:color="auto"/>
                <w:right w:val="none" w:sz="0" w:space="0" w:color="auto"/>
              </w:divBdr>
            </w:div>
            <w:div w:id="1153906215">
              <w:marLeft w:val="0"/>
              <w:marRight w:val="0"/>
              <w:marTop w:val="0"/>
              <w:marBottom w:val="0"/>
              <w:divBdr>
                <w:top w:val="none" w:sz="0" w:space="0" w:color="auto"/>
                <w:left w:val="none" w:sz="0" w:space="0" w:color="auto"/>
                <w:bottom w:val="none" w:sz="0" w:space="0" w:color="auto"/>
                <w:right w:val="none" w:sz="0" w:space="0" w:color="auto"/>
              </w:divBdr>
            </w:div>
            <w:div w:id="1165979012">
              <w:marLeft w:val="0"/>
              <w:marRight w:val="0"/>
              <w:marTop w:val="0"/>
              <w:marBottom w:val="0"/>
              <w:divBdr>
                <w:top w:val="none" w:sz="0" w:space="0" w:color="auto"/>
                <w:left w:val="none" w:sz="0" w:space="0" w:color="auto"/>
                <w:bottom w:val="none" w:sz="0" w:space="0" w:color="auto"/>
                <w:right w:val="none" w:sz="0" w:space="0" w:color="auto"/>
              </w:divBdr>
            </w:div>
            <w:div w:id="1171216667">
              <w:marLeft w:val="0"/>
              <w:marRight w:val="0"/>
              <w:marTop w:val="0"/>
              <w:marBottom w:val="0"/>
              <w:divBdr>
                <w:top w:val="none" w:sz="0" w:space="0" w:color="auto"/>
                <w:left w:val="none" w:sz="0" w:space="0" w:color="auto"/>
                <w:bottom w:val="none" w:sz="0" w:space="0" w:color="auto"/>
                <w:right w:val="none" w:sz="0" w:space="0" w:color="auto"/>
              </w:divBdr>
            </w:div>
            <w:div w:id="1177230738">
              <w:marLeft w:val="0"/>
              <w:marRight w:val="0"/>
              <w:marTop w:val="0"/>
              <w:marBottom w:val="0"/>
              <w:divBdr>
                <w:top w:val="none" w:sz="0" w:space="0" w:color="auto"/>
                <w:left w:val="none" w:sz="0" w:space="0" w:color="auto"/>
                <w:bottom w:val="none" w:sz="0" w:space="0" w:color="auto"/>
                <w:right w:val="none" w:sz="0" w:space="0" w:color="auto"/>
              </w:divBdr>
            </w:div>
            <w:div w:id="1200362893">
              <w:marLeft w:val="0"/>
              <w:marRight w:val="0"/>
              <w:marTop w:val="0"/>
              <w:marBottom w:val="0"/>
              <w:divBdr>
                <w:top w:val="none" w:sz="0" w:space="0" w:color="auto"/>
                <w:left w:val="none" w:sz="0" w:space="0" w:color="auto"/>
                <w:bottom w:val="none" w:sz="0" w:space="0" w:color="auto"/>
                <w:right w:val="none" w:sz="0" w:space="0" w:color="auto"/>
              </w:divBdr>
            </w:div>
            <w:div w:id="1224833952">
              <w:marLeft w:val="0"/>
              <w:marRight w:val="0"/>
              <w:marTop w:val="0"/>
              <w:marBottom w:val="0"/>
              <w:divBdr>
                <w:top w:val="none" w:sz="0" w:space="0" w:color="auto"/>
                <w:left w:val="none" w:sz="0" w:space="0" w:color="auto"/>
                <w:bottom w:val="none" w:sz="0" w:space="0" w:color="auto"/>
                <w:right w:val="none" w:sz="0" w:space="0" w:color="auto"/>
              </w:divBdr>
            </w:div>
            <w:div w:id="1288243006">
              <w:marLeft w:val="0"/>
              <w:marRight w:val="0"/>
              <w:marTop w:val="0"/>
              <w:marBottom w:val="0"/>
              <w:divBdr>
                <w:top w:val="none" w:sz="0" w:space="0" w:color="auto"/>
                <w:left w:val="none" w:sz="0" w:space="0" w:color="auto"/>
                <w:bottom w:val="none" w:sz="0" w:space="0" w:color="auto"/>
                <w:right w:val="none" w:sz="0" w:space="0" w:color="auto"/>
              </w:divBdr>
            </w:div>
            <w:div w:id="1295672407">
              <w:marLeft w:val="0"/>
              <w:marRight w:val="0"/>
              <w:marTop w:val="0"/>
              <w:marBottom w:val="0"/>
              <w:divBdr>
                <w:top w:val="none" w:sz="0" w:space="0" w:color="auto"/>
                <w:left w:val="none" w:sz="0" w:space="0" w:color="auto"/>
                <w:bottom w:val="none" w:sz="0" w:space="0" w:color="auto"/>
                <w:right w:val="none" w:sz="0" w:space="0" w:color="auto"/>
              </w:divBdr>
            </w:div>
            <w:div w:id="1323316624">
              <w:marLeft w:val="0"/>
              <w:marRight w:val="0"/>
              <w:marTop w:val="0"/>
              <w:marBottom w:val="0"/>
              <w:divBdr>
                <w:top w:val="none" w:sz="0" w:space="0" w:color="auto"/>
                <w:left w:val="none" w:sz="0" w:space="0" w:color="auto"/>
                <w:bottom w:val="none" w:sz="0" w:space="0" w:color="auto"/>
                <w:right w:val="none" w:sz="0" w:space="0" w:color="auto"/>
              </w:divBdr>
            </w:div>
            <w:div w:id="1326011541">
              <w:marLeft w:val="0"/>
              <w:marRight w:val="0"/>
              <w:marTop w:val="0"/>
              <w:marBottom w:val="0"/>
              <w:divBdr>
                <w:top w:val="none" w:sz="0" w:space="0" w:color="auto"/>
                <w:left w:val="none" w:sz="0" w:space="0" w:color="auto"/>
                <w:bottom w:val="none" w:sz="0" w:space="0" w:color="auto"/>
                <w:right w:val="none" w:sz="0" w:space="0" w:color="auto"/>
              </w:divBdr>
            </w:div>
            <w:div w:id="1331636686">
              <w:marLeft w:val="0"/>
              <w:marRight w:val="0"/>
              <w:marTop w:val="0"/>
              <w:marBottom w:val="0"/>
              <w:divBdr>
                <w:top w:val="none" w:sz="0" w:space="0" w:color="auto"/>
                <w:left w:val="none" w:sz="0" w:space="0" w:color="auto"/>
                <w:bottom w:val="none" w:sz="0" w:space="0" w:color="auto"/>
                <w:right w:val="none" w:sz="0" w:space="0" w:color="auto"/>
              </w:divBdr>
            </w:div>
            <w:div w:id="1343431822">
              <w:marLeft w:val="0"/>
              <w:marRight w:val="0"/>
              <w:marTop w:val="0"/>
              <w:marBottom w:val="0"/>
              <w:divBdr>
                <w:top w:val="none" w:sz="0" w:space="0" w:color="auto"/>
                <w:left w:val="none" w:sz="0" w:space="0" w:color="auto"/>
                <w:bottom w:val="none" w:sz="0" w:space="0" w:color="auto"/>
                <w:right w:val="none" w:sz="0" w:space="0" w:color="auto"/>
              </w:divBdr>
            </w:div>
            <w:div w:id="1355381361">
              <w:marLeft w:val="0"/>
              <w:marRight w:val="0"/>
              <w:marTop w:val="0"/>
              <w:marBottom w:val="0"/>
              <w:divBdr>
                <w:top w:val="none" w:sz="0" w:space="0" w:color="auto"/>
                <w:left w:val="none" w:sz="0" w:space="0" w:color="auto"/>
                <w:bottom w:val="none" w:sz="0" w:space="0" w:color="auto"/>
                <w:right w:val="none" w:sz="0" w:space="0" w:color="auto"/>
              </w:divBdr>
            </w:div>
            <w:div w:id="1381591706">
              <w:marLeft w:val="0"/>
              <w:marRight w:val="0"/>
              <w:marTop w:val="0"/>
              <w:marBottom w:val="0"/>
              <w:divBdr>
                <w:top w:val="none" w:sz="0" w:space="0" w:color="auto"/>
                <w:left w:val="none" w:sz="0" w:space="0" w:color="auto"/>
                <w:bottom w:val="none" w:sz="0" w:space="0" w:color="auto"/>
                <w:right w:val="none" w:sz="0" w:space="0" w:color="auto"/>
              </w:divBdr>
            </w:div>
            <w:div w:id="1406294036">
              <w:marLeft w:val="0"/>
              <w:marRight w:val="0"/>
              <w:marTop w:val="0"/>
              <w:marBottom w:val="0"/>
              <w:divBdr>
                <w:top w:val="none" w:sz="0" w:space="0" w:color="auto"/>
                <w:left w:val="none" w:sz="0" w:space="0" w:color="auto"/>
                <w:bottom w:val="none" w:sz="0" w:space="0" w:color="auto"/>
                <w:right w:val="none" w:sz="0" w:space="0" w:color="auto"/>
              </w:divBdr>
            </w:div>
            <w:div w:id="1416047193">
              <w:marLeft w:val="0"/>
              <w:marRight w:val="0"/>
              <w:marTop w:val="0"/>
              <w:marBottom w:val="0"/>
              <w:divBdr>
                <w:top w:val="none" w:sz="0" w:space="0" w:color="auto"/>
                <w:left w:val="none" w:sz="0" w:space="0" w:color="auto"/>
                <w:bottom w:val="none" w:sz="0" w:space="0" w:color="auto"/>
                <w:right w:val="none" w:sz="0" w:space="0" w:color="auto"/>
              </w:divBdr>
            </w:div>
            <w:div w:id="1478766424">
              <w:marLeft w:val="0"/>
              <w:marRight w:val="0"/>
              <w:marTop w:val="0"/>
              <w:marBottom w:val="0"/>
              <w:divBdr>
                <w:top w:val="none" w:sz="0" w:space="0" w:color="auto"/>
                <w:left w:val="none" w:sz="0" w:space="0" w:color="auto"/>
                <w:bottom w:val="none" w:sz="0" w:space="0" w:color="auto"/>
                <w:right w:val="none" w:sz="0" w:space="0" w:color="auto"/>
              </w:divBdr>
            </w:div>
            <w:div w:id="1524593730">
              <w:marLeft w:val="0"/>
              <w:marRight w:val="0"/>
              <w:marTop w:val="0"/>
              <w:marBottom w:val="0"/>
              <w:divBdr>
                <w:top w:val="none" w:sz="0" w:space="0" w:color="auto"/>
                <w:left w:val="none" w:sz="0" w:space="0" w:color="auto"/>
                <w:bottom w:val="none" w:sz="0" w:space="0" w:color="auto"/>
                <w:right w:val="none" w:sz="0" w:space="0" w:color="auto"/>
              </w:divBdr>
            </w:div>
            <w:div w:id="1529296286">
              <w:marLeft w:val="0"/>
              <w:marRight w:val="0"/>
              <w:marTop w:val="0"/>
              <w:marBottom w:val="0"/>
              <w:divBdr>
                <w:top w:val="none" w:sz="0" w:space="0" w:color="auto"/>
                <w:left w:val="none" w:sz="0" w:space="0" w:color="auto"/>
                <w:bottom w:val="none" w:sz="0" w:space="0" w:color="auto"/>
                <w:right w:val="none" w:sz="0" w:space="0" w:color="auto"/>
              </w:divBdr>
            </w:div>
            <w:div w:id="1533686591">
              <w:marLeft w:val="0"/>
              <w:marRight w:val="0"/>
              <w:marTop w:val="0"/>
              <w:marBottom w:val="0"/>
              <w:divBdr>
                <w:top w:val="none" w:sz="0" w:space="0" w:color="auto"/>
                <w:left w:val="none" w:sz="0" w:space="0" w:color="auto"/>
                <w:bottom w:val="none" w:sz="0" w:space="0" w:color="auto"/>
                <w:right w:val="none" w:sz="0" w:space="0" w:color="auto"/>
              </w:divBdr>
            </w:div>
            <w:div w:id="1535269179">
              <w:marLeft w:val="0"/>
              <w:marRight w:val="0"/>
              <w:marTop w:val="0"/>
              <w:marBottom w:val="0"/>
              <w:divBdr>
                <w:top w:val="none" w:sz="0" w:space="0" w:color="auto"/>
                <w:left w:val="none" w:sz="0" w:space="0" w:color="auto"/>
                <w:bottom w:val="none" w:sz="0" w:space="0" w:color="auto"/>
                <w:right w:val="none" w:sz="0" w:space="0" w:color="auto"/>
              </w:divBdr>
            </w:div>
            <w:div w:id="1551649031">
              <w:marLeft w:val="0"/>
              <w:marRight w:val="0"/>
              <w:marTop w:val="0"/>
              <w:marBottom w:val="0"/>
              <w:divBdr>
                <w:top w:val="none" w:sz="0" w:space="0" w:color="auto"/>
                <w:left w:val="none" w:sz="0" w:space="0" w:color="auto"/>
                <w:bottom w:val="none" w:sz="0" w:space="0" w:color="auto"/>
                <w:right w:val="none" w:sz="0" w:space="0" w:color="auto"/>
              </w:divBdr>
            </w:div>
            <w:div w:id="1554537612">
              <w:marLeft w:val="0"/>
              <w:marRight w:val="0"/>
              <w:marTop w:val="0"/>
              <w:marBottom w:val="0"/>
              <w:divBdr>
                <w:top w:val="none" w:sz="0" w:space="0" w:color="auto"/>
                <w:left w:val="none" w:sz="0" w:space="0" w:color="auto"/>
                <w:bottom w:val="none" w:sz="0" w:space="0" w:color="auto"/>
                <w:right w:val="none" w:sz="0" w:space="0" w:color="auto"/>
              </w:divBdr>
            </w:div>
            <w:div w:id="1587807242">
              <w:marLeft w:val="0"/>
              <w:marRight w:val="0"/>
              <w:marTop w:val="0"/>
              <w:marBottom w:val="0"/>
              <w:divBdr>
                <w:top w:val="none" w:sz="0" w:space="0" w:color="auto"/>
                <w:left w:val="none" w:sz="0" w:space="0" w:color="auto"/>
                <w:bottom w:val="none" w:sz="0" w:space="0" w:color="auto"/>
                <w:right w:val="none" w:sz="0" w:space="0" w:color="auto"/>
              </w:divBdr>
            </w:div>
            <w:div w:id="1590506694">
              <w:marLeft w:val="0"/>
              <w:marRight w:val="0"/>
              <w:marTop w:val="0"/>
              <w:marBottom w:val="0"/>
              <w:divBdr>
                <w:top w:val="none" w:sz="0" w:space="0" w:color="auto"/>
                <w:left w:val="none" w:sz="0" w:space="0" w:color="auto"/>
                <w:bottom w:val="none" w:sz="0" w:space="0" w:color="auto"/>
                <w:right w:val="none" w:sz="0" w:space="0" w:color="auto"/>
              </w:divBdr>
            </w:div>
            <w:div w:id="1600870091">
              <w:marLeft w:val="0"/>
              <w:marRight w:val="0"/>
              <w:marTop w:val="0"/>
              <w:marBottom w:val="0"/>
              <w:divBdr>
                <w:top w:val="none" w:sz="0" w:space="0" w:color="auto"/>
                <w:left w:val="none" w:sz="0" w:space="0" w:color="auto"/>
                <w:bottom w:val="none" w:sz="0" w:space="0" w:color="auto"/>
                <w:right w:val="none" w:sz="0" w:space="0" w:color="auto"/>
              </w:divBdr>
            </w:div>
            <w:div w:id="1616906014">
              <w:marLeft w:val="0"/>
              <w:marRight w:val="0"/>
              <w:marTop w:val="0"/>
              <w:marBottom w:val="0"/>
              <w:divBdr>
                <w:top w:val="none" w:sz="0" w:space="0" w:color="auto"/>
                <w:left w:val="none" w:sz="0" w:space="0" w:color="auto"/>
                <w:bottom w:val="none" w:sz="0" w:space="0" w:color="auto"/>
                <w:right w:val="none" w:sz="0" w:space="0" w:color="auto"/>
              </w:divBdr>
            </w:div>
            <w:div w:id="1637687781">
              <w:marLeft w:val="0"/>
              <w:marRight w:val="0"/>
              <w:marTop w:val="0"/>
              <w:marBottom w:val="0"/>
              <w:divBdr>
                <w:top w:val="none" w:sz="0" w:space="0" w:color="auto"/>
                <w:left w:val="none" w:sz="0" w:space="0" w:color="auto"/>
                <w:bottom w:val="none" w:sz="0" w:space="0" w:color="auto"/>
                <w:right w:val="none" w:sz="0" w:space="0" w:color="auto"/>
              </w:divBdr>
            </w:div>
            <w:div w:id="1667245954">
              <w:marLeft w:val="0"/>
              <w:marRight w:val="0"/>
              <w:marTop w:val="0"/>
              <w:marBottom w:val="0"/>
              <w:divBdr>
                <w:top w:val="none" w:sz="0" w:space="0" w:color="auto"/>
                <w:left w:val="none" w:sz="0" w:space="0" w:color="auto"/>
                <w:bottom w:val="none" w:sz="0" w:space="0" w:color="auto"/>
                <w:right w:val="none" w:sz="0" w:space="0" w:color="auto"/>
              </w:divBdr>
            </w:div>
            <w:div w:id="1675302153">
              <w:marLeft w:val="0"/>
              <w:marRight w:val="0"/>
              <w:marTop w:val="0"/>
              <w:marBottom w:val="0"/>
              <w:divBdr>
                <w:top w:val="none" w:sz="0" w:space="0" w:color="auto"/>
                <w:left w:val="none" w:sz="0" w:space="0" w:color="auto"/>
                <w:bottom w:val="none" w:sz="0" w:space="0" w:color="auto"/>
                <w:right w:val="none" w:sz="0" w:space="0" w:color="auto"/>
              </w:divBdr>
            </w:div>
            <w:div w:id="1695499581">
              <w:marLeft w:val="0"/>
              <w:marRight w:val="0"/>
              <w:marTop w:val="0"/>
              <w:marBottom w:val="0"/>
              <w:divBdr>
                <w:top w:val="none" w:sz="0" w:space="0" w:color="auto"/>
                <w:left w:val="none" w:sz="0" w:space="0" w:color="auto"/>
                <w:bottom w:val="none" w:sz="0" w:space="0" w:color="auto"/>
                <w:right w:val="none" w:sz="0" w:space="0" w:color="auto"/>
              </w:divBdr>
            </w:div>
            <w:div w:id="1718436308">
              <w:marLeft w:val="0"/>
              <w:marRight w:val="0"/>
              <w:marTop w:val="0"/>
              <w:marBottom w:val="0"/>
              <w:divBdr>
                <w:top w:val="none" w:sz="0" w:space="0" w:color="auto"/>
                <w:left w:val="none" w:sz="0" w:space="0" w:color="auto"/>
                <w:bottom w:val="none" w:sz="0" w:space="0" w:color="auto"/>
                <w:right w:val="none" w:sz="0" w:space="0" w:color="auto"/>
              </w:divBdr>
            </w:div>
            <w:div w:id="1743016323">
              <w:marLeft w:val="0"/>
              <w:marRight w:val="0"/>
              <w:marTop w:val="0"/>
              <w:marBottom w:val="0"/>
              <w:divBdr>
                <w:top w:val="none" w:sz="0" w:space="0" w:color="auto"/>
                <w:left w:val="none" w:sz="0" w:space="0" w:color="auto"/>
                <w:bottom w:val="none" w:sz="0" w:space="0" w:color="auto"/>
                <w:right w:val="none" w:sz="0" w:space="0" w:color="auto"/>
              </w:divBdr>
            </w:div>
            <w:div w:id="1758747287">
              <w:marLeft w:val="0"/>
              <w:marRight w:val="0"/>
              <w:marTop w:val="0"/>
              <w:marBottom w:val="0"/>
              <w:divBdr>
                <w:top w:val="none" w:sz="0" w:space="0" w:color="auto"/>
                <w:left w:val="none" w:sz="0" w:space="0" w:color="auto"/>
                <w:bottom w:val="none" w:sz="0" w:space="0" w:color="auto"/>
                <w:right w:val="none" w:sz="0" w:space="0" w:color="auto"/>
              </w:divBdr>
            </w:div>
            <w:div w:id="1760101648">
              <w:marLeft w:val="0"/>
              <w:marRight w:val="0"/>
              <w:marTop w:val="0"/>
              <w:marBottom w:val="0"/>
              <w:divBdr>
                <w:top w:val="none" w:sz="0" w:space="0" w:color="auto"/>
                <w:left w:val="none" w:sz="0" w:space="0" w:color="auto"/>
                <w:bottom w:val="none" w:sz="0" w:space="0" w:color="auto"/>
                <w:right w:val="none" w:sz="0" w:space="0" w:color="auto"/>
              </w:divBdr>
            </w:div>
            <w:div w:id="1782143466">
              <w:marLeft w:val="0"/>
              <w:marRight w:val="0"/>
              <w:marTop w:val="0"/>
              <w:marBottom w:val="0"/>
              <w:divBdr>
                <w:top w:val="none" w:sz="0" w:space="0" w:color="auto"/>
                <w:left w:val="none" w:sz="0" w:space="0" w:color="auto"/>
                <w:bottom w:val="none" w:sz="0" w:space="0" w:color="auto"/>
                <w:right w:val="none" w:sz="0" w:space="0" w:color="auto"/>
              </w:divBdr>
            </w:div>
            <w:div w:id="1828353152">
              <w:marLeft w:val="0"/>
              <w:marRight w:val="0"/>
              <w:marTop w:val="0"/>
              <w:marBottom w:val="0"/>
              <w:divBdr>
                <w:top w:val="none" w:sz="0" w:space="0" w:color="auto"/>
                <w:left w:val="none" w:sz="0" w:space="0" w:color="auto"/>
                <w:bottom w:val="none" w:sz="0" w:space="0" w:color="auto"/>
                <w:right w:val="none" w:sz="0" w:space="0" w:color="auto"/>
              </w:divBdr>
            </w:div>
            <w:div w:id="1830436924">
              <w:marLeft w:val="0"/>
              <w:marRight w:val="0"/>
              <w:marTop w:val="0"/>
              <w:marBottom w:val="0"/>
              <w:divBdr>
                <w:top w:val="none" w:sz="0" w:space="0" w:color="auto"/>
                <w:left w:val="none" w:sz="0" w:space="0" w:color="auto"/>
                <w:bottom w:val="none" w:sz="0" w:space="0" w:color="auto"/>
                <w:right w:val="none" w:sz="0" w:space="0" w:color="auto"/>
              </w:divBdr>
            </w:div>
            <w:div w:id="1840845603">
              <w:marLeft w:val="0"/>
              <w:marRight w:val="0"/>
              <w:marTop w:val="0"/>
              <w:marBottom w:val="0"/>
              <w:divBdr>
                <w:top w:val="none" w:sz="0" w:space="0" w:color="auto"/>
                <w:left w:val="none" w:sz="0" w:space="0" w:color="auto"/>
                <w:bottom w:val="none" w:sz="0" w:space="0" w:color="auto"/>
                <w:right w:val="none" w:sz="0" w:space="0" w:color="auto"/>
              </w:divBdr>
            </w:div>
            <w:div w:id="1862275269">
              <w:marLeft w:val="0"/>
              <w:marRight w:val="0"/>
              <w:marTop w:val="0"/>
              <w:marBottom w:val="0"/>
              <w:divBdr>
                <w:top w:val="none" w:sz="0" w:space="0" w:color="auto"/>
                <w:left w:val="none" w:sz="0" w:space="0" w:color="auto"/>
                <w:bottom w:val="none" w:sz="0" w:space="0" w:color="auto"/>
                <w:right w:val="none" w:sz="0" w:space="0" w:color="auto"/>
              </w:divBdr>
            </w:div>
            <w:div w:id="1871264349">
              <w:marLeft w:val="0"/>
              <w:marRight w:val="0"/>
              <w:marTop w:val="0"/>
              <w:marBottom w:val="0"/>
              <w:divBdr>
                <w:top w:val="none" w:sz="0" w:space="0" w:color="auto"/>
                <w:left w:val="none" w:sz="0" w:space="0" w:color="auto"/>
                <w:bottom w:val="none" w:sz="0" w:space="0" w:color="auto"/>
                <w:right w:val="none" w:sz="0" w:space="0" w:color="auto"/>
              </w:divBdr>
            </w:div>
            <w:div w:id="1892305051">
              <w:marLeft w:val="0"/>
              <w:marRight w:val="0"/>
              <w:marTop w:val="0"/>
              <w:marBottom w:val="0"/>
              <w:divBdr>
                <w:top w:val="none" w:sz="0" w:space="0" w:color="auto"/>
                <w:left w:val="none" w:sz="0" w:space="0" w:color="auto"/>
                <w:bottom w:val="none" w:sz="0" w:space="0" w:color="auto"/>
                <w:right w:val="none" w:sz="0" w:space="0" w:color="auto"/>
              </w:divBdr>
            </w:div>
            <w:div w:id="1912350435">
              <w:marLeft w:val="0"/>
              <w:marRight w:val="0"/>
              <w:marTop w:val="0"/>
              <w:marBottom w:val="0"/>
              <w:divBdr>
                <w:top w:val="none" w:sz="0" w:space="0" w:color="auto"/>
                <w:left w:val="none" w:sz="0" w:space="0" w:color="auto"/>
                <w:bottom w:val="none" w:sz="0" w:space="0" w:color="auto"/>
                <w:right w:val="none" w:sz="0" w:space="0" w:color="auto"/>
              </w:divBdr>
            </w:div>
            <w:div w:id="1921064056">
              <w:marLeft w:val="0"/>
              <w:marRight w:val="0"/>
              <w:marTop w:val="0"/>
              <w:marBottom w:val="0"/>
              <w:divBdr>
                <w:top w:val="none" w:sz="0" w:space="0" w:color="auto"/>
                <w:left w:val="none" w:sz="0" w:space="0" w:color="auto"/>
                <w:bottom w:val="none" w:sz="0" w:space="0" w:color="auto"/>
                <w:right w:val="none" w:sz="0" w:space="0" w:color="auto"/>
              </w:divBdr>
            </w:div>
            <w:div w:id="1922984127">
              <w:marLeft w:val="0"/>
              <w:marRight w:val="0"/>
              <w:marTop w:val="0"/>
              <w:marBottom w:val="0"/>
              <w:divBdr>
                <w:top w:val="none" w:sz="0" w:space="0" w:color="auto"/>
                <w:left w:val="none" w:sz="0" w:space="0" w:color="auto"/>
                <w:bottom w:val="none" w:sz="0" w:space="0" w:color="auto"/>
                <w:right w:val="none" w:sz="0" w:space="0" w:color="auto"/>
              </w:divBdr>
            </w:div>
            <w:div w:id="1962950519">
              <w:marLeft w:val="0"/>
              <w:marRight w:val="0"/>
              <w:marTop w:val="0"/>
              <w:marBottom w:val="0"/>
              <w:divBdr>
                <w:top w:val="none" w:sz="0" w:space="0" w:color="auto"/>
                <w:left w:val="none" w:sz="0" w:space="0" w:color="auto"/>
                <w:bottom w:val="none" w:sz="0" w:space="0" w:color="auto"/>
                <w:right w:val="none" w:sz="0" w:space="0" w:color="auto"/>
              </w:divBdr>
            </w:div>
            <w:div w:id="2012832894">
              <w:marLeft w:val="0"/>
              <w:marRight w:val="0"/>
              <w:marTop w:val="0"/>
              <w:marBottom w:val="0"/>
              <w:divBdr>
                <w:top w:val="none" w:sz="0" w:space="0" w:color="auto"/>
                <w:left w:val="none" w:sz="0" w:space="0" w:color="auto"/>
                <w:bottom w:val="none" w:sz="0" w:space="0" w:color="auto"/>
                <w:right w:val="none" w:sz="0" w:space="0" w:color="auto"/>
              </w:divBdr>
            </w:div>
            <w:div w:id="2018312241">
              <w:marLeft w:val="0"/>
              <w:marRight w:val="0"/>
              <w:marTop w:val="0"/>
              <w:marBottom w:val="0"/>
              <w:divBdr>
                <w:top w:val="none" w:sz="0" w:space="0" w:color="auto"/>
                <w:left w:val="none" w:sz="0" w:space="0" w:color="auto"/>
                <w:bottom w:val="none" w:sz="0" w:space="0" w:color="auto"/>
                <w:right w:val="none" w:sz="0" w:space="0" w:color="auto"/>
              </w:divBdr>
            </w:div>
            <w:div w:id="2025354180">
              <w:marLeft w:val="0"/>
              <w:marRight w:val="0"/>
              <w:marTop w:val="0"/>
              <w:marBottom w:val="0"/>
              <w:divBdr>
                <w:top w:val="none" w:sz="0" w:space="0" w:color="auto"/>
                <w:left w:val="none" w:sz="0" w:space="0" w:color="auto"/>
                <w:bottom w:val="none" w:sz="0" w:space="0" w:color="auto"/>
                <w:right w:val="none" w:sz="0" w:space="0" w:color="auto"/>
              </w:divBdr>
            </w:div>
            <w:div w:id="2051607271">
              <w:marLeft w:val="0"/>
              <w:marRight w:val="0"/>
              <w:marTop w:val="0"/>
              <w:marBottom w:val="0"/>
              <w:divBdr>
                <w:top w:val="none" w:sz="0" w:space="0" w:color="auto"/>
                <w:left w:val="none" w:sz="0" w:space="0" w:color="auto"/>
                <w:bottom w:val="none" w:sz="0" w:space="0" w:color="auto"/>
                <w:right w:val="none" w:sz="0" w:space="0" w:color="auto"/>
              </w:divBdr>
            </w:div>
            <w:div w:id="2077773575">
              <w:marLeft w:val="0"/>
              <w:marRight w:val="0"/>
              <w:marTop w:val="0"/>
              <w:marBottom w:val="0"/>
              <w:divBdr>
                <w:top w:val="none" w:sz="0" w:space="0" w:color="auto"/>
                <w:left w:val="none" w:sz="0" w:space="0" w:color="auto"/>
                <w:bottom w:val="none" w:sz="0" w:space="0" w:color="auto"/>
                <w:right w:val="none" w:sz="0" w:space="0" w:color="auto"/>
              </w:divBdr>
            </w:div>
            <w:div w:id="2080515665">
              <w:marLeft w:val="0"/>
              <w:marRight w:val="0"/>
              <w:marTop w:val="0"/>
              <w:marBottom w:val="0"/>
              <w:divBdr>
                <w:top w:val="none" w:sz="0" w:space="0" w:color="auto"/>
                <w:left w:val="none" w:sz="0" w:space="0" w:color="auto"/>
                <w:bottom w:val="none" w:sz="0" w:space="0" w:color="auto"/>
                <w:right w:val="none" w:sz="0" w:space="0" w:color="auto"/>
              </w:divBdr>
            </w:div>
            <w:div w:id="208479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86909">
      <w:bodyDiv w:val="1"/>
      <w:marLeft w:val="0"/>
      <w:marRight w:val="0"/>
      <w:marTop w:val="0"/>
      <w:marBottom w:val="0"/>
      <w:divBdr>
        <w:top w:val="none" w:sz="0" w:space="0" w:color="auto"/>
        <w:left w:val="none" w:sz="0" w:space="0" w:color="auto"/>
        <w:bottom w:val="none" w:sz="0" w:space="0" w:color="auto"/>
        <w:right w:val="none" w:sz="0" w:space="0" w:color="auto"/>
      </w:divBdr>
      <w:divsChild>
        <w:div w:id="90124827">
          <w:marLeft w:val="0"/>
          <w:marRight w:val="0"/>
          <w:marTop w:val="0"/>
          <w:marBottom w:val="0"/>
          <w:divBdr>
            <w:top w:val="none" w:sz="0" w:space="0" w:color="auto"/>
            <w:left w:val="none" w:sz="0" w:space="0" w:color="auto"/>
            <w:bottom w:val="none" w:sz="0" w:space="0" w:color="auto"/>
            <w:right w:val="none" w:sz="0" w:space="0" w:color="auto"/>
          </w:divBdr>
          <w:divsChild>
            <w:div w:id="564684907">
              <w:marLeft w:val="0"/>
              <w:marRight w:val="0"/>
              <w:marTop w:val="0"/>
              <w:marBottom w:val="0"/>
              <w:divBdr>
                <w:top w:val="none" w:sz="0" w:space="0" w:color="auto"/>
                <w:left w:val="none" w:sz="0" w:space="0" w:color="auto"/>
                <w:bottom w:val="none" w:sz="0" w:space="0" w:color="auto"/>
                <w:right w:val="none" w:sz="0" w:space="0" w:color="auto"/>
              </w:divBdr>
            </w:div>
            <w:div w:id="1165318561">
              <w:marLeft w:val="0"/>
              <w:marRight w:val="0"/>
              <w:marTop w:val="0"/>
              <w:marBottom w:val="0"/>
              <w:divBdr>
                <w:top w:val="none" w:sz="0" w:space="0" w:color="auto"/>
                <w:left w:val="none" w:sz="0" w:space="0" w:color="auto"/>
                <w:bottom w:val="none" w:sz="0" w:space="0" w:color="auto"/>
                <w:right w:val="none" w:sz="0" w:space="0" w:color="auto"/>
              </w:divBdr>
            </w:div>
            <w:div w:id="1526168289">
              <w:marLeft w:val="0"/>
              <w:marRight w:val="0"/>
              <w:marTop w:val="0"/>
              <w:marBottom w:val="0"/>
              <w:divBdr>
                <w:top w:val="none" w:sz="0" w:space="0" w:color="auto"/>
                <w:left w:val="none" w:sz="0" w:space="0" w:color="auto"/>
                <w:bottom w:val="none" w:sz="0" w:space="0" w:color="auto"/>
                <w:right w:val="none" w:sz="0" w:space="0" w:color="auto"/>
              </w:divBdr>
            </w:div>
            <w:div w:id="1705406738">
              <w:marLeft w:val="0"/>
              <w:marRight w:val="0"/>
              <w:marTop w:val="0"/>
              <w:marBottom w:val="0"/>
              <w:divBdr>
                <w:top w:val="none" w:sz="0" w:space="0" w:color="auto"/>
                <w:left w:val="none" w:sz="0" w:space="0" w:color="auto"/>
                <w:bottom w:val="none" w:sz="0" w:space="0" w:color="auto"/>
                <w:right w:val="none" w:sz="0" w:space="0" w:color="auto"/>
              </w:divBdr>
            </w:div>
            <w:div w:id="1741707594">
              <w:marLeft w:val="0"/>
              <w:marRight w:val="0"/>
              <w:marTop w:val="0"/>
              <w:marBottom w:val="0"/>
              <w:divBdr>
                <w:top w:val="none" w:sz="0" w:space="0" w:color="auto"/>
                <w:left w:val="none" w:sz="0" w:space="0" w:color="auto"/>
                <w:bottom w:val="none" w:sz="0" w:space="0" w:color="auto"/>
                <w:right w:val="none" w:sz="0" w:space="0" w:color="auto"/>
              </w:divBdr>
            </w:div>
            <w:div w:id="204736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16773">
      <w:bodyDiv w:val="1"/>
      <w:marLeft w:val="0"/>
      <w:marRight w:val="0"/>
      <w:marTop w:val="0"/>
      <w:marBottom w:val="0"/>
      <w:divBdr>
        <w:top w:val="none" w:sz="0" w:space="0" w:color="auto"/>
        <w:left w:val="none" w:sz="0" w:space="0" w:color="auto"/>
        <w:bottom w:val="none" w:sz="0" w:space="0" w:color="auto"/>
        <w:right w:val="none" w:sz="0" w:space="0" w:color="auto"/>
      </w:divBdr>
    </w:div>
    <w:div w:id="1172840231">
      <w:bodyDiv w:val="1"/>
      <w:marLeft w:val="0"/>
      <w:marRight w:val="0"/>
      <w:marTop w:val="0"/>
      <w:marBottom w:val="0"/>
      <w:divBdr>
        <w:top w:val="none" w:sz="0" w:space="0" w:color="auto"/>
        <w:left w:val="none" w:sz="0" w:space="0" w:color="auto"/>
        <w:bottom w:val="none" w:sz="0" w:space="0" w:color="auto"/>
        <w:right w:val="none" w:sz="0" w:space="0" w:color="auto"/>
      </w:divBdr>
      <w:divsChild>
        <w:div w:id="814490491">
          <w:marLeft w:val="0"/>
          <w:marRight w:val="0"/>
          <w:marTop w:val="0"/>
          <w:marBottom w:val="0"/>
          <w:divBdr>
            <w:top w:val="none" w:sz="0" w:space="0" w:color="auto"/>
            <w:left w:val="none" w:sz="0" w:space="0" w:color="auto"/>
            <w:bottom w:val="none" w:sz="0" w:space="0" w:color="auto"/>
            <w:right w:val="none" w:sz="0" w:space="0" w:color="auto"/>
          </w:divBdr>
          <w:divsChild>
            <w:div w:id="4207266">
              <w:marLeft w:val="0"/>
              <w:marRight w:val="0"/>
              <w:marTop w:val="0"/>
              <w:marBottom w:val="0"/>
              <w:divBdr>
                <w:top w:val="none" w:sz="0" w:space="0" w:color="auto"/>
                <w:left w:val="none" w:sz="0" w:space="0" w:color="auto"/>
                <w:bottom w:val="none" w:sz="0" w:space="0" w:color="auto"/>
                <w:right w:val="none" w:sz="0" w:space="0" w:color="auto"/>
              </w:divBdr>
            </w:div>
            <w:div w:id="6710354">
              <w:marLeft w:val="0"/>
              <w:marRight w:val="0"/>
              <w:marTop w:val="0"/>
              <w:marBottom w:val="0"/>
              <w:divBdr>
                <w:top w:val="none" w:sz="0" w:space="0" w:color="auto"/>
                <w:left w:val="none" w:sz="0" w:space="0" w:color="auto"/>
                <w:bottom w:val="none" w:sz="0" w:space="0" w:color="auto"/>
                <w:right w:val="none" w:sz="0" w:space="0" w:color="auto"/>
              </w:divBdr>
            </w:div>
            <w:div w:id="239798623">
              <w:marLeft w:val="0"/>
              <w:marRight w:val="0"/>
              <w:marTop w:val="0"/>
              <w:marBottom w:val="0"/>
              <w:divBdr>
                <w:top w:val="none" w:sz="0" w:space="0" w:color="auto"/>
                <w:left w:val="none" w:sz="0" w:space="0" w:color="auto"/>
                <w:bottom w:val="none" w:sz="0" w:space="0" w:color="auto"/>
                <w:right w:val="none" w:sz="0" w:space="0" w:color="auto"/>
              </w:divBdr>
            </w:div>
            <w:div w:id="314649917">
              <w:marLeft w:val="0"/>
              <w:marRight w:val="0"/>
              <w:marTop w:val="0"/>
              <w:marBottom w:val="0"/>
              <w:divBdr>
                <w:top w:val="none" w:sz="0" w:space="0" w:color="auto"/>
                <w:left w:val="none" w:sz="0" w:space="0" w:color="auto"/>
                <w:bottom w:val="none" w:sz="0" w:space="0" w:color="auto"/>
                <w:right w:val="none" w:sz="0" w:space="0" w:color="auto"/>
              </w:divBdr>
            </w:div>
            <w:div w:id="359939703">
              <w:marLeft w:val="0"/>
              <w:marRight w:val="0"/>
              <w:marTop w:val="0"/>
              <w:marBottom w:val="0"/>
              <w:divBdr>
                <w:top w:val="none" w:sz="0" w:space="0" w:color="auto"/>
                <w:left w:val="none" w:sz="0" w:space="0" w:color="auto"/>
                <w:bottom w:val="none" w:sz="0" w:space="0" w:color="auto"/>
                <w:right w:val="none" w:sz="0" w:space="0" w:color="auto"/>
              </w:divBdr>
            </w:div>
            <w:div w:id="488399744">
              <w:marLeft w:val="0"/>
              <w:marRight w:val="0"/>
              <w:marTop w:val="0"/>
              <w:marBottom w:val="0"/>
              <w:divBdr>
                <w:top w:val="none" w:sz="0" w:space="0" w:color="auto"/>
                <w:left w:val="none" w:sz="0" w:space="0" w:color="auto"/>
                <w:bottom w:val="none" w:sz="0" w:space="0" w:color="auto"/>
                <w:right w:val="none" w:sz="0" w:space="0" w:color="auto"/>
              </w:divBdr>
            </w:div>
            <w:div w:id="516963385">
              <w:marLeft w:val="0"/>
              <w:marRight w:val="0"/>
              <w:marTop w:val="0"/>
              <w:marBottom w:val="0"/>
              <w:divBdr>
                <w:top w:val="none" w:sz="0" w:space="0" w:color="auto"/>
                <w:left w:val="none" w:sz="0" w:space="0" w:color="auto"/>
                <w:bottom w:val="none" w:sz="0" w:space="0" w:color="auto"/>
                <w:right w:val="none" w:sz="0" w:space="0" w:color="auto"/>
              </w:divBdr>
            </w:div>
            <w:div w:id="517502895">
              <w:marLeft w:val="0"/>
              <w:marRight w:val="0"/>
              <w:marTop w:val="0"/>
              <w:marBottom w:val="0"/>
              <w:divBdr>
                <w:top w:val="none" w:sz="0" w:space="0" w:color="auto"/>
                <w:left w:val="none" w:sz="0" w:space="0" w:color="auto"/>
                <w:bottom w:val="none" w:sz="0" w:space="0" w:color="auto"/>
                <w:right w:val="none" w:sz="0" w:space="0" w:color="auto"/>
              </w:divBdr>
            </w:div>
            <w:div w:id="521169445">
              <w:marLeft w:val="0"/>
              <w:marRight w:val="0"/>
              <w:marTop w:val="0"/>
              <w:marBottom w:val="0"/>
              <w:divBdr>
                <w:top w:val="none" w:sz="0" w:space="0" w:color="auto"/>
                <w:left w:val="none" w:sz="0" w:space="0" w:color="auto"/>
                <w:bottom w:val="none" w:sz="0" w:space="0" w:color="auto"/>
                <w:right w:val="none" w:sz="0" w:space="0" w:color="auto"/>
              </w:divBdr>
            </w:div>
            <w:div w:id="652180197">
              <w:marLeft w:val="0"/>
              <w:marRight w:val="0"/>
              <w:marTop w:val="0"/>
              <w:marBottom w:val="0"/>
              <w:divBdr>
                <w:top w:val="none" w:sz="0" w:space="0" w:color="auto"/>
                <w:left w:val="none" w:sz="0" w:space="0" w:color="auto"/>
                <w:bottom w:val="none" w:sz="0" w:space="0" w:color="auto"/>
                <w:right w:val="none" w:sz="0" w:space="0" w:color="auto"/>
              </w:divBdr>
            </w:div>
            <w:div w:id="713695677">
              <w:marLeft w:val="0"/>
              <w:marRight w:val="0"/>
              <w:marTop w:val="0"/>
              <w:marBottom w:val="0"/>
              <w:divBdr>
                <w:top w:val="none" w:sz="0" w:space="0" w:color="auto"/>
                <w:left w:val="none" w:sz="0" w:space="0" w:color="auto"/>
                <w:bottom w:val="none" w:sz="0" w:space="0" w:color="auto"/>
                <w:right w:val="none" w:sz="0" w:space="0" w:color="auto"/>
              </w:divBdr>
            </w:div>
            <w:div w:id="772243122">
              <w:marLeft w:val="0"/>
              <w:marRight w:val="0"/>
              <w:marTop w:val="0"/>
              <w:marBottom w:val="0"/>
              <w:divBdr>
                <w:top w:val="none" w:sz="0" w:space="0" w:color="auto"/>
                <w:left w:val="none" w:sz="0" w:space="0" w:color="auto"/>
                <w:bottom w:val="none" w:sz="0" w:space="0" w:color="auto"/>
                <w:right w:val="none" w:sz="0" w:space="0" w:color="auto"/>
              </w:divBdr>
            </w:div>
            <w:div w:id="942146777">
              <w:marLeft w:val="0"/>
              <w:marRight w:val="0"/>
              <w:marTop w:val="0"/>
              <w:marBottom w:val="0"/>
              <w:divBdr>
                <w:top w:val="none" w:sz="0" w:space="0" w:color="auto"/>
                <w:left w:val="none" w:sz="0" w:space="0" w:color="auto"/>
                <w:bottom w:val="none" w:sz="0" w:space="0" w:color="auto"/>
                <w:right w:val="none" w:sz="0" w:space="0" w:color="auto"/>
              </w:divBdr>
            </w:div>
            <w:div w:id="1023825566">
              <w:marLeft w:val="0"/>
              <w:marRight w:val="0"/>
              <w:marTop w:val="0"/>
              <w:marBottom w:val="0"/>
              <w:divBdr>
                <w:top w:val="none" w:sz="0" w:space="0" w:color="auto"/>
                <w:left w:val="none" w:sz="0" w:space="0" w:color="auto"/>
                <w:bottom w:val="none" w:sz="0" w:space="0" w:color="auto"/>
                <w:right w:val="none" w:sz="0" w:space="0" w:color="auto"/>
              </w:divBdr>
            </w:div>
            <w:div w:id="1029380885">
              <w:marLeft w:val="0"/>
              <w:marRight w:val="0"/>
              <w:marTop w:val="0"/>
              <w:marBottom w:val="0"/>
              <w:divBdr>
                <w:top w:val="none" w:sz="0" w:space="0" w:color="auto"/>
                <w:left w:val="none" w:sz="0" w:space="0" w:color="auto"/>
                <w:bottom w:val="none" w:sz="0" w:space="0" w:color="auto"/>
                <w:right w:val="none" w:sz="0" w:space="0" w:color="auto"/>
              </w:divBdr>
            </w:div>
            <w:div w:id="1042634052">
              <w:marLeft w:val="0"/>
              <w:marRight w:val="0"/>
              <w:marTop w:val="0"/>
              <w:marBottom w:val="0"/>
              <w:divBdr>
                <w:top w:val="none" w:sz="0" w:space="0" w:color="auto"/>
                <w:left w:val="none" w:sz="0" w:space="0" w:color="auto"/>
                <w:bottom w:val="none" w:sz="0" w:space="0" w:color="auto"/>
                <w:right w:val="none" w:sz="0" w:space="0" w:color="auto"/>
              </w:divBdr>
            </w:div>
            <w:div w:id="1058818927">
              <w:marLeft w:val="0"/>
              <w:marRight w:val="0"/>
              <w:marTop w:val="0"/>
              <w:marBottom w:val="0"/>
              <w:divBdr>
                <w:top w:val="none" w:sz="0" w:space="0" w:color="auto"/>
                <w:left w:val="none" w:sz="0" w:space="0" w:color="auto"/>
                <w:bottom w:val="none" w:sz="0" w:space="0" w:color="auto"/>
                <w:right w:val="none" w:sz="0" w:space="0" w:color="auto"/>
              </w:divBdr>
            </w:div>
            <w:div w:id="1078553039">
              <w:marLeft w:val="0"/>
              <w:marRight w:val="0"/>
              <w:marTop w:val="0"/>
              <w:marBottom w:val="0"/>
              <w:divBdr>
                <w:top w:val="none" w:sz="0" w:space="0" w:color="auto"/>
                <w:left w:val="none" w:sz="0" w:space="0" w:color="auto"/>
                <w:bottom w:val="none" w:sz="0" w:space="0" w:color="auto"/>
                <w:right w:val="none" w:sz="0" w:space="0" w:color="auto"/>
              </w:divBdr>
            </w:div>
            <w:div w:id="1147554885">
              <w:marLeft w:val="0"/>
              <w:marRight w:val="0"/>
              <w:marTop w:val="0"/>
              <w:marBottom w:val="0"/>
              <w:divBdr>
                <w:top w:val="none" w:sz="0" w:space="0" w:color="auto"/>
                <w:left w:val="none" w:sz="0" w:space="0" w:color="auto"/>
                <w:bottom w:val="none" w:sz="0" w:space="0" w:color="auto"/>
                <w:right w:val="none" w:sz="0" w:space="0" w:color="auto"/>
              </w:divBdr>
            </w:div>
            <w:div w:id="1320187626">
              <w:marLeft w:val="0"/>
              <w:marRight w:val="0"/>
              <w:marTop w:val="0"/>
              <w:marBottom w:val="0"/>
              <w:divBdr>
                <w:top w:val="none" w:sz="0" w:space="0" w:color="auto"/>
                <w:left w:val="none" w:sz="0" w:space="0" w:color="auto"/>
                <w:bottom w:val="none" w:sz="0" w:space="0" w:color="auto"/>
                <w:right w:val="none" w:sz="0" w:space="0" w:color="auto"/>
              </w:divBdr>
            </w:div>
            <w:div w:id="1623925449">
              <w:marLeft w:val="0"/>
              <w:marRight w:val="0"/>
              <w:marTop w:val="0"/>
              <w:marBottom w:val="0"/>
              <w:divBdr>
                <w:top w:val="none" w:sz="0" w:space="0" w:color="auto"/>
                <w:left w:val="none" w:sz="0" w:space="0" w:color="auto"/>
                <w:bottom w:val="none" w:sz="0" w:space="0" w:color="auto"/>
                <w:right w:val="none" w:sz="0" w:space="0" w:color="auto"/>
              </w:divBdr>
            </w:div>
            <w:div w:id="1898583703">
              <w:marLeft w:val="0"/>
              <w:marRight w:val="0"/>
              <w:marTop w:val="0"/>
              <w:marBottom w:val="0"/>
              <w:divBdr>
                <w:top w:val="none" w:sz="0" w:space="0" w:color="auto"/>
                <w:left w:val="none" w:sz="0" w:space="0" w:color="auto"/>
                <w:bottom w:val="none" w:sz="0" w:space="0" w:color="auto"/>
                <w:right w:val="none" w:sz="0" w:space="0" w:color="auto"/>
              </w:divBdr>
            </w:div>
            <w:div w:id="1917277188">
              <w:marLeft w:val="0"/>
              <w:marRight w:val="0"/>
              <w:marTop w:val="0"/>
              <w:marBottom w:val="0"/>
              <w:divBdr>
                <w:top w:val="none" w:sz="0" w:space="0" w:color="auto"/>
                <w:left w:val="none" w:sz="0" w:space="0" w:color="auto"/>
                <w:bottom w:val="none" w:sz="0" w:space="0" w:color="auto"/>
                <w:right w:val="none" w:sz="0" w:space="0" w:color="auto"/>
              </w:divBdr>
            </w:div>
            <w:div w:id="1964387653">
              <w:marLeft w:val="0"/>
              <w:marRight w:val="0"/>
              <w:marTop w:val="0"/>
              <w:marBottom w:val="0"/>
              <w:divBdr>
                <w:top w:val="none" w:sz="0" w:space="0" w:color="auto"/>
                <w:left w:val="none" w:sz="0" w:space="0" w:color="auto"/>
                <w:bottom w:val="none" w:sz="0" w:space="0" w:color="auto"/>
                <w:right w:val="none" w:sz="0" w:space="0" w:color="auto"/>
              </w:divBdr>
            </w:div>
            <w:div w:id="2039158179">
              <w:marLeft w:val="0"/>
              <w:marRight w:val="0"/>
              <w:marTop w:val="0"/>
              <w:marBottom w:val="0"/>
              <w:divBdr>
                <w:top w:val="none" w:sz="0" w:space="0" w:color="auto"/>
                <w:left w:val="none" w:sz="0" w:space="0" w:color="auto"/>
                <w:bottom w:val="none" w:sz="0" w:space="0" w:color="auto"/>
                <w:right w:val="none" w:sz="0" w:space="0" w:color="auto"/>
              </w:divBdr>
            </w:div>
            <w:div w:id="2104765057">
              <w:marLeft w:val="0"/>
              <w:marRight w:val="0"/>
              <w:marTop w:val="0"/>
              <w:marBottom w:val="0"/>
              <w:divBdr>
                <w:top w:val="none" w:sz="0" w:space="0" w:color="auto"/>
                <w:left w:val="none" w:sz="0" w:space="0" w:color="auto"/>
                <w:bottom w:val="none" w:sz="0" w:space="0" w:color="auto"/>
                <w:right w:val="none" w:sz="0" w:space="0" w:color="auto"/>
              </w:divBdr>
            </w:div>
            <w:div w:id="210980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13395">
      <w:bodyDiv w:val="1"/>
      <w:marLeft w:val="0"/>
      <w:marRight w:val="0"/>
      <w:marTop w:val="0"/>
      <w:marBottom w:val="0"/>
      <w:divBdr>
        <w:top w:val="none" w:sz="0" w:space="0" w:color="auto"/>
        <w:left w:val="none" w:sz="0" w:space="0" w:color="auto"/>
        <w:bottom w:val="none" w:sz="0" w:space="0" w:color="auto"/>
        <w:right w:val="none" w:sz="0" w:space="0" w:color="auto"/>
      </w:divBdr>
    </w:div>
    <w:div w:id="1183474880">
      <w:bodyDiv w:val="1"/>
      <w:marLeft w:val="0"/>
      <w:marRight w:val="0"/>
      <w:marTop w:val="0"/>
      <w:marBottom w:val="0"/>
      <w:divBdr>
        <w:top w:val="none" w:sz="0" w:space="0" w:color="auto"/>
        <w:left w:val="none" w:sz="0" w:space="0" w:color="auto"/>
        <w:bottom w:val="none" w:sz="0" w:space="0" w:color="auto"/>
        <w:right w:val="none" w:sz="0" w:space="0" w:color="auto"/>
      </w:divBdr>
      <w:divsChild>
        <w:div w:id="403915192">
          <w:marLeft w:val="0"/>
          <w:marRight w:val="0"/>
          <w:marTop w:val="0"/>
          <w:marBottom w:val="0"/>
          <w:divBdr>
            <w:top w:val="none" w:sz="0" w:space="0" w:color="auto"/>
            <w:left w:val="none" w:sz="0" w:space="0" w:color="auto"/>
            <w:bottom w:val="none" w:sz="0" w:space="0" w:color="auto"/>
            <w:right w:val="none" w:sz="0" w:space="0" w:color="auto"/>
          </w:divBdr>
          <w:divsChild>
            <w:div w:id="421998434">
              <w:marLeft w:val="0"/>
              <w:marRight w:val="0"/>
              <w:marTop w:val="0"/>
              <w:marBottom w:val="0"/>
              <w:divBdr>
                <w:top w:val="none" w:sz="0" w:space="0" w:color="auto"/>
                <w:left w:val="none" w:sz="0" w:space="0" w:color="auto"/>
                <w:bottom w:val="none" w:sz="0" w:space="0" w:color="auto"/>
                <w:right w:val="none" w:sz="0" w:space="0" w:color="auto"/>
              </w:divBdr>
            </w:div>
            <w:div w:id="423887542">
              <w:marLeft w:val="0"/>
              <w:marRight w:val="0"/>
              <w:marTop w:val="0"/>
              <w:marBottom w:val="0"/>
              <w:divBdr>
                <w:top w:val="none" w:sz="0" w:space="0" w:color="auto"/>
                <w:left w:val="none" w:sz="0" w:space="0" w:color="auto"/>
                <w:bottom w:val="none" w:sz="0" w:space="0" w:color="auto"/>
                <w:right w:val="none" w:sz="0" w:space="0" w:color="auto"/>
              </w:divBdr>
            </w:div>
            <w:div w:id="468011453">
              <w:marLeft w:val="0"/>
              <w:marRight w:val="0"/>
              <w:marTop w:val="0"/>
              <w:marBottom w:val="0"/>
              <w:divBdr>
                <w:top w:val="none" w:sz="0" w:space="0" w:color="auto"/>
                <w:left w:val="none" w:sz="0" w:space="0" w:color="auto"/>
                <w:bottom w:val="none" w:sz="0" w:space="0" w:color="auto"/>
                <w:right w:val="none" w:sz="0" w:space="0" w:color="auto"/>
              </w:divBdr>
            </w:div>
            <w:div w:id="1193227532">
              <w:marLeft w:val="0"/>
              <w:marRight w:val="0"/>
              <w:marTop w:val="0"/>
              <w:marBottom w:val="0"/>
              <w:divBdr>
                <w:top w:val="none" w:sz="0" w:space="0" w:color="auto"/>
                <w:left w:val="none" w:sz="0" w:space="0" w:color="auto"/>
                <w:bottom w:val="none" w:sz="0" w:space="0" w:color="auto"/>
                <w:right w:val="none" w:sz="0" w:space="0" w:color="auto"/>
              </w:divBdr>
            </w:div>
            <w:div w:id="1221986406">
              <w:marLeft w:val="0"/>
              <w:marRight w:val="0"/>
              <w:marTop w:val="0"/>
              <w:marBottom w:val="0"/>
              <w:divBdr>
                <w:top w:val="none" w:sz="0" w:space="0" w:color="auto"/>
                <w:left w:val="none" w:sz="0" w:space="0" w:color="auto"/>
                <w:bottom w:val="none" w:sz="0" w:space="0" w:color="auto"/>
                <w:right w:val="none" w:sz="0" w:space="0" w:color="auto"/>
              </w:divBdr>
            </w:div>
            <w:div w:id="187657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17388">
      <w:bodyDiv w:val="1"/>
      <w:marLeft w:val="0"/>
      <w:marRight w:val="0"/>
      <w:marTop w:val="0"/>
      <w:marBottom w:val="0"/>
      <w:divBdr>
        <w:top w:val="none" w:sz="0" w:space="0" w:color="auto"/>
        <w:left w:val="none" w:sz="0" w:space="0" w:color="auto"/>
        <w:bottom w:val="none" w:sz="0" w:space="0" w:color="auto"/>
        <w:right w:val="none" w:sz="0" w:space="0" w:color="auto"/>
      </w:divBdr>
      <w:divsChild>
        <w:div w:id="2105763032">
          <w:marLeft w:val="0"/>
          <w:marRight w:val="0"/>
          <w:marTop w:val="0"/>
          <w:marBottom w:val="0"/>
          <w:divBdr>
            <w:top w:val="none" w:sz="0" w:space="0" w:color="auto"/>
            <w:left w:val="none" w:sz="0" w:space="0" w:color="auto"/>
            <w:bottom w:val="none" w:sz="0" w:space="0" w:color="auto"/>
            <w:right w:val="none" w:sz="0" w:space="0" w:color="auto"/>
          </w:divBdr>
          <w:divsChild>
            <w:div w:id="70857402">
              <w:marLeft w:val="0"/>
              <w:marRight w:val="0"/>
              <w:marTop w:val="0"/>
              <w:marBottom w:val="0"/>
              <w:divBdr>
                <w:top w:val="none" w:sz="0" w:space="0" w:color="auto"/>
                <w:left w:val="none" w:sz="0" w:space="0" w:color="auto"/>
                <w:bottom w:val="none" w:sz="0" w:space="0" w:color="auto"/>
                <w:right w:val="none" w:sz="0" w:space="0" w:color="auto"/>
              </w:divBdr>
            </w:div>
            <w:div w:id="185221794">
              <w:marLeft w:val="0"/>
              <w:marRight w:val="0"/>
              <w:marTop w:val="0"/>
              <w:marBottom w:val="0"/>
              <w:divBdr>
                <w:top w:val="none" w:sz="0" w:space="0" w:color="auto"/>
                <w:left w:val="none" w:sz="0" w:space="0" w:color="auto"/>
                <w:bottom w:val="none" w:sz="0" w:space="0" w:color="auto"/>
                <w:right w:val="none" w:sz="0" w:space="0" w:color="auto"/>
              </w:divBdr>
            </w:div>
            <w:div w:id="688482004">
              <w:marLeft w:val="0"/>
              <w:marRight w:val="0"/>
              <w:marTop w:val="0"/>
              <w:marBottom w:val="0"/>
              <w:divBdr>
                <w:top w:val="none" w:sz="0" w:space="0" w:color="auto"/>
                <w:left w:val="none" w:sz="0" w:space="0" w:color="auto"/>
                <w:bottom w:val="none" w:sz="0" w:space="0" w:color="auto"/>
                <w:right w:val="none" w:sz="0" w:space="0" w:color="auto"/>
              </w:divBdr>
            </w:div>
            <w:div w:id="1502116879">
              <w:marLeft w:val="0"/>
              <w:marRight w:val="0"/>
              <w:marTop w:val="0"/>
              <w:marBottom w:val="0"/>
              <w:divBdr>
                <w:top w:val="none" w:sz="0" w:space="0" w:color="auto"/>
                <w:left w:val="none" w:sz="0" w:space="0" w:color="auto"/>
                <w:bottom w:val="none" w:sz="0" w:space="0" w:color="auto"/>
                <w:right w:val="none" w:sz="0" w:space="0" w:color="auto"/>
              </w:divBdr>
            </w:div>
            <w:div w:id="1529835781">
              <w:marLeft w:val="0"/>
              <w:marRight w:val="0"/>
              <w:marTop w:val="0"/>
              <w:marBottom w:val="0"/>
              <w:divBdr>
                <w:top w:val="none" w:sz="0" w:space="0" w:color="auto"/>
                <w:left w:val="none" w:sz="0" w:space="0" w:color="auto"/>
                <w:bottom w:val="none" w:sz="0" w:space="0" w:color="auto"/>
                <w:right w:val="none" w:sz="0" w:space="0" w:color="auto"/>
              </w:divBdr>
            </w:div>
            <w:div w:id="171982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568930">
      <w:bodyDiv w:val="1"/>
      <w:marLeft w:val="0"/>
      <w:marRight w:val="0"/>
      <w:marTop w:val="0"/>
      <w:marBottom w:val="0"/>
      <w:divBdr>
        <w:top w:val="none" w:sz="0" w:space="0" w:color="auto"/>
        <w:left w:val="none" w:sz="0" w:space="0" w:color="auto"/>
        <w:bottom w:val="none" w:sz="0" w:space="0" w:color="auto"/>
        <w:right w:val="none" w:sz="0" w:space="0" w:color="auto"/>
      </w:divBdr>
    </w:div>
    <w:div w:id="1197885891">
      <w:bodyDiv w:val="1"/>
      <w:marLeft w:val="0"/>
      <w:marRight w:val="0"/>
      <w:marTop w:val="0"/>
      <w:marBottom w:val="0"/>
      <w:divBdr>
        <w:top w:val="none" w:sz="0" w:space="0" w:color="auto"/>
        <w:left w:val="none" w:sz="0" w:space="0" w:color="auto"/>
        <w:bottom w:val="none" w:sz="0" w:space="0" w:color="auto"/>
        <w:right w:val="none" w:sz="0" w:space="0" w:color="auto"/>
      </w:divBdr>
      <w:divsChild>
        <w:div w:id="250628013">
          <w:marLeft w:val="0"/>
          <w:marRight w:val="0"/>
          <w:marTop w:val="0"/>
          <w:marBottom w:val="0"/>
          <w:divBdr>
            <w:top w:val="none" w:sz="0" w:space="0" w:color="auto"/>
            <w:left w:val="none" w:sz="0" w:space="0" w:color="auto"/>
            <w:bottom w:val="none" w:sz="0" w:space="0" w:color="auto"/>
            <w:right w:val="none" w:sz="0" w:space="0" w:color="auto"/>
          </w:divBdr>
          <w:divsChild>
            <w:div w:id="208104956">
              <w:marLeft w:val="0"/>
              <w:marRight w:val="0"/>
              <w:marTop w:val="0"/>
              <w:marBottom w:val="0"/>
              <w:divBdr>
                <w:top w:val="none" w:sz="0" w:space="0" w:color="auto"/>
                <w:left w:val="none" w:sz="0" w:space="0" w:color="auto"/>
                <w:bottom w:val="none" w:sz="0" w:space="0" w:color="auto"/>
                <w:right w:val="none" w:sz="0" w:space="0" w:color="auto"/>
              </w:divBdr>
            </w:div>
            <w:div w:id="603926574">
              <w:marLeft w:val="0"/>
              <w:marRight w:val="0"/>
              <w:marTop w:val="0"/>
              <w:marBottom w:val="0"/>
              <w:divBdr>
                <w:top w:val="none" w:sz="0" w:space="0" w:color="auto"/>
                <w:left w:val="none" w:sz="0" w:space="0" w:color="auto"/>
                <w:bottom w:val="none" w:sz="0" w:space="0" w:color="auto"/>
                <w:right w:val="none" w:sz="0" w:space="0" w:color="auto"/>
              </w:divBdr>
            </w:div>
            <w:div w:id="949434170">
              <w:marLeft w:val="0"/>
              <w:marRight w:val="0"/>
              <w:marTop w:val="0"/>
              <w:marBottom w:val="0"/>
              <w:divBdr>
                <w:top w:val="none" w:sz="0" w:space="0" w:color="auto"/>
                <w:left w:val="none" w:sz="0" w:space="0" w:color="auto"/>
                <w:bottom w:val="none" w:sz="0" w:space="0" w:color="auto"/>
                <w:right w:val="none" w:sz="0" w:space="0" w:color="auto"/>
              </w:divBdr>
            </w:div>
            <w:div w:id="1129326361">
              <w:marLeft w:val="0"/>
              <w:marRight w:val="0"/>
              <w:marTop w:val="0"/>
              <w:marBottom w:val="0"/>
              <w:divBdr>
                <w:top w:val="none" w:sz="0" w:space="0" w:color="auto"/>
                <w:left w:val="none" w:sz="0" w:space="0" w:color="auto"/>
                <w:bottom w:val="none" w:sz="0" w:space="0" w:color="auto"/>
                <w:right w:val="none" w:sz="0" w:space="0" w:color="auto"/>
              </w:divBdr>
            </w:div>
            <w:div w:id="1529876302">
              <w:marLeft w:val="0"/>
              <w:marRight w:val="0"/>
              <w:marTop w:val="0"/>
              <w:marBottom w:val="0"/>
              <w:divBdr>
                <w:top w:val="none" w:sz="0" w:space="0" w:color="auto"/>
                <w:left w:val="none" w:sz="0" w:space="0" w:color="auto"/>
                <w:bottom w:val="none" w:sz="0" w:space="0" w:color="auto"/>
                <w:right w:val="none" w:sz="0" w:space="0" w:color="auto"/>
              </w:divBdr>
            </w:div>
            <w:div w:id="213354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090860">
      <w:bodyDiv w:val="1"/>
      <w:marLeft w:val="0"/>
      <w:marRight w:val="0"/>
      <w:marTop w:val="0"/>
      <w:marBottom w:val="0"/>
      <w:divBdr>
        <w:top w:val="none" w:sz="0" w:space="0" w:color="auto"/>
        <w:left w:val="none" w:sz="0" w:space="0" w:color="auto"/>
        <w:bottom w:val="none" w:sz="0" w:space="0" w:color="auto"/>
        <w:right w:val="none" w:sz="0" w:space="0" w:color="auto"/>
      </w:divBdr>
    </w:div>
    <w:div w:id="1201481181">
      <w:bodyDiv w:val="1"/>
      <w:marLeft w:val="0"/>
      <w:marRight w:val="0"/>
      <w:marTop w:val="0"/>
      <w:marBottom w:val="0"/>
      <w:divBdr>
        <w:top w:val="none" w:sz="0" w:space="0" w:color="auto"/>
        <w:left w:val="none" w:sz="0" w:space="0" w:color="auto"/>
        <w:bottom w:val="none" w:sz="0" w:space="0" w:color="auto"/>
        <w:right w:val="none" w:sz="0" w:space="0" w:color="auto"/>
      </w:divBdr>
      <w:divsChild>
        <w:div w:id="418676723">
          <w:marLeft w:val="0"/>
          <w:marRight w:val="0"/>
          <w:marTop w:val="0"/>
          <w:marBottom w:val="0"/>
          <w:divBdr>
            <w:top w:val="none" w:sz="0" w:space="0" w:color="auto"/>
            <w:left w:val="none" w:sz="0" w:space="0" w:color="auto"/>
            <w:bottom w:val="none" w:sz="0" w:space="0" w:color="auto"/>
            <w:right w:val="none" w:sz="0" w:space="0" w:color="auto"/>
          </w:divBdr>
          <w:divsChild>
            <w:div w:id="164905187">
              <w:marLeft w:val="0"/>
              <w:marRight w:val="0"/>
              <w:marTop w:val="0"/>
              <w:marBottom w:val="0"/>
              <w:divBdr>
                <w:top w:val="none" w:sz="0" w:space="0" w:color="auto"/>
                <w:left w:val="none" w:sz="0" w:space="0" w:color="auto"/>
                <w:bottom w:val="none" w:sz="0" w:space="0" w:color="auto"/>
                <w:right w:val="none" w:sz="0" w:space="0" w:color="auto"/>
              </w:divBdr>
            </w:div>
            <w:div w:id="304050246">
              <w:marLeft w:val="0"/>
              <w:marRight w:val="0"/>
              <w:marTop w:val="0"/>
              <w:marBottom w:val="0"/>
              <w:divBdr>
                <w:top w:val="none" w:sz="0" w:space="0" w:color="auto"/>
                <w:left w:val="none" w:sz="0" w:space="0" w:color="auto"/>
                <w:bottom w:val="none" w:sz="0" w:space="0" w:color="auto"/>
                <w:right w:val="none" w:sz="0" w:space="0" w:color="auto"/>
              </w:divBdr>
            </w:div>
            <w:div w:id="374235898">
              <w:marLeft w:val="0"/>
              <w:marRight w:val="0"/>
              <w:marTop w:val="0"/>
              <w:marBottom w:val="0"/>
              <w:divBdr>
                <w:top w:val="none" w:sz="0" w:space="0" w:color="auto"/>
                <w:left w:val="none" w:sz="0" w:space="0" w:color="auto"/>
                <w:bottom w:val="none" w:sz="0" w:space="0" w:color="auto"/>
                <w:right w:val="none" w:sz="0" w:space="0" w:color="auto"/>
              </w:divBdr>
            </w:div>
            <w:div w:id="620693718">
              <w:marLeft w:val="0"/>
              <w:marRight w:val="0"/>
              <w:marTop w:val="0"/>
              <w:marBottom w:val="0"/>
              <w:divBdr>
                <w:top w:val="none" w:sz="0" w:space="0" w:color="auto"/>
                <w:left w:val="none" w:sz="0" w:space="0" w:color="auto"/>
                <w:bottom w:val="none" w:sz="0" w:space="0" w:color="auto"/>
                <w:right w:val="none" w:sz="0" w:space="0" w:color="auto"/>
              </w:divBdr>
            </w:div>
            <w:div w:id="624507557">
              <w:marLeft w:val="0"/>
              <w:marRight w:val="0"/>
              <w:marTop w:val="0"/>
              <w:marBottom w:val="0"/>
              <w:divBdr>
                <w:top w:val="none" w:sz="0" w:space="0" w:color="auto"/>
                <w:left w:val="none" w:sz="0" w:space="0" w:color="auto"/>
                <w:bottom w:val="none" w:sz="0" w:space="0" w:color="auto"/>
                <w:right w:val="none" w:sz="0" w:space="0" w:color="auto"/>
              </w:divBdr>
            </w:div>
            <w:div w:id="657928280">
              <w:marLeft w:val="0"/>
              <w:marRight w:val="0"/>
              <w:marTop w:val="0"/>
              <w:marBottom w:val="0"/>
              <w:divBdr>
                <w:top w:val="none" w:sz="0" w:space="0" w:color="auto"/>
                <w:left w:val="none" w:sz="0" w:space="0" w:color="auto"/>
                <w:bottom w:val="none" w:sz="0" w:space="0" w:color="auto"/>
                <w:right w:val="none" w:sz="0" w:space="0" w:color="auto"/>
              </w:divBdr>
            </w:div>
            <w:div w:id="702099409">
              <w:marLeft w:val="0"/>
              <w:marRight w:val="0"/>
              <w:marTop w:val="0"/>
              <w:marBottom w:val="0"/>
              <w:divBdr>
                <w:top w:val="none" w:sz="0" w:space="0" w:color="auto"/>
                <w:left w:val="none" w:sz="0" w:space="0" w:color="auto"/>
                <w:bottom w:val="none" w:sz="0" w:space="0" w:color="auto"/>
                <w:right w:val="none" w:sz="0" w:space="0" w:color="auto"/>
              </w:divBdr>
            </w:div>
            <w:div w:id="708408823">
              <w:marLeft w:val="0"/>
              <w:marRight w:val="0"/>
              <w:marTop w:val="0"/>
              <w:marBottom w:val="0"/>
              <w:divBdr>
                <w:top w:val="none" w:sz="0" w:space="0" w:color="auto"/>
                <w:left w:val="none" w:sz="0" w:space="0" w:color="auto"/>
                <w:bottom w:val="none" w:sz="0" w:space="0" w:color="auto"/>
                <w:right w:val="none" w:sz="0" w:space="0" w:color="auto"/>
              </w:divBdr>
            </w:div>
            <w:div w:id="749698786">
              <w:marLeft w:val="0"/>
              <w:marRight w:val="0"/>
              <w:marTop w:val="0"/>
              <w:marBottom w:val="0"/>
              <w:divBdr>
                <w:top w:val="none" w:sz="0" w:space="0" w:color="auto"/>
                <w:left w:val="none" w:sz="0" w:space="0" w:color="auto"/>
                <w:bottom w:val="none" w:sz="0" w:space="0" w:color="auto"/>
                <w:right w:val="none" w:sz="0" w:space="0" w:color="auto"/>
              </w:divBdr>
            </w:div>
            <w:div w:id="884174324">
              <w:marLeft w:val="0"/>
              <w:marRight w:val="0"/>
              <w:marTop w:val="0"/>
              <w:marBottom w:val="0"/>
              <w:divBdr>
                <w:top w:val="none" w:sz="0" w:space="0" w:color="auto"/>
                <w:left w:val="none" w:sz="0" w:space="0" w:color="auto"/>
                <w:bottom w:val="none" w:sz="0" w:space="0" w:color="auto"/>
                <w:right w:val="none" w:sz="0" w:space="0" w:color="auto"/>
              </w:divBdr>
            </w:div>
            <w:div w:id="1043991118">
              <w:marLeft w:val="0"/>
              <w:marRight w:val="0"/>
              <w:marTop w:val="0"/>
              <w:marBottom w:val="0"/>
              <w:divBdr>
                <w:top w:val="none" w:sz="0" w:space="0" w:color="auto"/>
                <w:left w:val="none" w:sz="0" w:space="0" w:color="auto"/>
                <w:bottom w:val="none" w:sz="0" w:space="0" w:color="auto"/>
                <w:right w:val="none" w:sz="0" w:space="0" w:color="auto"/>
              </w:divBdr>
            </w:div>
            <w:div w:id="1078289209">
              <w:marLeft w:val="0"/>
              <w:marRight w:val="0"/>
              <w:marTop w:val="0"/>
              <w:marBottom w:val="0"/>
              <w:divBdr>
                <w:top w:val="none" w:sz="0" w:space="0" w:color="auto"/>
                <w:left w:val="none" w:sz="0" w:space="0" w:color="auto"/>
                <w:bottom w:val="none" w:sz="0" w:space="0" w:color="auto"/>
                <w:right w:val="none" w:sz="0" w:space="0" w:color="auto"/>
              </w:divBdr>
            </w:div>
            <w:div w:id="1097291198">
              <w:marLeft w:val="0"/>
              <w:marRight w:val="0"/>
              <w:marTop w:val="0"/>
              <w:marBottom w:val="0"/>
              <w:divBdr>
                <w:top w:val="none" w:sz="0" w:space="0" w:color="auto"/>
                <w:left w:val="none" w:sz="0" w:space="0" w:color="auto"/>
                <w:bottom w:val="none" w:sz="0" w:space="0" w:color="auto"/>
                <w:right w:val="none" w:sz="0" w:space="0" w:color="auto"/>
              </w:divBdr>
            </w:div>
            <w:div w:id="1138958520">
              <w:marLeft w:val="0"/>
              <w:marRight w:val="0"/>
              <w:marTop w:val="0"/>
              <w:marBottom w:val="0"/>
              <w:divBdr>
                <w:top w:val="none" w:sz="0" w:space="0" w:color="auto"/>
                <w:left w:val="none" w:sz="0" w:space="0" w:color="auto"/>
                <w:bottom w:val="none" w:sz="0" w:space="0" w:color="auto"/>
                <w:right w:val="none" w:sz="0" w:space="0" w:color="auto"/>
              </w:divBdr>
            </w:div>
            <w:div w:id="1150251858">
              <w:marLeft w:val="0"/>
              <w:marRight w:val="0"/>
              <w:marTop w:val="0"/>
              <w:marBottom w:val="0"/>
              <w:divBdr>
                <w:top w:val="none" w:sz="0" w:space="0" w:color="auto"/>
                <w:left w:val="none" w:sz="0" w:space="0" w:color="auto"/>
                <w:bottom w:val="none" w:sz="0" w:space="0" w:color="auto"/>
                <w:right w:val="none" w:sz="0" w:space="0" w:color="auto"/>
              </w:divBdr>
            </w:div>
            <w:div w:id="1154101384">
              <w:marLeft w:val="0"/>
              <w:marRight w:val="0"/>
              <w:marTop w:val="0"/>
              <w:marBottom w:val="0"/>
              <w:divBdr>
                <w:top w:val="none" w:sz="0" w:space="0" w:color="auto"/>
                <w:left w:val="none" w:sz="0" w:space="0" w:color="auto"/>
                <w:bottom w:val="none" w:sz="0" w:space="0" w:color="auto"/>
                <w:right w:val="none" w:sz="0" w:space="0" w:color="auto"/>
              </w:divBdr>
            </w:div>
            <w:div w:id="1189760404">
              <w:marLeft w:val="0"/>
              <w:marRight w:val="0"/>
              <w:marTop w:val="0"/>
              <w:marBottom w:val="0"/>
              <w:divBdr>
                <w:top w:val="none" w:sz="0" w:space="0" w:color="auto"/>
                <w:left w:val="none" w:sz="0" w:space="0" w:color="auto"/>
                <w:bottom w:val="none" w:sz="0" w:space="0" w:color="auto"/>
                <w:right w:val="none" w:sz="0" w:space="0" w:color="auto"/>
              </w:divBdr>
            </w:div>
            <w:div w:id="1236208289">
              <w:marLeft w:val="0"/>
              <w:marRight w:val="0"/>
              <w:marTop w:val="0"/>
              <w:marBottom w:val="0"/>
              <w:divBdr>
                <w:top w:val="none" w:sz="0" w:space="0" w:color="auto"/>
                <w:left w:val="none" w:sz="0" w:space="0" w:color="auto"/>
                <w:bottom w:val="none" w:sz="0" w:space="0" w:color="auto"/>
                <w:right w:val="none" w:sz="0" w:space="0" w:color="auto"/>
              </w:divBdr>
            </w:div>
            <w:div w:id="1289162321">
              <w:marLeft w:val="0"/>
              <w:marRight w:val="0"/>
              <w:marTop w:val="0"/>
              <w:marBottom w:val="0"/>
              <w:divBdr>
                <w:top w:val="none" w:sz="0" w:space="0" w:color="auto"/>
                <w:left w:val="none" w:sz="0" w:space="0" w:color="auto"/>
                <w:bottom w:val="none" w:sz="0" w:space="0" w:color="auto"/>
                <w:right w:val="none" w:sz="0" w:space="0" w:color="auto"/>
              </w:divBdr>
            </w:div>
            <w:div w:id="1316834675">
              <w:marLeft w:val="0"/>
              <w:marRight w:val="0"/>
              <w:marTop w:val="0"/>
              <w:marBottom w:val="0"/>
              <w:divBdr>
                <w:top w:val="none" w:sz="0" w:space="0" w:color="auto"/>
                <w:left w:val="none" w:sz="0" w:space="0" w:color="auto"/>
                <w:bottom w:val="none" w:sz="0" w:space="0" w:color="auto"/>
                <w:right w:val="none" w:sz="0" w:space="0" w:color="auto"/>
              </w:divBdr>
            </w:div>
            <w:div w:id="1319917889">
              <w:marLeft w:val="0"/>
              <w:marRight w:val="0"/>
              <w:marTop w:val="0"/>
              <w:marBottom w:val="0"/>
              <w:divBdr>
                <w:top w:val="none" w:sz="0" w:space="0" w:color="auto"/>
                <w:left w:val="none" w:sz="0" w:space="0" w:color="auto"/>
                <w:bottom w:val="none" w:sz="0" w:space="0" w:color="auto"/>
                <w:right w:val="none" w:sz="0" w:space="0" w:color="auto"/>
              </w:divBdr>
            </w:div>
            <w:div w:id="1328047479">
              <w:marLeft w:val="0"/>
              <w:marRight w:val="0"/>
              <w:marTop w:val="0"/>
              <w:marBottom w:val="0"/>
              <w:divBdr>
                <w:top w:val="none" w:sz="0" w:space="0" w:color="auto"/>
                <w:left w:val="none" w:sz="0" w:space="0" w:color="auto"/>
                <w:bottom w:val="none" w:sz="0" w:space="0" w:color="auto"/>
                <w:right w:val="none" w:sz="0" w:space="0" w:color="auto"/>
              </w:divBdr>
            </w:div>
            <w:div w:id="1422020424">
              <w:marLeft w:val="0"/>
              <w:marRight w:val="0"/>
              <w:marTop w:val="0"/>
              <w:marBottom w:val="0"/>
              <w:divBdr>
                <w:top w:val="none" w:sz="0" w:space="0" w:color="auto"/>
                <w:left w:val="none" w:sz="0" w:space="0" w:color="auto"/>
                <w:bottom w:val="none" w:sz="0" w:space="0" w:color="auto"/>
                <w:right w:val="none" w:sz="0" w:space="0" w:color="auto"/>
              </w:divBdr>
            </w:div>
            <w:div w:id="1503859205">
              <w:marLeft w:val="0"/>
              <w:marRight w:val="0"/>
              <w:marTop w:val="0"/>
              <w:marBottom w:val="0"/>
              <w:divBdr>
                <w:top w:val="none" w:sz="0" w:space="0" w:color="auto"/>
                <w:left w:val="none" w:sz="0" w:space="0" w:color="auto"/>
                <w:bottom w:val="none" w:sz="0" w:space="0" w:color="auto"/>
                <w:right w:val="none" w:sz="0" w:space="0" w:color="auto"/>
              </w:divBdr>
            </w:div>
            <w:div w:id="1505512985">
              <w:marLeft w:val="0"/>
              <w:marRight w:val="0"/>
              <w:marTop w:val="0"/>
              <w:marBottom w:val="0"/>
              <w:divBdr>
                <w:top w:val="none" w:sz="0" w:space="0" w:color="auto"/>
                <w:left w:val="none" w:sz="0" w:space="0" w:color="auto"/>
                <w:bottom w:val="none" w:sz="0" w:space="0" w:color="auto"/>
                <w:right w:val="none" w:sz="0" w:space="0" w:color="auto"/>
              </w:divBdr>
            </w:div>
            <w:div w:id="1638142766">
              <w:marLeft w:val="0"/>
              <w:marRight w:val="0"/>
              <w:marTop w:val="0"/>
              <w:marBottom w:val="0"/>
              <w:divBdr>
                <w:top w:val="none" w:sz="0" w:space="0" w:color="auto"/>
                <w:left w:val="none" w:sz="0" w:space="0" w:color="auto"/>
                <w:bottom w:val="none" w:sz="0" w:space="0" w:color="auto"/>
                <w:right w:val="none" w:sz="0" w:space="0" w:color="auto"/>
              </w:divBdr>
            </w:div>
            <w:div w:id="1653949754">
              <w:marLeft w:val="0"/>
              <w:marRight w:val="0"/>
              <w:marTop w:val="0"/>
              <w:marBottom w:val="0"/>
              <w:divBdr>
                <w:top w:val="none" w:sz="0" w:space="0" w:color="auto"/>
                <w:left w:val="none" w:sz="0" w:space="0" w:color="auto"/>
                <w:bottom w:val="none" w:sz="0" w:space="0" w:color="auto"/>
                <w:right w:val="none" w:sz="0" w:space="0" w:color="auto"/>
              </w:divBdr>
            </w:div>
            <w:div w:id="1683050843">
              <w:marLeft w:val="0"/>
              <w:marRight w:val="0"/>
              <w:marTop w:val="0"/>
              <w:marBottom w:val="0"/>
              <w:divBdr>
                <w:top w:val="none" w:sz="0" w:space="0" w:color="auto"/>
                <w:left w:val="none" w:sz="0" w:space="0" w:color="auto"/>
                <w:bottom w:val="none" w:sz="0" w:space="0" w:color="auto"/>
                <w:right w:val="none" w:sz="0" w:space="0" w:color="auto"/>
              </w:divBdr>
            </w:div>
            <w:div w:id="1687750605">
              <w:marLeft w:val="0"/>
              <w:marRight w:val="0"/>
              <w:marTop w:val="0"/>
              <w:marBottom w:val="0"/>
              <w:divBdr>
                <w:top w:val="none" w:sz="0" w:space="0" w:color="auto"/>
                <w:left w:val="none" w:sz="0" w:space="0" w:color="auto"/>
                <w:bottom w:val="none" w:sz="0" w:space="0" w:color="auto"/>
                <w:right w:val="none" w:sz="0" w:space="0" w:color="auto"/>
              </w:divBdr>
            </w:div>
            <w:div w:id="1704288927">
              <w:marLeft w:val="0"/>
              <w:marRight w:val="0"/>
              <w:marTop w:val="0"/>
              <w:marBottom w:val="0"/>
              <w:divBdr>
                <w:top w:val="none" w:sz="0" w:space="0" w:color="auto"/>
                <w:left w:val="none" w:sz="0" w:space="0" w:color="auto"/>
                <w:bottom w:val="none" w:sz="0" w:space="0" w:color="auto"/>
                <w:right w:val="none" w:sz="0" w:space="0" w:color="auto"/>
              </w:divBdr>
            </w:div>
            <w:div w:id="1911379749">
              <w:marLeft w:val="0"/>
              <w:marRight w:val="0"/>
              <w:marTop w:val="0"/>
              <w:marBottom w:val="0"/>
              <w:divBdr>
                <w:top w:val="none" w:sz="0" w:space="0" w:color="auto"/>
                <w:left w:val="none" w:sz="0" w:space="0" w:color="auto"/>
                <w:bottom w:val="none" w:sz="0" w:space="0" w:color="auto"/>
                <w:right w:val="none" w:sz="0" w:space="0" w:color="auto"/>
              </w:divBdr>
            </w:div>
            <w:div w:id="1932002372">
              <w:marLeft w:val="0"/>
              <w:marRight w:val="0"/>
              <w:marTop w:val="0"/>
              <w:marBottom w:val="0"/>
              <w:divBdr>
                <w:top w:val="none" w:sz="0" w:space="0" w:color="auto"/>
                <w:left w:val="none" w:sz="0" w:space="0" w:color="auto"/>
                <w:bottom w:val="none" w:sz="0" w:space="0" w:color="auto"/>
                <w:right w:val="none" w:sz="0" w:space="0" w:color="auto"/>
              </w:divBdr>
            </w:div>
            <w:div w:id="2087073974">
              <w:marLeft w:val="0"/>
              <w:marRight w:val="0"/>
              <w:marTop w:val="0"/>
              <w:marBottom w:val="0"/>
              <w:divBdr>
                <w:top w:val="none" w:sz="0" w:space="0" w:color="auto"/>
                <w:left w:val="none" w:sz="0" w:space="0" w:color="auto"/>
                <w:bottom w:val="none" w:sz="0" w:space="0" w:color="auto"/>
                <w:right w:val="none" w:sz="0" w:space="0" w:color="auto"/>
              </w:divBdr>
            </w:div>
            <w:div w:id="210372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873494">
      <w:bodyDiv w:val="1"/>
      <w:marLeft w:val="0"/>
      <w:marRight w:val="0"/>
      <w:marTop w:val="0"/>
      <w:marBottom w:val="0"/>
      <w:divBdr>
        <w:top w:val="none" w:sz="0" w:space="0" w:color="auto"/>
        <w:left w:val="none" w:sz="0" w:space="0" w:color="auto"/>
        <w:bottom w:val="none" w:sz="0" w:space="0" w:color="auto"/>
        <w:right w:val="none" w:sz="0" w:space="0" w:color="auto"/>
      </w:divBdr>
      <w:divsChild>
        <w:div w:id="808283702">
          <w:marLeft w:val="0"/>
          <w:marRight w:val="0"/>
          <w:marTop w:val="0"/>
          <w:marBottom w:val="0"/>
          <w:divBdr>
            <w:top w:val="none" w:sz="0" w:space="0" w:color="auto"/>
            <w:left w:val="none" w:sz="0" w:space="0" w:color="auto"/>
            <w:bottom w:val="none" w:sz="0" w:space="0" w:color="auto"/>
            <w:right w:val="none" w:sz="0" w:space="0" w:color="auto"/>
          </w:divBdr>
          <w:divsChild>
            <w:div w:id="39402059">
              <w:marLeft w:val="0"/>
              <w:marRight w:val="0"/>
              <w:marTop w:val="0"/>
              <w:marBottom w:val="0"/>
              <w:divBdr>
                <w:top w:val="none" w:sz="0" w:space="0" w:color="auto"/>
                <w:left w:val="none" w:sz="0" w:space="0" w:color="auto"/>
                <w:bottom w:val="none" w:sz="0" w:space="0" w:color="auto"/>
                <w:right w:val="none" w:sz="0" w:space="0" w:color="auto"/>
              </w:divBdr>
            </w:div>
            <w:div w:id="142236847">
              <w:marLeft w:val="0"/>
              <w:marRight w:val="0"/>
              <w:marTop w:val="0"/>
              <w:marBottom w:val="0"/>
              <w:divBdr>
                <w:top w:val="none" w:sz="0" w:space="0" w:color="auto"/>
                <w:left w:val="none" w:sz="0" w:space="0" w:color="auto"/>
                <w:bottom w:val="none" w:sz="0" w:space="0" w:color="auto"/>
                <w:right w:val="none" w:sz="0" w:space="0" w:color="auto"/>
              </w:divBdr>
            </w:div>
            <w:div w:id="199053894">
              <w:marLeft w:val="0"/>
              <w:marRight w:val="0"/>
              <w:marTop w:val="0"/>
              <w:marBottom w:val="0"/>
              <w:divBdr>
                <w:top w:val="none" w:sz="0" w:space="0" w:color="auto"/>
                <w:left w:val="none" w:sz="0" w:space="0" w:color="auto"/>
                <w:bottom w:val="none" w:sz="0" w:space="0" w:color="auto"/>
                <w:right w:val="none" w:sz="0" w:space="0" w:color="auto"/>
              </w:divBdr>
            </w:div>
            <w:div w:id="329715550">
              <w:marLeft w:val="0"/>
              <w:marRight w:val="0"/>
              <w:marTop w:val="0"/>
              <w:marBottom w:val="0"/>
              <w:divBdr>
                <w:top w:val="none" w:sz="0" w:space="0" w:color="auto"/>
                <w:left w:val="none" w:sz="0" w:space="0" w:color="auto"/>
                <w:bottom w:val="none" w:sz="0" w:space="0" w:color="auto"/>
                <w:right w:val="none" w:sz="0" w:space="0" w:color="auto"/>
              </w:divBdr>
            </w:div>
            <w:div w:id="366301749">
              <w:marLeft w:val="0"/>
              <w:marRight w:val="0"/>
              <w:marTop w:val="0"/>
              <w:marBottom w:val="0"/>
              <w:divBdr>
                <w:top w:val="none" w:sz="0" w:space="0" w:color="auto"/>
                <w:left w:val="none" w:sz="0" w:space="0" w:color="auto"/>
                <w:bottom w:val="none" w:sz="0" w:space="0" w:color="auto"/>
                <w:right w:val="none" w:sz="0" w:space="0" w:color="auto"/>
              </w:divBdr>
            </w:div>
            <w:div w:id="472992628">
              <w:marLeft w:val="0"/>
              <w:marRight w:val="0"/>
              <w:marTop w:val="0"/>
              <w:marBottom w:val="0"/>
              <w:divBdr>
                <w:top w:val="none" w:sz="0" w:space="0" w:color="auto"/>
                <w:left w:val="none" w:sz="0" w:space="0" w:color="auto"/>
                <w:bottom w:val="none" w:sz="0" w:space="0" w:color="auto"/>
                <w:right w:val="none" w:sz="0" w:space="0" w:color="auto"/>
              </w:divBdr>
            </w:div>
            <w:div w:id="498230260">
              <w:marLeft w:val="0"/>
              <w:marRight w:val="0"/>
              <w:marTop w:val="0"/>
              <w:marBottom w:val="0"/>
              <w:divBdr>
                <w:top w:val="none" w:sz="0" w:space="0" w:color="auto"/>
                <w:left w:val="none" w:sz="0" w:space="0" w:color="auto"/>
                <w:bottom w:val="none" w:sz="0" w:space="0" w:color="auto"/>
                <w:right w:val="none" w:sz="0" w:space="0" w:color="auto"/>
              </w:divBdr>
            </w:div>
            <w:div w:id="572475383">
              <w:marLeft w:val="0"/>
              <w:marRight w:val="0"/>
              <w:marTop w:val="0"/>
              <w:marBottom w:val="0"/>
              <w:divBdr>
                <w:top w:val="none" w:sz="0" w:space="0" w:color="auto"/>
                <w:left w:val="none" w:sz="0" w:space="0" w:color="auto"/>
                <w:bottom w:val="none" w:sz="0" w:space="0" w:color="auto"/>
                <w:right w:val="none" w:sz="0" w:space="0" w:color="auto"/>
              </w:divBdr>
            </w:div>
            <w:div w:id="826672219">
              <w:marLeft w:val="0"/>
              <w:marRight w:val="0"/>
              <w:marTop w:val="0"/>
              <w:marBottom w:val="0"/>
              <w:divBdr>
                <w:top w:val="none" w:sz="0" w:space="0" w:color="auto"/>
                <w:left w:val="none" w:sz="0" w:space="0" w:color="auto"/>
                <w:bottom w:val="none" w:sz="0" w:space="0" w:color="auto"/>
                <w:right w:val="none" w:sz="0" w:space="0" w:color="auto"/>
              </w:divBdr>
            </w:div>
            <w:div w:id="841549737">
              <w:marLeft w:val="0"/>
              <w:marRight w:val="0"/>
              <w:marTop w:val="0"/>
              <w:marBottom w:val="0"/>
              <w:divBdr>
                <w:top w:val="none" w:sz="0" w:space="0" w:color="auto"/>
                <w:left w:val="none" w:sz="0" w:space="0" w:color="auto"/>
                <w:bottom w:val="none" w:sz="0" w:space="0" w:color="auto"/>
                <w:right w:val="none" w:sz="0" w:space="0" w:color="auto"/>
              </w:divBdr>
            </w:div>
            <w:div w:id="914558205">
              <w:marLeft w:val="0"/>
              <w:marRight w:val="0"/>
              <w:marTop w:val="0"/>
              <w:marBottom w:val="0"/>
              <w:divBdr>
                <w:top w:val="none" w:sz="0" w:space="0" w:color="auto"/>
                <w:left w:val="none" w:sz="0" w:space="0" w:color="auto"/>
                <w:bottom w:val="none" w:sz="0" w:space="0" w:color="auto"/>
                <w:right w:val="none" w:sz="0" w:space="0" w:color="auto"/>
              </w:divBdr>
            </w:div>
            <w:div w:id="1132216371">
              <w:marLeft w:val="0"/>
              <w:marRight w:val="0"/>
              <w:marTop w:val="0"/>
              <w:marBottom w:val="0"/>
              <w:divBdr>
                <w:top w:val="none" w:sz="0" w:space="0" w:color="auto"/>
                <w:left w:val="none" w:sz="0" w:space="0" w:color="auto"/>
                <w:bottom w:val="none" w:sz="0" w:space="0" w:color="auto"/>
                <w:right w:val="none" w:sz="0" w:space="0" w:color="auto"/>
              </w:divBdr>
            </w:div>
            <w:div w:id="1275550595">
              <w:marLeft w:val="0"/>
              <w:marRight w:val="0"/>
              <w:marTop w:val="0"/>
              <w:marBottom w:val="0"/>
              <w:divBdr>
                <w:top w:val="none" w:sz="0" w:space="0" w:color="auto"/>
                <w:left w:val="none" w:sz="0" w:space="0" w:color="auto"/>
                <w:bottom w:val="none" w:sz="0" w:space="0" w:color="auto"/>
                <w:right w:val="none" w:sz="0" w:space="0" w:color="auto"/>
              </w:divBdr>
            </w:div>
            <w:div w:id="1405301310">
              <w:marLeft w:val="0"/>
              <w:marRight w:val="0"/>
              <w:marTop w:val="0"/>
              <w:marBottom w:val="0"/>
              <w:divBdr>
                <w:top w:val="none" w:sz="0" w:space="0" w:color="auto"/>
                <w:left w:val="none" w:sz="0" w:space="0" w:color="auto"/>
                <w:bottom w:val="none" w:sz="0" w:space="0" w:color="auto"/>
                <w:right w:val="none" w:sz="0" w:space="0" w:color="auto"/>
              </w:divBdr>
            </w:div>
            <w:div w:id="1463384129">
              <w:marLeft w:val="0"/>
              <w:marRight w:val="0"/>
              <w:marTop w:val="0"/>
              <w:marBottom w:val="0"/>
              <w:divBdr>
                <w:top w:val="none" w:sz="0" w:space="0" w:color="auto"/>
                <w:left w:val="none" w:sz="0" w:space="0" w:color="auto"/>
                <w:bottom w:val="none" w:sz="0" w:space="0" w:color="auto"/>
                <w:right w:val="none" w:sz="0" w:space="0" w:color="auto"/>
              </w:divBdr>
            </w:div>
            <w:div w:id="1544750049">
              <w:marLeft w:val="0"/>
              <w:marRight w:val="0"/>
              <w:marTop w:val="0"/>
              <w:marBottom w:val="0"/>
              <w:divBdr>
                <w:top w:val="none" w:sz="0" w:space="0" w:color="auto"/>
                <w:left w:val="none" w:sz="0" w:space="0" w:color="auto"/>
                <w:bottom w:val="none" w:sz="0" w:space="0" w:color="auto"/>
                <w:right w:val="none" w:sz="0" w:space="0" w:color="auto"/>
              </w:divBdr>
            </w:div>
            <w:div w:id="1630011841">
              <w:marLeft w:val="0"/>
              <w:marRight w:val="0"/>
              <w:marTop w:val="0"/>
              <w:marBottom w:val="0"/>
              <w:divBdr>
                <w:top w:val="none" w:sz="0" w:space="0" w:color="auto"/>
                <w:left w:val="none" w:sz="0" w:space="0" w:color="auto"/>
                <w:bottom w:val="none" w:sz="0" w:space="0" w:color="auto"/>
                <w:right w:val="none" w:sz="0" w:space="0" w:color="auto"/>
              </w:divBdr>
            </w:div>
            <w:div w:id="1644499586">
              <w:marLeft w:val="0"/>
              <w:marRight w:val="0"/>
              <w:marTop w:val="0"/>
              <w:marBottom w:val="0"/>
              <w:divBdr>
                <w:top w:val="none" w:sz="0" w:space="0" w:color="auto"/>
                <w:left w:val="none" w:sz="0" w:space="0" w:color="auto"/>
                <w:bottom w:val="none" w:sz="0" w:space="0" w:color="auto"/>
                <w:right w:val="none" w:sz="0" w:space="0" w:color="auto"/>
              </w:divBdr>
            </w:div>
            <w:div w:id="1662806437">
              <w:marLeft w:val="0"/>
              <w:marRight w:val="0"/>
              <w:marTop w:val="0"/>
              <w:marBottom w:val="0"/>
              <w:divBdr>
                <w:top w:val="none" w:sz="0" w:space="0" w:color="auto"/>
                <w:left w:val="none" w:sz="0" w:space="0" w:color="auto"/>
                <w:bottom w:val="none" w:sz="0" w:space="0" w:color="auto"/>
                <w:right w:val="none" w:sz="0" w:space="0" w:color="auto"/>
              </w:divBdr>
            </w:div>
            <w:div w:id="1768455473">
              <w:marLeft w:val="0"/>
              <w:marRight w:val="0"/>
              <w:marTop w:val="0"/>
              <w:marBottom w:val="0"/>
              <w:divBdr>
                <w:top w:val="none" w:sz="0" w:space="0" w:color="auto"/>
                <w:left w:val="none" w:sz="0" w:space="0" w:color="auto"/>
                <w:bottom w:val="none" w:sz="0" w:space="0" w:color="auto"/>
                <w:right w:val="none" w:sz="0" w:space="0" w:color="auto"/>
              </w:divBdr>
            </w:div>
            <w:div w:id="1855999707">
              <w:marLeft w:val="0"/>
              <w:marRight w:val="0"/>
              <w:marTop w:val="0"/>
              <w:marBottom w:val="0"/>
              <w:divBdr>
                <w:top w:val="none" w:sz="0" w:space="0" w:color="auto"/>
                <w:left w:val="none" w:sz="0" w:space="0" w:color="auto"/>
                <w:bottom w:val="none" w:sz="0" w:space="0" w:color="auto"/>
                <w:right w:val="none" w:sz="0" w:space="0" w:color="auto"/>
              </w:divBdr>
            </w:div>
            <w:div w:id="1961523240">
              <w:marLeft w:val="0"/>
              <w:marRight w:val="0"/>
              <w:marTop w:val="0"/>
              <w:marBottom w:val="0"/>
              <w:divBdr>
                <w:top w:val="none" w:sz="0" w:space="0" w:color="auto"/>
                <w:left w:val="none" w:sz="0" w:space="0" w:color="auto"/>
                <w:bottom w:val="none" w:sz="0" w:space="0" w:color="auto"/>
                <w:right w:val="none" w:sz="0" w:space="0" w:color="auto"/>
              </w:divBdr>
            </w:div>
            <w:div w:id="1972707357">
              <w:marLeft w:val="0"/>
              <w:marRight w:val="0"/>
              <w:marTop w:val="0"/>
              <w:marBottom w:val="0"/>
              <w:divBdr>
                <w:top w:val="none" w:sz="0" w:space="0" w:color="auto"/>
                <w:left w:val="none" w:sz="0" w:space="0" w:color="auto"/>
                <w:bottom w:val="none" w:sz="0" w:space="0" w:color="auto"/>
                <w:right w:val="none" w:sz="0" w:space="0" w:color="auto"/>
              </w:divBdr>
            </w:div>
            <w:div w:id="1999765671">
              <w:marLeft w:val="0"/>
              <w:marRight w:val="0"/>
              <w:marTop w:val="0"/>
              <w:marBottom w:val="0"/>
              <w:divBdr>
                <w:top w:val="none" w:sz="0" w:space="0" w:color="auto"/>
                <w:left w:val="none" w:sz="0" w:space="0" w:color="auto"/>
                <w:bottom w:val="none" w:sz="0" w:space="0" w:color="auto"/>
                <w:right w:val="none" w:sz="0" w:space="0" w:color="auto"/>
              </w:divBdr>
            </w:div>
            <w:div w:id="213602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7184">
      <w:bodyDiv w:val="1"/>
      <w:marLeft w:val="0"/>
      <w:marRight w:val="0"/>
      <w:marTop w:val="0"/>
      <w:marBottom w:val="0"/>
      <w:divBdr>
        <w:top w:val="none" w:sz="0" w:space="0" w:color="auto"/>
        <w:left w:val="none" w:sz="0" w:space="0" w:color="auto"/>
        <w:bottom w:val="none" w:sz="0" w:space="0" w:color="auto"/>
        <w:right w:val="none" w:sz="0" w:space="0" w:color="auto"/>
      </w:divBdr>
    </w:div>
    <w:div w:id="1214465981">
      <w:bodyDiv w:val="1"/>
      <w:marLeft w:val="0"/>
      <w:marRight w:val="0"/>
      <w:marTop w:val="0"/>
      <w:marBottom w:val="0"/>
      <w:divBdr>
        <w:top w:val="none" w:sz="0" w:space="0" w:color="auto"/>
        <w:left w:val="none" w:sz="0" w:space="0" w:color="auto"/>
        <w:bottom w:val="none" w:sz="0" w:space="0" w:color="auto"/>
        <w:right w:val="none" w:sz="0" w:space="0" w:color="auto"/>
      </w:divBdr>
      <w:divsChild>
        <w:div w:id="109252054">
          <w:marLeft w:val="0"/>
          <w:marRight w:val="0"/>
          <w:marTop w:val="0"/>
          <w:marBottom w:val="0"/>
          <w:divBdr>
            <w:top w:val="none" w:sz="0" w:space="0" w:color="auto"/>
            <w:left w:val="none" w:sz="0" w:space="0" w:color="auto"/>
            <w:bottom w:val="none" w:sz="0" w:space="0" w:color="auto"/>
            <w:right w:val="none" w:sz="0" w:space="0" w:color="auto"/>
          </w:divBdr>
          <w:divsChild>
            <w:div w:id="292296061">
              <w:marLeft w:val="0"/>
              <w:marRight w:val="0"/>
              <w:marTop w:val="0"/>
              <w:marBottom w:val="0"/>
              <w:divBdr>
                <w:top w:val="none" w:sz="0" w:space="0" w:color="auto"/>
                <w:left w:val="none" w:sz="0" w:space="0" w:color="auto"/>
                <w:bottom w:val="none" w:sz="0" w:space="0" w:color="auto"/>
                <w:right w:val="none" w:sz="0" w:space="0" w:color="auto"/>
              </w:divBdr>
            </w:div>
            <w:div w:id="400520986">
              <w:marLeft w:val="0"/>
              <w:marRight w:val="0"/>
              <w:marTop w:val="0"/>
              <w:marBottom w:val="0"/>
              <w:divBdr>
                <w:top w:val="none" w:sz="0" w:space="0" w:color="auto"/>
                <w:left w:val="none" w:sz="0" w:space="0" w:color="auto"/>
                <w:bottom w:val="none" w:sz="0" w:space="0" w:color="auto"/>
                <w:right w:val="none" w:sz="0" w:space="0" w:color="auto"/>
              </w:divBdr>
            </w:div>
            <w:div w:id="409891452">
              <w:marLeft w:val="0"/>
              <w:marRight w:val="0"/>
              <w:marTop w:val="0"/>
              <w:marBottom w:val="0"/>
              <w:divBdr>
                <w:top w:val="none" w:sz="0" w:space="0" w:color="auto"/>
                <w:left w:val="none" w:sz="0" w:space="0" w:color="auto"/>
                <w:bottom w:val="none" w:sz="0" w:space="0" w:color="auto"/>
                <w:right w:val="none" w:sz="0" w:space="0" w:color="auto"/>
              </w:divBdr>
            </w:div>
            <w:div w:id="459301982">
              <w:marLeft w:val="0"/>
              <w:marRight w:val="0"/>
              <w:marTop w:val="0"/>
              <w:marBottom w:val="0"/>
              <w:divBdr>
                <w:top w:val="none" w:sz="0" w:space="0" w:color="auto"/>
                <w:left w:val="none" w:sz="0" w:space="0" w:color="auto"/>
                <w:bottom w:val="none" w:sz="0" w:space="0" w:color="auto"/>
                <w:right w:val="none" w:sz="0" w:space="0" w:color="auto"/>
              </w:divBdr>
            </w:div>
            <w:div w:id="1119690791">
              <w:marLeft w:val="0"/>
              <w:marRight w:val="0"/>
              <w:marTop w:val="0"/>
              <w:marBottom w:val="0"/>
              <w:divBdr>
                <w:top w:val="none" w:sz="0" w:space="0" w:color="auto"/>
                <w:left w:val="none" w:sz="0" w:space="0" w:color="auto"/>
                <w:bottom w:val="none" w:sz="0" w:space="0" w:color="auto"/>
                <w:right w:val="none" w:sz="0" w:space="0" w:color="auto"/>
              </w:divBdr>
            </w:div>
            <w:div w:id="189919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85676">
      <w:bodyDiv w:val="1"/>
      <w:marLeft w:val="0"/>
      <w:marRight w:val="0"/>
      <w:marTop w:val="0"/>
      <w:marBottom w:val="0"/>
      <w:divBdr>
        <w:top w:val="none" w:sz="0" w:space="0" w:color="auto"/>
        <w:left w:val="none" w:sz="0" w:space="0" w:color="auto"/>
        <w:bottom w:val="none" w:sz="0" w:space="0" w:color="auto"/>
        <w:right w:val="none" w:sz="0" w:space="0" w:color="auto"/>
      </w:divBdr>
      <w:divsChild>
        <w:div w:id="478765812">
          <w:marLeft w:val="0"/>
          <w:marRight w:val="0"/>
          <w:marTop w:val="0"/>
          <w:marBottom w:val="0"/>
          <w:divBdr>
            <w:top w:val="none" w:sz="0" w:space="0" w:color="auto"/>
            <w:left w:val="none" w:sz="0" w:space="0" w:color="auto"/>
            <w:bottom w:val="none" w:sz="0" w:space="0" w:color="auto"/>
            <w:right w:val="none" w:sz="0" w:space="0" w:color="auto"/>
          </w:divBdr>
          <w:divsChild>
            <w:div w:id="12271272">
              <w:marLeft w:val="0"/>
              <w:marRight w:val="0"/>
              <w:marTop w:val="0"/>
              <w:marBottom w:val="0"/>
              <w:divBdr>
                <w:top w:val="none" w:sz="0" w:space="0" w:color="auto"/>
                <w:left w:val="none" w:sz="0" w:space="0" w:color="auto"/>
                <w:bottom w:val="none" w:sz="0" w:space="0" w:color="auto"/>
                <w:right w:val="none" w:sz="0" w:space="0" w:color="auto"/>
              </w:divBdr>
            </w:div>
            <w:div w:id="14625152">
              <w:marLeft w:val="0"/>
              <w:marRight w:val="0"/>
              <w:marTop w:val="0"/>
              <w:marBottom w:val="0"/>
              <w:divBdr>
                <w:top w:val="none" w:sz="0" w:space="0" w:color="auto"/>
                <w:left w:val="none" w:sz="0" w:space="0" w:color="auto"/>
                <w:bottom w:val="none" w:sz="0" w:space="0" w:color="auto"/>
                <w:right w:val="none" w:sz="0" w:space="0" w:color="auto"/>
              </w:divBdr>
            </w:div>
            <w:div w:id="36322366">
              <w:marLeft w:val="0"/>
              <w:marRight w:val="0"/>
              <w:marTop w:val="0"/>
              <w:marBottom w:val="0"/>
              <w:divBdr>
                <w:top w:val="none" w:sz="0" w:space="0" w:color="auto"/>
                <w:left w:val="none" w:sz="0" w:space="0" w:color="auto"/>
                <w:bottom w:val="none" w:sz="0" w:space="0" w:color="auto"/>
                <w:right w:val="none" w:sz="0" w:space="0" w:color="auto"/>
              </w:divBdr>
            </w:div>
            <w:div w:id="77101685">
              <w:marLeft w:val="0"/>
              <w:marRight w:val="0"/>
              <w:marTop w:val="0"/>
              <w:marBottom w:val="0"/>
              <w:divBdr>
                <w:top w:val="none" w:sz="0" w:space="0" w:color="auto"/>
                <w:left w:val="none" w:sz="0" w:space="0" w:color="auto"/>
                <w:bottom w:val="none" w:sz="0" w:space="0" w:color="auto"/>
                <w:right w:val="none" w:sz="0" w:space="0" w:color="auto"/>
              </w:divBdr>
            </w:div>
            <w:div w:id="97262718">
              <w:marLeft w:val="0"/>
              <w:marRight w:val="0"/>
              <w:marTop w:val="0"/>
              <w:marBottom w:val="0"/>
              <w:divBdr>
                <w:top w:val="none" w:sz="0" w:space="0" w:color="auto"/>
                <w:left w:val="none" w:sz="0" w:space="0" w:color="auto"/>
                <w:bottom w:val="none" w:sz="0" w:space="0" w:color="auto"/>
                <w:right w:val="none" w:sz="0" w:space="0" w:color="auto"/>
              </w:divBdr>
            </w:div>
            <w:div w:id="153223295">
              <w:marLeft w:val="0"/>
              <w:marRight w:val="0"/>
              <w:marTop w:val="0"/>
              <w:marBottom w:val="0"/>
              <w:divBdr>
                <w:top w:val="none" w:sz="0" w:space="0" w:color="auto"/>
                <w:left w:val="none" w:sz="0" w:space="0" w:color="auto"/>
                <w:bottom w:val="none" w:sz="0" w:space="0" w:color="auto"/>
                <w:right w:val="none" w:sz="0" w:space="0" w:color="auto"/>
              </w:divBdr>
            </w:div>
            <w:div w:id="177083245">
              <w:marLeft w:val="0"/>
              <w:marRight w:val="0"/>
              <w:marTop w:val="0"/>
              <w:marBottom w:val="0"/>
              <w:divBdr>
                <w:top w:val="none" w:sz="0" w:space="0" w:color="auto"/>
                <w:left w:val="none" w:sz="0" w:space="0" w:color="auto"/>
                <w:bottom w:val="none" w:sz="0" w:space="0" w:color="auto"/>
                <w:right w:val="none" w:sz="0" w:space="0" w:color="auto"/>
              </w:divBdr>
            </w:div>
            <w:div w:id="306399077">
              <w:marLeft w:val="0"/>
              <w:marRight w:val="0"/>
              <w:marTop w:val="0"/>
              <w:marBottom w:val="0"/>
              <w:divBdr>
                <w:top w:val="none" w:sz="0" w:space="0" w:color="auto"/>
                <w:left w:val="none" w:sz="0" w:space="0" w:color="auto"/>
                <w:bottom w:val="none" w:sz="0" w:space="0" w:color="auto"/>
                <w:right w:val="none" w:sz="0" w:space="0" w:color="auto"/>
              </w:divBdr>
            </w:div>
            <w:div w:id="335808920">
              <w:marLeft w:val="0"/>
              <w:marRight w:val="0"/>
              <w:marTop w:val="0"/>
              <w:marBottom w:val="0"/>
              <w:divBdr>
                <w:top w:val="none" w:sz="0" w:space="0" w:color="auto"/>
                <w:left w:val="none" w:sz="0" w:space="0" w:color="auto"/>
                <w:bottom w:val="none" w:sz="0" w:space="0" w:color="auto"/>
                <w:right w:val="none" w:sz="0" w:space="0" w:color="auto"/>
              </w:divBdr>
            </w:div>
            <w:div w:id="342629577">
              <w:marLeft w:val="0"/>
              <w:marRight w:val="0"/>
              <w:marTop w:val="0"/>
              <w:marBottom w:val="0"/>
              <w:divBdr>
                <w:top w:val="none" w:sz="0" w:space="0" w:color="auto"/>
                <w:left w:val="none" w:sz="0" w:space="0" w:color="auto"/>
                <w:bottom w:val="none" w:sz="0" w:space="0" w:color="auto"/>
                <w:right w:val="none" w:sz="0" w:space="0" w:color="auto"/>
              </w:divBdr>
            </w:div>
            <w:div w:id="415173487">
              <w:marLeft w:val="0"/>
              <w:marRight w:val="0"/>
              <w:marTop w:val="0"/>
              <w:marBottom w:val="0"/>
              <w:divBdr>
                <w:top w:val="none" w:sz="0" w:space="0" w:color="auto"/>
                <w:left w:val="none" w:sz="0" w:space="0" w:color="auto"/>
                <w:bottom w:val="none" w:sz="0" w:space="0" w:color="auto"/>
                <w:right w:val="none" w:sz="0" w:space="0" w:color="auto"/>
              </w:divBdr>
            </w:div>
            <w:div w:id="562175325">
              <w:marLeft w:val="0"/>
              <w:marRight w:val="0"/>
              <w:marTop w:val="0"/>
              <w:marBottom w:val="0"/>
              <w:divBdr>
                <w:top w:val="none" w:sz="0" w:space="0" w:color="auto"/>
                <w:left w:val="none" w:sz="0" w:space="0" w:color="auto"/>
                <w:bottom w:val="none" w:sz="0" w:space="0" w:color="auto"/>
                <w:right w:val="none" w:sz="0" w:space="0" w:color="auto"/>
              </w:divBdr>
            </w:div>
            <w:div w:id="666639561">
              <w:marLeft w:val="0"/>
              <w:marRight w:val="0"/>
              <w:marTop w:val="0"/>
              <w:marBottom w:val="0"/>
              <w:divBdr>
                <w:top w:val="none" w:sz="0" w:space="0" w:color="auto"/>
                <w:left w:val="none" w:sz="0" w:space="0" w:color="auto"/>
                <w:bottom w:val="none" w:sz="0" w:space="0" w:color="auto"/>
                <w:right w:val="none" w:sz="0" w:space="0" w:color="auto"/>
              </w:divBdr>
            </w:div>
            <w:div w:id="712508330">
              <w:marLeft w:val="0"/>
              <w:marRight w:val="0"/>
              <w:marTop w:val="0"/>
              <w:marBottom w:val="0"/>
              <w:divBdr>
                <w:top w:val="none" w:sz="0" w:space="0" w:color="auto"/>
                <w:left w:val="none" w:sz="0" w:space="0" w:color="auto"/>
                <w:bottom w:val="none" w:sz="0" w:space="0" w:color="auto"/>
                <w:right w:val="none" w:sz="0" w:space="0" w:color="auto"/>
              </w:divBdr>
            </w:div>
            <w:div w:id="760760543">
              <w:marLeft w:val="0"/>
              <w:marRight w:val="0"/>
              <w:marTop w:val="0"/>
              <w:marBottom w:val="0"/>
              <w:divBdr>
                <w:top w:val="none" w:sz="0" w:space="0" w:color="auto"/>
                <w:left w:val="none" w:sz="0" w:space="0" w:color="auto"/>
                <w:bottom w:val="none" w:sz="0" w:space="0" w:color="auto"/>
                <w:right w:val="none" w:sz="0" w:space="0" w:color="auto"/>
              </w:divBdr>
            </w:div>
            <w:div w:id="826558336">
              <w:marLeft w:val="0"/>
              <w:marRight w:val="0"/>
              <w:marTop w:val="0"/>
              <w:marBottom w:val="0"/>
              <w:divBdr>
                <w:top w:val="none" w:sz="0" w:space="0" w:color="auto"/>
                <w:left w:val="none" w:sz="0" w:space="0" w:color="auto"/>
                <w:bottom w:val="none" w:sz="0" w:space="0" w:color="auto"/>
                <w:right w:val="none" w:sz="0" w:space="0" w:color="auto"/>
              </w:divBdr>
            </w:div>
            <w:div w:id="862942670">
              <w:marLeft w:val="0"/>
              <w:marRight w:val="0"/>
              <w:marTop w:val="0"/>
              <w:marBottom w:val="0"/>
              <w:divBdr>
                <w:top w:val="none" w:sz="0" w:space="0" w:color="auto"/>
                <w:left w:val="none" w:sz="0" w:space="0" w:color="auto"/>
                <w:bottom w:val="none" w:sz="0" w:space="0" w:color="auto"/>
                <w:right w:val="none" w:sz="0" w:space="0" w:color="auto"/>
              </w:divBdr>
            </w:div>
            <w:div w:id="1005398804">
              <w:marLeft w:val="0"/>
              <w:marRight w:val="0"/>
              <w:marTop w:val="0"/>
              <w:marBottom w:val="0"/>
              <w:divBdr>
                <w:top w:val="none" w:sz="0" w:space="0" w:color="auto"/>
                <w:left w:val="none" w:sz="0" w:space="0" w:color="auto"/>
                <w:bottom w:val="none" w:sz="0" w:space="0" w:color="auto"/>
                <w:right w:val="none" w:sz="0" w:space="0" w:color="auto"/>
              </w:divBdr>
            </w:div>
            <w:div w:id="1133061927">
              <w:marLeft w:val="0"/>
              <w:marRight w:val="0"/>
              <w:marTop w:val="0"/>
              <w:marBottom w:val="0"/>
              <w:divBdr>
                <w:top w:val="none" w:sz="0" w:space="0" w:color="auto"/>
                <w:left w:val="none" w:sz="0" w:space="0" w:color="auto"/>
                <w:bottom w:val="none" w:sz="0" w:space="0" w:color="auto"/>
                <w:right w:val="none" w:sz="0" w:space="0" w:color="auto"/>
              </w:divBdr>
            </w:div>
            <w:div w:id="1188907505">
              <w:marLeft w:val="0"/>
              <w:marRight w:val="0"/>
              <w:marTop w:val="0"/>
              <w:marBottom w:val="0"/>
              <w:divBdr>
                <w:top w:val="none" w:sz="0" w:space="0" w:color="auto"/>
                <w:left w:val="none" w:sz="0" w:space="0" w:color="auto"/>
                <w:bottom w:val="none" w:sz="0" w:space="0" w:color="auto"/>
                <w:right w:val="none" w:sz="0" w:space="0" w:color="auto"/>
              </w:divBdr>
            </w:div>
            <w:div w:id="1268274356">
              <w:marLeft w:val="0"/>
              <w:marRight w:val="0"/>
              <w:marTop w:val="0"/>
              <w:marBottom w:val="0"/>
              <w:divBdr>
                <w:top w:val="none" w:sz="0" w:space="0" w:color="auto"/>
                <w:left w:val="none" w:sz="0" w:space="0" w:color="auto"/>
                <w:bottom w:val="none" w:sz="0" w:space="0" w:color="auto"/>
                <w:right w:val="none" w:sz="0" w:space="0" w:color="auto"/>
              </w:divBdr>
            </w:div>
            <w:div w:id="1348797542">
              <w:marLeft w:val="0"/>
              <w:marRight w:val="0"/>
              <w:marTop w:val="0"/>
              <w:marBottom w:val="0"/>
              <w:divBdr>
                <w:top w:val="none" w:sz="0" w:space="0" w:color="auto"/>
                <w:left w:val="none" w:sz="0" w:space="0" w:color="auto"/>
                <w:bottom w:val="none" w:sz="0" w:space="0" w:color="auto"/>
                <w:right w:val="none" w:sz="0" w:space="0" w:color="auto"/>
              </w:divBdr>
            </w:div>
            <w:div w:id="1414081828">
              <w:marLeft w:val="0"/>
              <w:marRight w:val="0"/>
              <w:marTop w:val="0"/>
              <w:marBottom w:val="0"/>
              <w:divBdr>
                <w:top w:val="none" w:sz="0" w:space="0" w:color="auto"/>
                <w:left w:val="none" w:sz="0" w:space="0" w:color="auto"/>
                <w:bottom w:val="none" w:sz="0" w:space="0" w:color="auto"/>
                <w:right w:val="none" w:sz="0" w:space="0" w:color="auto"/>
              </w:divBdr>
            </w:div>
            <w:div w:id="1568952983">
              <w:marLeft w:val="0"/>
              <w:marRight w:val="0"/>
              <w:marTop w:val="0"/>
              <w:marBottom w:val="0"/>
              <w:divBdr>
                <w:top w:val="none" w:sz="0" w:space="0" w:color="auto"/>
                <w:left w:val="none" w:sz="0" w:space="0" w:color="auto"/>
                <w:bottom w:val="none" w:sz="0" w:space="0" w:color="auto"/>
                <w:right w:val="none" w:sz="0" w:space="0" w:color="auto"/>
              </w:divBdr>
            </w:div>
            <w:div w:id="1636329070">
              <w:marLeft w:val="0"/>
              <w:marRight w:val="0"/>
              <w:marTop w:val="0"/>
              <w:marBottom w:val="0"/>
              <w:divBdr>
                <w:top w:val="none" w:sz="0" w:space="0" w:color="auto"/>
                <w:left w:val="none" w:sz="0" w:space="0" w:color="auto"/>
                <w:bottom w:val="none" w:sz="0" w:space="0" w:color="auto"/>
                <w:right w:val="none" w:sz="0" w:space="0" w:color="auto"/>
              </w:divBdr>
            </w:div>
            <w:div w:id="2028024712">
              <w:marLeft w:val="0"/>
              <w:marRight w:val="0"/>
              <w:marTop w:val="0"/>
              <w:marBottom w:val="0"/>
              <w:divBdr>
                <w:top w:val="none" w:sz="0" w:space="0" w:color="auto"/>
                <w:left w:val="none" w:sz="0" w:space="0" w:color="auto"/>
                <w:bottom w:val="none" w:sz="0" w:space="0" w:color="auto"/>
                <w:right w:val="none" w:sz="0" w:space="0" w:color="auto"/>
              </w:divBdr>
            </w:div>
            <w:div w:id="214604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342898">
      <w:bodyDiv w:val="1"/>
      <w:marLeft w:val="0"/>
      <w:marRight w:val="0"/>
      <w:marTop w:val="0"/>
      <w:marBottom w:val="0"/>
      <w:divBdr>
        <w:top w:val="none" w:sz="0" w:space="0" w:color="auto"/>
        <w:left w:val="none" w:sz="0" w:space="0" w:color="auto"/>
        <w:bottom w:val="none" w:sz="0" w:space="0" w:color="auto"/>
        <w:right w:val="none" w:sz="0" w:space="0" w:color="auto"/>
      </w:divBdr>
      <w:divsChild>
        <w:div w:id="1559899808">
          <w:marLeft w:val="0"/>
          <w:marRight w:val="0"/>
          <w:marTop w:val="0"/>
          <w:marBottom w:val="0"/>
          <w:divBdr>
            <w:top w:val="none" w:sz="0" w:space="0" w:color="auto"/>
            <w:left w:val="none" w:sz="0" w:space="0" w:color="auto"/>
            <w:bottom w:val="none" w:sz="0" w:space="0" w:color="auto"/>
            <w:right w:val="none" w:sz="0" w:space="0" w:color="auto"/>
          </w:divBdr>
          <w:divsChild>
            <w:div w:id="31611551">
              <w:marLeft w:val="0"/>
              <w:marRight w:val="0"/>
              <w:marTop w:val="0"/>
              <w:marBottom w:val="0"/>
              <w:divBdr>
                <w:top w:val="none" w:sz="0" w:space="0" w:color="auto"/>
                <w:left w:val="none" w:sz="0" w:space="0" w:color="auto"/>
                <w:bottom w:val="none" w:sz="0" w:space="0" w:color="auto"/>
                <w:right w:val="none" w:sz="0" w:space="0" w:color="auto"/>
              </w:divBdr>
            </w:div>
            <w:div w:id="41638731">
              <w:marLeft w:val="0"/>
              <w:marRight w:val="0"/>
              <w:marTop w:val="0"/>
              <w:marBottom w:val="0"/>
              <w:divBdr>
                <w:top w:val="none" w:sz="0" w:space="0" w:color="auto"/>
                <w:left w:val="none" w:sz="0" w:space="0" w:color="auto"/>
                <w:bottom w:val="none" w:sz="0" w:space="0" w:color="auto"/>
                <w:right w:val="none" w:sz="0" w:space="0" w:color="auto"/>
              </w:divBdr>
            </w:div>
            <w:div w:id="41759998">
              <w:marLeft w:val="0"/>
              <w:marRight w:val="0"/>
              <w:marTop w:val="0"/>
              <w:marBottom w:val="0"/>
              <w:divBdr>
                <w:top w:val="none" w:sz="0" w:space="0" w:color="auto"/>
                <w:left w:val="none" w:sz="0" w:space="0" w:color="auto"/>
                <w:bottom w:val="none" w:sz="0" w:space="0" w:color="auto"/>
                <w:right w:val="none" w:sz="0" w:space="0" w:color="auto"/>
              </w:divBdr>
            </w:div>
            <w:div w:id="60180018">
              <w:marLeft w:val="0"/>
              <w:marRight w:val="0"/>
              <w:marTop w:val="0"/>
              <w:marBottom w:val="0"/>
              <w:divBdr>
                <w:top w:val="none" w:sz="0" w:space="0" w:color="auto"/>
                <w:left w:val="none" w:sz="0" w:space="0" w:color="auto"/>
                <w:bottom w:val="none" w:sz="0" w:space="0" w:color="auto"/>
                <w:right w:val="none" w:sz="0" w:space="0" w:color="auto"/>
              </w:divBdr>
            </w:div>
            <w:div w:id="61997310">
              <w:marLeft w:val="0"/>
              <w:marRight w:val="0"/>
              <w:marTop w:val="0"/>
              <w:marBottom w:val="0"/>
              <w:divBdr>
                <w:top w:val="none" w:sz="0" w:space="0" w:color="auto"/>
                <w:left w:val="none" w:sz="0" w:space="0" w:color="auto"/>
                <w:bottom w:val="none" w:sz="0" w:space="0" w:color="auto"/>
                <w:right w:val="none" w:sz="0" w:space="0" w:color="auto"/>
              </w:divBdr>
            </w:div>
            <w:div w:id="67191182">
              <w:marLeft w:val="0"/>
              <w:marRight w:val="0"/>
              <w:marTop w:val="0"/>
              <w:marBottom w:val="0"/>
              <w:divBdr>
                <w:top w:val="none" w:sz="0" w:space="0" w:color="auto"/>
                <w:left w:val="none" w:sz="0" w:space="0" w:color="auto"/>
                <w:bottom w:val="none" w:sz="0" w:space="0" w:color="auto"/>
                <w:right w:val="none" w:sz="0" w:space="0" w:color="auto"/>
              </w:divBdr>
            </w:div>
            <w:div w:id="95517713">
              <w:marLeft w:val="0"/>
              <w:marRight w:val="0"/>
              <w:marTop w:val="0"/>
              <w:marBottom w:val="0"/>
              <w:divBdr>
                <w:top w:val="none" w:sz="0" w:space="0" w:color="auto"/>
                <w:left w:val="none" w:sz="0" w:space="0" w:color="auto"/>
                <w:bottom w:val="none" w:sz="0" w:space="0" w:color="auto"/>
                <w:right w:val="none" w:sz="0" w:space="0" w:color="auto"/>
              </w:divBdr>
            </w:div>
            <w:div w:id="100032928">
              <w:marLeft w:val="0"/>
              <w:marRight w:val="0"/>
              <w:marTop w:val="0"/>
              <w:marBottom w:val="0"/>
              <w:divBdr>
                <w:top w:val="none" w:sz="0" w:space="0" w:color="auto"/>
                <w:left w:val="none" w:sz="0" w:space="0" w:color="auto"/>
                <w:bottom w:val="none" w:sz="0" w:space="0" w:color="auto"/>
                <w:right w:val="none" w:sz="0" w:space="0" w:color="auto"/>
              </w:divBdr>
            </w:div>
            <w:div w:id="107706830">
              <w:marLeft w:val="0"/>
              <w:marRight w:val="0"/>
              <w:marTop w:val="0"/>
              <w:marBottom w:val="0"/>
              <w:divBdr>
                <w:top w:val="none" w:sz="0" w:space="0" w:color="auto"/>
                <w:left w:val="none" w:sz="0" w:space="0" w:color="auto"/>
                <w:bottom w:val="none" w:sz="0" w:space="0" w:color="auto"/>
                <w:right w:val="none" w:sz="0" w:space="0" w:color="auto"/>
              </w:divBdr>
            </w:div>
            <w:div w:id="119763572">
              <w:marLeft w:val="0"/>
              <w:marRight w:val="0"/>
              <w:marTop w:val="0"/>
              <w:marBottom w:val="0"/>
              <w:divBdr>
                <w:top w:val="none" w:sz="0" w:space="0" w:color="auto"/>
                <w:left w:val="none" w:sz="0" w:space="0" w:color="auto"/>
                <w:bottom w:val="none" w:sz="0" w:space="0" w:color="auto"/>
                <w:right w:val="none" w:sz="0" w:space="0" w:color="auto"/>
              </w:divBdr>
            </w:div>
            <w:div w:id="128399073">
              <w:marLeft w:val="0"/>
              <w:marRight w:val="0"/>
              <w:marTop w:val="0"/>
              <w:marBottom w:val="0"/>
              <w:divBdr>
                <w:top w:val="none" w:sz="0" w:space="0" w:color="auto"/>
                <w:left w:val="none" w:sz="0" w:space="0" w:color="auto"/>
                <w:bottom w:val="none" w:sz="0" w:space="0" w:color="auto"/>
                <w:right w:val="none" w:sz="0" w:space="0" w:color="auto"/>
              </w:divBdr>
            </w:div>
            <w:div w:id="229580938">
              <w:marLeft w:val="0"/>
              <w:marRight w:val="0"/>
              <w:marTop w:val="0"/>
              <w:marBottom w:val="0"/>
              <w:divBdr>
                <w:top w:val="none" w:sz="0" w:space="0" w:color="auto"/>
                <w:left w:val="none" w:sz="0" w:space="0" w:color="auto"/>
                <w:bottom w:val="none" w:sz="0" w:space="0" w:color="auto"/>
                <w:right w:val="none" w:sz="0" w:space="0" w:color="auto"/>
              </w:divBdr>
            </w:div>
            <w:div w:id="237713169">
              <w:marLeft w:val="0"/>
              <w:marRight w:val="0"/>
              <w:marTop w:val="0"/>
              <w:marBottom w:val="0"/>
              <w:divBdr>
                <w:top w:val="none" w:sz="0" w:space="0" w:color="auto"/>
                <w:left w:val="none" w:sz="0" w:space="0" w:color="auto"/>
                <w:bottom w:val="none" w:sz="0" w:space="0" w:color="auto"/>
                <w:right w:val="none" w:sz="0" w:space="0" w:color="auto"/>
              </w:divBdr>
            </w:div>
            <w:div w:id="266276958">
              <w:marLeft w:val="0"/>
              <w:marRight w:val="0"/>
              <w:marTop w:val="0"/>
              <w:marBottom w:val="0"/>
              <w:divBdr>
                <w:top w:val="none" w:sz="0" w:space="0" w:color="auto"/>
                <w:left w:val="none" w:sz="0" w:space="0" w:color="auto"/>
                <w:bottom w:val="none" w:sz="0" w:space="0" w:color="auto"/>
                <w:right w:val="none" w:sz="0" w:space="0" w:color="auto"/>
              </w:divBdr>
            </w:div>
            <w:div w:id="295834888">
              <w:marLeft w:val="0"/>
              <w:marRight w:val="0"/>
              <w:marTop w:val="0"/>
              <w:marBottom w:val="0"/>
              <w:divBdr>
                <w:top w:val="none" w:sz="0" w:space="0" w:color="auto"/>
                <w:left w:val="none" w:sz="0" w:space="0" w:color="auto"/>
                <w:bottom w:val="none" w:sz="0" w:space="0" w:color="auto"/>
                <w:right w:val="none" w:sz="0" w:space="0" w:color="auto"/>
              </w:divBdr>
            </w:div>
            <w:div w:id="302081545">
              <w:marLeft w:val="0"/>
              <w:marRight w:val="0"/>
              <w:marTop w:val="0"/>
              <w:marBottom w:val="0"/>
              <w:divBdr>
                <w:top w:val="none" w:sz="0" w:space="0" w:color="auto"/>
                <w:left w:val="none" w:sz="0" w:space="0" w:color="auto"/>
                <w:bottom w:val="none" w:sz="0" w:space="0" w:color="auto"/>
                <w:right w:val="none" w:sz="0" w:space="0" w:color="auto"/>
              </w:divBdr>
            </w:div>
            <w:div w:id="361171426">
              <w:marLeft w:val="0"/>
              <w:marRight w:val="0"/>
              <w:marTop w:val="0"/>
              <w:marBottom w:val="0"/>
              <w:divBdr>
                <w:top w:val="none" w:sz="0" w:space="0" w:color="auto"/>
                <w:left w:val="none" w:sz="0" w:space="0" w:color="auto"/>
                <w:bottom w:val="none" w:sz="0" w:space="0" w:color="auto"/>
                <w:right w:val="none" w:sz="0" w:space="0" w:color="auto"/>
              </w:divBdr>
            </w:div>
            <w:div w:id="443883408">
              <w:marLeft w:val="0"/>
              <w:marRight w:val="0"/>
              <w:marTop w:val="0"/>
              <w:marBottom w:val="0"/>
              <w:divBdr>
                <w:top w:val="none" w:sz="0" w:space="0" w:color="auto"/>
                <w:left w:val="none" w:sz="0" w:space="0" w:color="auto"/>
                <w:bottom w:val="none" w:sz="0" w:space="0" w:color="auto"/>
                <w:right w:val="none" w:sz="0" w:space="0" w:color="auto"/>
              </w:divBdr>
            </w:div>
            <w:div w:id="545458479">
              <w:marLeft w:val="0"/>
              <w:marRight w:val="0"/>
              <w:marTop w:val="0"/>
              <w:marBottom w:val="0"/>
              <w:divBdr>
                <w:top w:val="none" w:sz="0" w:space="0" w:color="auto"/>
                <w:left w:val="none" w:sz="0" w:space="0" w:color="auto"/>
                <w:bottom w:val="none" w:sz="0" w:space="0" w:color="auto"/>
                <w:right w:val="none" w:sz="0" w:space="0" w:color="auto"/>
              </w:divBdr>
            </w:div>
            <w:div w:id="561016104">
              <w:marLeft w:val="0"/>
              <w:marRight w:val="0"/>
              <w:marTop w:val="0"/>
              <w:marBottom w:val="0"/>
              <w:divBdr>
                <w:top w:val="none" w:sz="0" w:space="0" w:color="auto"/>
                <w:left w:val="none" w:sz="0" w:space="0" w:color="auto"/>
                <w:bottom w:val="none" w:sz="0" w:space="0" w:color="auto"/>
                <w:right w:val="none" w:sz="0" w:space="0" w:color="auto"/>
              </w:divBdr>
            </w:div>
            <w:div w:id="564680356">
              <w:marLeft w:val="0"/>
              <w:marRight w:val="0"/>
              <w:marTop w:val="0"/>
              <w:marBottom w:val="0"/>
              <w:divBdr>
                <w:top w:val="none" w:sz="0" w:space="0" w:color="auto"/>
                <w:left w:val="none" w:sz="0" w:space="0" w:color="auto"/>
                <w:bottom w:val="none" w:sz="0" w:space="0" w:color="auto"/>
                <w:right w:val="none" w:sz="0" w:space="0" w:color="auto"/>
              </w:divBdr>
            </w:div>
            <w:div w:id="569386274">
              <w:marLeft w:val="0"/>
              <w:marRight w:val="0"/>
              <w:marTop w:val="0"/>
              <w:marBottom w:val="0"/>
              <w:divBdr>
                <w:top w:val="none" w:sz="0" w:space="0" w:color="auto"/>
                <w:left w:val="none" w:sz="0" w:space="0" w:color="auto"/>
                <w:bottom w:val="none" w:sz="0" w:space="0" w:color="auto"/>
                <w:right w:val="none" w:sz="0" w:space="0" w:color="auto"/>
              </w:divBdr>
            </w:div>
            <w:div w:id="569656232">
              <w:marLeft w:val="0"/>
              <w:marRight w:val="0"/>
              <w:marTop w:val="0"/>
              <w:marBottom w:val="0"/>
              <w:divBdr>
                <w:top w:val="none" w:sz="0" w:space="0" w:color="auto"/>
                <w:left w:val="none" w:sz="0" w:space="0" w:color="auto"/>
                <w:bottom w:val="none" w:sz="0" w:space="0" w:color="auto"/>
                <w:right w:val="none" w:sz="0" w:space="0" w:color="auto"/>
              </w:divBdr>
            </w:div>
            <w:div w:id="576938408">
              <w:marLeft w:val="0"/>
              <w:marRight w:val="0"/>
              <w:marTop w:val="0"/>
              <w:marBottom w:val="0"/>
              <w:divBdr>
                <w:top w:val="none" w:sz="0" w:space="0" w:color="auto"/>
                <w:left w:val="none" w:sz="0" w:space="0" w:color="auto"/>
                <w:bottom w:val="none" w:sz="0" w:space="0" w:color="auto"/>
                <w:right w:val="none" w:sz="0" w:space="0" w:color="auto"/>
              </w:divBdr>
            </w:div>
            <w:div w:id="577447397">
              <w:marLeft w:val="0"/>
              <w:marRight w:val="0"/>
              <w:marTop w:val="0"/>
              <w:marBottom w:val="0"/>
              <w:divBdr>
                <w:top w:val="none" w:sz="0" w:space="0" w:color="auto"/>
                <w:left w:val="none" w:sz="0" w:space="0" w:color="auto"/>
                <w:bottom w:val="none" w:sz="0" w:space="0" w:color="auto"/>
                <w:right w:val="none" w:sz="0" w:space="0" w:color="auto"/>
              </w:divBdr>
            </w:div>
            <w:div w:id="578826684">
              <w:marLeft w:val="0"/>
              <w:marRight w:val="0"/>
              <w:marTop w:val="0"/>
              <w:marBottom w:val="0"/>
              <w:divBdr>
                <w:top w:val="none" w:sz="0" w:space="0" w:color="auto"/>
                <w:left w:val="none" w:sz="0" w:space="0" w:color="auto"/>
                <w:bottom w:val="none" w:sz="0" w:space="0" w:color="auto"/>
                <w:right w:val="none" w:sz="0" w:space="0" w:color="auto"/>
              </w:divBdr>
            </w:div>
            <w:div w:id="597638934">
              <w:marLeft w:val="0"/>
              <w:marRight w:val="0"/>
              <w:marTop w:val="0"/>
              <w:marBottom w:val="0"/>
              <w:divBdr>
                <w:top w:val="none" w:sz="0" w:space="0" w:color="auto"/>
                <w:left w:val="none" w:sz="0" w:space="0" w:color="auto"/>
                <w:bottom w:val="none" w:sz="0" w:space="0" w:color="auto"/>
                <w:right w:val="none" w:sz="0" w:space="0" w:color="auto"/>
              </w:divBdr>
            </w:div>
            <w:div w:id="612640699">
              <w:marLeft w:val="0"/>
              <w:marRight w:val="0"/>
              <w:marTop w:val="0"/>
              <w:marBottom w:val="0"/>
              <w:divBdr>
                <w:top w:val="none" w:sz="0" w:space="0" w:color="auto"/>
                <w:left w:val="none" w:sz="0" w:space="0" w:color="auto"/>
                <w:bottom w:val="none" w:sz="0" w:space="0" w:color="auto"/>
                <w:right w:val="none" w:sz="0" w:space="0" w:color="auto"/>
              </w:divBdr>
            </w:div>
            <w:div w:id="648829744">
              <w:marLeft w:val="0"/>
              <w:marRight w:val="0"/>
              <w:marTop w:val="0"/>
              <w:marBottom w:val="0"/>
              <w:divBdr>
                <w:top w:val="none" w:sz="0" w:space="0" w:color="auto"/>
                <w:left w:val="none" w:sz="0" w:space="0" w:color="auto"/>
                <w:bottom w:val="none" w:sz="0" w:space="0" w:color="auto"/>
                <w:right w:val="none" w:sz="0" w:space="0" w:color="auto"/>
              </w:divBdr>
            </w:div>
            <w:div w:id="689913222">
              <w:marLeft w:val="0"/>
              <w:marRight w:val="0"/>
              <w:marTop w:val="0"/>
              <w:marBottom w:val="0"/>
              <w:divBdr>
                <w:top w:val="none" w:sz="0" w:space="0" w:color="auto"/>
                <w:left w:val="none" w:sz="0" w:space="0" w:color="auto"/>
                <w:bottom w:val="none" w:sz="0" w:space="0" w:color="auto"/>
                <w:right w:val="none" w:sz="0" w:space="0" w:color="auto"/>
              </w:divBdr>
            </w:div>
            <w:div w:id="753934607">
              <w:marLeft w:val="0"/>
              <w:marRight w:val="0"/>
              <w:marTop w:val="0"/>
              <w:marBottom w:val="0"/>
              <w:divBdr>
                <w:top w:val="none" w:sz="0" w:space="0" w:color="auto"/>
                <w:left w:val="none" w:sz="0" w:space="0" w:color="auto"/>
                <w:bottom w:val="none" w:sz="0" w:space="0" w:color="auto"/>
                <w:right w:val="none" w:sz="0" w:space="0" w:color="auto"/>
              </w:divBdr>
            </w:div>
            <w:div w:id="779179140">
              <w:marLeft w:val="0"/>
              <w:marRight w:val="0"/>
              <w:marTop w:val="0"/>
              <w:marBottom w:val="0"/>
              <w:divBdr>
                <w:top w:val="none" w:sz="0" w:space="0" w:color="auto"/>
                <w:left w:val="none" w:sz="0" w:space="0" w:color="auto"/>
                <w:bottom w:val="none" w:sz="0" w:space="0" w:color="auto"/>
                <w:right w:val="none" w:sz="0" w:space="0" w:color="auto"/>
              </w:divBdr>
            </w:div>
            <w:div w:id="804932577">
              <w:marLeft w:val="0"/>
              <w:marRight w:val="0"/>
              <w:marTop w:val="0"/>
              <w:marBottom w:val="0"/>
              <w:divBdr>
                <w:top w:val="none" w:sz="0" w:space="0" w:color="auto"/>
                <w:left w:val="none" w:sz="0" w:space="0" w:color="auto"/>
                <w:bottom w:val="none" w:sz="0" w:space="0" w:color="auto"/>
                <w:right w:val="none" w:sz="0" w:space="0" w:color="auto"/>
              </w:divBdr>
            </w:div>
            <w:div w:id="890380222">
              <w:marLeft w:val="0"/>
              <w:marRight w:val="0"/>
              <w:marTop w:val="0"/>
              <w:marBottom w:val="0"/>
              <w:divBdr>
                <w:top w:val="none" w:sz="0" w:space="0" w:color="auto"/>
                <w:left w:val="none" w:sz="0" w:space="0" w:color="auto"/>
                <w:bottom w:val="none" w:sz="0" w:space="0" w:color="auto"/>
                <w:right w:val="none" w:sz="0" w:space="0" w:color="auto"/>
              </w:divBdr>
            </w:div>
            <w:div w:id="900871710">
              <w:marLeft w:val="0"/>
              <w:marRight w:val="0"/>
              <w:marTop w:val="0"/>
              <w:marBottom w:val="0"/>
              <w:divBdr>
                <w:top w:val="none" w:sz="0" w:space="0" w:color="auto"/>
                <w:left w:val="none" w:sz="0" w:space="0" w:color="auto"/>
                <w:bottom w:val="none" w:sz="0" w:space="0" w:color="auto"/>
                <w:right w:val="none" w:sz="0" w:space="0" w:color="auto"/>
              </w:divBdr>
            </w:div>
            <w:div w:id="945774035">
              <w:marLeft w:val="0"/>
              <w:marRight w:val="0"/>
              <w:marTop w:val="0"/>
              <w:marBottom w:val="0"/>
              <w:divBdr>
                <w:top w:val="none" w:sz="0" w:space="0" w:color="auto"/>
                <w:left w:val="none" w:sz="0" w:space="0" w:color="auto"/>
                <w:bottom w:val="none" w:sz="0" w:space="0" w:color="auto"/>
                <w:right w:val="none" w:sz="0" w:space="0" w:color="auto"/>
              </w:divBdr>
            </w:div>
            <w:div w:id="1006638106">
              <w:marLeft w:val="0"/>
              <w:marRight w:val="0"/>
              <w:marTop w:val="0"/>
              <w:marBottom w:val="0"/>
              <w:divBdr>
                <w:top w:val="none" w:sz="0" w:space="0" w:color="auto"/>
                <w:left w:val="none" w:sz="0" w:space="0" w:color="auto"/>
                <w:bottom w:val="none" w:sz="0" w:space="0" w:color="auto"/>
                <w:right w:val="none" w:sz="0" w:space="0" w:color="auto"/>
              </w:divBdr>
            </w:div>
            <w:div w:id="1045174126">
              <w:marLeft w:val="0"/>
              <w:marRight w:val="0"/>
              <w:marTop w:val="0"/>
              <w:marBottom w:val="0"/>
              <w:divBdr>
                <w:top w:val="none" w:sz="0" w:space="0" w:color="auto"/>
                <w:left w:val="none" w:sz="0" w:space="0" w:color="auto"/>
                <w:bottom w:val="none" w:sz="0" w:space="0" w:color="auto"/>
                <w:right w:val="none" w:sz="0" w:space="0" w:color="auto"/>
              </w:divBdr>
            </w:div>
            <w:div w:id="1135293589">
              <w:marLeft w:val="0"/>
              <w:marRight w:val="0"/>
              <w:marTop w:val="0"/>
              <w:marBottom w:val="0"/>
              <w:divBdr>
                <w:top w:val="none" w:sz="0" w:space="0" w:color="auto"/>
                <w:left w:val="none" w:sz="0" w:space="0" w:color="auto"/>
                <w:bottom w:val="none" w:sz="0" w:space="0" w:color="auto"/>
                <w:right w:val="none" w:sz="0" w:space="0" w:color="auto"/>
              </w:divBdr>
            </w:div>
            <w:div w:id="1140458844">
              <w:marLeft w:val="0"/>
              <w:marRight w:val="0"/>
              <w:marTop w:val="0"/>
              <w:marBottom w:val="0"/>
              <w:divBdr>
                <w:top w:val="none" w:sz="0" w:space="0" w:color="auto"/>
                <w:left w:val="none" w:sz="0" w:space="0" w:color="auto"/>
                <w:bottom w:val="none" w:sz="0" w:space="0" w:color="auto"/>
                <w:right w:val="none" w:sz="0" w:space="0" w:color="auto"/>
              </w:divBdr>
            </w:div>
            <w:div w:id="1177695824">
              <w:marLeft w:val="0"/>
              <w:marRight w:val="0"/>
              <w:marTop w:val="0"/>
              <w:marBottom w:val="0"/>
              <w:divBdr>
                <w:top w:val="none" w:sz="0" w:space="0" w:color="auto"/>
                <w:left w:val="none" w:sz="0" w:space="0" w:color="auto"/>
                <w:bottom w:val="none" w:sz="0" w:space="0" w:color="auto"/>
                <w:right w:val="none" w:sz="0" w:space="0" w:color="auto"/>
              </w:divBdr>
            </w:div>
            <w:div w:id="1193152520">
              <w:marLeft w:val="0"/>
              <w:marRight w:val="0"/>
              <w:marTop w:val="0"/>
              <w:marBottom w:val="0"/>
              <w:divBdr>
                <w:top w:val="none" w:sz="0" w:space="0" w:color="auto"/>
                <w:left w:val="none" w:sz="0" w:space="0" w:color="auto"/>
                <w:bottom w:val="none" w:sz="0" w:space="0" w:color="auto"/>
                <w:right w:val="none" w:sz="0" w:space="0" w:color="auto"/>
              </w:divBdr>
            </w:div>
            <w:div w:id="1201437781">
              <w:marLeft w:val="0"/>
              <w:marRight w:val="0"/>
              <w:marTop w:val="0"/>
              <w:marBottom w:val="0"/>
              <w:divBdr>
                <w:top w:val="none" w:sz="0" w:space="0" w:color="auto"/>
                <w:left w:val="none" w:sz="0" w:space="0" w:color="auto"/>
                <w:bottom w:val="none" w:sz="0" w:space="0" w:color="auto"/>
                <w:right w:val="none" w:sz="0" w:space="0" w:color="auto"/>
              </w:divBdr>
            </w:div>
            <w:div w:id="1204098350">
              <w:marLeft w:val="0"/>
              <w:marRight w:val="0"/>
              <w:marTop w:val="0"/>
              <w:marBottom w:val="0"/>
              <w:divBdr>
                <w:top w:val="none" w:sz="0" w:space="0" w:color="auto"/>
                <w:left w:val="none" w:sz="0" w:space="0" w:color="auto"/>
                <w:bottom w:val="none" w:sz="0" w:space="0" w:color="auto"/>
                <w:right w:val="none" w:sz="0" w:space="0" w:color="auto"/>
              </w:divBdr>
            </w:div>
            <w:div w:id="1207571395">
              <w:marLeft w:val="0"/>
              <w:marRight w:val="0"/>
              <w:marTop w:val="0"/>
              <w:marBottom w:val="0"/>
              <w:divBdr>
                <w:top w:val="none" w:sz="0" w:space="0" w:color="auto"/>
                <w:left w:val="none" w:sz="0" w:space="0" w:color="auto"/>
                <w:bottom w:val="none" w:sz="0" w:space="0" w:color="auto"/>
                <w:right w:val="none" w:sz="0" w:space="0" w:color="auto"/>
              </w:divBdr>
            </w:div>
            <w:div w:id="1227839027">
              <w:marLeft w:val="0"/>
              <w:marRight w:val="0"/>
              <w:marTop w:val="0"/>
              <w:marBottom w:val="0"/>
              <w:divBdr>
                <w:top w:val="none" w:sz="0" w:space="0" w:color="auto"/>
                <w:left w:val="none" w:sz="0" w:space="0" w:color="auto"/>
                <w:bottom w:val="none" w:sz="0" w:space="0" w:color="auto"/>
                <w:right w:val="none" w:sz="0" w:space="0" w:color="auto"/>
              </w:divBdr>
            </w:div>
            <w:div w:id="1277835784">
              <w:marLeft w:val="0"/>
              <w:marRight w:val="0"/>
              <w:marTop w:val="0"/>
              <w:marBottom w:val="0"/>
              <w:divBdr>
                <w:top w:val="none" w:sz="0" w:space="0" w:color="auto"/>
                <w:left w:val="none" w:sz="0" w:space="0" w:color="auto"/>
                <w:bottom w:val="none" w:sz="0" w:space="0" w:color="auto"/>
                <w:right w:val="none" w:sz="0" w:space="0" w:color="auto"/>
              </w:divBdr>
            </w:div>
            <w:div w:id="1294673432">
              <w:marLeft w:val="0"/>
              <w:marRight w:val="0"/>
              <w:marTop w:val="0"/>
              <w:marBottom w:val="0"/>
              <w:divBdr>
                <w:top w:val="none" w:sz="0" w:space="0" w:color="auto"/>
                <w:left w:val="none" w:sz="0" w:space="0" w:color="auto"/>
                <w:bottom w:val="none" w:sz="0" w:space="0" w:color="auto"/>
                <w:right w:val="none" w:sz="0" w:space="0" w:color="auto"/>
              </w:divBdr>
            </w:div>
            <w:div w:id="1295872054">
              <w:marLeft w:val="0"/>
              <w:marRight w:val="0"/>
              <w:marTop w:val="0"/>
              <w:marBottom w:val="0"/>
              <w:divBdr>
                <w:top w:val="none" w:sz="0" w:space="0" w:color="auto"/>
                <w:left w:val="none" w:sz="0" w:space="0" w:color="auto"/>
                <w:bottom w:val="none" w:sz="0" w:space="0" w:color="auto"/>
                <w:right w:val="none" w:sz="0" w:space="0" w:color="auto"/>
              </w:divBdr>
            </w:div>
            <w:div w:id="1380592743">
              <w:marLeft w:val="0"/>
              <w:marRight w:val="0"/>
              <w:marTop w:val="0"/>
              <w:marBottom w:val="0"/>
              <w:divBdr>
                <w:top w:val="none" w:sz="0" w:space="0" w:color="auto"/>
                <w:left w:val="none" w:sz="0" w:space="0" w:color="auto"/>
                <w:bottom w:val="none" w:sz="0" w:space="0" w:color="auto"/>
                <w:right w:val="none" w:sz="0" w:space="0" w:color="auto"/>
              </w:divBdr>
            </w:div>
            <w:div w:id="1407531602">
              <w:marLeft w:val="0"/>
              <w:marRight w:val="0"/>
              <w:marTop w:val="0"/>
              <w:marBottom w:val="0"/>
              <w:divBdr>
                <w:top w:val="none" w:sz="0" w:space="0" w:color="auto"/>
                <w:left w:val="none" w:sz="0" w:space="0" w:color="auto"/>
                <w:bottom w:val="none" w:sz="0" w:space="0" w:color="auto"/>
                <w:right w:val="none" w:sz="0" w:space="0" w:color="auto"/>
              </w:divBdr>
            </w:div>
            <w:div w:id="1481340671">
              <w:marLeft w:val="0"/>
              <w:marRight w:val="0"/>
              <w:marTop w:val="0"/>
              <w:marBottom w:val="0"/>
              <w:divBdr>
                <w:top w:val="none" w:sz="0" w:space="0" w:color="auto"/>
                <w:left w:val="none" w:sz="0" w:space="0" w:color="auto"/>
                <w:bottom w:val="none" w:sz="0" w:space="0" w:color="auto"/>
                <w:right w:val="none" w:sz="0" w:space="0" w:color="auto"/>
              </w:divBdr>
            </w:div>
            <w:div w:id="1553080572">
              <w:marLeft w:val="0"/>
              <w:marRight w:val="0"/>
              <w:marTop w:val="0"/>
              <w:marBottom w:val="0"/>
              <w:divBdr>
                <w:top w:val="none" w:sz="0" w:space="0" w:color="auto"/>
                <w:left w:val="none" w:sz="0" w:space="0" w:color="auto"/>
                <w:bottom w:val="none" w:sz="0" w:space="0" w:color="auto"/>
                <w:right w:val="none" w:sz="0" w:space="0" w:color="auto"/>
              </w:divBdr>
            </w:div>
            <w:div w:id="1593589885">
              <w:marLeft w:val="0"/>
              <w:marRight w:val="0"/>
              <w:marTop w:val="0"/>
              <w:marBottom w:val="0"/>
              <w:divBdr>
                <w:top w:val="none" w:sz="0" w:space="0" w:color="auto"/>
                <w:left w:val="none" w:sz="0" w:space="0" w:color="auto"/>
                <w:bottom w:val="none" w:sz="0" w:space="0" w:color="auto"/>
                <w:right w:val="none" w:sz="0" w:space="0" w:color="auto"/>
              </w:divBdr>
            </w:div>
            <w:div w:id="1605768386">
              <w:marLeft w:val="0"/>
              <w:marRight w:val="0"/>
              <w:marTop w:val="0"/>
              <w:marBottom w:val="0"/>
              <w:divBdr>
                <w:top w:val="none" w:sz="0" w:space="0" w:color="auto"/>
                <w:left w:val="none" w:sz="0" w:space="0" w:color="auto"/>
                <w:bottom w:val="none" w:sz="0" w:space="0" w:color="auto"/>
                <w:right w:val="none" w:sz="0" w:space="0" w:color="auto"/>
              </w:divBdr>
            </w:div>
            <w:div w:id="1645772475">
              <w:marLeft w:val="0"/>
              <w:marRight w:val="0"/>
              <w:marTop w:val="0"/>
              <w:marBottom w:val="0"/>
              <w:divBdr>
                <w:top w:val="none" w:sz="0" w:space="0" w:color="auto"/>
                <w:left w:val="none" w:sz="0" w:space="0" w:color="auto"/>
                <w:bottom w:val="none" w:sz="0" w:space="0" w:color="auto"/>
                <w:right w:val="none" w:sz="0" w:space="0" w:color="auto"/>
              </w:divBdr>
            </w:div>
            <w:div w:id="1652103428">
              <w:marLeft w:val="0"/>
              <w:marRight w:val="0"/>
              <w:marTop w:val="0"/>
              <w:marBottom w:val="0"/>
              <w:divBdr>
                <w:top w:val="none" w:sz="0" w:space="0" w:color="auto"/>
                <w:left w:val="none" w:sz="0" w:space="0" w:color="auto"/>
                <w:bottom w:val="none" w:sz="0" w:space="0" w:color="auto"/>
                <w:right w:val="none" w:sz="0" w:space="0" w:color="auto"/>
              </w:divBdr>
            </w:div>
            <w:div w:id="1671105955">
              <w:marLeft w:val="0"/>
              <w:marRight w:val="0"/>
              <w:marTop w:val="0"/>
              <w:marBottom w:val="0"/>
              <w:divBdr>
                <w:top w:val="none" w:sz="0" w:space="0" w:color="auto"/>
                <w:left w:val="none" w:sz="0" w:space="0" w:color="auto"/>
                <w:bottom w:val="none" w:sz="0" w:space="0" w:color="auto"/>
                <w:right w:val="none" w:sz="0" w:space="0" w:color="auto"/>
              </w:divBdr>
            </w:div>
            <w:div w:id="1700231434">
              <w:marLeft w:val="0"/>
              <w:marRight w:val="0"/>
              <w:marTop w:val="0"/>
              <w:marBottom w:val="0"/>
              <w:divBdr>
                <w:top w:val="none" w:sz="0" w:space="0" w:color="auto"/>
                <w:left w:val="none" w:sz="0" w:space="0" w:color="auto"/>
                <w:bottom w:val="none" w:sz="0" w:space="0" w:color="auto"/>
                <w:right w:val="none" w:sz="0" w:space="0" w:color="auto"/>
              </w:divBdr>
            </w:div>
            <w:div w:id="1723677621">
              <w:marLeft w:val="0"/>
              <w:marRight w:val="0"/>
              <w:marTop w:val="0"/>
              <w:marBottom w:val="0"/>
              <w:divBdr>
                <w:top w:val="none" w:sz="0" w:space="0" w:color="auto"/>
                <w:left w:val="none" w:sz="0" w:space="0" w:color="auto"/>
                <w:bottom w:val="none" w:sz="0" w:space="0" w:color="auto"/>
                <w:right w:val="none" w:sz="0" w:space="0" w:color="auto"/>
              </w:divBdr>
            </w:div>
            <w:div w:id="1737971054">
              <w:marLeft w:val="0"/>
              <w:marRight w:val="0"/>
              <w:marTop w:val="0"/>
              <w:marBottom w:val="0"/>
              <w:divBdr>
                <w:top w:val="none" w:sz="0" w:space="0" w:color="auto"/>
                <w:left w:val="none" w:sz="0" w:space="0" w:color="auto"/>
                <w:bottom w:val="none" w:sz="0" w:space="0" w:color="auto"/>
                <w:right w:val="none" w:sz="0" w:space="0" w:color="auto"/>
              </w:divBdr>
            </w:div>
            <w:div w:id="1769882828">
              <w:marLeft w:val="0"/>
              <w:marRight w:val="0"/>
              <w:marTop w:val="0"/>
              <w:marBottom w:val="0"/>
              <w:divBdr>
                <w:top w:val="none" w:sz="0" w:space="0" w:color="auto"/>
                <w:left w:val="none" w:sz="0" w:space="0" w:color="auto"/>
                <w:bottom w:val="none" w:sz="0" w:space="0" w:color="auto"/>
                <w:right w:val="none" w:sz="0" w:space="0" w:color="auto"/>
              </w:divBdr>
            </w:div>
            <w:div w:id="1778713330">
              <w:marLeft w:val="0"/>
              <w:marRight w:val="0"/>
              <w:marTop w:val="0"/>
              <w:marBottom w:val="0"/>
              <w:divBdr>
                <w:top w:val="none" w:sz="0" w:space="0" w:color="auto"/>
                <w:left w:val="none" w:sz="0" w:space="0" w:color="auto"/>
                <w:bottom w:val="none" w:sz="0" w:space="0" w:color="auto"/>
                <w:right w:val="none" w:sz="0" w:space="0" w:color="auto"/>
              </w:divBdr>
            </w:div>
            <w:div w:id="1825198671">
              <w:marLeft w:val="0"/>
              <w:marRight w:val="0"/>
              <w:marTop w:val="0"/>
              <w:marBottom w:val="0"/>
              <w:divBdr>
                <w:top w:val="none" w:sz="0" w:space="0" w:color="auto"/>
                <w:left w:val="none" w:sz="0" w:space="0" w:color="auto"/>
                <w:bottom w:val="none" w:sz="0" w:space="0" w:color="auto"/>
                <w:right w:val="none" w:sz="0" w:space="0" w:color="auto"/>
              </w:divBdr>
            </w:div>
            <w:div w:id="1858693098">
              <w:marLeft w:val="0"/>
              <w:marRight w:val="0"/>
              <w:marTop w:val="0"/>
              <w:marBottom w:val="0"/>
              <w:divBdr>
                <w:top w:val="none" w:sz="0" w:space="0" w:color="auto"/>
                <w:left w:val="none" w:sz="0" w:space="0" w:color="auto"/>
                <w:bottom w:val="none" w:sz="0" w:space="0" w:color="auto"/>
                <w:right w:val="none" w:sz="0" w:space="0" w:color="auto"/>
              </w:divBdr>
            </w:div>
            <w:div w:id="1894802991">
              <w:marLeft w:val="0"/>
              <w:marRight w:val="0"/>
              <w:marTop w:val="0"/>
              <w:marBottom w:val="0"/>
              <w:divBdr>
                <w:top w:val="none" w:sz="0" w:space="0" w:color="auto"/>
                <w:left w:val="none" w:sz="0" w:space="0" w:color="auto"/>
                <w:bottom w:val="none" w:sz="0" w:space="0" w:color="auto"/>
                <w:right w:val="none" w:sz="0" w:space="0" w:color="auto"/>
              </w:divBdr>
            </w:div>
            <w:div w:id="1960255453">
              <w:marLeft w:val="0"/>
              <w:marRight w:val="0"/>
              <w:marTop w:val="0"/>
              <w:marBottom w:val="0"/>
              <w:divBdr>
                <w:top w:val="none" w:sz="0" w:space="0" w:color="auto"/>
                <w:left w:val="none" w:sz="0" w:space="0" w:color="auto"/>
                <w:bottom w:val="none" w:sz="0" w:space="0" w:color="auto"/>
                <w:right w:val="none" w:sz="0" w:space="0" w:color="auto"/>
              </w:divBdr>
            </w:div>
            <w:div w:id="1984113701">
              <w:marLeft w:val="0"/>
              <w:marRight w:val="0"/>
              <w:marTop w:val="0"/>
              <w:marBottom w:val="0"/>
              <w:divBdr>
                <w:top w:val="none" w:sz="0" w:space="0" w:color="auto"/>
                <w:left w:val="none" w:sz="0" w:space="0" w:color="auto"/>
                <w:bottom w:val="none" w:sz="0" w:space="0" w:color="auto"/>
                <w:right w:val="none" w:sz="0" w:space="0" w:color="auto"/>
              </w:divBdr>
            </w:div>
            <w:div w:id="2045672785">
              <w:marLeft w:val="0"/>
              <w:marRight w:val="0"/>
              <w:marTop w:val="0"/>
              <w:marBottom w:val="0"/>
              <w:divBdr>
                <w:top w:val="none" w:sz="0" w:space="0" w:color="auto"/>
                <w:left w:val="none" w:sz="0" w:space="0" w:color="auto"/>
                <w:bottom w:val="none" w:sz="0" w:space="0" w:color="auto"/>
                <w:right w:val="none" w:sz="0" w:space="0" w:color="auto"/>
              </w:divBdr>
            </w:div>
            <w:div w:id="2064330678">
              <w:marLeft w:val="0"/>
              <w:marRight w:val="0"/>
              <w:marTop w:val="0"/>
              <w:marBottom w:val="0"/>
              <w:divBdr>
                <w:top w:val="none" w:sz="0" w:space="0" w:color="auto"/>
                <w:left w:val="none" w:sz="0" w:space="0" w:color="auto"/>
                <w:bottom w:val="none" w:sz="0" w:space="0" w:color="auto"/>
                <w:right w:val="none" w:sz="0" w:space="0" w:color="auto"/>
              </w:divBdr>
            </w:div>
            <w:div w:id="2092966365">
              <w:marLeft w:val="0"/>
              <w:marRight w:val="0"/>
              <w:marTop w:val="0"/>
              <w:marBottom w:val="0"/>
              <w:divBdr>
                <w:top w:val="none" w:sz="0" w:space="0" w:color="auto"/>
                <w:left w:val="none" w:sz="0" w:space="0" w:color="auto"/>
                <w:bottom w:val="none" w:sz="0" w:space="0" w:color="auto"/>
                <w:right w:val="none" w:sz="0" w:space="0" w:color="auto"/>
              </w:divBdr>
            </w:div>
            <w:div w:id="2094818210">
              <w:marLeft w:val="0"/>
              <w:marRight w:val="0"/>
              <w:marTop w:val="0"/>
              <w:marBottom w:val="0"/>
              <w:divBdr>
                <w:top w:val="none" w:sz="0" w:space="0" w:color="auto"/>
                <w:left w:val="none" w:sz="0" w:space="0" w:color="auto"/>
                <w:bottom w:val="none" w:sz="0" w:space="0" w:color="auto"/>
                <w:right w:val="none" w:sz="0" w:space="0" w:color="auto"/>
              </w:divBdr>
            </w:div>
            <w:div w:id="2111971707">
              <w:marLeft w:val="0"/>
              <w:marRight w:val="0"/>
              <w:marTop w:val="0"/>
              <w:marBottom w:val="0"/>
              <w:divBdr>
                <w:top w:val="none" w:sz="0" w:space="0" w:color="auto"/>
                <w:left w:val="none" w:sz="0" w:space="0" w:color="auto"/>
                <w:bottom w:val="none" w:sz="0" w:space="0" w:color="auto"/>
                <w:right w:val="none" w:sz="0" w:space="0" w:color="auto"/>
              </w:divBdr>
            </w:div>
            <w:div w:id="2125809409">
              <w:marLeft w:val="0"/>
              <w:marRight w:val="0"/>
              <w:marTop w:val="0"/>
              <w:marBottom w:val="0"/>
              <w:divBdr>
                <w:top w:val="none" w:sz="0" w:space="0" w:color="auto"/>
                <w:left w:val="none" w:sz="0" w:space="0" w:color="auto"/>
                <w:bottom w:val="none" w:sz="0" w:space="0" w:color="auto"/>
                <w:right w:val="none" w:sz="0" w:space="0" w:color="auto"/>
              </w:divBdr>
            </w:div>
            <w:div w:id="213871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425229">
      <w:bodyDiv w:val="1"/>
      <w:marLeft w:val="0"/>
      <w:marRight w:val="0"/>
      <w:marTop w:val="0"/>
      <w:marBottom w:val="0"/>
      <w:divBdr>
        <w:top w:val="none" w:sz="0" w:space="0" w:color="auto"/>
        <w:left w:val="none" w:sz="0" w:space="0" w:color="auto"/>
        <w:bottom w:val="none" w:sz="0" w:space="0" w:color="auto"/>
        <w:right w:val="none" w:sz="0" w:space="0" w:color="auto"/>
      </w:divBdr>
      <w:divsChild>
        <w:div w:id="1120883046">
          <w:marLeft w:val="0"/>
          <w:marRight w:val="0"/>
          <w:marTop w:val="0"/>
          <w:marBottom w:val="0"/>
          <w:divBdr>
            <w:top w:val="none" w:sz="0" w:space="0" w:color="auto"/>
            <w:left w:val="none" w:sz="0" w:space="0" w:color="auto"/>
            <w:bottom w:val="none" w:sz="0" w:space="0" w:color="auto"/>
            <w:right w:val="none" w:sz="0" w:space="0" w:color="auto"/>
          </w:divBdr>
          <w:divsChild>
            <w:div w:id="302656903">
              <w:marLeft w:val="0"/>
              <w:marRight w:val="0"/>
              <w:marTop w:val="0"/>
              <w:marBottom w:val="0"/>
              <w:divBdr>
                <w:top w:val="none" w:sz="0" w:space="0" w:color="auto"/>
                <w:left w:val="none" w:sz="0" w:space="0" w:color="auto"/>
                <w:bottom w:val="none" w:sz="0" w:space="0" w:color="auto"/>
                <w:right w:val="none" w:sz="0" w:space="0" w:color="auto"/>
              </w:divBdr>
            </w:div>
            <w:div w:id="586502816">
              <w:marLeft w:val="0"/>
              <w:marRight w:val="0"/>
              <w:marTop w:val="0"/>
              <w:marBottom w:val="0"/>
              <w:divBdr>
                <w:top w:val="none" w:sz="0" w:space="0" w:color="auto"/>
                <w:left w:val="none" w:sz="0" w:space="0" w:color="auto"/>
                <w:bottom w:val="none" w:sz="0" w:space="0" w:color="auto"/>
                <w:right w:val="none" w:sz="0" w:space="0" w:color="auto"/>
              </w:divBdr>
            </w:div>
            <w:div w:id="936911291">
              <w:marLeft w:val="0"/>
              <w:marRight w:val="0"/>
              <w:marTop w:val="0"/>
              <w:marBottom w:val="0"/>
              <w:divBdr>
                <w:top w:val="none" w:sz="0" w:space="0" w:color="auto"/>
                <w:left w:val="none" w:sz="0" w:space="0" w:color="auto"/>
                <w:bottom w:val="none" w:sz="0" w:space="0" w:color="auto"/>
                <w:right w:val="none" w:sz="0" w:space="0" w:color="auto"/>
              </w:divBdr>
            </w:div>
            <w:div w:id="1349715887">
              <w:marLeft w:val="0"/>
              <w:marRight w:val="0"/>
              <w:marTop w:val="0"/>
              <w:marBottom w:val="0"/>
              <w:divBdr>
                <w:top w:val="none" w:sz="0" w:space="0" w:color="auto"/>
                <w:left w:val="none" w:sz="0" w:space="0" w:color="auto"/>
                <w:bottom w:val="none" w:sz="0" w:space="0" w:color="auto"/>
                <w:right w:val="none" w:sz="0" w:space="0" w:color="auto"/>
              </w:divBdr>
            </w:div>
            <w:div w:id="1384403360">
              <w:marLeft w:val="0"/>
              <w:marRight w:val="0"/>
              <w:marTop w:val="0"/>
              <w:marBottom w:val="0"/>
              <w:divBdr>
                <w:top w:val="none" w:sz="0" w:space="0" w:color="auto"/>
                <w:left w:val="none" w:sz="0" w:space="0" w:color="auto"/>
                <w:bottom w:val="none" w:sz="0" w:space="0" w:color="auto"/>
                <w:right w:val="none" w:sz="0" w:space="0" w:color="auto"/>
              </w:divBdr>
            </w:div>
            <w:div w:id="204945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40746">
      <w:bodyDiv w:val="1"/>
      <w:marLeft w:val="0"/>
      <w:marRight w:val="0"/>
      <w:marTop w:val="0"/>
      <w:marBottom w:val="0"/>
      <w:divBdr>
        <w:top w:val="none" w:sz="0" w:space="0" w:color="auto"/>
        <w:left w:val="none" w:sz="0" w:space="0" w:color="auto"/>
        <w:bottom w:val="none" w:sz="0" w:space="0" w:color="auto"/>
        <w:right w:val="none" w:sz="0" w:space="0" w:color="auto"/>
      </w:divBdr>
      <w:divsChild>
        <w:div w:id="1442870912">
          <w:marLeft w:val="0"/>
          <w:marRight w:val="0"/>
          <w:marTop w:val="0"/>
          <w:marBottom w:val="0"/>
          <w:divBdr>
            <w:top w:val="none" w:sz="0" w:space="0" w:color="auto"/>
            <w:left w:val="none" w:sz="0" w:space="0" w:color="auto"/>
            <w:bottom w:val="none" w:sz="0" w:space="0" w:color="auto"/>
            <w:right w:val="none" w:sz="0" w:space="0" w:color="auto"/>
          </w:divBdr>
          <w:divsChild>
            <w:div w:id="111870073">
              <w:marLeft w:val="0"/>
              <w:marRight w:val="0"/>
              <w:marTop w:val="0"/>
              <w:marBottom w:val="0"/>
              <w:divBdr>
                <w:top w:val="none" w:sz="0" w:space="0" w:color="auto"/>
                <w:left w:val="none" w:sz="0" w:space="0" w:color="auto"/>
                <w:bottom w:val="none" w:sz="0" w:space="0" w:color="auto"/>
                <w:right w:val="none" w:sz="0" w:space="0" w:color="auto"/>
              </w:divBdr>
            </w:div>
            <w:div w:id="255989501">
              <w:marLeft w:val="0"/>
              <w:marRight w:val="0"/>
              <w:marTop w:val="0"/>
              <w:marBottom w:val="0"/>
              <w:divBdr>
                <w:top w:val="none" w:sz="0" w:space="0" w:color="auto"/>
                <w:left w:val="none" w:sz="0" w:space="0" w:color="auto"/>
                <w:bottom w:val="none" w:sz="0" w:space="0" w:color="auto"/>
                <w:right w:val="none" w:sz="0" w:space="0" w:color="auto"/>
              </w:divBdr>
            </w:div>
            <w:div w:id="851380330">
              <w:marLeft w:val="0"/>
              <w:marRight w:val="0"/>
              <w:marTop w:val="0"/>
              <w:marBottom w:val="0"/>
              <w:divBdr>
                <w:top w:val="none" w:sz="0" w:space="0" w:color="auto"/>
                <w:left w:val="none" w:sz="0" w:space="0" w:color="auto"/>
                <w:bottom w:val="none" w:sz="0" w:space="0" w:color="auto"/>
                <w:right w:val="none" w:sz="0" w:space="0" w:color="auto"/>
              </w:divBdr>
            </w:div>
            <w:div w:id="948465999">
              <w:marLeft w:val="0"/>
              <w:marRight w:val="0"/>
              <w:marTop w:val="0"/>
              <w:marBottom w:val="0"/>
              <w:divBdr>
                <w:top w:val="none" w:sz="0" w:space="0" w:color="auto"/>
                <w:left w:val="none" w:sz="0" w:space="0" w:color="auto"/>
                <w:bottom w:val="none" w:sz="0" w:space="0" w:color="auto"/>
                <w:right w:val="none" w:sz="0" w:space="0" w:color="auto"/>
              </w:divBdr>
            </w:div>
            <w:div w:id="1480616691">
              <w:marLeft w:val="0"/>
              <w:marRight w:val="0"/>
              <w:marTop w:val="0"/>
              <w:marBottom w:val="0"/>
              <w:divBdr>
                <w:top w:val="none" w:sz="0" w:space="0" w:color="auto"/>
                <w:left w:val="none" w:sz="0" w:space="0" w:color="auto"/>
                <w:bottom w:val="none" w:sz="0" w:space="0" w:color="auto"/>
                <w:right w:val="none" w:sz="0" w:space="0" w:color="auto"/>
              </w:divBdr>
            </w:div>
            <w:div w:id="196807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927576">
      <w:bodyDiv w:val="1"/>
      <w:marLeft w:val="0"/>
      <w:marRight w:val="0"/>
      <w:marTop w:val="0"/>
      <w:marBottom w:val="0"/>
      <w:divBdr>
        <w:top w:val="none" w:sz="0" w:space="0" w:color="auto"/>
        <w:left w:val="none" w:sz="0" w:space="0" w:color="auto"/>
        <w:bottom w:val="none" w:sz="0" w:space="0" w:color="auto"/>
        <w:right w:val="none" w:sz="0" w:space="0" w:color="auto"/>
      </w:divBdr>
      <w:divsChild>
        <w:div w:id="1421366483">
          <w:marLeft w:val="0"/>
          <w:marRight w:val="0"/>
          <w:marTop w:val="0"/>
          <w:marBottom w:val="0"/>
          <w:divBdr>
            <w:top w:val="none" w:sz="0" w:space="0" w:color="auto"/>
            <w:left w:val="none" w:sz="0" w:space="0" w:color="auto"/>
            <w:bottom w:val="none" w:sz="0" w:space="0" w:color="auto"/>
            <w:right w:val="none" w:sz="0" w:space="0" w:color="auto"/>
          </w:divBdr>
          <w:divsChild>
            <w:div w:id="136069376">
              <w:marLeft w:val="0"/>
              <w:marRight w:val="0"/>
              <w:marTop w:val="0"/>
              <w:marBottom w:val="0"/>
              <w:divBdr>
                <w:top w:val="none" w:sz="0" w:space="0" w:color="auto"/>
                <w:left w:val="none" w:sz="0" w:space="0" w:color="auto"/>
                <w:bottom w:val="none" w:sz="0" w:space="0" w:color="auto"/>
                <w:right w:val="none" w:sz="0" w:space="0" w:color="auto"/>
              </w:divBdr>
            </w:div>
            <w:div w:id="664866425">
              <w:marLeft w:val="0"/>
              <w:marRight w:val="0"/>
              <w:marTop w:val="0"/>
              <w:marBottom w:val="0"/>
              <w:divBdr>
                <w:top w:val="none" w:sz="0" w:space="0" w:color="auto"/>
                <w:left w:val="none" w:sz="0" w:space="0" w:color="auto"/>
                <w:bottom w:val="none" w:sz="0" w:space="0" w:color="auto"/>
                <w:right w:val="none" w:sz="0" w:space="0" w:color="auto"/>
              </w:divBdr>
            </w:div>
            <w:div w:id="707417446">
              <w:marLeft w:val="0"/>
              <w:marRight w:val="0"/>
              <w:marTop w:val="0"/>
              <w:marBottom w:val="0"/>
              <w:divBdr>
                <w:top w:val="none" w:sz="0" w:space="0" w:color="auto"/>
                <w:left w:val="none" w:sz="0" w:space="0" w:color="auto"/>
                <w:bottom w:val="none" w:sz="0" w:space="0" w:color="auto"/>
                <w:right w:val="none" w:sz="0" w:space="0" w:color="auto"/>
              </w:divBdr>
            </w:div>
            <w:div w:id="974876733">
              <w:marLeft w:val="0"/>
              <w:marRight w:val="0"/>
              <w:marTop w:val="0"/>
              <w:marBottom w:val="0"/>
              <w:divBdr>
                <w:top w:val="none" w:sz="0" w:space="0" w:color="auto"/>
                <w:left w:val="none" w:sz="0" w:space="0" w:color="auto"/>
                <w:bottom w:val="none" w:sz="0" w:space="0" w:color="auto"/>
                <w:right w:val="none" w:sz="0" w:space="0" w:color="auto"/>
              </w:divBdr>
            </w:div>
            <w:div w:id="990062347">
              <w:marLeft w:val="0"/>
              <w:marRight w:val="0"/>
              <w:marTop w:val="0"/>
              <w:marBottom w:val="0"/>
              <w:divBdr>
                <w:top w:val="none" w:sz="0" w:space="0" w:color="auto"/>
                <w:left w:val="none" w:sz="0" w:space="0" w:color="auto"/>
                <w:bottom w:val="none" w:sz="0" w:space="0" w:color="auto"/>
                <w:right w:val="none" w:sz="0" w:space="0" w:color="auto"/>
              </w:divBdr>
            </w:div>
            <w:div w:id="1238858773">
              <w:marLeft w:val="0"/>
              <w:marRight w:val="0"/>
              <w:marTop w:val="0"/>
              <w:marBottom w:val="0"/>
              <w:divBdr>
                <w:top w:val="none" w:sz="0" w:space="0" w:color="auto"/>
                <w:left w:val="none" w:sz="0" w:space="0" w:color="auto"/>
                <w:bottom w:val="none" w:sz="0" w:space="0" w:color="auto"/>
                <w:right w:val="none" w:sz="0" w:space="0" w:color="auto"/>
              </w:divBdr>
            </w:div>
            <w:div w:id="156880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830463">
      <w:bodyDiv w:val="1"/>
      <w:marLeft w:val="0"/>
      <w:marRight w:val="0"/>
      <w:marTop w:val="0"/>
      <w:marBottom w:val="0"/>
      <w:divBdr>
        <w:top w:val="none" w:sz="0" w:space="0" w:color="auto"/>
        <w:left w:val="none" w:sz="0" w:space="0" w:color="auto"/>
        <w:bottom w:val="none" w:sz="0" w:space="0" w:color="auto"/>
        <w:right w:val="none" w:sz="0" w:space="0" w:color="auto"/>
      </w:divBdr>
      <w:divsChild>
        <w:div w:id="780496001">
          <w:marLeft w:val="0"/>
          <w:marRight w:val="0"/>
          <w:marTop w:val="0"/>
          <w:marBottom w:val="0"/>
          <w:divBdr>
            <w:top w:val="none" w:sz="0" w:space="0" w:color="auto"/>
            <w:left w:val="none" w:sz="0" w:space="0" w:color="auto"/>
            <w:bottom w:val="none" w:sz="0" w:space="0" w:color="auto"/>
            <w:right w:val="none" w:sz="0" w:space="0" w:color="auto"/>
          </w:divBdr>
          <w:divsChild>
            <w:div w:id="137889199">
              <w:marLeft w:val="0"/>
              <w:marRight w:val="0"/>
              <w:marTop w:val="0"/>
              <w:marBottom w:val="0"/>
              <w:divBdr>
                <w:top w:val="none" w:sz="0" w:space="0" w:color="auto"/>
                <w:left w:val="none" w:sz="0" w:space="0" w:color="auto"/>
                <w:bottom w:val="none" w:sz="0" w:space="0" w:color="auto"/>
                <w:right w:val="none" w:sz="0" w:space="0" w:color="auto"/>
              </w:divBdr>
            </w:div>
            <w:div w:id="171997310">
              <w:marLeft w:val="0"/>
              <w:marRight w:val="0"/>
              <w:marTop w:val="0"/>
              <w:marBottom w:val="0"/>
              <w:divBdr>
                <w:top w:val="none" w:sz="0" w:space="0" w:color="auto"/>
                <w:left w:val="none" w:sz="0" w:space="0" w:color="auto"/>
                <w:bottom w:val="none" w:sz="0" w:space="0" w:color="auto"/>
                <w:right w:val="none" w:sz="0" w:space="0" w:color="auto"/>
              </w:divBdr>
            </w:div>
            <w:div w:id="225579901">
              <w:marLeft w:val="0"/>
              <w:marRight w:val="0"/>
              <w:marTop w:val="0"/>
              <w:marBottom w:val="0"/>
              <w:divBdr>
                <w:top w:val="none" w:sz="0" w:space="0" w:color="auto"/>
                <w:left w:val="none" w:sz="0" w:space="0" w:color="auto"/>
                <w:bottom w:val="none" w:sz="0" w:space="0" w:color="auto"/>
                <w:right w:val="none" w:sz="0" w:space="0" w:color="auto"/>
              </w:divBdr>
            </w:div>
            <w:div w:id="270671861">
              <w:marLeft w:val="0"/>
              <w:marRight w:val="0"/>
              <w:marTop w:val="0"/>
              <w:marBottom w:val="0"/>
              <w:divBdr>
                <w:top w:val="none" w:sz="0" w:space="0" w:color="auto"/>
                <w:left w:val="none" w:sz="0" w:space="0" w:color="auto"/>
                <w:bottom w:val="none" w:sz="0" w:space="0" w:color="auto"/>
                <w:right w:val="none" w:sz="0" w:space="0" w:color="auto"/>
              </w:divBdr>
            </w:div>
            <w:div w:id="363600695">
              <w:marLeft w:val="0"/>
              <w:marRight w:val="0"/>
              <w:marTop w:val="0"/>
              <w:marBottom w:val="0"/>
              <w:divBdr>
                <w:top w:val="none" w:sz="0" w:space="0" w:color="auto"/>
                <w:left w:val="none" w:sz="0" w:space="0" w:color="auto"/>
                <w:bottom w:val="none" w:sz="0" w:space="0" w:color="auto"/>
                <w:right w:val="none" w:sz="0" w:space="0" w:color="auto"/>
              </w:divBdr>
            </w:div>
            <w:div w:id="371923526">
              <w:marLeft w:val="0"/>
              <w:marRight w:val="0"/>
              <w:marTop w:val="0"/>
              <w:marBottom w:val="0"/>
              <w:divBdr>
                <w:top w:val="none" w:sz="0" w:space="0" w:color="auto"/>
                <w:left w:val="none" w:sz="0" w:space="0" w:color="auto"/>
                <w:bottom w:val="none" w:sz="0" w:space="0" w:color="auto"/>
                <w:right w:val="none" w:sz="0" w:space="0" w:color="auto"/>
              </w:divBdr>
            </w:div>
            <w:div w:id="378556569">
              <w:marLeft w:val="0"/>
              <w:marRight w:val="0"/>
              <w:marTop w:val="0"/>
              <w:marBottom w:val="0"/>
              <w:divBdr>
                <w:top w:val="none" w:sz="0" w:space="0" w:color="auto"/>
                <w:left w:val="none" w:sz="0" w:space="0" w:color="auto"/>
                <w:bottom w:val="none" w:sz="0" w:space="0" w:color="auto"/>
                <w:right w:val="none" w:sz="0" w:space="0" w:color="auto"/>
              </w:divBdr>
            </w:div>
            <w:div w:id="387219418">
              <w:marLeft w:val="0"/>
              <w:marRight w:val="0"/>
              <w:marTop w:val="0"/>
              <w:marBottom w:val="0"/>
              <w:divBdr>
                <w:top w:val="none" w:sz="0" w:space="0" w:color="auto"/>
                <w:left w:val="none" w:sz="0" w:space="0" w:color="auto"/>
                <w:bottom w:val="none" w:sz="0" w:space="0" w:color="auto"/>
                <w:right w:val="none" w:sz="0" w:space="0" w:color="auto"/>
              </w:divBdr>
            </w:div>
            <w:div w:id="609901116">
              <w:marLeft w:val="0"/>
              <w:marRight w:val="0"/>
              <w:marTop w:val="0"/>
              <w:marBottom w:val="0"/>
              <w:divBdr>
                <w:top w:val="none" w:sz="0" w:space="0" w:color="auto"/>
                <w:left w:val="none" w:sz="0" w:space="0" w:color="auto"/>
                <w:bottom w:val="none" w:sz="0" w:space="0" w:color="auto"/>
                <w:right w:val="none" w:sz="0" w:space="0" w:color="auto"/>
              </w:divBdr>
            </w:div>
            <w:div w:id="629551132">
              <w:marLeft w:val="0"/>
              <w:marRight w:val="0"/>
              <w:marTop w:val="0"/>
              <w:marBottom w:val="0"/>
              <w:divBdr>
                <w:top w:val="none" w:sz="0" w:space="0" w:color="auto"/>
                <w:left w:val="none" w:sz="0" w:space="0" w:color="auto"/>
                <w:bottom w:val="none" w:sz="0" w:space="0" w:color="auto"/>
                <w:right w:val="none" w:sz="0" w:space="0" w:color="auto"/>
              </w:divBdr>
            </w:div>
            <w:div w:id="692220693">
              <w:marLeft w:val="0"/>
              <w:marRight w:val="0"/>
              <w:marTop w:val="0"/>
              <w:marBottom w:val="0"/>
              <w:divBdr>
                <w:top w:val="none" w:sz="0" w:space="0" w:color="auto"/>
                <w:left w:val="none" w:sz="0" w:space="0" w:color="auto"/>
                <w:bottom w:val="none" w:sz="0" w:space="0" w:color="auto"/>
                <w:right w:val="none" w:sz="0" w:space="0" w:color="auto"/>
              </w:divBdr>
            </w:div>
            <w:div w:id="866941912">
              <w:marLeft w:val="0"/>
              <w:marRight w:val="0"/>
              <w:marTop w:val="0"/>
              <w:marBottom w:val="0"/>
              <w:divBdr>
                <w:top w:val="none" w:sz="0" w:space="0" w:color="auto"/>
                <w:left w:val="none" w:sz="0" w:space="0" w:color="auto"/>
                <w:bottom w:val="none" w:sz="0" w:space="0" w:color="auto"/>
                <w:right w:val="none" w:sz="0" w:space="0" w:color="auto"/>
              </w:divBdr>
            </w:div>
            <w:div w:id="878932268">
              <w:marLeft w:val="0"/>
              <w:marRight w:val="0"/>
              <w:marTop w:val="0"/>
              <w:marBottom w:val="0"/>
              <w:divBdr>
                <w:top w:val="none" w:sz="0" w:space="0" w:color="auto"/>
                <w:left w:val="none" w:sz="0" w:space="0" w:color="auto"/>
                <w:bottom w:val="none" w:sz="0" w:space="0" w:color="auto"/>
                <w:right w:val="none" w:sz="0" w:space="0" w:color="auto"/>
              </w:divBdr>
            </w:div>
            <w:div w:id="896477452">
              <w:marLeft w:val="0"/>
              <w:marRight w:val="0"/>
              <w:marTop w:val="0"/>
              <w:marBottom w:val="0"/>
              <w:divBdr>
                <w:top w:val="none" w:sz="0" w:space="0" w:color="auto"/>
                <w:left w:val="none" w:sz="0" w:space="0" w:color="auto"/>
                <w:bottom w:val="none" w:sz="0" w:space="0" w:color="auto"/>
                <w:right w:val="none" w:sz="0" w:space="0" w:color="auto"/>
              </w:divBdr>
            </w:div>
            <w:div w:id="1072964385">
              <w:marLeft w:val="0"/>
              <w:marRight w:val="0"/>
              <w:marTop w:val="0"/>
              <w:marBottom w:val="0"/>
              <w:divBdr>
                <w:top w:val="none" w:sz="0" w:space="0" w:color="auto"/>
                <w:left w:val="none" w:sz="0" w:space="0" w:color="auto"/>
                <w:bottom w:val="none" w:sz="0" w:space="0" w:color="auto"/>
                <w:right w:val="none" w:sz="0" w:space="0" w:color="auto"/>
              </w:divBdr>
            </w:div>
            <w:div w:id="1093089546">
              <w:marLeft w:val="0"/>
              <w:marRight w:val="0"/>
              <w:marTop w:val="0"/>
              <w:marBottom w:val="0"/>
              <w:divBdr>
                <w:top w:val="none" w:sz="0" w:space="0" w:color="auto"/>
                <w:left w:val="none" w:sz="0" w:space="0" w:color="auto"/>
                <w:bottom w:val="none" w:sz="0" w:space="0" w:color="auto"/>
                <w:right w:val="none" w:sz="0" w:space="0" w:color="auto"/>
              </w:divBdr>
            </w:div>
            <w:div w:id="1150710580">
              <w:marLeft w:val="0"/>
              <w:marRight w:val="0"/>
              <w:marTop w:val="0"/>
              <w:marBottom w:val="0"/>
              <w:divBdr>
                <w:top w:val="none" w:sz="0" w:space="0" w:color="auto"/>
                <w:left w:val="none" w:sz="0" w:space="0" w:color="auto"/>
                <w:bottom w:val="none" w:sz="0" w:space="0" w:color="auto"/>
                <w:right w:val="none" w:sz="0" w:space="0" w:color="auto"/>
              </w:divBdr>
            </w:div>
            <w:div w:id="1323461403">
              <w:marLeft w:val="0"/>
              <w:marRight w:val="0"/>
              <w:marTop w:val="0"/>
              <w:marBottom w:val="0"/>
              <w:divBdr>
                <w:top w:val="none" w:sz="0" w:space="0" w:color="auto"/>
                <w:left w:val="none" w:sz="0" w:space="0" w:color="auto"/>
                <w:bottom w:val="none" w:sz="0" w:space="0" w:color="auto"/>
                <w:right w:val="none" w:sz="0" w:space="0" w:color="auto"/>
              </w:divBdr>
            </w:div>
            <w:div w:id="1487235195">
              <w:marLeft w:val="0"/>
              <w:marRight w:val="0"/>
              <w:marTop w:val="0"/>
              <w:marBottom w:val="0"/>
              <w:divBdr>
                <w:top w:val="none" w:sz="0" w:space="0" w:color="auto"/>
                <w:left w:val="none" w:sz="0" w:space="0" w:color="auto"/>
                <w:bottom w:val="none" w:sz="0" w:space="0" w:color="auto"/>
                <w:right w:val="none" w:sz="0" w:space="0" w:color="auto"/>
              </w:divBdr>
            </w:div>
            <w:div w:id="1490830680">
              <w:marLeft w:val="0"/>
              <w:marRight w:val="0"/>
              <w:marTop w:val="0"/>
              <w:marBottom w:val="0"/>
              <w:divBdr>
                <w:top w:val="none" w:sz="0" w:space="0" w:color="auto"/>
                <w:left w:val="none" w:sz="0" w:space="0" w:color="auto"/>
                <w:bottom w:val="none" w:sz="0" w:space="0" w:color="auto"/>
                <w:right w:val="none" w:sz="0" w:space="0" w:color="auto"/>
              </w:divBdr>
            </w:div>
            <w:div w:id="1844129642">
              <w:marLeft w:val="0"/>
              <w:marRight w:val="0"/>
              <w:marTop w:val="0"/>
              <w:marBottom w:val="0"/>
              <w:divBdr>
                <w:top w:val="none" w:sz="0" w:space="0" w:color="auto"/>
                <w:left w:val="none" w:sz="0" w:space="0" w:color="auto"/>
                <w:bottom w:val="none" w:sz="0" w:space="0" w:color="auto"/>
                <w:right w:val="none" w:sz="0" w:space="0" w:color="auto"/>
              </w:divBdr>
            </w:div>
            <w:div w:id="1854300420">
              <w:marLeft w:val="0"/>
              <w:marRight w:val="0"/>
              <w:marTop w:val="0"/>
              <w:marBottom w:val="0"/>
              <w:divBdr>
                <w:top w:val="none" w:sz="0" w:space="0" w:color="auto"/>
                <w:left w:val="none" w:sz="0" w:space="0" w:color="auto"/>
                <w:bottom w:val="none" w:sz="0" w:space="0" w:color="auto"/>
                <w:right w:val="none" w:sz="0" w:space="0" w:color="auto"/>
              </w:divBdr>
            </w:div>
            <w:div w:id="1860972745">
              <w:marLeft w:val="0"/>
              <w:marRight w:val="0"/>
              <w:marTop w:val="0"/>
              <w:marBottom w:val="0"/>
              <w:divBdr>
                <w:top w:val="none" w:sz="0" w:space="0" w:color="auto"/>
                <w:left w:val="none" w:sz="0" w:space="0" w:color="auto"/>
                <w:bottom w:val="none" w:sz="0" w:space="0" w:color="auto"/>
                <w:right w:val="none" w:sz="0" w:space="0" w:color="auto"/>
              </w:divBdr>
            </w:div>
            <w:div w:id="192363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21273">
      <w:bodyDiv w:val="1"/>
      <w:marLeft w:val="0"/>
      <w:marRight w:val="0"/>
      <w:marTop w:val="0"/>
      <w:marBottom w:val="0"/>
      <w:divBdr>
        <w:top w:val="none" w:sz="0" w:space="0" w:color="auto"/>
        <w:left w:val="none" w:sz="0" w:space="0" w:color="auto"/>
        <w:bottom w:val="none" w:sz="0" w:space="0" w:color="auto"/>
        <w:right w:val="none" w:sz="0" w:space="0" w:color="auto"/>
      </w:divBdr>
      <w:divsChild>
        <w:div w:id="1219171365">
          <w:marLeft w:val="0"/>
          <w:marRight w:val="0"/>
          <w:marTop w:val="0"/>
          <w:marBottom w:val="0"/>
          <w:divBdr>
            <w:top w:val="none" w:sz="0" w:space="0" w:color="auto"/>
            <w:left w:val="none" w:sz="0" w:space="0" w:color="auto"/>
            <w:bottom w:val="none" w:sz="0" w:space="0" w:color="auto"/>
            <w:right w:val="none" w:sz="0" w:space="0" w:color="auto"/>
          </w:divBdr>
          <w:divsChild>
            <w:div w:id="40446341">
              <w:marLeft w:val="0"/>
              <w:marRight w:val="0"/>
              <w:marTop w:val="0"/>
              <w:marBottom w:val="0"/>
              <w:divBdr>
                <w:top w:val="none" w:sz="0" w:space="0" w:color="auto"/>
                <w:left w:val="none" w:sz="0" w:space="0" w:color="auto"/>
                <w:bottom w:val="none" w:sz="0" w:space="0" w:color="auto"/>
                <w:right w:val="none" w:sz="0" w:space="0" w:color="auto"/>
              </w:divBdr>
            </w:div>
            <w:div w:id="148862023">
              <w:marLeft w:val="0"/>
              <w:marRight w:val="0"/>
              <w:marTop w:val="0"/>
              <w:marBottom w:val="0"/>
              <w:divBdr>
                <w:top w:val="none" w:sz="0" w:space="0" w:color="auto"/>
                <w:left w:val="none" w:sz="0" w:space="0" w:color="auto"/>
                <w:bottom w:val="none" w:sz="0" w:space="0" w:color="auto"/>
                <w:right w:val="none" w:sz="0" w:space="0" w:color="auto"/>
              </w:divBdr>
            </w:div>
            <w:div w:id="273445084">
              <w:marLeft w:val="0"/>
              <w:marRight w:val="0"/>
              <w:marTop w:val="0"/>
              <w:marBottom w:val="0"/>
              <w:divBdr>
                <w:top w:val="none" w:sz="0" w:space="0" w:color="auto"/>
                <w:left w:val="none" w:sz="0" w:space="0" w:color="auto"/>
                <w:bottom w:val="none" w:sz="0" w:space="0" w:color="auto"/>
                <w:right w:val="none" w:sz="0" w:space="0" w:color="auto"/>
              </w:divBdr>
            </w:div>
            <w:div w:id="439762106">
              <w:marLeft w:val="0"/>
              <w:marRight w:val="0"/>
              <w:marTop w:val="0"/>
              <w:marBottom w:val="0"/>
              <w:divBdr>
                <w:top w:val="none" w:sz="0" w:space="0" w:color="auto"/>
                <w:left w:val="none" w:sz="0" w:space="0" w:color="auto"/>
                <w:bottom w:val="none" w:sz="0" w:space="0" w:color="auto"/>
                <w:right w:val="none" w:sz="0" w:space="0" w:color="auto"/>
              </w:divBdr>
            </w:div>
            <w:div w:id="811748535">
              <w:marLeft w:val="0"/>
              <w:marRight w:val="0"/>
              <w:marTop w:val="0"/>
              <w:marBottom w:val="0"/>
              <w:divBdr>
                <w:top w:val="none" w:sz="0" w:space="0" w:color="auto"/>
                <w:left w:val="none" w:sz="0" w:space="0" w:color="auto"/>
                <w:bottom w:val="none" w:sz="0" w:space="0" w:color="auto"/>
                <w:right w:val="none" w:sz="0" w:space="0" w:color="auto"/>
              </w:divBdr>
            </w:div>
            <w:div w:id="885526173">
              <w:marLeft w:val="0"/>
              <w:marRight w:val="0"/>
              <w:marTop w:val="0"/>
              <w:marBottom w:val="0"/>
              <w:divBdr>
                <w:top w:val="none" w:sz="0" w:space="0" w:color="auto"/>
                <w:left w:val="none" w:sz="0" w:space="0" w:color="auto"/>
                <w:bottom w:val="none" w:sz="0" w:space="0" w:color="auto"/>
                <w:right w:val="none" w:sz="0" w:space="0" w:color="auto"/>
              </w:divBdr>
            </w:div>
            <w:div w:id="900601679">
              <w:marLeft w:val="0"/>
              <w:marRight w:val="0"/>
              <w:marTop w:val="0"/>
              <w:marBottom w:val="0"/>
              <w:divBdr>
                <w:top w:val="none" w:sz="0" w:space="0" w:color="auto"/>
                <w:left w:val="none" w:sz="0" w:space="0" w:color="auto"/>
                <w:bottom w:val="none" w:sz="0" w:space="0" w:color="auto"/>
                <w:right w:val="none" w:sz="0" w:space="0" w:color="auto"/>
              </w:divBdr>
            </w:div>
            <w:div w:id="947930943">
              <w:marLeft w:val="0"/>
              <w:marRight w:val="0"/>
              <w:marTop w:val="0"/>
              <w:marBottom w:val="0"/>
              <w:divBdr>
                <w:top w:val="none" w:sz="0" w:space="0" w:color="auto"/>
                <w:left w:val="none" w:sz="0" w:space="0" w:color="auto"/>
                <w:bottom w:val="none" w:sz="0" w:space="0" w:color="auto"/>
                <w:right w:val="none" w:sz="0" w:space="0" w:color="auto"/>
              </w:divBdr>
            </w:div>
            <w:div w:id="1102189308">
              <w:marLeft w:val="0"/>
              <w:marRight w:val="0"/>
              <w:marTop w:val="0"/>
              <w:marBottom w:val="0"/>
              <w:divBdr>
                <w:top w:val="none" w:sz="0" w:space="0" w:color="auto"/>
                <w:left w:val="none" w:sz="0" w:space="0" w:color="auto"/>
                <w:bottom w:val="none" w:sz="0" w:space="0" w:color="auto"/>
                <w:right w:val="none" w:sz="0" w:space="0" w:color="auto"/>
              </w:divBdr>
            </w:div>
            <w:div w:id="1212037194">
              <w:marLeft w:val="0"/>
              <w:marRight w:val="0"/>
              <w:marTop w:val="0"/>
              <w:marBottom w:val="0"/>
              <w:divBdr>
                <w:top w:val="none" w:sz="0" w:space="0" w:color="auto"/>
                <w:left w:val="none" w:sz="0" w:space="0" w:color="auto"/>
                <w:bottom w:val="none" w:sz="0" w:space="0" w:color="auto"/>
                <w:right w:val="none" w:sz="0" w:space="0" w:color="auto"/>
              </w:divBdr>
            </w:div>
            <w:div w:id="1272854249">
              <w:marLeft w:val="0"/>
              <w:marRight w:val="0"/>
              <w:marTop w:val="0"/>
              <w:marBottom w:val="0"/>
              <w:divBdr>
                <w:top w:val="none" w:sz="0" w:space="0" w:color="auto"/>
                <w:left w:val="none" w:sz="0" w:space="0" w:color="auto"/>
                <w:bottom w:val="none" w:sz="0" w:space="0" w:color="auto"/>
                <w:right w:val="none" w:sz="0" w:space="0" w:color="auto"/>
              </w:divBdr>
            </w:div>
            <w:div w:id="1410880419">
              <w:marLeft w:val="0"/>
              <w:marRight w:val="0"/>
              <w:marTop w:val="0"/>
              <w:marBottom w:val="0"/>
              <w:divBdr>
                <w:top w:val="none" w:sz="0" w:space="0" w:color="auto"/>
                <w:left w:val="none" w:sz="0" w:space="0" w:color="auto"/>
                <w:bottom w:val="none" w:sz="0" w:space="0" w:color="auto"/>
                <w:right w:val="none" w:sz="0" w:space="0" w:color="auto"/>
              </w:divBdr>
            </w:div>
            <w:div w:id="1504664227">
              <w:marLeft w:val="0"/>
              <w:marRight w:val="0"/>
              <w:marTop w:val="0"/>
              <w:marBottom w:val="0"/>
              <w:divBdr>
                <w:top w:val="none" w:sz="0" w:space="0" w:color="auto"/>
                <w:left w:val="none" w:sz="0" w:space="0" w:color="auto"/>
                <w:bottom w:val="none" w:sz="0" w:space="0" w:color="auto"/>
                <w:right w:val="none" w:sz="0" w:space="0" w:color="auto"/>
              </w:divBdr>
            </w:div>
            <w:div w:id="1520584470">
              <w:marLeft w:val="0"/>
              <w:marRight w:val="0"/>
              <w:marTop w:val="0"/>
              <w:marBottom w:val="0"/>
              <w:divBdr>
                <w:top w:val="none" w:sz="0" w:space="0" w:color="auto"/>
                <w:left w:val="none" w:sz="0" w:space="0" w:color="auto"/>
                <w:bottom w:val="none" w:sz="0" w:space="0" w:color="auto"/>
                <w:right w:val="none" w:sz="0" w:space="0" w:color="auto"/>
              </w:divBdr>
            </w:div>
            <w:div w:id="1542280944">
              <w:marLeft w:val="0"/>
              <w:marRight w:val="0"/>
              <w:marTop w:val="0"/>
              <w:marBottom w:val="0"/>
              <w:divBdr>
                <w:top w:val="none" w:sz="0" w:space="0" w:color="auto"/>
                <w:left w:val="none" w:sz="0" w:space="0" w:color="auto"/>
                <w:bottom w:val="none" w:sz="0" w:space="0" w:color="auto"/>
                <w:right w:val="none" w:sz="0" w:space="0" w:color="auto"/>
              </w:divBdr>
            </w:div>
            <w:div w:id="1576476290">
              <w:marLeft w:val="0"/>
              <w:marRight w:val="0"/>
              <w:marTop w:val="0"/>
              <w:marBottom w:val="0"/>
              <w:divBdr>
                <w:top w:val="none" w:sz="0" w:space="0" w:color="auto"/>
                <w:left w:val="none" w:sz="0" w:space="0" w:color="auto"/>
                <w:bottom w:val="none" w:sz="0" w:space="0" w:color="auto"/>
                <w:right w:val="none" w:sz="0" w:space="0" w:color="auto"/>
              </w:divBdr>
            </w:div>
            <w:div w:id="1612278169">
              <w:marLeft w:val="0"/>
              <w:marRight w:val="0"/>
              <w:marTop w:val="0"/>
              <w:marBottom w:val="0"/>
              <w:divBdr>
                <w:top w:val="none" w:sz="0" w:space="0" w:color="auto"/>
                <w:left w:val="none" w:sz="0" w:space="0" w:color="auto"/>
                <w:bottom w:val="none" w:sz="0" w:space="0" w:color="auto"/>
                <w:right w:val="none" w:sz="0" w:space="0" w:color="auto"/>
              </w:divBdr>
            </w:div>
            <w:div w:id="1771774669">
              <w:marLeft w:val="0"/>
              <w:marRight w:val="0"/>
              <w:marTop w:val="0"/>
              <w:marBottom w:val="0"/>
              <w:divBdr>
                <w:top w:val="none" w:sz="0" w:space="0" w:color="auto"/>
                <w:left w:val="none" w:sz="0" w:space="0" w:color="auto"/>
                <w:bottom w:val="none" w:sz="0" w:space="0" w:color="auto"/>
                <w:right w:val="none" w:sz="0" w:space="0" w:color="auto"/>
              </w:divBdr>
            </w:div>
            <w:div w:id="1882207381">
              <w:marLeft w:val="0"/>
              <w:marRight w:val="0"/>
              <w:marTop w:val="0"/>
              <w:marBottom w:val="0"/>
              <w:divBdr>
                <w:top w:val="none" w:sz="0" w:space="0" w:color="auto"/>
                <w:left w:val="none" w:sz="0" w:space="0" w:color="auto"/>
                <w:bottom w:val="none" w:sz="0" w:space="0" w:color="auto"/>
                <w:right w:val="none" w:sz="0" w:space="0" w:color="auto"/>
              </w:divBdr>
            </w:div>
            <w:div w:id="210626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935076">
      <w:bodyDiv w:val="1"/>
      <w:marLeft w:val="0"/>
      <w:marRight w:val="0"/>
      <w:marTop w:val="0"/>
      <w:marBottom w:val="0"/>
      <w:divBdr>
        <w:top w:val="none" w:sz="0" w:space="0" w:color="auto"/>
        <w:left w:val="none" w:sz="0" w:space="0" w:color="auto"/>
        <w:bottom w:val="none" w:sz="0" w:space="0" w:color="auto"/>
        <w:right w:val="none" w:sz="0" w:space="0" w:color="auto"/>
      </w:divBdr>
      <w:divsChild>
        <w:div w:id="1744599848">
          <w:marLeft w:val="0"/>
          <w:marRight w:val="0"/>
          <w:marTop w:val="0"/>
          <w:marBottom w:val="0"/>
          <w:divBdr>
            <w:top w:val="none" w:sz="0" w:space="0" w:color="auto"/>
            <w:left w:val="none" w:sz="0" w:space="0" w:color="auto"/>
            <w:bottom w:val="none" w:sz="0" w:space="0" w:color="auto"/>
            <w:right w:val="none" w:sz="0" w:space="0" w:color="auto"/>
          </w:divBdr>
          <w:divsChild>
            <w:div w:id="759835974">
              <w:marLeft w:val="0"/>
              <w:marRight w:val="0"/>
              <w:marTop w:val="0"/>
              <w:marBottom w:val="0"/>
              <w:divBdr>
                <w:top w:val="none" w:sz="0" w:space="0" w:color="auto"/>
                <w:left w:val="none" w:sz="0" w:space="0" w:color="auto"/>
                <w:bottom w:val="none" w:sz="0" w:space="0" w:color="auto"/>
                <w:right w:val="none" w:sz="0" w:space="0" w:color="auto"/>
              </w:divBdr>
            </w:div>
            <w:div w:id="873889693">
              <w:marLeft w:val="0"/>
              <w:marRight w:val="0"/>
              <w:marTop w:val="0"/>
              <w:marBottom w:val="0"/>
              <w:divBdr>
                <w:top w:val="none" w:sz="0" w:space="0" w:color="auto"/>
                <w:left w:val="none" w:sz="0" w:space="0" w:color="auto"/>
                <w:bottom w:val="none" w:sz="0" w:space="0" w:color="auto"/>
                <w:right w:val="none" w:sz="0" w:space="0" w:color="auto"/>
              </w:divBdr>
            </w:div>
            <w:div w:id="1176767713">
              <w:marLeft w:val="0"/>
              <w:marRight w:val="0"/>
              <w:marTop w:val="0"/>
              <w:marBottom w:val="0"/>
              <w:divBdr>
                <w:top w:val="none" w:sz="0" w:space="0" w:color="auto"/>
                <w:left w:val="none" w:sz="0" w:space="0" w:color="auto"/>
                <w:bottom w:val="none" w:sz="0" w:space="0" w:color="auto"/>
                <w:right w:val="none" w:sz="0" w:space="0" w:color="auto"/>
              </w:divBdr>
            </w:div>
            <w:div w:id="1726946038">
              <w:marLeft w:val="0"/>
              <w:marRight w:val="0"/>
              <w:marTop w:val="0"/>
              <w:marBottom w:val="0"/>
              <w:divBdr>
                <w:top w:val="none" w:sz="0" w:space="0" w:color="auto"/>
                <w:left w:val="none" w:sz="0" w:space="0" w:color="auto"/>
                <w:bottom w:val="none" w:sz="0" w:space="0" w:color="auto"/>
                <w:right w:val="none" w:sz="0" w:space="0" w:color="auto"/>
              </w:divBdr>
            </w:div>
            <w:div w:id="1840347991">
              <w:marLeft w:val="0"/>
              <w:marRight w:val="0"/>
              <w:marTop w:val="0"/>
              <w:marBottom w:val="0"/>
              <w:divBdr>
                <w:top w:val="none" w:sz="0" w:space="0" w:color="auto"/>
                <w:left w:val="none" w:sz="0" w:space="0" w:color="auto"/>
                <w:bottom w:val="none" w:sz="0" w:space="0" w:color="auto"/>
                <w:right w:val="none" w:sz="0" w:space="0" w:color="auto"/>
              </w:divBdr>
            </w:div>
            <w:div w:id="197964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928102">
      <w:bodyDiv w:val="1"/>
      <w:marLeft w:val="0"/>
      <w:marRight w:val="0"/>
      <w:marTop w:val="0"/>
      <w:marBottom w:val="0"/>
      <w:divBdr>
        <w:top w:val="none" w:sz="0" w:space="0" w:color="auto"/>
        <w:left w:val="none" w:sz="0" w:space="0" w:color="auto"/>
        <w:bottom w:val="none" w:sz="0" w:space="0" w:color="auto"/>
        <w:right w:val="none" w:sz="0" w:space="0" w:color="auto"/>
      </w:divBdr>
      <w:divsChild>
        <w:div w:id="797186982">
          <w:marLeft w:val="0"/>
          <w:marRight w:val="0"/>
          <w:marTop w:val="0"/>
          <w:marBottom w:val="0"/>
          <w:divBdr>
            <w:top w:val="none" w:sz="0" w:space="0" w:color="auto"/>
            <w:left w:val="none" w:sz="0" w:space="0" w:color="auto"/>
            <w:bottom w:val="none" w:sz="0" w:space="0" w:color="auto"/>
            <w:right w:val="none" w:sz="0" w:space="0" w:color="auto"/>
          </w:divBdr>
          <w:divsChild>
            <w:div w:id="161077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640722">
      <w:bodyDiv w:val="1"/>
      <w:marLeft w:val="0"/>
      <w:marRight w:val="0"/>
      <w:marTop w:val="0"/>
      <w:marBottom w:val="0"/>
      <w:divBdr>
        <w:top w:val="none" w:sz="0" w:space="0" w:color="auto"/>
        <w:left w:val="none" w:sz="0" w:space="0" w:color="auto"/>
        <w:bottom w:val="none" w:sz="0" w:space="0" w:color="auto"/>
        <w:right w:val="none" w:sz="0" w:space="0" w:color="auto"/>
      </w:divBdr>
      <w:divsChild>
        <w:div w:id="784543689">
          <w:marLeft w:val="0"/>
          <w:marRight w:val="0"/>
          <w:marTop w:val="0"/>
          <w:marBottom w:val="0"/>
          <w:divBdr>
            <w:top w:val="none" w:sz="0" w:space="0" w:color="auto"/>
            <w:left w:val="none" w:sz="0" w:space="0" w:color="auto"/>
            <w:bottom w:val="none" w:sz="0" w:space="0" w:color="auto"/>
            <w:right w:val="none" w:sz="0" w:space="0" w:color="auto"/>
          </w:divBdr>
          <w:divsChild>
            <w:div w:id="431586185">
              <w:marLeft w:val="0"/>
              <w:marRight w:val="0"/>
              <w:marTop w:val="0"/>
              <w:marBottom w:val="0"/>
              <w:divBdr>
                <w:top w:val="none" w:sz="0" w:space="0" w:color="auto"/>
                <w:left w:val="none" w:sz="0" w:space="0" w:color="auto"/>
                <w:bottom w:val="none" w:sz="0" w:space="0" w:color="auto"/>
                <w:right w:val="none" w:sz="0" w:space="0" w:color="auto"/>
              </w:divBdr>
            </w:div>
            <w:div w:id="572928756">
              <w:marLeft w:val="0"/>
              <w:marRight w:val="0"/>
              <w:marTop w:val="0"/>
              <w:marBottom w:val="0"/>
              <w:divBdr>
                <w:top w:val="none" w:sz="0" w:space="0" w:color="auto"/>
                <w:left w:val="none" w:sz="0" w:space="0" w:color="auto"/>
                <w:bottom w:val="none" w:sz="0" w:space="0" w:color="auto"/>
                <w:right w:val="none" w:sz="0" w:space="0" w:color="auto"/>
              </w:divBdr>
            </w:div>
            <w:div w:id="642663150">
              <w:marLeft w:val="0"/>
              <w:marRight w:val="0"/>
              <w:marTop w:val="0"/>
              <w:marBottom w:val="0"/>
              <w:divBdr>
                <w:top w:val="none" w:sz="0" w:space="0" w:color="auto"/>
                <w:left w:val="none" w:sz="0" w:space="0" w:color="auto"/>
                <w:bottom w:val="none" w:sz="0" w:space="0" w:color="auto"/>
                <w:right w:val="none" w:sz="0" w:space="0" w:color="auto"/>
              </w:divBdr>
            </w:div>
            <w:div w:id="1094664428">
              <w:marLeft w:val="0"/>
              <w:marRight w:val="0"/>
              <w:marTop w:val="0"/>
              <w:marBottom w:val="0"/>
              <w:divBdr>
                <w:top w:val="none" w:sz="0" w:space="0" w:color="auto"/>
                <w:left w:val="none" w:sz="0" w:space="0" w:color="auto"/>
                <w:bottom w:val="none" w:sz="0" w:space="0" w:color="auto"/>
                <w:right w:val="none" w:sz="0" w:space="0" w:color="auto"/>
              </w:divBdr>
            </w:div>
            <w:div w:id="1260258385">
              <w:marLeft w:val="0"/>
              <w:marRight w:val="0"/>
              <w:marTop w:val="0"/>
              <w:marBottom w:val="0"/>
              <w:divBdr>
                <w:top w:val="none" w:sz="0" w:space="0" w:color="auto"/>
                <w:left w:val="none" w:sz="0" w:space="0" w:color="auto"/>
                <w:bottom w:val="none" w:sz="0" w:space="0" w:color="auto"/>
                <w:right w:val="none" w:sz="0" w:space="0" w:color="auto"/>
              </w:divBdr>
            </w:div>
            <w:div w:id="1886066976">
              <w:marLeft w:val="0"/>
              <w:marRight w:val="0"/>
              <w:marTop w:val="0"/>
              <w:marBottom w:val="0"/>
              <w:divBdr>
                <w:top w:val="none" w:sz="0" w:space="0" w:color="auto"/>
                <w:left w:val="none" w:sz="0" w:space="0" w:color="auto"/>
                <w:bottom w:val="none" w:sz="0" w:space="0" w:color="auto"/>
                <w:right w:val="none" w:sz="0" w:space="0" w:color="auto"/>
              </w:divBdr>
            </w:div>
            <w:div w:id="201290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68065">
      <w:bodyDiv w:val="1"/>
      <w:marLeft w:val="0"/>
      <w:marRight w:val="0"/>
      <w:marTop w:val="0"/>
      <w:marBottom w:val="0"/>
      <w:divBdr>
        <w:top w:val="none" w:sz="0" w:space="0" w:color="auto"/>
        <w:left w:val="none" w:sz="0" w:space="0" w:color="auto"/>
        <w:bottom w:val="none" w:sz="0" w:space="0" w:color="auto"/>
        <w:right w:val="none" w:sz="0" w:space="0" w:color="auto"/>
      </w:divBdr>
      <w:divsChild>
        <w:div w:id="606889933">
          <w:marLeft w:val="0"/>
          <w:marRight w:val="0"/>
          <w:marTop w:val="0"/>
          <w:marBottom w:val="0"/>
          <w:divBdr>
            <w:top w:val="none" w:sz="0" w:space="0" w:color="auto"/>
            <w:left w:val="none" w:sz="0" w:space="0" w:color="auto"/>
            <w:bottom w:val="none" w:sz="0" w:space="0" w:color="auto"/>
            <w:right w:val="none" w:sz="0" w:space="0" w:color="auto"/>
          </w:divBdr>
          <w:divsChild>
            <w:div w:id="53967225">
              <w:marLeft w:val="0"/>
              <w:marRight w:val="0"/>
              <w:marTop w:val="0"/>
              <w:marBottom w:val="0"/>
              <w:divBdr>
                <w:top w:val="none" w:sz="0" w:space="0" w:color="auto"/>
                <w:left w:val="none" w:sz="0" w:space="0" w:color="auto"/>
                <w:bottom w:val="none" w:sz="0" w:space="0" w:color="auto"/>
                <w:right w:val="none" w:sz="0" w:space="0" w:color="auto"/>
              </w:divBdr>
            </w:div>
            <w:div w:id="677854160">
              <w:marLeft w:val="0"/>
              <w:marRight w:val="0"/>
              <w:marTop w:val="0"/>
              <w:marBottom w:val="0"/>
              <w:divBdr>
                <w:top w:val="none" w:sz="0" w:space="0" w:color="auto"/>
                <w:left w:val="none" w:sz="0" w:space="0" w:color="auto"/>
                <w:bottom w:val="none" w:sz="0" w:space="0" w:color="auto"/>
                <w:right w:val="none" w:sz="0" w:space="0" w:color="auto"/>
              </w:divBdr>
            </w:div>
            <w:div w:id="979069834">
              <w:marLeft w:val="0"/>
              <w:marRight w:val="0"/>
              <w:marTop w:val="0"/>
              <w:marBottom w:val="0"/>
              <w:divBdr>
                <w:top w:val="none" w:sz="0" w:space="0" w:color="auto"/>
                <w:left w:val="none" w:sz="0" w:space="0" w:color="auto"/>
                <w:bottom w:val="none" w:sz="0" w:space="0" w:color="auto"/>
                <w:right w:val="none" w:sz="0" w:space="0" w:color="auto"/>
              </w:divBdr>
            </w:div>
            <w:div w:id="1019351656">
              <w:marLeft w:val="0"/>
              <w:marRight w:val="0"/>
              <w:marTop w:val="0"/>
              <w:marBottom w:val="0"/>
              <w:divBdr>
                <w:top w:val="none" w:sz="0" w:space="0" w:color="auto"/>
                <w:left w:val="none" w:sz="0" w:space="0" w:color="auto"/>
                <w:bottom w:val="none" w:sz="0" w:space="0" w:color="auto"/>
                <w:right w:val="none" w:sz="0" w:space="0" w:color="auto"/>
              </w:divBdr>
            </w:div>
            <w:div w:id="1281106059">
              <w:marLeft w:val="0"/>
              <w:marRight w:val="0"/>
              <w:marTop w:val="0"/>
              <w:marBottom w:val="0"/>
              <w:divBdr>
                <w:top w:val="none" w:sz="0" w:space="0" w:color="auto"/>
                <w:left w:val="none" w:sz="0" w:space="0" w:color="auto"/>
                <w:bottom w:val="none" w:sz="0" w:space="0" w:color="auto"/>
                <w:right w:val="none" w:sz="0" w:space="0" w:color="auto"/>
              </w:divBdr>
            </w:div>
            <w:div w:id="1545631651">
              <w:marLeft w:val="0"/>
              <w:marRight w:val="0"/>
              <w:marTop w:val="0"/>
              <w:marBottom w:val="0"/>
              <w:divBdr>
                <w:top w:val="none" w:sz="0" w:space="0" w:color="auto"/>
                <w:left w:val="none" w:sz="0" w:space="0" w:color="auto"/>
                <w:bottom w:val="none" w:sz="0" w:space="0" w:color="auto"/>
                <w:right w:val="none" w:sz="0" w:space="0" w:color="auto"/>
              </w:divBdr>
            </w:div>
            <w:div w:id="199756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229649">
      <w:bodyDiv w:val="1"/>
      <w:marLeft w:val="0"/>
      <w:marRight w:val="0"/>
      <w:marTop w:val="0"/>
      <w:marBottom w:val="0"/>
      <w:divBdr>
        <w:top w:val="none" w:sz="0" w:space="0" w:color="auto"/>
        <w:left w:val="none" w:sz="0" w:space="0" w:color="auto"/>
        <w:bottom w:val="none" w:sz="0" w:space="0" w:color="auto"/>
        <w:right w:val="none" w:sz="0" w:space="0" w:color="auto"/>
      </w:divBdr>
      <w:divsChild>
        <w:div w:id="825821333">
          <w:marLeft w:val="0"/>
          <w:marRight w:val="0"/>
          <w:marTop w:val="0"/>
          <w:marBottom w:val="0"/>
          <w:divBdr>
            <w:top w:val="none" w:sz="0" w:space="0" w:color="auto"/>
            <w:left w:val="none" w:sz="0" w:space="0" w:color="auto"/>
            <w:bottom w:val="none" w:sz="0" w:space="0" w:color="auto"/>
            <w:right w:val="none" w:sz="0" w:space="0" w:color="auto"/>
          </w:divBdr>
          <w:divsChild>
            <w:div w:id="54595002">
              <w:marLeft w:val="0"/>
              <w:marRight w:val="0"/>
              <w:marTop w:val="0"/>
              <w:marBottom w:val="0"/>
              <w:divBdr>
                <w:top w:val="none" w:sz="0" w:space="0" w:color="auto"/>
                <w:left w:val="none" w:sz="0" w:space="0" w:color="auto"/>
                <w:bottom w:val="none" w:sz="0" w:space="0" w:color="auto"/>
                <w:right w:val="none" w:sz="0" w:space="0" w:color="auto"/>
              </w:divBdr>
            </w:div>
            <w:div w:id="233126497">
              <w:marLeft w:val="0"/>
              <w:marRight w:val="0"/>
              <w:marTop w:val="0"/>
              <w:marBottom w:val="0"/>
              <w:divBdr>
                <w:top w:val="none" w:sz="0" w:space="0" w:color="auto"/>
                <w:left w:val="none" w:sz="0" w:space="0" w:color="auto"/>
                <w:bottom w:val="none" w:sz="0" w:space="0" w:color="auto"/>
                <w:right w:val="none" w:sz="0" w:space="0" w:color="auto"/>
              </w:divBdr>
            </w:div>
            <w:div w:id="424569700">
              <w:marLeft w:val="0"/>
              <w:marRight w:val="0"/>
              <w:marTop w:val="0"/>
              <w:marBottom w:val="0"/>
              <w:divBdr>
                <w:top w:val="none" w:sz="0" w:space="0" w:color="auto"/>
                <w:left w:val="none" w:sz="0" w:space="0" w:color="auto"/>
                <w:bottom w:val="none" w:sz="0" w:space="0" w:color="auto"/>
                <w:right w:val="none" w:sz="0" w:space="0" w:color="auto"/>
              </w:divBdr>
            </w:div>
            <w:div w:id="672993409">
              <w:marLeft w:val="0"/>
              <w:marRight w:val="0"/>
              <w:marTop w:val="0"/>
              <w:marBottom w:val="0"/>
              <w:divBdr>
                <w:top w:val="none" w:sz="0" w:space="0" w:color="auto"/>
                <w:left w:val="none" w:sz="0" w:space="0" w:color="auto"/>
                <w:bottom w:val="none" w:sz="0" w:space="0" w:color="auto"/>
                <w:right w:val="none" w:sz="0" w:space="0" w:color="auto"/>
              </w:divBdr>
            </w:div>
            <w:div w:id="1181316652">
              <w:marLeft w:val="0"/>
              <w:marRight w:val="0"/>
              <w:marTop w:val="0"/>
              <w:marBottom w:val="0"/>
              <w:divBdr>
                <w:top w:val="none" w:sz="0" w:space="0" w:color="auto"/>
                <w:left w:val="none" w:sz="0" w:space="0" w:color="auto"/>
                <w:bottom w:val="none" w:sz="0" w:space="0" w:color="auto"/>
                <w:right w:val="none" w:sz="0" w:space="0" w:color="auto"/>
              </w:divBdr>
            </w:div>
            <w:div w:id="1472403950">
              <w:marLeft w:val="0"/>
              <w:marRight w:val="0"/>
              <w:marTop w:val="0"/>
              <w:marBottom w:val="0"/>
              <w:divBdr>
                <w:top w:val="none" w:sz="0" w:space="0" w:color="auto"/>
                <w:left w:val="none" w:sz="0" w:space="0" w:color="auto"/>
                <w:bottom w:val="none" w:sz="0" w:space="0" w:color="auto"/>
                <w:right w:val="none" w:sz="0" w:space="0" w:color="auto"/>
              </w:divBdr>
            </w:div>
            <w:div w:id="158965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40896">
      <w:bodyDiv w:val="1"/>
      <w:marLeft w:val="0"/>
      <w:marRight w:val="0"/>
      <w:marTop w:val="0"/>
      <w:marBottom w:val="0"/>
      <w:divBdr>
        <w:top w:val="none" w:sz="0" w:space="0" w:color="auto"/>
        <w:left w:val="none" w:sz="0" w:space="0" w:color="auto"/>
        <w:bottom w:val="none" w:sz="0" w:space="0" w:color="auto"/>
        <w:right w:val="none" w:sz="0" w:space="0" w:color="auto"/>
      </w:divBdr>
      <w:divsChild>
        <w:div w:id="1930919026">
          <w:marLeft w:val="0"/>
          <w:marRight w:val="0"/>
          <w:marTop w:val="0"/>
          <w:marBottom w:val="0"/>
          <w:divBdr>
            <w:top w:val="none" w:sz="0" w:space="0" w:color="auto"/>
            <w:left w:val="none" w:sz="0" w:space="0" w:color="auto"/>
            <w:bottom w:val="none" w:sz="0" w:space="0" w:color="auto"/>
            <w:right w:val="none" w:sz="0" w:space="0" w:color="auto"/>
          </w:divBdr>
          <w:divsChild>
            <w:div w:id="107042397">
              <w:marLeft w:val="0"/>
              <w:marRight w:val="0"/>
              <w:marTop w:val="0"/>
              <w:marBottom w:val="0"/>
              <w:divBdr>
                <w:top w:val="none" w:sz="0" w:space="0" w:color="auto"/>
                <w:left w:val="none" w:sz="0" w:space="0" w:color="auto"/>
                <w:bottom w:val="none" w:sz="0" w:space="0" w:color="auto"/>
                <w:right w:val="none" w:sz="0" w:space="0" w:color="auto"/>
              </w:divBdr>
            </w:div>
            <w:div w:id="117527243">
              <w:marLeft w:val="0"/>
              <w:marRight w:val="0"/>
              <w:marTop w:val="0"/>
              <w:marBottom w:val="0"/>
              <w:divBdr>
                <w:top w:val="none" w:sz="0" w:space="0" w:color="auto"/>
                <w:left w:val="none" w:sz="0" w:space="0" w:color="auto"/>
                <w:bottom w:val="none" w:sz="0" w:space="0" w:color="auto"/>
                <w:right w:val="none" w:sz="0" w:space="0" w:color="auto"/>
              </w:divBdr>
            </w:div>
            <w:div w:id="629166302">
              <w:marLeft w:val="0"/>
              <w:marRight w:val="0"/>
              <w:marTop w:val="0"/>
              <w:marBottom w:val="0"/>
              <w:divBdr>
                <w:top w:val="none" w:sz="0" w:space="0" w:color="auto"/>
                <w:left w:val="none" w:sz="0" w:space="0" w:color="auto"/>
                <w:bottom w:val="none" w:sz="0" w:space="0" w:color="auto"/>
                <w:right w:val="none" w:sz="0" w:space="0" w:color="auto"/>
              </w:divBdr>
            </w:div>
            <w:div w:id="967979056">
              <w:marLeft w:val="0"/>
              <w:marRight w:val="0"/>
              <w:marTop w:val="0"/>
              <w:marBottom w:val="0"/>
              <w:divBdr>
                <w:top w:val="none" w:sz="0" w:space="0" w:color="auto"/>
                <w:left w:val="none" w:sz="0" w:space="0" w:color="auto"/>
                <w:bottom w:val="none" w:sz="0" w:space="0" w:color="auto"/>
                <w:right w:val="none" w:sz="0" w:space="0" w:color="auto"/>
              </w:divBdr>
            </w:div>
            <w:div w:id="1576357340">
              <w:marLeft w:val="0"/>
              <w:marRight w:val="0"/>
              <w:marTop w:val="0"/>
              <w:marBottom w:val="0"/>
              <w:divBdr>
                <w:top w:val="none" w:sz="0" w:space="0" w:color="auto"/>
                <w:left w:val="none" w:sz="0" w:space="0" w:color="auto"/>
                <w:bottom w:val="none" w:sz="0" w:space="0" w:color="auto"/>
                <w:right w:val="none" w:sz="0" w:space="0" w:color="auto"/>
              </w:divBdr>
            </w:div>
            <w:div w:id="1704211315">
              <w:marLeft w:val="0"/>
              <w:marRight w:val="0"/>
              <w:marTop w:val="0"/>
              <w:marBottom w:val="0"/>
              <w:divBdr>
                <w:top w:val="none" w:sz="0" w:space="0" w:color="auto"/>
                <w:left w:val="none" w:sz="0" w:space="0" w:color="auto"/>
                <w:bottom w:val="none" w:sz="0" w:space="0" w:color="auto"/>
                <w:right w:val="none" w:sz="0" w:space="0" w:color="auto"/>
              </w:divBdr>
            </w:div>
            <w:div w:id="171881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57941">
      <w:bodyDiv w:val="1"/>
      <w:marLeft w:val="0"/>
      <w:marRight w:val="0"/>
      <w:marTop w:val="0"/>
      <w:marBottom w:val="0"/>
      <w:divBdr>
        <w:top w:val="none" w:sz="0" w:space="0" w:color="auto"/>
        <w:left w:val="none" w:sz="0" w:space="0" w:color="auto"/>
        <w:bottom w:val="none" w:sz="0" w:space="0" w:color="auto"/>
        <w:right w:val="none" w:sz="0" w:space="0" w:color="auto"/>
      </w:divBdr>
      <w:divsChild>
        <w:div w:id="913928866">
          <w:marLeft w:val="0"/>
          <w:marRight w:val="0"/>
          <w:marTop w:val="0"/>
          <w:marBottom w:val="0"/>
          <w:divBdr>
            <w:top w:val="none" w:sz="0" w:space="0" w:color="auto"/>
            <w:left w:val="none" w:sz="0" w:space="0" w:color="auto"/>
            <w:bottom w:val="none" w:sz="0" w:space="0" w:color="auto"/>
            <w:right w:val="none" w:sz="0" w:space="0" w:color="auto"/>
          </w:divBdr>
          <w:divsChild>
            <w:div w:id="155609925">
              <w:marLeft w:val="0"/>
              <w:marRight w:val="0"/>
              <w:marTop w:val="0"/>
              <w:marBottom w:val="0"/>
              <w:divBdr>
                <w:top w:val="none" w:sz="0" w:space="0" w:color="auto"/>
                <w:left w:val="none" w:sz="0" w:space="0" w:color="auto"/>
                <w:bottom w:val="none" w:sz="0" w:space="0" w:color="auto"/>
                <w:right w:val="none" w:sz="0" w:space="0" w:color="auto"/>
              </w:divBdr>
            </w:div>
            <w:div w:id="507253609">
              <w:marLeft w:val="0"/>
              <w:marRight w:val="0"/>
              <w:marTop w:val="0"/>
              <w:marBottom w:val="0"/>
              <w:divBdr>
                <w:top w:val="none" w:sz="0" w:space="0" w:color="auto"/>
                <w:left w:val="none" w:sz="0" w:space="0" w:color="auto"/>
                <w:bottom w:val="none" w:sz="0" w:space="0" w:color="auto"/>
                <w:right w:val="none" w:sz="0" w:space="0" w:color="auto"/>
              </w:divBdr>
            </w:div>
            <w:div w:id="698507165">
              <w:marLeft w:val="0"/>
              <w:marRight w:val="0"/>
              <w:marTop w:val="0"/>
              <w:marBottom w:val="0"/>
              <w:divBdr>
                <w:top w:val="none" w:sz="0" w:space="0" w:color="auto"/>
                <w:left w:val="none" w:sz="0" w:space="0" w:color="auto"/>
                <w:bottom w:val="none" w:sz="0" w:space="0" w:color="auto"/>
                <w:right w:val="none" w:sz="0" w:space="0" w:color="auto"/>
              </w:divBdr>
            </w:div>
            <w:div w:id="1102845520">
              <w:marLeft w:val="0"/>
              <w:marRight w:val="0"/>
              <w:marTop w:val="0"/>
              <w:marBottom w:val="0"/>
              <w:divBdr>
                <w:top w:val="none" w:sz="0" w:space="0" w:color="auto"/>
                <w:left w:val="none" w:sz="0" w:space="0" w:color="auto"/>
                <w:bottom w:val="none" w:sz="0" w:space="0" w:color="auto"/>
                <w:right w:val="none" w:sz="0" w:space="0" w:color="auto"/>
              </w:divBdr>
            </w:div>
            <w:div w:id="1257327266">
              <w:marLeft w:val="0"/>
              <w:marRight w:val="0"/>
              <w:marTop w:val="0"/>
              <w:marBottom w:val="0"/>
              <w:divBdr>
                <w:top w:val="none" w:sz="0" w:space="0" w:color="auto"/>
                <w:left w:val="none" w:sz="0" w:space="0" w:color="auto"/>
                <w:bottom w:val="none" w:sz="0" w:space="0" w:color="auto"/>
                <w:right w:val="none" w:sz="0" w:space="0" w:color="auto"/>
              </w:divBdr>
            </w:div>
            <w:div w:id="1461387662">
              <w:marLeft w:val="0"/>
              <w:marRight w:val="0"/>
              <w:marTop w:val="0"/>
              <w:marBottom w:val="0"/>
              <w:divBdr>
                <w:top w:val="none" w:sz="0" w:space="0" w:color="auto"/>
                <w:left w:val="none" w:sz="0" w:space="0" w:color="auto"/>
                <w:bottom w:val="none" w:sz="0" w:space="0" w:color="auto"/>
                <w:right w:val="none" w:sz="0" w:space="0" w:color="auto"/>
              </w:divBdr>
            </w:div>
            <w:div w:id="181039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96598">
      <w:bodyDiv w:val="1"/>
      <w:marLeft w:val="0"/>
      <w:marRight w:val="0"/>
      <w:marTop w:val="0"/>
      <w:marBottom w:val="0"/>
      <w:divBdr>
        <w:top w:val="none" w:sz="0" w:space="0" w:color="auto"/>
        <w:left w:val="none" w:sz="0" w:space="0" w:color="auto"/>
        <w:bottom w:val="none" w:sz="0" w:space="0" w:color="auto"/>
        <w:right w:val="none" w:sz="0" w:space="0" w:color="auto"/>
      </w:divBdr>
      <w:divsChild>
        <w:div w:id="299187166">
          <w:marLeft w:val="0"/>
          <w:marRight w:val="0"/>
          <w:marTop w:val="0"/>
          <w:marBottom w:val="0"/>
          <w:divBdr>
            <w:top w:val="none" w:sz="0" w:space="0" w:color="auto"/>
            <w:left w:val="none" w:sz="0" w:space="0" w:color="auto"/>
            <w:bottom w:val="none" w:sz="0" w:space="0" w:color="auto"/>
            <w:right w:val="none" w:sz="0" w:space="0" w:color="auto"/>
          </w:divBdr>
          <w:divsChild>
            <w:div w:id="12462287">
              <w:marLeft w:val="0"/>
              <w:marRight w:val="0"/>
              <w:marTop w:val="0"/>
              <w:marBottom w:val="0"/>
              <w:divBdr>
                <w:top w:val="none" w:sz="0" w:space="0" w:color="auto"/>
                <w:left w:val="none" w:sz="0" w:space="0" w:color="auto"/>
                <w:bottom w:val="none" w:sz="0" w:space="0" w:color="auto"/>
                <w:right w:val="none" w:sz="0" w:space="0" w:color="auto"/>
              </w:divBdr>
            </w:div>
            <w:div w:id="47998048">
              <w:marLeft w:val="0"/>
              <w:marRight w:val="0"/>
              <w:marTop w:val="0"/>
              <w:marBottom w:val="0"/>
              <w:divBdr>
                <w:top w:val="none" w:sz="0" w:space="0" w:color="auto"/>
                <w:left w:val="none" w:sz="0" w:space="0" w:color="auto"/>
                <w:bottom w:val="none" w:sz="0" w:space="0" w:color="auto"/>
                <w:right w:val="none" w:sz="0" w:space="0" w:color="auto"/>
              </w:divBdr>
            </w:div>
            <w:div w:id="51732808">
              <w:marLeft w:val="0"/>
              <w:marRight w:val="0"/>
              <w:marTop w:val="0"/>
              <w:marBottom w:val="0"/>
              <w:divBdr>
                <w:top w:val="none" w:sz="0" w:space="0" w:color="auto"/>
                <w:left w:val="none" w:sz="0" w:space="0" w:color="auto"/>
                <w:bottom w:val="none" w:sz="0" w:space="0" w:color="auto"/>
                <w:right w:val="none" w:sz="0" w:space="0" w:color="auto"/>
              </w:divBdr>
            </w:div>
            <w:div w:id="106316037">
              <w:marLeft w:val="0"/>
              <w:marRight w:val="0"/>
              <w:marTop w:val="0"/>
              <w:marBottom w:val="0"/>
              <w:divBdr>
                <w:top w:val="none" w:sz="0" w:space="0" w:color="auto"/>
                <w:left w:val="none" w:sz="0" w:space="0" w:color="auto"/>
                <w:bottom w:val="none" w:sz="0" w:space="0" w:color="auto"/>
                <w:right w:val="none" w:sz="0" w:space="0" w:color="auto"/>
              </w:divBdr>
            </w:div>
            <w:div w:id="120273371">
              <w:marLeft w:val="0"/>
              <w:marRight w:val="0"/>
              <w:marTop w:val="0"/>
              <w:marBottom w:val="0"/>
              <w:divBdr>
                <w:top w:val="none" w:sz="0" w:space="0" w:color="auto"/>
                <w:left w:val="none" w:sz="0" w:space="0" w:color="auto"/>
                <w:bottom w:val="none" w:sz="0" w:space="0" w:color="auto"/>
                <w:right w:val="none" w:sz="0" w:space="0" w:color="auto"/>
              </w:divBdr>
            </w:div>
            <w:div w:id="147747754">
              <w:marLeft w:val="0"/>
              <w:marRight w:val="0"/>
              <w:marTop w:val="0"/>
              <w:marBottom w:val="0"/>
              <w:divBdr>
                <w:top w:val="none" w:sz="0" w:space="0" w:color="auto"/>
                <w:left w:val="none" w:sz="0" w:space="0" w:color="auto"/>
                <w:bottom w:val="none" w:sz="0" w:space="0" w:color="auto"/>
                <w:right w:val="none" w:sz="0" w:space="0" w:color="auto"/>
              </w:divBdr>
            </w:div>
            <w:div w:id="172498815">
              <w:marLeft w:val="0"/>
              <w:marRight w:val="0"/>
              <w:marTop w:val="0"/>
              <w:marBottom w:val="0"/>
              <w:divBdr>
                <w:top w:val="none" w:sz="0" w:space="0" w:color="auto"/>
                <w:left w:val="none" w:sz="0" w:space="0" w:color="auto"/>
                <w:bottom w:val="none" w:sz="0" w:space="0" w:color="auto"/>
                <w:right w:val="none" w:sz="0" w:space="0" w:color="auto"/>
              </w:divBdr>
            </w:div>
            <w:div w:id="180242081">
              <w:marLeft w:val="0"/>
              <w:marRight w:val="0"/>
              <w:marTop w:val="0"/>
              <w:marBottom w:val="0"/>
              <w:divBdr>
                <w:top w:val="none" w:sz="0" w:space="0" w:color="auto"/>
                <w:left w:val="none" w:sz="0" w:space="0" w:color="auto"/>
                <w:bottom w:val="none" w:sz="0" w:space="0" w:color="auto"/>
                <w:right w:val="none" w:sz="0" w:space="0" w:color="auto"/>
              </w:divBdr>
            </w:div>
            <w:div w:id="195120979">
              <w:marLeft w:val="0"/>
              <w:marRight w:val="0"/>
              <w:marTop w:val="0"/>
              <w:marBottom w:val="0"/>
              <w:divBdr>
                <w:top w:val="none" w:sz="0" w:space="0" w:color="auto"/>
                <w:left w:val="none" w:sz="0" w:space="0" w:color="auto"/>
                <w:bottom w:val="none" w:sz="0" w:space="0" w:color="auto"/>
                <w:right w:val="none" w:sz="0" w:space="0" w:color="auto"/>
              </w:divBdr>
            </w:div>
            <w:div w:id="215705169">
              <w:marLeft w:val="0"/>
              <w:marRight w:val="0"/>
              <w:marTop w:val="0"/>
              <w:marBottom w:val="0"/>
              <w:divBdr>
                <w:top w:val="none" w:sz="0" w:space="0" w:color="auto"/>
                <w:left w:val="none" w:sz="0" w:space="0" w:color="auto"/>
                <w:bottom w:val="none" w:sz="0" w:space="0" w:color="auto"/>
                <w:right w:val="none" w:sz="0" w:space="0" w:color="auto"/>
              </w:divBdr>
            </w:div>
            <w:div w:id="239869820">
              <w:marLeft w:val="0"/>
              <w:marRight w:val="0"/>
              <w:marTop w:val="0"/>
              <w:marBottom w:val="0"/>
              <w:divBdr>
                <w:top w:val="none" w:sz="0" w:space="0" w:color="auto"/>
                <w:left w:val="none" w:sz="0" w:space="0" w:color="auto"/>
                <w:bottom w:val="none" w:sz="0" w:space="0" w:color="auto"/>
                <w:right w:val="none" w:sz="0" w:space="0" w:color="auto"/>
              </w:divBdr>
            </w:div>
            <w:div w:id="247933436">
              <w:marLeft w:val="0"/>
              <w:marRight w:val="0"/>
              <w:marTop w:val="0"/>
              <w:marBottom w:val="0"/>
              <w:divBdr>
                <w:top w:val="none" w:sz="0" w:space="0" w:color="auto"/>
                <w:left w:val="none" w:sz="0" w:space="0" w:color="auto"/>
                <w:bottom w:val="none" w:sz="0" w:space="0" w:color="auto"/>
                <w:right w:val="none" w:sz="0" w:space="0" w:color="auto"/>
              </w:divBdr>
            </w:div>
            <w:div w:id="288513047">
              <w:marLeft w:val="0"/>
              <w:marRight w:val="0"/>
              <w:marTop w:val="0"/>
              <w:marBottom w:val="0"/>
              <w:divBdr>
                <w:top w:val="none" w:sz="0" w:space="0" w:color="auto"/>
                <w:left w:val="none" w:sz="0" w:space="0" w:color="auto"/>
                <w:bottom w:val="none" w:sz="0" w:space="0" w:color="auto"/>
                <w:right w:val="none" w:sz="0" w:space="0" w:color="auto"/>
              </w:divBdr>
            </w:div>
            <w:div w:id="300426522">
              <w:marLeft w:val="0"/>
              <w:marRight w:val="0"/>
              <w:marTop w:val="0"/>
              <w:marBottom w:val="0"/>
              <w:divBdr>
                <w:top w:val="none" w:sz="0" w:space="0" w:color="auto"/>
                <w:left w:val="none" w:sz="0" w:space="0" w:color="auto"/>
                <w:bottom w:val="none" w:sz="0" w:space="0" w:color="auto"/>
                <w:right w:val="none" w:sz="0" w:space="0" w:color="auto"/>
              </w:divBdr>
            </w:div>
            <w:div w:id="305594911">
              <w:marLeft w:val="0"/>
              <w:marRight w:val="0"/>
              <w:marTop w:val="0"/>
              <w:marBottom w:val="0"/>
              <w:divBdr>
                <w:top w:val="none" w:sz="0" w:space="0" w:color="auto"/>
                <w:left w:val="none" w:sz="0" w:space="0" w:color="auto"/>
                <w:bottom w:val="none" w:sz="0" w:space="0" w:color="auto"/>
                <w:right w:val="none" w:sz="0" w:space="0" w:color="auto"/>
              </w:divBdr>
            </w:div>
            <w:div w:id="335033858">
              <w:marLeft w:val="0"/>
              <w:marRight w:val="0"/>
              <w:marTop w:val="0"/>
              <w:marBottom w:val="0"/>
              <w:divBdr>
                <w:top w:val="none" w:sz="0" w:space="0" w:color="auto"/>
                <w:left w:val="none" w:sz="0" w:space="0" w:color="auto"/>
                <w:bottom w:val="none" w:sz="0" w:space="0" w:color="auto"/>
                <w:right w:val="none" w:sz="0" w:space="0" w:color="auto"/>
              </w:divBdr>
            </w:div>
            <w:div w:id="355738482">
              <w:marLeft w:val="0"/>
              <w:marRight w:val="0"/>
              <w:marTop w:val="0"/>
              <w:marBottom w:val="0"/>
              <w:divBdr>
                <w:top w:val="none" w:sz="0" w:space="0" w:color="auto"/>
                <w:left w:val="none" w:sz="0" w:space="0" w:color="auto"/>
                <w:bottom w:val="none" w:sz="0" w:space="0" w:color="auto"/>
                <w:right w:val="none" w:sz="0" w:space="0" w:color="auto"/>
              </w:divBdr>
            </w:div>
            <w:div w:id="369033919">
              <w:marLeft w:val="0"/>
              <w:marRight w:val="0"/>
              <w:marTop w:val="0"/>
              <w:marBottom w:val="0"/>
              <w:divBdr>
                <w:top w:val="none" w:sz="0" w:space="0" w:color="auto"/>
                <w:left w:val="none" w:sz="0" w:space="0" w:color="auto"/>
                <w:bottom w:val="none" w:sz="0" w:space="0" w:color="auto"/>
                <w:right w:val="none" w:sz="0" w:space="0" w:color="auto"/>
              </w:divBdr>
            </w:div>
            <w:div w:id="372965822">
              <w:marLeft w:val="0"/>
              <w:marRight w:val="0"/>
              <w:marTop w:val="0"/>
              <w:marBottom w:val="0"/>
              <w:divBdr>
                <w:top w:val="none" w:sz="0" w:space="0" w:color="auto"/>
                <w:left w:val="none" w:sz="0" w:space="0" w:color="auto"/>
                <w:bottom w:val="none" w:sz="0" w:space="0" w:color="auto"/>
                <w:right w:val="none" w:sz="0" w:space="0" w:color="auto"/>
              </w:divBdr>
            </w:div>
            <w:div w:id="402872759">
              <w:marLeft w:val="0"/>
              <w:marRight w:val="0"/>
              <w:marTop w:val="0"/>
              <w:marBottom w:val="0"/>
              <w:divBdr>
                <w:top w:val="none" w:sz="0" w:space="0" w:color="auto"/>
                <w:left w:val="none" w:sz="0" w:space="0" w:color="auto"/>
                <w:bottom w:val="none" w:sz="0" w:space="0" w:color="auto"/>
                <w:right w:val="none" w:sz="0" w:space="0" w:color="auto"/>
              </w:divBdr>
            </w:div>
            <w:div w:id="408845388">
              <w:marLeft w:val="0"/>
              <w:marRight w:val="0"/>
              <w:marTop w:val="0"/>
              <w:marBottom w:val="0"/>
              <w:divBdr>
                <w:top w:val="none" w:sz="0" w:space="0" w:color="auto"/>
                <w:left w:val="none" w:sz="0" w:space="0" w:color="auto"/>
                <w:bottom w:val="none" w:sz="0" w:space="0" w:color="auto"/>
                <w:right w:val="none" w:sz="0" w:space="0" w:color="auto"/>
              </w:divBdr>
            </w:div>
            <w:div w:id="440804689">
              <w:marLeft w:val="0"/>
              <w:marRight w:val="0"/>
              <w:marTop w:val="0"/>
              <w:marBottom w:val="0"/>
              <w:divBdr>
                <w:top w:val="none" w:sz="0" w:space="0" w:color="auto"/>
                <w:left w:val="none" w:sz="0" w:space="0" w:color="auto"/>
                <w:bottom w:val="none" w:sz="0" w:space="0" w:color="auto"/>
                <w:right w:val="none" w:sz="0" w:space="0" w:color="auto"/>
              </w:divBdr>
            </w:div>
            <w:div w:id="445932015">
              <w:marLeft w:val="0"/>
              <w:marRight w:val="0"/>
              <w:marTop w:val="0"/>
              <w:marBottom w:val="0"/>
              <w:divBdr>
                <w:top w:val="none" w:sz="0" w:space="0" w:color="auto"/>
                <w:left w:val="none" w:sz="0" w:space="0" w:color="auto"/>
                <w:bottom w:val="none" w:sz="0" w:space="0" w:color="auto"/>
                <w:right w:val="none" w:sz="0" w:space="0" w:color="auto"/>
              </w:divBdr>
            </w:div>
            <w:div w:id="447047247">
              <w:marLeft w:val="0"/>
              <w:marRight w:val="0"/>
              <w:marTop w:val="0"/>
              <w:marBottom w:val="0"/>
              <w:divBdr>
                <w:top w:val="none" w:sz="0" w:space="0" w:color="auto"/>
                <w:left w:val="none" w:sz="0" w:space="0" w:color="auto"/>
                <w:bottom w:val="none" w:sz="0" w:space="0" w:color="auto"/>
                <w:right w:val="none" w:sz="0" w:space="0" w:color="auto"/>
              </w:divBdr>
            </w:div>
            <w:div w:id="541940772">
              <w:marLeft w:val="0"/>
              <w:marRight w:val="0"/>
              <w:marTop w:val="0"/>
              <w:marBottom w:val="0"/>
              <w:divBdr>
                <w:top w:val="none" w:sz="0" w:space="0" w:color="auto"/>
                <w:left w:val="none" w:sz="0" w:space="0" w:color="auto"/>
                <w:bottom w:val="none" w:sz="0" w:space="0" w:color="auto"/>
                <w:right w:val="none" w:sz="0" w:space="0" w:color="auto"/>
              </w:divBdr>
            </w:div>
            <w:div w:id="633215905">
              <w:marLeft w:val="0"/>
              <w:marRight w:val="0"/>
              <w:marTop w:val="0"/>
              <w:marBottom w:val="0"/>
              <w:divBdr>
                <w:top w:val="none" w:sz="0" w:space="0" w:color="auto"/>
                <w:left w:val="none" w:sz="0" w:space="0" w:color="auto"/>
                <w:bottom w:val="none" w:sz="0" w:space="0" w:color="auto"/>
                <w:right w:val="none" w:sz="0" w:space="0" w:color="auto"/>
              </w:divBdr>
            </w:div>
            <w:div w:id="634526347">
              <w:marLeft w:val="0"/>
              <w:marRight w:val="0"/>
              <w:marTop w:val="0"/>
              <w:marBottom w:val="0"/>
              <w:divBdr>
                <w:top w:val="none" w:sz="0" w:space="0" w:color="auto"/>
                <w:left w:val="none" w:sz="0" w:space="0" w:color="auto"/>
                <w:bottom w:val="none" w:sz="0" w:space="0" w:color="auto"/>
                <w:right w:val="none" w:sz="0" w:space="0" w:color="auto"/>
              </w:divBdr>
            </w:div>
            <w:div w:id="766193525">
              <w:marLeft w:val="0"/>
              <w:marRight w:val="0"/>
              <w:marTop w:val="0"/>
              <w:marBottom w:val="0"/>
              <w:divBdr>
                <w:top w:val="none" w:sz="0" w:space="0" w:color="auto"/>
                <w:left w:val="none" w:sz="0" w:space="0" w:color="auto"/>
                <w:bottom w:val="none" w:sz="0" w:space="0" w:color="auto"/>
                <w:right w:val="none" w:sz="0" w:space="0" w:color="auto"/>
              </w:divBdr>
            </w:div>
            <w:div w:id="784810851">
              <w:marLeft w:val="0"/>
              <w:marRight w:val="0"/>
              <w:marTop w:val="0"/>
              <w:marBottom w:val="0"/>
              <w:divBdr>
                <w:top w:val="none" w:sz="0" w:space="0" w:color="auto"/>
                <w:left w:val="none" w:sz="0" w:space="0" w:color="auto"/>
                <w:bottom w:val="none" w:sz="0" w:space="0" w:color="auto"/>
                <w:right w:val="none" w:sz="0" w:space="0" w:color="auto"/>
              </w:divBdr>
            </w:div>
            <w:div w:id="793256612">
              <w:marLeft w:val="0"/>
              <w:marRight w:val="0"/>
              <w:marTop w:val="0"/>
              <w:marBottom w:val="0"/>
              <w:divBdr>
                <w:top w:val="none" w:sz="0" w:space="0" w:color="auto"/>
                <w:left w:val="none" w:sz="0" w:space="0" w:color="auto"/>
                <w:bottom w:val="none" w:sz="0" w:space="0" w:color="auto"/>
                <w:right w:val="none" w:sz="0" w:space="0" w:color="auto"/>
              </w:divBdr>
            </w:div>
            <w:div w:id="804157404">
              <w:marLeft w:val="0"/>
              <w:marRight w:val="0"/>
              <w:marTop w:val="0"/>
              <w:marBottom w:val="0"/>
              <w:divBdr>
                <w:top w:val="none" w:sz="0" w:space="0" w:color="auto"/>
                <w:left w:val="none" w:sz="0" w:space="0" w:color="auto"/>
                <w:bottom w:val="none" w:sz="0" w:space="0" w:color="auto"/>
                <w:right w:val="none" w:sz="0" w:space="0" w:color="auto"/>
              </w:divBdr>
            </w:div>
            <w:div w:id="858082773">
              <w:marLeft w:val="0"/>
              <w:marRight w:val="0"/>
              <w:marTop w:val="0"/>
              <w:marBottom w:val="0"/>
              <w:divBdr>
                <w:top w:val="none" w:sz="0" w:space="0" w:color="auto"/>
                <w:left w:val="none" w:sz="0" w:space="0" w:color="auto"/>
                <w:bottom w:val="none" w:sz="0" w:space="0" w:color="auto"/>
                <w:right w:val="none" w:sz="0" w:space="0" w:color="auto"/>
              </w:divBdr>
            </w:div>
            <w:div w:id="874998297">
              <w:marLeft w:val="0"/>
              <w:marRight w:val="0"/>
              <w:marTop w:val="0"/>
              <w:marBottom w:val="0"/>
              <w:divBdr>
                <w:top w:val="none" w:sz="0" w:space="0" w:color="auto"/>
                <w:left w:val="none" w:sz="0" w:space="0" w:color="auto"/>
                <w:bottom w:val="none" w:sz="0" w:space="0" w:color="auto"/>
                <w:right w:val="none" w:sz="0" w:space="0" w:color="auto"/>
              </w:divBdr>
            </w:div>
            <w:div w:id="883836326">
              <w:marLeft w:val="0"/>
              <w:marRight w:val="0"/>
              <w:marTop w:val="0"/>
              <w:marBottom w:val="0"/>
              <w:divBdr>
                <w:top w:val="none" w:sz="0" w:space="0" w:color="auto"/>
                <w:left w:val="none" w:sz="0" w:space="0" w:color="auto"/>
                <w:bottom w:val="none" w:sz="0" w:space="0" w:color="auto"/>
                <w:right w:val="none" w:sz="0" w:space="0" w:color="auto"/>
              </w:divBdr>
            </w:div>
            <w:div w:id="1088697025">
              <w:marLeft w:val="0"/>
              <w:marRight w:val="0"/>
              <w:marTop w:val="0"/>
              <w:marBottom w:val="0"/>
              <w:divBdr>
                <w:top w:val="none" w:sz="0" w:space="0" w:color="auto"/>
                <w:left w:val="none" w:sz="0" w:space="0" w:color="auto"/>
                <w:bottom w:val="none" w:sz="0" w:space="0" w:color="auto"/>
                <w:right w:val="none" w:sz="0" w:space="0" w:color="auto"/>
              </w:divBdr>
            </w:div>
            <w:div w:id="1102996225">
              <w:marLeft w:val="0"/>
              <w:marRight w:val="0"/>
              <w:marTop w:val="0"/>
              <w:marBottom w:val="0"/>
              <w:divBdr>
                <w:top w:val="none" w:sz="0" w:space="0" w:color="auto"/>
                <w:left w:val="none" w:sz="0" w:space="0" w:color="auto"/>
                <w:bottom w:val="none" w:sz="0" w:space="0" w:color="auto"/>
                <w:right w:val="none" w:sz="0" w:space="0" w:color="auto"/>
              </w:divBdr>
            </w:div>
            <w:div w:id="1115488348">
              <w:marLeft w:val="0"/>
              <w:marRight w:val="0"/>
              <w:marTop w:val="0"/>
              <w:marBottom w:val="0"/>
              <w:divBdr>
                <w:top w:val="none" w:sz="0" w:space="0" w:color="auto"/>
                <w:left w:val="none" w:sz="0" w:space="0" w:color="auto"/>
                <w:bottom w:val="none" w:sz="0" w:space="0" w:color="auto"/>
                <w:right w:val="none" w:sz="0" w:space="0" w:color="auto"/>
              </w:divBdr>
            </w:div>
            <w:div w:id="1124037142">
              <w:marLeft w:val="0"/>
              <w:marRight w:val="0"/>
              <w:marTop w:val="0"/>
              <w:marBottom w:val="0"/>
              <w:divBdr>
                <w:top w:val="none" w:sz="0" w:space="0" w:color="auto"/>
                <w:left w:val="none" w:sz="0" w:space="0" w:color="auto"/>
                <w:bottom w:val="none" w:sz="0" w:space="0" w:color="auto"/>
                <w:right w:val="none" w:sz="0" w:space="0" w:color="auto"/>
              </w:divBdr>
            </w:div>
            <w:div w:id="1152329131">
              <w:marLeft w:val="0"/>
              <w:marRight w:val="0"/>
              <w:marTop w:val="0"/>
              <w:marBottom w:val="0"/>
              <w:divBdr>
                <w:top w:val="none" w:sz="0" w:space="0" w:color="auto"/>
                <w:left w:val="none" w:sz="0" w:space="0" w:color="auto"/>
                <w:bottom w:val="none" w:sz="0" w:space="0" w:color="auto"/>
                <w:right w:val="none" w:sz="0" w:space="0" w:color="auto"/>
              </w:divBdr>
            </w:div>
            <w:div w:id="1235093508">
              <w:marLeft w:val="0"/>
              <w:marRight w:val="0"/>
              <w:marTop w:val="0"/>
              <w:marBottom w:val="0"/>
              <w:divBdr>
                <w:top w:val="none" w:sz="0" w:space="0" w:color="auto"/>
                <w:left w:val="none" w:sz="0" w:space="0" w:color="auto"/>
                <w:bottom w:val="none" w:sz="0" w:space="0" w:color="auto"/>
                <w:right w:val="none" w:sz="0" w:space="0" w:color="auto"/>
              </w:divBdr>
            </w:div>
            <w:div w:id="1286741643">
              <w:marLeft w:val="0"/>
              <w:marRight w:val="0"/>
              <w:marTop w:val="0"/>
              <w:marBottom w:val="0"/>
              <w:divBdr>
                <w:top w:val="none" w:sz="0" w:space="0" w:color="auto"/>
                <w:left w:val="none" w:sz="0" w:space="0" w:color="auto"/>
                <w:bottom w:val="none" w:sz="0" w:space="0" w:color="auto"/>
                <w:right w:val="none" w:sz="0" w:space="0" w:color="auto"/>
              </w:divBdr>
            </w:div>
            <w:div w:id="1310523841">
              <w:marLeft w:val="0"/>
              <w:marRight w:val="0"/>
              <w:marTop w:val="0"/>
              <w:marBottom w:val="0"/>
              <w:divBdr>
                <w:top w:val="none" w:sz="0" w:space="0" w:color="auto"/>
                <w:left w:val="none" w:sz="0" w:space="0" w:color="auto"/>
                <w:bottom w:val="none" w:sz="0" w:space="0" w:color="auto"/>
                <w:right w:val="none" w:sz="0" w:space="0" w:color="auto"/>
              </w:divBdr>
            </w:div>
            <w:div w:id="1316185249">
              <w:marLeft w:val="0"/>
              <w:marRight w:val="0"/>
              <w:marTop w:val="0"/>
              <w:marBottom w:val="0"/>
              <w:divBdr>
                <w:top w:val="none" w:sz="0" w:space="0" w:color="auto"/>
                <w:left w:val="none" w:sz="0" w:space="0" w:color="auto"/>
                <w:bottom w:val="none" w:sz="0" w:space="0" w:color="auto"/>
                <w:right w:val="none" w:sz="0" w:space="0" w:color="auto"/>
              </w:divBdr>
            </w:div>
            <w:div w:id="1329942028">
              <w:marLeft w:val="0"/>
              <w:marRight w:val="0"/>
              <w:marTop w:val="0"/>
              <w:marBottom w:val="0"/>
              <w:divBdr>
                <w:top w:val="none" w:sz="0" w:space="0" w:color="auto"/>
                <w:left w:val="none" w:sz="0" w:space="0" w:color="auto"/>
                <w:bottom w:val="none" w:sz="0" w:space="0" w:color="auto"/>
                <w:right w:val="none" w:sz="0" w:space="0" w:color="auto"/>
              </w:divBdr>
            </w:div>
            <w:div w:id="1338464401">
              <w:marLeft w:val="0"/>
              <w:marRight w:val="0"/>
              <w:marTop w:val="0"/>
              <w:marBottom w:val="0"/>
              <w:divBdr>
                <w:top w:val="none" w:sz="0" w:space="0" w:color="auto"/>
                <w:left w:val="none" w:sz="0" w:space="0" w:color="auto"/>
                <w:bottom w:val="none" w:sz="0" w:space="0" w:color="auto"/>
                <w:right w:val="none" w:sz="0" w:space="0" w:color="auto"/>
              </w:divBdr>
            </w:div>
            <w:div w:id="1346398733">
              <w:marLeft w:val="0"/>
              <w:marRight w:val="0"/>
              <w:marTop w:val="0"/>
              <w:marBottom w:val="0"/>
              <w:divBdr>
                <w:top w:val="none" w:sz="0" w:space="0" w:color="auto"/>
                <w:left w:val="none" w:sz="0" w:space="0" w:color="auto"/>
                <w:bottom w:val="none" w:sz="0" w:space="0" w:color="auto"/>
                <w:right w:val="none" w:sz="0" w:space="0" w:color="auto"/>
              </w:divBdr>
            </w:div>
            <w:div w:id="1382822347">
              <w:marLeft w:val="0"/>
              <w:marRight w:val="0"/>
              <w:marTop w:val="0"/>
              <w:marBottom w:val="0"/>
              <w:divBdr>
                <w:top w:val="none" w:sz="0" w:space="0" w:color="auto"/>
                <w:left w:val="none" w:sz="0" w:space="0" w:color="auto"/>
                <w:bottom w:val="none" w:sz="0" w:space="0" w:color="auto"/>
                <w:right w:val="none" w:sz="0" w:space="0" w:color="auto"/>
              </w:divBdr>
            </w:div>
            <w:div w:id="1404372669">
              <w:marLeft w:val="0"/>
              <w:marRight w:val="0"/>
              <w:marTop w:val="0"/>
              <w:marBottom w:val="0"/>
              <w:divBdr>
                <w:top w:val="none" w:sz="0" w:space="0" w:color="auto"/>
                <w:left w:val="none" w:sz="0" w:space="0" w:color="auto"/>
                <w:bottom w:val="none" w:sz="0" w:space="0" w:color="auto"/>
                <w:right w:val="none" w:sz="0" w:space="0" w:color="auto"/>
              </w:divBdr>
            </w:div>
            <w:div w:id="1419906982">
              <w:marLeft w:val="0"/>
              <w:marRight w:val="0"/>
              <w:marTop w:val="0"/>
              <w:marBottom w:val="0"/>
              <w:divBdr>
                <w:top w:val="none" w:sz="0" w:space="0" w:color="auto"/>
                <w:left w:val="none" w:sz="0" w:space="0" w:color="auto"/>
                <w:bottom w:val="none" w:sz="0" w:space="0" w:color="auto"/>
                <w:right w:val="none" w:sz="0" w:space="0" w:color="auto"/>
              </w:divBdr>
            </w:div>
            <w:div w:id="1451511600">
              <w:marLeft w:val="0"/>
              <w:marRight w:val="0"/>
              <w:marTop w:val="0"/>
              <w:marBottom w:val="0"/>
              <w:divBdr>
                <w:top w:val="none" w:sz="0" w:space="0" w:color="auto"/>
                <w:left w:val="none" w:sz="0" w:space="0" w:color="auto"/>
                <w:bottom w:val="none" w:sz="0" w:space="0" w:color="auto"/>
                <w:right w:val="none" w:sz="0" w:space="0" w:color="auto"/>
              </w:divBdr>
            </w:div>
            <w:div w:id="1508057929">
              <w:marLeft w:val="0"/>
              <w:marRight w:val="0"/>
              <w:marTop w:val="0"/>
              <w:marBottom w:val="0"/>
              <w:divBdr>
                <w:top w:val="none" w:sz="0" w:space="0" w:color="auto"/>
                <w:left w:val="none" w:sz="0" w:space="0" w:color="auto"/>
                <w:bottom w:val="none" w:sz="0" w:space="0" w:color="auto"/>
                <w:right w:val="none" w:sz="0" w:space="0" w:color="auto"/>
              </w:divBdr>
            </w:div>
            <w:div w:id="1546798607">
              <w:marLeft w:val="0"/>
              <w:marRight w:val="0"/>
              <w:marTop w:val="0"/>
              <w:marBottom w:val="0"/>
              <w:divBdr>
                <w:top w:val="none" w:sz="0" w:space="0" w:color="auto"/>
                <w:left w:val="none" w:sz="0" w:space="0" w:color="auto"/>
                <w:bottom w:val="none" w:sz="0" w:space="0" w:color="auto"/>
                <w:right w:val="none" w:sz="0" w:space="0" w:color="auto"/>
              </w:divBdr>
            </w:div>
            <w:div w:id="1555315316">
              <w:marLeft w:val="0"/>
              <w:marRight w:val="0"/>
              <w:marTop w:val="0"/>
              <w:marBottom w:val="0"/>
              <w:divBdr>
                <w:top w:val="none" w:sz="0" w:space="0" w:color="auto"/>
                <w:left w:val="none" w:sz="0" w:space="0" w:color="auto"/>
                <w:bottom w:val="none" w:sz="0" w:space="0" w:color="auto"/>
                <w:right w:val="none" w:sz="0" w:space="0" w:color="auto"/>
              </w:divBdr>
            </w:div>
            <w:div w:id="1576626740">
              <w:marLeft w:val="0"/>
              <w:marRight w:val="0"/>
              <w:marTop w:val="0"/>
              <w:marBottom w:val="0"/>
              <w:divBdr>
                <w:top w:val="none" w:sz="0" w:space="0" w:color="auto"/>
                <w:left w:val="none" w:sz="0" w:space="0" w:color="auto"/>
                <w:bottom w:val="none" w:sz="0" w:space="0" w:color="auto"/>
                <w:right w:val="none" w:sz="0" w:space="0" w:color="auto"/>
              </w:divBdr>
            </w:div>
            <w:div w:id="1577398129">
              <w:marLeft w:val="0"/>
              <w:marRight w:val="0"/>
              <w:marTop w:val="0"/>
              <w:marBottom w:val="0"/>
              <w:divBdr>
                <w:top w:val="none" w:sz="0" w:space="0" w:color="auto"/>
                <w:left w:val="none" w:sz="0" w:space="0" w:color="auto"/>
                <w:bottom w:val="none" w:sz="0" w:space="0" w:color="auto"/>
                <w:right w:val="none" w:sz="0" w:space="0" w:color="auto"/>
              </w:divBdr>
            </w:div>
            <w:div w:id="1584608102">
              <w:marLeft w:val="0"/>
              <w:marRight w:val="0"/>
              <w:marTop w:val="0"/>
              <w:marBottom w:val="0"/>
              <w:divBdr>
                <w:top w:val="none" w:sz="0" w:space="0" w:color="auto"/>
                <w:left w:val="none" w:sz="0" w:space="0" w:color="auto"/>
                <w:bottom w:val="none" w:sz="0" w:space="0" w:color="auto"/>
                <w:right w:val="none" w:sz="0" w:space="0" w:color="auto"/>
              </w:divBdr>
            </w:div>
            <w:div w:id="1622615660">
              <w:marLeft w:val="0"/>
              <w:marRight w:val="0"/>
              <w:marTop w:val="0"/>
              <w:marBottom w:val="0"/>
              <w:divBdr>
                <w:top w:val="none" w:sz="0" w:space="0" w:color="auto"/>
                <w:left w:val="none" w:sz="0" w:space="0" w:color="auto"/>
                <w:bottom w:val="none" w:sz="0" w:space="0" w:color="auto"/>
                <w:right w:val="none" w:sz="0" w:space="0" w:color="auto"/>
              </w:divBdr>
            </w:div>
            <w:div w:id="1626156973">
              <w:marLeft w:val="0"/>
              <w:marRight w:val="0"/>
              <w:marTop w:val="0"/>
              <w:marBottom w:val="0"/>
              <w:divBdr>
                <w:top w:val="none" w:sz="0" w:space="0" w:color="auto"/>
                <w:left w:val="none" w:sz="0" w:space="0" w:color="auto"/>
                <w:bottom w:val="none" w:sz="0" w:space="0" w:color="auto"/>
                <w:right w:val="none" w:sz="0" w:space="0" w:color="auto"/>
              </w:divBdr>
            </w:div>
            <w:div w:id="1668552646">
              <w:marLeft w:val="0"/>
              <w:marRight w:val="0"/>
              <w:marTop w:val="0"/>
              <w:marBottom w:val="0"/>
              <w:divBdr>
                <w:top w:val="none" w:sz="0" w:space="0" w:color="auto"/>
                <w:left w:val="none" w:sz="0" w:space="0" w:color="auto"/>
                <w:bottom w:val="none" w:sz="0" w:space="0" w:color="auto"/>
                <w:right w:val="none" w:sz="0" w:space="0" w:color="auto"/>
              </w:divBdr>
            </w:div>
            <w:div w:id="1704937891">
              <w:marLeft w:val="0"/>
              <w:marRight w:val="0"/>
              <w:marTop w:val="0"/>
              <w:marBottom w:val="0"/>
              <w:divBdr>
                <w:top w:val="none" w:sz="0" w:space="0" w:color="auto"/>
                <w:left w:val="none" w:sz="0" w:space="0" w:color="auto"/>
                <w:bottom w:val="none" w:sz="0" w:space="0" w:color="auto"/>
                <w:right w:val="none" w:sz="0" w:space="0" w:color="auto"/>
              </w:divBdr>
            </w:div>
            <w:div w:id="1727147123">
              <w:marLeft w:val="0"/>
              <w:marRight w:val="0"/>
              <w:marTop w:val="0"/>
              <w:marBottom w:val="0"/>
              <w:divBdr>
                <w:top w:val="none" w:sz="0" w:space="0" w:color="auto"/>
                <w:left w:val="none" w:sz="0" w:space="0" w:color="auto"/>
                <w:bottom w:val="none" w:sz="0" w:space="0" w:color="auto"/>
                <w:right w:val="none" w:sz="0" w:space="0" w:color="auto"/>
              </w:divBdr>
            </w:div>
            <w:div w:id="1801849143">
              <w:marLeft w:val="0"/>
              <w:marRight w:val="0"/>
              <w:marTop w:val="0"/>
              <w:marBottom w:val="0"/>
              <w:divBdr>
                <w:top w:val="none" w:sz="0" w:space="0" w:color="auto"/>
                <w:left w:val="none" w:sz="0" w:space="0" w:color="auto"/>
                <w:bottom w:val="none" w:sz="0" w:space="0" w:color="auto"/>
                <w:right w:val="none" w:sz="0" w:space="0" w:color="auto"/>
              </w:divBdr>
            </w:div>
            <w:div w:id="1808358591">
              <w:marLeft w:val="0"/>
              <w:marRight w:val="0"/>
              <w:marTop w:val="0"/>
              <w:marBottom w:val="0"/>
              <w:divBdr>
                <w:top w:val="none" w:sz="0" w:space="0" w:color="auto"/>
                <w:left w:val="none" w:sz="0" w:space="0" w:color="auto"/>
                <w:bottom w:val="none" w:sz="0" w:space="0" w:color="auto"/>
                <w:right w:val="none" w:sz="0" w:space="0" w:color="auto"/>
              </w:divBdr>
            </w:div>
            <w:div w:id="1810971102">
              <w:marLeft w:val="0"/>
              <w:marRight w:val="0"/>
              <w:marTop w:val="0"/>
              <w:marBottom w:val="0"/>
              <w:divBdr>
                <w:top w:val="none" w:sz="0" w:space="0" w:color="auto"/>
                <w:left w:val="none" w:sz="0" w:space="0" w:color="auto"/>
                <w:bottom w:val="none" w:sz="0" w:space="0" w:color="auto"/>
                <w:right w:val="none" w:sz="0" w:space="0" w:color="auto"/>
              </w:divBdr>
            </w:div>
            <w:div w:id="1812401861">
              <w:marLeft w:val="0"/>
              <w:marRight w:val="0"/>
              <w:marTop w:val="0"/>
              <w:marBottom w:val="0"/>
              <w:divBdr>
                <w:top w:val="none" w:sz="0" w:space="0" w:color="auto"/>
                <w:left w:val="none" w:sz="0" w:space="0" w:color="auto"/>
                <w:bottom w:val="none" w:sz="0" w:space="0" w:color="auto"/>
                <w:right w:val="none" w:sz="0" w:space="0" w:color="auto"/>
              </w:divBdr>
            </w:div>
            <w:div w:id="1857301918">
              <w:marLeft w:val="0"/>
              <w:marRight w:val="0"/>
              <w:marTop w:val="0"/>
              <w:marBottom w:val="0"/>
              <w:divBdr>
                <w:top w:val="none" w:sz="0" w:space="0" w:color="auto"/>
                <w:left w:val="none" w:sz="0" w:space="0" w:color="auto"/>
                <w:bottom w:val="none" w:sz="0" w:space="0" w:color="auto"/>
                <w:right w:val="none" w:sz="0" w:space="0" w:color="auto"/>
              </w:divBdr>
            </w:div>
            <w:div w:id="1871143681">
              <w:marLeft w:val="0"/>
              <w:marRight w:val="0"/>
              <w:marTop w:val="0"/>
              <w:marBottom w:val="0"/>
              <w:divBdr>
                <w:top w:val="none" w:sz="0" w:space="0" w:color="auto"/>
                <w:left w:val="none" w:sz="0" w:space="0" w:color="auto"/>
                <w:bottom w:val="none" w:sz="0" w:space="0" w:color="auto"/>
                <w:right w:val="none" w:sz="0" w:space="0" w:color="auto"/>
              </w:divBdr>
            </w:div>
            <w:div w:id="1899583833">
              <w:marLeft w:val="0"/>
              <w:marRight w:val="0"/>
              <w:marTop w:val="0"/>
              <w:marBottom w:val="0"/>
              <w:divBdr>
                <w:top w:val="none" w:sz="0" w:space="0" w:color="auto"/>
                <w:left w:val="none" w:sz="0" w:space="0" w:color="auto"/>
                <w:bottom w:val="none" w:sz="0" w:space="0" w:color="auto"/>
                <w:right w:val="none" w:sz="0" w:space="0" w:color="auto"/>
              </w:divBdr>
            </w:div>
            <w:div w:id="1912420412">
              <w:marLeft w:val="0"/>
              <w:marRight w:val="0"/>
              <w:marTop w:val="0"/>
              <w:marBottom w:val="0"/>
              <w:divBdr>
                <w:top w:val="none" w:sz="0" w:space="0" w:color="auto"/>
                <w:left w:val="none" w:sz="0" w:space="0" w:color="auto"/>
                <w:bottom w:val="none" w:sz="0" w:space="0" w:color="auto"/>
                <w:right w:val="none" w:sz="0" w:space="0" w:color="auto"/>
              </w:divBdr>
            </w:div>
            <w:div w:id="2002001658">
              <w:marLeft w:val="0"/>
              <w:marRight w:val="0"/>
              <w:marTop w:val="0"/>
              <w:marBottom w:val="0"/>
              <w:divBdr>
                <w:top w:val="none" w:sz="0" w:space="0" w:color="auto"/>
                <w:left w:val="none" w:sz="0" w:space="0" w:color="auto"/>
                <w:bottom w:val="none" w:sz="0" w:space="0" w:color="auto"/>
                <w:right w:val="none" w:sz="0" w:space="0" w:color="auto"/>
              </w:divBdr>
            </w:div>
            <w:div w:id="2012171807">
              <w:marLeft w:val="0"/>
              <w:marRight w:val="0"/>
              <w:marTop w:val="0"/>
              <w:marBottom w:val="0"/>
              <w:divBdr>
                <w:top w:val="none" w:sz="0" w:space="0" w:color="auto"/>
                <w:left w:val="none" w:sz="0" w:space="0" w:color="auto"/>
                <w:bottom w:val="none" w:sz="0" w:space="0" w:color="auto"/>
                <w:right w:val="none" w:sz="0" w:space="0" w:color="auto"/>
              </w:divBdr>
            </w:div>
            <w:div w:id="2090149783">
              <w:marLeft w:val="0"/>
              <w:marRight w:val="0"/>
              <w:marTop w:val="0"/>
              <w:marBottom w:val="0"/>
              <w:divBdr>
                <w:top w:val="none" w:sz="0" w:space="0" w:color="auto"/>
                <w:left w:val="none" w:sz="0" w:space="0" w:color="auto"/>
                <w:bottom w:val="none" w:sz="0" w:space="0" w:color="auto"/>
                <w:right w:val="none" w:sz="0" w:space="0" w:color="auto"/>
              </w:divBdr>
            </w:div>
            <w:div w:id="212180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941342">
      <w:bodyDiv w:val="1"/>
      <w:marLeft w:val="0"/>
      <w:marRight w:val="0"/>
      <w:marTop w:val="0"/>
      <w:marBottom w:val="0"/>
      <w:divBdr>
        <w:top w:val="none" w:sz="0" w:space="0" w:color="auto"/>
        <w:left w:val="none" w:sz="0" w:space="0" w:color="auto"/>
        <w:bottom w:val="none" w:sz="0" w:space="0" w:color="auto"/>
        <w:right w:val="none" w:sz="0" w:space="0" w:color="auto"/>
      </w:divBdr>
    </w:div>
    <w:div w:id="1297292962">
      <w:bodyDiv w:val="1"/>
      <w:marLeft w:val="0"/>
      <w:marRight w:val="0"/>
      <w:marTop w:val="0"/>
      <w:marBottom w:val="0"/>
      <w:divBdr>
        <w:top w:val="none" w:sz="0" w:space="0" w:color="auto"/>
        <w:left w:val="none" w:sz="0" w:space="0" w:color="auto"/>
        <w:bottom w:val="none" w:sz="0" w:space="0" w:color="auto"/>
        <w:right w:val="none" w:sz="0" w:space="0" w:color="auto"/>
      </w:divBdr>
      <w:divsChild>
        <w:div w:id="247689826">
          <w:marLeft w:val="0"/>
          <w:marRight w:val="0"/>
          <w:marTop w:val="0"/>
          <w:marBottom w:val="0"/>
          <w:divBdr>
            <w:top w:val="none" w:sz="0" w:space="0" w:color="auto"/>
            <w:left w:val="none" w:sz="0" w:space="0" w:color="auto"/>
            <w:bottom w:val="none" w:sz="0" w:space="0" w:color="auto"/>
            <w:right w:val="none" w:sz="0" w:space="0" w:color="auto"/>
          </w:divBdr>
          <w:divsChild>
            <w:div w:id="688259677">
              <w:marLeft w:val="0"/>
              <w:marRight w:val="0"/>
              <w:marTop w:val="0"/>
              <w:marBottom w:val="0"/>
              <w:divBdr>
                <w:top w:val="none" w:sz="0" w:space="0" w:color="auto"/>
                <w:left w:val="none" w:sz="0" w:space="0" w:color="auto"/>
                <w:bottom w:val="none" w:sz="0" w:space="0" w:color="auto"/>
                <w:right w:val="none" w:sz="0" w:space="0" w:color="auto"/>
              </w:divBdr>
            </w:div>
            <w:div w:id="759987015">
              <w:marLeft w:val="0"/>
              <w:marRight w:val="0"/>
              <w:marTop w:val="0"/>
              <w:marBottom w:val="0"/>
              <w:divBdr>
                <w:top w:val="none" w:sz="0" w:space="0" w:color="auto"/>
                <w:left w:val="none" w:sz="0" w:space="0" w:color="auto"/>
                <w:bottom w:val="none" w:sz="0" w:space="0" w:color="auto"/>
                <w:right w:val="none" w:sz="0" w:space="0" w:color="auto"/>
              </w:divBdr>
            </w:div>
            <w:div w:id="1104567717">
              <w:marLeft w:val="0"/>
              <w:marRight w:val="0"/>
              <w:marTop w:val="0"/>
              <w:marBottom w:val="0"/>
              <w:divBdr>
                <w:top w:val="none" w:sz="0" w:space="0" w:color="auto"/>
                <w:left w:val="none" w:sz="0" w:space="0" w:color="auto"/>
                <w:bottom w:val="none" w:sz="0" w:space="0" w:color="auto"/>
                <w:right w:val="none" w:sz="0" w:space="0" w:color="auto"/>
              </w:divBdr>
            </w:div>
            <w:div w:id="1723938936">
              <w:marLeft w:val="0"/>
              <w:marRight w:val="0"/>
              <w:marTop w:val="0"/>
              <w:marBottom w:val="0"/>
              <w:divBdr>
                <w:top w:val="none" w:sz="0" w:space="0" w:color="auto"/>
                <w:left w:val="none" w:sz="0" w:space="0" w:color="auto"/>
                <w:bottom w:val="none" w:sz="0" w:space="0" w:color="auto"/>
                <w:right w:val="none" w:sz="0" w:space="0" w:color="auto"/>
              </w:divBdr>
            </w:div>
            <w:div w:id="1883398139">
              <w:marLeft w:val="0"/>
              <w:marRight w:val="0"/>
              <w:marTop w:val="0"/>
              <w:marBottom w:val="0"/>
              <w:divBdr>
                <w:top w:val="none" w:sz="0" w:space="0" w:color="auto"/>
                <w:left w:val="none" w:sz="0" w:space="0" w:color="auto"/>
                <w:bottom w:val="none" w:sz="0" w:space="0" w:color="auto"/>
                <w:right w:val="none" w:sz="0" w:space="0" w:color="auto"/>
              </w:divBdr>
            </w:div>
            <w:div w:id="201039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140871">
      <w:bodyDiv w:val="1"/>
      <w:marLeft w:val="0"/>
      <w:marRight w:val="0"/>
      <w:marTop w:val="0"/>
      <w:marBottom w:val="0"/>
      <w:divBdr>
        <w:top w:val="none" w:sz="0" w:space="0" w:color="auto"/>
        <w:left w:val="none" w:sz="0" w:space="0" w:color="auto"/>
        <w:bottom w:val="none" w:sz="0" w:space="0" w:color="auto"/>
        <w:right w:val="none" w:sz="0" w:space="0" w:color="auto"/>
      </w:divBdr>
      <w:divsChild>
        <w:div w:id="1933279179">
          <w:marLeft w:val="0"/>
          <w:marRight w:val="0"/>
          <w:marTop w:val="0"/>
          <w:marBottom w:val="0"/>
          <w:divBdr>
            <w:top w:val="none" w:sz="0" w:space="0" w:color="auto"/>
            <w:left w:val="none" w:sz="0" w:space="0" w:color="auto"/>
            <w:bottom w:val="none" w:sz="0" w:space="0" w:color="auto"/>
            <w:right w:val="none" w:sz="0" w:space="0" w:color="auto"/>
          </w:divBdr>
          <w:divsChild>
            <w:div w:id="230165825">
              <w:marLeft w:val="0"/>
              <w:marRight w:val="0"/>
              <w:marTop w:val="0"/>
              <w:marBottom w:val="0"/>
              <w:divBdr>
                <w:top w:val="none" w:sz="0" w:space="0" w:color="auto"/>
                <w:left w:val="none" w:sz="0" w:space="0" w:color="auto"/>
                <w:bottom w:val="none" w:sz="0" w:space="0" w:color="auto"/>
                <w:right w:val="none" w:sz="0" w:space="0" w:color="auto"/>
              </w:divBdr>
            </w:div>
            <w:div w:id="286593577">
              <w:marLeft w:val="0"/>
              <w:marRight w:val="0"/>
              <w:marTop w:val="0"/>
              <w:marBottom w:val="0"/>
              <w:divBdr>
                <w:top w:val="none" w:sz="0" w:space="0" w:color="auto"/>
                <w:left w:val="none" w:sz="0" w:space="0" w:color="auto"/>
                <w:bottom w:val="none" w:sz="0" w:space="0" w:color="auto"/>
                <w:right w:val="none" w:sz="0" w:space="0" w:color="auto"/>
              </w:divBdr>
            </w:div>
            <w:div w:id="828406925">
              <w:marLeft w:val="0"/>
              <w:marRight w:val="0"/>
              <w:marTop w:val="0"/>
              <w:marBottom w:val="0"/>
              <w:divBdr>
                <w:top w:val="none" w:sz="0" w:space="0" w:color="auto"/>
                <w:left w:val="none" w:sz="0" w:space="0" w:color="auto"/>
                <w:bottom w:val="none" w:sz="0" w:space="0" w:color="auto"/>
                <w:right w:val="none" w:sz="0" w:space="0" w:color="auto"/>
              </w:divBdr>
            </w:div>
            <w:div w:id="978263639">
              <w:marLeft w:val="0"/>
              <w:marRight w:val="0"/>
              <w:marTop w:val="0"/>
              <w:marBottom w:val="0"/>
              <w:divBdr>
                <w:top w:val="none" w:sz="0" w:space="0" w:color="auto"/>
                <w:left w:val="none" w:sz="0" w:space="0" w:color="auto"/>
                <w:bottom w:val="none" w:sz="0" w:space="0" w:color="auto"/>
                <w:right w:val="none" w:sz="0" w:space="0" w:color="auto"/>
              </w:divBdr>
            </w:div>
            <w:div w:id="1036542391">
              <w:marLeft w:val="0"/>
              <w:marRight w:val="0"/>
              <w:marTop w:val="0"/>
              <w:marBottom w:val="0"/>
              <w:divBdr>
                <w:top w:val="none" w:sz="0" w:space="0" w:color="auto"/>
                <w:left w:val="none" w:sz="0" w:space="0" w:color="auto"/>
                <w:bottom w:val="none" w:sz="0" w:space="0" w:color="auto"/>
                <w:right w:val="none" w:sz="0" w:space="0" w:color="auto"/>
              </w:divBdr>
            </w:div>
            <w:div w:id="1156146075">
              <w:marLeft w:val="0"/>
              <w:marRight w:val="0"/>
              <w:marTop w:val="0"/>
              <w:marBottom w:val="0"/>
              <w:divBdr>
                <w:top w:val="none" w:sz="0" w:space="0" w:color="auto"/>
                <w:left w:val="none" w:sz="0" w:space="0" w:color="auto"/>
                <w:bottom w:val="none" w:sz="0" w:space="0" w:color="auto"/>
                <w:right w:val="none" w:sz="0" w:space="0" w:color="auto"/>
              </w:divBdr>
            </w:div>
            <w:div w:id="1219895867">
              <w:marLeft w:val="0"/>
              <w:marRight w:val="0"/>
              <w:marTop w:val="0"/>
              <w:marBottom w:val="0"/>
              <w:divBdr>
                <w:top w:val="none" w:sz="0" w:space="0" w:color="auto"/>
                <w:left w:val="none" w:sz="0" w:space="0" w:color="auto"/>
                <w:bottom w:val="none" w:sz="0" w:space="0" w:color="auto"/>
                <w:right w:val="none" w:sz="0" w:space="0" w:color="auto"/>
              </w:divBdr>
            </w:div>
            <w:div w:id="1293712432">
              <w:marLeft w:val="0"/>
              <w:marRight w:val="0"/>
              <w:marTop w:val="0"/>
              <w:marBottom w:val="0"/>
              <w:divBdr>
                <w:top w:val="none" w:sz="0" w:space="0" w:color="auto"/>
                <w:left w:val="none" w:sz="0" w:space="0" w:color="auto"/>
                <w:bottom w:val="none" w:sz="0" w:space="0" w:color="auto"/>
                <w:right w:val="none" w:sz="0" w:space="0" w:color="auto"/>
              </w:divBdr>
            </w:div>
            <w:div w:id="1390303195">
              <w:marLeft w:val="0"/>
              <w:marRight w:val="0"/>
              <w:marTop w:val="0"/>
              <w:marBottom w:val="0"/>
              <w:divBdr>
                <w:top w:val="none" w:sz="0" w:space="0" w:color="auto"/>
                <w:left w:val="none" w:sz="0" w:space="0" w:color="auto"/>
                <w:bottom w:val="none" w:sz="0" w:space="0" w:color="auto"/>
                <w:right w:val="none" w:sz="0" w:space="0" w:color="auto"/>
              </w:divBdr>
            </w:div>
            <w:div w:id="1598439454">
              <w:marLeft w:val="0"/>
              <w:marRight w:val="0"/>
              <w:marTop w:val="0"/>
              <w:marBottom w:val="0"/>
              <w:divBdr>
                <w:top w:val="none" w:sz="0" w:space="0" w:color="auto"/>
                <w:left w:val="none" w:sz="0" w:space="0" w:color="auto"/>
                <w:bottom w:val="none" w:sz="0" w:space="0" w:color="auto"/>
                <w:right w:val="none" w:sz="0" w:space="0" w:color="auto"/>
              </w:divBdr>
            </w:div>
            <w:div w:id="1720084529">
              <w:marLeft w:val="0"/>
              <w:marRight w:val="0"/>
              <w:marTop w:val="0"/>
              <w:marBottom w:val="0"/>
              <w:divBdr>
                <w:top w:val="none" w:sz="0" w:space="0" w:color="auto"/>
                <w:left w:val="none" w:sz="0" w:space="0" w:color="auto"/>
                <w:bottom w:val="none" w:sz="0" w:space="0" w:color="auto"/>
                <w:right w:val="none" w:sz="0" w:space="0" w:color="auto"/>
              </w:divBdr>
            </w:div>
            <w:div w:id="1806267108">
              <w:marLeft w:val="0"/>
              <w:marRight w:val="0"/>
              <w:marTop w:val="0"/>
              <w:marBottom w:val="0"/>
              <w:divBdr>
                <w:top w:val="none" w:sz="0" w:space="0" w:color="auto"/>
                <w:left w:val="none" w:sz="0" w:space="0" w:color="auto"/>
                <w:bottom w:val="none" w:sz="0" w:space="0" w:color="auto"/>
                <w:right w:val="none" w:sz="0" w:space="0" w:color="auto"/>
              </w:divBdr>
            </w:div>
            <w:div w:id="184636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26081">
      <w:bodyDiv w:val="1"/>
      <w:marLeft w:val="0"/>
      <w:marRight w:val="0"/>
      <w:marTop w:val="0"/>
      <w:marBottom w:val="0"/>
      <w:divBdr>
        <w:top w:val="none" w:sz="0" w:space="0" w:color="auto"/>
        <w:left w:val="none" w:sz="0" w:space="0" w:color="auto"/>
        <w:bottom w:val="none" w:sz="0" w:space="0" w:color="auto"/>
        <w:right w:val="none" w:sz="0" w:space="0" w:color="auto"/>
      </w:divBdr>
      <w:divsChild>
        <w:div w:id="1472015765">
          <w:marLeft w:val="0"/>
          <w:marRight w:val="0"/>
          <w:marTop w:val="0"/>
          <w:marBottom w:val="0"/>
          <w:divBdr>
            <w:top w:val="none" w:sz="0" w:space="0" w:color="auto"/>
            <w:left w:val="none" w:sz="0" w:space="0" w:color="auto"/>
            <w:bottom w:val="none" w:sz="0" w:space="0" w:color="auto"/>
            <w:right w:val="none" w:sz="0" w:space="0" w:color="auto"/>
          </w:divBdr>
          <w:divsChild>
            <w:div w:id="34282145">
              <w:marLeft w:val="0"/>
              <w:marRight w:val="0"/>
              <w:marTop w:val="0"/>
              <w:marBottom w:val="0"/>
              <w:divBdr>
                <w:top w:val="none" w:sz="0" w:space="0" w:color="auto"/>
                <w:left w:val="none" w:sz="0" w:space="0" w:color="auto"/>
                <w:bottom w:val="none" w:sz="0" w:space="0" w:color="auto"/>
                <w:right w:val="none" w:sz="0" w:space="0" w:color="auto"/>
              </w:divBdr>
            </w:div>
            <w:div w:id="101658177">
              <w:marLeft w:val="0"/>
              <w:marRight w:val="0"/>
              <w:marTop w:val="0"/>
              <w:marBottom w:val="0"/>
              <w:divBdr>
                <w:top w:val="none" w:sz="0" w:space="0" w:color="auto"/>
                <w:left w:val="none" w:sz="0" w:space="0" w:color="auto"/>
                <w:bottom w:val="none" w:sz="0" w:space="0" w:color="auto"/>
                <w:right w:val="none" w:sz="0" w:space="0" w:color="auto"/>
              </w:divBdr>
            </w:div>
            <w:div w:id="233315496">
              <w:marLeft w:val="0"/>
              <w:marRight w:val="0"/>
              <w:marTop w:val="0"/>
              <w:marBottom w:val="0"/>
              <w:divBdr>
                <w:top w:val="none" w:sz="0" w:space="0" w:color="auto"/>
                <w:left w:val="none" w:sz="0" w:space="0" w:color="auto"/>
                <w:bottom w:val="none" w:sz="0" w:space="0" w:color="auto"/>
                <w:right w:val="none" w:sz="0" w:space="0" w:color="auto"/>
              </w:divBdr>
            </w:div>
            <w:div w:id="423498550">
              <w:marLeft w:val="0"/>
              <w:marRight w:val="0"/>
              <w:marTop w:val="0"/>
              <w:marBottom w:val="0"/>
              <w:divBdr>
                <w:top w:val="none" w:sz="0" w:space="0" w:color="auto"/>
                <w:left w:val="none" w:sz="0" w:space="0" w:color="auto"/>
                <w:bottom w:val="none" w:sz="0" w:space="0" w:color="auto"/>
                <w:right w:val="none" w:sz="0" w:space="0" w:color="auto"/>
              </w:divBdr>
            </w:div>
            <w:div w:id="530218543">
              <w:marLeft w:val="0"/>
              <w:marRight w:val="0"/>
              <w:marTop w:val="0"/>
              <w:marBottom w:val="0"/>
              <w:divBdr>
                <w:top w:val="none" w:sz="0" w:space="0" w:color="auto"/>
                <w:left w:val="none" w:sz="0" w:space="0" w:color="auto"/>
                <w:bottom w:val="none" w:sz="0" w:space="0" w:color="auto"/>
                <w:right w:val="none" w:sz="0" w:space="0" w:color="auto"/>
              </w:divBdr>
            </w:div>
            <w:div w:id="944728942">
              <w:marLeft w:val="0"/>
              <w:marRight w:val="0"/>
              <w:marTop w:val="0"/>
              <w:marBottom w:val="0"/>
              <w:divBdr>
                <w:top w:val="none" w:sz="0" w:space="0" w:color="auto"/>
                <w:left w:val="none" w:sz="0" w:space="0" w:color="auto"/>
                <w:bottom w:val="none" w:sz="0" w:space="0" w:color="auto"/>
                <w:right w:val="none" w:sz="0" w:space="0" w:color="auto"/>
              </w:divBdr>
            </w:div>
            <w:div w:id="155484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33330">
      <w:bodyDiv w:val="1"/>
      <w:marLeft w:val="0"/>
      <w:marRight w:val="0"/>
      <w:marTop w:val="0"/>
      <w:marBottom w:val="0"/>
      <w:divBdr>
        <w:top w:val="none" w:sz="0" w:space="0" w:color="auto"/>
        <w:left w:val="none" w:sz="0" w:space="0" w:color="auto"/>
        <w:bottom w:val="none" w:sz="0" w:space="0" w:color="auto"/>
        <w:right w:val="none" w:sz="0" w:space="0" w:color="auto"/>
      </w:divBdr>
      <w:divsChild>
        <w:div w:id="2009792544">
          <w:marLeft w:val="0"/>
          <w:marRight w:val="0"/>
          <w:marTop w:val="0"/>
          <w:marBottom w:val="0"/>
          <w:divBdr>
            <w:top w:val="none" w:sz="0" w:space="0" w:color="auto"/>
            <w:left w:val="none" w:sz="0" w:space="0" w:color="auto"/>
            <w:bottom w:val="none" w:sz="0" w:space="0" w:color="auto"/>
            <w:right w:val="none" w:sz="0" w:space="0" w:color="auto"/>
          </w:divBdr>
          <w:divsChild>
            <w:div w:id="1134369919">
              <w:marLeft w:val="0"/>
              <w:marRight w:val="0"/>
              <w:marTop w:val="0"/>
              <w:marBottom w:val="0"/>
              <w:divBdr>
                <w:top w:val="none" w:sz="0" w:space="0" w:color="auto"/>
                <w:left w:val="none" w:sz="0" w:space="0" w:color="auto"/>
                <w:bottom w:val="none" w:sz="0" w:space="0" w:color="auto"/>
                <w:right w:val="none" w:sz="0" w:space="0" w:color="auto"/>
              </w:divBdr>
            </w:div>
            <w:div w:id="1326664344">
              <w:marLeft w:val="0"/>
              <w:marRight w:val="0"/>
              <w:marTop w:val="0"/>
              <w:marBottom w:val="0"/>
              <w:divBdr>
                <w:top w:val="none" w:sz="0" w:space="0" w:color="auto"/>
                <w:left w:val="none" w:sz="0" w:space="0" w:color="auto"/>
                <w:bottom w:val="none" w:sz="0" w:space="0" w:color="auto"/>
                <w:right w:val="none" w:sz="0" w:space="0" w:color="auto"/>
              </w:divBdr>
            </w:div>
            <w:div w:id="1403721585">
              <w:marLeft w:val="0"/>
              <w:marRight w:val="0"/>
              <w:marTop w:val="0"/>
              <w:marBottom w:val="0"/>
              <w:divBdr>
                <w:top w:val="none" w:sz="0" w:space="0" w:color="auto"/>
                <w:left w:val="none" w:sz="0" w:space="0" w:color="auto"/>
                <w:bottom w:val="none" w:sz="0" w:space="0" w:color="auto"/>
                <w:right w:val="none" w:sz="0" w:space="0" w:color="auto"/>
              </w:divBdr>
            </w:div>
            <w:div w:id="1455756608">
              <w:marLeft w:val="0"/>
              <w:marRight w:val="0"/>
              <w:marTop w:val="0"/>
              <w:marBottom w:val="0"/>
              <w:divBdr>
                <w:top w:val="none" w:sz="0" w:space="0" w:color="auto"/>
                <w:left w:val="none" w:sz="0" w:space="0" w:color="auto"/>
                <w:bottom w:val="none" w:sz="0" w:space="0" w:color="auto"/>
                <w:right w:val="none" w:sz="0" w:space="0" w:color="auto"/>
              </w:divBdr>
            </w:div>
            <w:div w:id="1535002165">
              <w:marLeft w:val="0"/>
              <w:marRight w:val="0"/>
              <w:marTop w:val="0"/>
              <w:marBottom w:val="0"/>
              <w:divBdr>
                <w:top w:val="none" w:sz="0" w:space="0" w:color="auto"/>
                <w:left w:val="none" w:sz="0" w:space="0" w:color="auto"/>
                <w:bottom w:val="none" w:sz="0" w:space="0" w:color="auto"/>
                <w:right w:val="none" w:sz="0" w:space="0" w:color="auto"/>
              </w:divBdr>
            </w:div>
            <w:div w:id="212094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84448">
      <w:bodyDiv w:val="1"/>
      <w:marLeft w:val="0"/>
      <w:marRight w:val="0"/>
      <w:marTop w:val="0"/>
      <w:marBottom w:val="0"/>
      <w:divBdr>
        <w:top w:val="none" w:sz="0" w:space="0" w:color="auto"/>
        <w:left w:val="none" w:sz="0" w:space="0" w:color="auto"/>
        <w:bottom w:val="none" w:sz="0" w:space="0" w:color="auto"/>
        <w:right w:val="none" w:sz="0" w:space="0" w:color="auto"/>
      </w:divBdr>
      <w:divsChild>
        <w:div w:id="564029272">
          <w:marLeft w:val="0"/>
          <w:marRight w:val="0"/>
          <w:marTop w:val="0"/>
          <w:marBottom w:val="0"/>
          <w:divBdr>
            <w:top w:val="none" w:sz="0" w:space="0" w:color="auto"/>
            <w:left w:val="none" w:sz="0" w:space="0" w:color="auto"/>
            <w:bottom w:val="none" w:sz="0" w:space="0" w:color="auto"/>
            <w:right w:val="none" w:sz="0" w:space="0" w:color="auto"/>
          </w:divBdr>
          <w:divsChild>
            <w:div w:id="41829847">
              <w:marLeft w:val="0"/>
              <w:marRight w:val="0"/>
              <w:marTop w:val="0"/>
              <w:marBottom w:val="0"/>
              <w:divBdr>
                <w:top w:val="none" w:sz="0" w:space="0" w:color="auto"/>
                <w:left w:val="none" w:sz="0" w:space="0" w:color="auto"/>
                <w:bottom w:val="none" w:sz="0" w:space="0" w:color="auto"/>
                <w:right w:val="none" w:sz="0" w:space="0" w:color="auto"/>
              </w:divBdr>
            </w:div>
            <w:div w:id="50617919">
              <w:marLeft w:val="0"/>
              <w:marRight w:val="0"/>
              <w:marTop w:val="0"/>
              <w:marBottom w:val="0"/>
              <w:divBdr>
                <w:top w:val="none" w:sz="0" w:space="0" w:color="auto"/>
                <w:left w:val="none" w:sz="0" w:space="0" w:color="auto"/>
                <w:bottom w:val="none" w:sz="0" w:space="0" w:color="auto"/>
                <w:right w:val="none" w:sz="0" w:space="0" w:color="auto"/>
              </w:divBdr>
            </w:div>
            <w:div w:id="664361130">
              <w:marLeft w:val="0"/>
              <w:marRight w:val="0"/>
              <w:marTop w:val="0"/>
              <w:marBottom w:val="0"/>
              <w:divBdr>
                <w:top w:val="none" w:sz="0" w:space="0" w:color="auto"/>
                <w:left w:val="none" w:sz="0" w:space="0" w:color="auto"/>
                <w:bottom w:val="none" w:sz="0" w:space="0" w:color="auto"/>
                <w:right w:val="none" w:sz="0" w:space="0" w:color="auto"/>
              </w:divBdr>
            </w:div>
            <w:div w:id="943655900">
              <w:marLeft w:val="0"/>
              <w:marRight w:val="0"/>
              <w:marTop w:val="0"/>
              <w:marBottom w:val="0"/>
              <w:divBdr>
                <w:top w:val="none" w:sz="0" w:space="0" w:color="auto"/>
                <w:left w:val="none" w:sz="0" w:space="0" w:color="auto"/>
                <w:bottom w:val="none" w:sz="0" w:space="0" w:color="auto"/>
                <w:right w:val="none" w:sz="0" w:space="0" w:color="auto"/>
              </w:divBdr>
            </w:div>
            <w:div w:id="1227567856">
              <w:marLeft w:val="0"/>
              <w:marRight w:val="0"/>
              <w:marTop w:val="0"/>
              <w:marBottom w:val="0"/>
              <w:divBdr>
                <w:top w:val="none" w:sz="0" w:space="0" w:color="auto"/>
                <w:left w:val="none" w:sz="0" w:space="0" w:color="auto"/>
                <w:bottom w:val="none" w:sz="0" w:space="0" w:color="auto"/>
                <w:right w:val="none" w:sz="0" w:space="0" w:color="auto"/>
              </w:divBdr>
            </w:div>
            <w:div w:id="1465345181">
              <w:marLeft w:val="0"/>
              <w:marRight w:val="0"/>
              <w:marTop w:val="0"/>
              <w:marBottom w:val="0"/>
              <w:divBdr>
                <w:top w:val="none" w:sz="0" w:space="0" w:color="auto"/>
                <w:left w:val="none" w:sz="0" w:space="0" w:color="auto"/>
                <w:bottom w:val="none" w:sz="0" w:space="0" w:color="auto"/>
                <w:right w:val="none" w:sz="0" w:space="0" w:color="auto"/>
              </w:divBdr>
            </w:div>
            <w:div w:id="208124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85656">
      <w:bodyDiv w:val="1"/>
      <w:marLeft w:val="0"/>
      <w:marRight w:val="0"/>
      <w:marTop w:val="0"/>
      <w:marBottom w:val="0"/>
      <w:divBdr>
        <w:top w:val="none" w:sz="0" w:space="0" w:color="auto"/>
        <w:left w:val="none" w:sz="0" w:space="0" w:color="auto"/>
        <w:bottom w:val="none" w:sz="0" w:space="0" w:color="auto"/>
        <w:right w:val="none" w:sz="0" w:space="0" w:color="auto"/>
      </w:divBdr>
      <w:divsChild>
        <w:div w:id="65957164">
          <w:marLeft w:val="0"/>
          <w:marRight w:val="0"/>
          <w:marTop w:val="0"/>
          <w:marBottom w:val="0"/>
          <w:divBdr>
            <w:top w:val="none" w:sz="0" w:space="0" w:color="auto"/>
            <w:left w:val="none" w:sz="0" w:space="0" w:color="auto"/>
            <w:bottom w:val="none" w:sz="0" w:space="0" w:color="auto"/>
            <w:right w:val="none" w:sz="0" w:space="0" w:color="auto"/>
          </w:divBdr>
          <w:divsChild>
            <w:div w:id="25182582">
              <w:marLeft w:val="0"/>
              <w:marRight w:val="0"/>
              <w:marTop w:val="0"/>
              <w:marBottom w:val="0"/>
              <w:divBdr>
                <w:top w:val="none" w:sz="0" w:space="0" w:color="auto"/>
                <w:left w:val="none" w:sz="0" w:space="0" w:color="auto"/>
                <w:bottom w:val="none" w:sz="0" w:space="0" w:color="auto"/>
                <w:right w:val="none" w:sz="0" w:space="0" w:color="auto"/>
              </w:divBdr>
            </w:div>
            <w:div w:id="39936502">
              <w:marLeft w:val="0"/>
              <w:marRight w:val="0"/>
              <w:marTop w:val="0"/>
              <w:marBottom w:val="0"/>
              <w:divBdr>
                <w:top w:val="none" w:sz="0" w:space="0" w:color="auto"/>
                <w:left w:val="none" w:sz="0" w:space="0" w:color="auto"/>
                <w:bottom w:val="none" w:sz="0" w:space="0" w:color="auto"/>
                <w:right w:val="none" w:sz="0" w:space="0" w:color="auto"/>
              </w:divBdr>
            </w:div>
            <w:div w:id="62530850">
              <w:marLeft w:val="0"/>
              <w:marRight w:val="0"/>
              <w:marTop w:val="0"/>
              <w:marBottom w:val="0"/>
              <w:divBdr>
                <w:top w:val="none" w:sz="0" w:space="0" w:color="auto"/>
                <w:left w:val="none" w:sz="0" w:space="0" w:color="auto"/>
                <w:bottom w:val="none" w:sz="0" w:space="0" w:color="auto"/>
                <w:right w:val="none" w:sz="0" w:space="0" w:color="auto"/>
              </w:divBdr>
            </w:div>
            <w:div w:id="204685092">
              <w:marLeft w:val="0"/>
              <w:marRight w:val="0"/>
              <w:marTop w:val="0"/>
              <w:marBottom w:val="0"/>
              <w:divBdr>
                <w:top w:val="none" w:sz="0" w:space="0" w:color="auto"/>
                <w:left w:val="none" w:sz="0" w:space="0" w:color="auto"/>
                <w:bottom w:val="none" w:sz="0" w:space="0" w:color="auto"/>
                <w:right w:val="none" w:sz="0" w:space="0" w:color="auto"/>
              </w:divBdr>
            </w:div>
            <w:div w:id="250244105">
              <w:marLeft w:val="0"/>
              <w:marRight w:val="0"/>
              <w:marTop w:val="0"/>
              <w:marBottom w:val="0"/>
              <w:divBdr>
                <w:top w:val="none" w:sz="0" w:space="0" w:color="auto"/>
                <w:left w:val="none" w:sz="0" w:space="0" w:color="auto"/>
                <w:bottom w:val="none" w:sz="0" w:space="0" w:color="auto"/>
                <w:right w:val="none" w:sz="0" w:space="0" w:color="auto"/>
              </w:divBdr>
            </w:div>
            <w:div w:id="312224784">
              <w:marLeft w:val="0"/>
              <w:marRight w:val="0"/>
              <w:marTop w:val="0"/>
              <w:marBottom w:val="0"/>
              <w:divBdr>
                <w:top w:val="none" w:sz="0" w:space="0" w:color="auto"/>
                <w:left w:val="none" w:sz="0" w:space="0" w:color="auto"/>
                <w:bottom w:val="none" w:sz="0" w:space="0" w:color="auto"/>
                <w:right w:val="none" w:sz="0" w:space="0" w:color="auto"/>
              </w:divBdr>
            </w:div>
            <w:div w:id="321467213">
              <w:marLeft w:val="0"/>
              <w:marRight w:val="0"/>
              <w:marTop w:val="0"/>
              <w:marBottom w:val="0"/>
              <w:divBdr>
                <w:top w:val="none" w:sz="0" w:space="0" w:color="auto"/>
                <w:left w:val="none" w:sz="0" w:space="0" w:color="auto"/>
                <w:bottom w:val="none" w:sz="0" w:space="0" w:color="auto"/>
                <w:right w:val="none" w:sz="0" w:space="0" w:color="auto"/>
              </w:divBdr>
            </w:div>
            <w:div w:id="341710433">
              <w:marLeft w:val="0"/>
              <w:marRight w:val="0"/>
              <w:marTop w:val="0"/>
              <w:marBottom w:val="0"/>
              <w:divBdr>
                <w:top w:val="none" w:sz="0" w:space="0" w:color="auto"/>
                <w:left w:val="none" w:sz="0" w:space="0" w:color="auto"/>
                <w:bottom w:val="none" w:sz="0" w:space="0" w:color="auto"/>
                <w:right w:val="none" w:sz="0" w:space="0" w:color="auto"/>
              </w:divBdr>
            </w:div>
            <w:div w:id="350423802">
              <w:marLeft w:val="0"/>
              <w:marRight w:val="0"/>
              <w:marTop w:val="0"/>
              <w:marBottom w:val="0"/>
              <w:divBdr>
                <w:top w:val="none" w:sz="0" w:space="0" w:color="auto"/>
                <w:left w:val="none" w:sz="0" w:space="0" w:color="auto"/>
                <w:bottom w:val="none" w:sz="0" w:space="0" w:color="auto"/>
                <w:right w:val="none" w:sz="0" w:space="0" w:color="auto"/>
              </w:divBdr>
            </w:div>
            <w:div w:id="380791490">
              <w:marLeft w:val="0"/>
              <w:marRight w:val="0"/>
              <w:marTop w:val="0"/>
              <w:marBottom w:val="0"/>
              <w:divBdr>
                <w:top w:val="none" w:sz="0" w:space="0" w:color="auto"/>
                <w:left w:val="none" w:sz="0" w:space="0" w:color="auto"/>
                <w:bottom w:val="none" w:sz="0" w:space="0" w:color="auto"/>
                <w:right w:val="none" w:sz="0" w:space="0" w:color="auto"/>
              </w:divBdr>
            </w:div>
            <w:div w:id="470706657">
              <w:marLeft w:val="0"/>
              <w:marRight w:val="0"/>
              <w:marTop w:val="0"/>
              <w:marBottom w:val="0"/>
              <w:divBdr>
                <w:top w:val="none" w:sz="0" w:space="0" w:color="auto"/>
                <w:left w:val="none" w:sz="0" w:space="0" w:color="auto"/>
                <w:bottom w:val="none" w:sz="0" w:space="0" w:color="auto"/>
                <w:right w:val="none" w:sz="0" w:space="0" w:color="auto"/>
              </w:divBdr>
            </w:div>
            <w:div w:id="495193931">
              <w:marLeft w:val="0"/>
              <w:marRight w:val="0"/>
              <w:marTop w:val="0"/>
              <w:marBottom w:val="0"/>
              <w:divBdr>
                <w:top w:val="none" w:sz="0" w:space="0" w:color="auto"/>
                <w:left w:val="none" w:sz="0" w:space="0" w:color="auto"/>
                <w:bottom w:val="none" w:sz="0" w:space="0" w:color="auto"/>
                <w:right w:val="none" w:sz="0" w:space="0" w:color="auto"/>
              </w:divBdr>
            </w:div>
            <w:div w:id="537277180">
              <w:marLeft w:val="0"/>
              <w:marRight w:val="0"/>
              <w:marTop w:val="0"/>
              <w:marBottom w:val="0"/>
              <w:divBdr>
                <w:top w:val="none" w:sz="0" w:space="0" w:color="auto"/>
                <w:left w:val="none" w:sz="0" w:space="0" w:color="auto"/>
                <w:bottom w:val="none" w:sz="0" w:space="0" w:color="auto"/>
                <w:right w:val="none" w:sz="0" w:space="0" w:color="auto"/>
              </w:divBdr>
            </w:div>
            <w:div w:id="598293120">
              <w:marLeft w:val="0"/>
              <w:marRight w:val="0"/>
              <w:marTop w:val="0"/>
              <w:marBottom w:val="0"/>
              <w:divBdr>
                <w:top w:val="none" w:sz="0" w:space="0" w:color="auto"/>
                <w:left w:val="none" w:sz="0" w:space="0" w:color="auto"/>
                <w:bottom w:val="none" w:sz="0" w:space="0" w:color="auto"/>
                <w:right w:val="none" w:sz="0" w:space="0" w:color="auto"/>
              </w:divBdr>
            </w:div>
            <w:div w:id="652178741">
              <w:marLeft w:val="0"/>
              <w:marRight w:val="0"/>
              <w:marTop w:val="0"/>
              <w:marBottom w:val="0"/>
              <w:divBdr>
                <w:top w:val="none" w:sz="0" w:space="0" w:color="auto"/>
                <w:left w:val="none" w:sz="0" w:space="0" w:color="auto"/>
                <w:bottom w:val="none" w:sz="0" w:space="0" w:color="auto"/>
                <w:right w:val="none" w:sz="0" w:space="0" w:color="auto"/>
              </w:divBdr>
            </w:div>
            <w:div w:id="721636739">
              <w:marLeft w:val="0"/>
              <w:marRight w:val="0"/>
              <w:marTop w:val="0"/>
              <w:marBottom w:val="0"/>
              <w:divBdr>
                <w:top w:val="none" w:sz="0" w:space="0" w:color="auto"/>
                <w:left w:val="none" w:sz="0" w:space="0" w:color="auto"/>
                <w:bottom w:val="none" w:sz="0" w:space="0" w:color="auto"/>
                <w:right w:val="none" w:sz="0" w:space="0" w:color="auto"/>
              </w:divBdr>
            </w:div>
            <w:div w:id="753405310">
              <w:marLeft w:val="0"/>
              <w:marRight w:val="0"/>
              <w:marTop w:val="0"/>
              <w:marBottom w:val="0"/>
              <w:divBdr>
                <w:top w:val="none" w:sz="0" w:space="0" w:color="auto"/>
                <w:left w:val="none" w:sz="0" w:space="0" w:color="auto"/>
                <w:bottom w:val="none" w:sz="0" w:space="0" w:color="auto"/>
                <w:right w:val="none" w:sz="0" w:space="0" w:color="auto"/>
              </w:divBdr>
            </w:div>
            <w:div w:id="794712636">
              <w:marLeft w:val="0"/>
              <w:marRight w:val="0"/>
              <w:marTop w:val="0"/>
              <w:marBottom w:val="0"/>
              <w:divBdr>
                <w:top w:val="none" w:sz="0" w:space="0" w:color="auto"/>
                <w:left w:val="none" w:sz="0" w:space="0" w:color="auto"/>
                <w:bottom w:val="none" w:sz="0" w:space="0" w:color="auto"/>
                <w:right w:val="none" w:sz="0" w:space="0" w:color="auto"/>
              </w:divBdr>
            </w:div>
            <w:div w:id="867061816">
              <w:marLeft w:val="0"/>
              <w:marRight w:val="0"/>
              <w:marTop w:val="0"/>
              <w:marBottom w:val="0"/>
              <w:divBdr>
                <w:top w:val="none" w:sz="0" w:space="0" w:color="auto"/>
                <w:left w:val="none" w:sz="0" w:space="0" w:color="auto"/>
                <w:bottom w:val="none" w:sz="0" w:space="0" w:color="auto"/>
                <w:right w:val="none" w:sz="0" w:space="0" w:color="auto"/>
              </w:divBdr>
            </w:div>
            <w:div w:id="868682253">
              <w:marLeft w:val="0"/>
              <w:marRight w:val="0"/>
              <w:marTop w:val="0"/>
              <w:marBottom w:val="0"/>
              <w:divBdr>
                <w:top w:val="none" w:sz="0" w:space="0" w:color="auto"/>
                <w:left w:val="none" w:sz="0" w:space="0" w:color="auto"/>
                <w:bottom w:val="none" w:sz="0" w:space="0" w:color="auto"/>
                <w:right w:val="none" w:sz="0" w:space="0" w:color="auto"/>
              </w:divBdr>
            </w:div>
            <w:div w:id="894000782">
              <w:marLeft w:val="0"/>
              <w:marRight w:val="0"/>
              <w:marTop w:val="0"/>
              <w:marBottom w:val="0"/>
              <w:divBdr>
                <w:top w:val="none" w:sz="0" w:space="0" w:color="auto"/>
                <w:left w:val="none" w:sz="0" w:space="0" w:color="auto"/>
                <w:bottom w:val="none" w:sz="0" w:space="0" w:color="auto"/>
                <w:right w:val="none" w:sz="0" w:space="0" w:color="auto"/>
              </w:divBdr>
            </w:div>
            <w:div w:id="1017928792">
              <w:marLeft w:val="0"/>
              <w:marRight w:val="0"/>
              <w:marTop w:val="0"/>
              <w:marBottom w:val="0"/>
              <w:divBdr>
                <w:top w:val="none" w:sz="0" w:space="0" w:color="auto"/>
                <w:left w:val="none" w:sz="0" w:space="0" w:color="auto"/>
                <w:bottom w:val="none" w:sz="0" w:space="0" w:color="auto"/>
                <w:right w:val="none" w:sz="0" w:space="0" w:color="auto"/>
              </w:divBdr>
            </w:div>
            <w:div w:id="1098872222">
              <w:marLeft w:val="0"/>
              <w:marRight w:val="0"/>
              <w:marTop w:val="0"/>
              <w:marBottom w:val="0"/>
              <w:divBdr>
                <w:top w:val="none" w:sz="0" w:space="0" w:color="auto"/>
                <w:left w:val="none" w:sz="0" w:space="0" w:color="auto"/>
                <w:bottom w:val="none" w:sz="0" w:space="0" w:color="auto"/>
                <w:right w:val="none" w:sz="0" w:space="0" w:color="auto"/>
              </w:divBdr>
            </w:div>
            <w:div w:id="1107239780">
              <w:marLeft w:val="0"/>
              <w:marRight w:val="0"/>
              <w:marTop w:val="0"/>
              <w:marBottom w:val="0"/>
              <w:divBdr>
                <w:top w:val="none" w:sz="0" w:space="0" w:color="auto"/>
                <w:left w:val="none" w:sz="0" w:space="0" w:color="auto"/>
                <w:bottom w:val="none" w:sz="0" w:space="0" w:color="auto"/>
                <w:right w:val="none" w:sz="0" w:space="0" w:color="auto"/>
              </w:divBdr>
            </w:div>
            <w:div w:id="1206602556">
              <w:marLeft w:val="0"/>
              <w:marRight w:val="0"/>
              <w:marTop w:val="0"/>
              <w:marBottom w:val="0"/>
              <w:divBdr>
                <w:top w:val="none" w:sz="0" w:space="0" w:color="auto"/>
                <w:left w:val="none" w:sz="0" w:space="0" w:color="auto"/>
                <w:bottom w:val="none" w:sz="0" w:space="0" w:color="auto"/>
                <w:right w:val="none" w:sz="0" w:space="0" w:color="auto"/>
              </w:divBdr>
            </w:div>
            <w:div w:id="1236475874">
              <w:marLeft w:val="0"/>
              <w:marRight w:val="0"/>
              <w:marTop w:val="0"/>
              <w:marBottom w:val="0"/>
              <w:divBdr>
                <w:top w:val="none" w:sz="0" w:space="0" w:color="auto"/>
                <w:left w:val="none" w:sz="0" w:space="0" w:color="auto"/>
                <w:bottom w:val="none" w:sz="0" w:space="0" w:color="auto"/>
                <w:right w:val="none" w:sz="0" w:space="0" w:color="auto"/>
              </w:divBdr>
            </w:div>
            <w:div w:id="1306622771">
              <w:marLeft w:val="0"/>
              <w:marRight w:val="0"/>
              <w:marTop w:val="0"/>
              <w:marBottom w:val="0"/>
              <w:divBdr>
                <w:top w:val="none" w:sz="0" w:space="0" w:color="auto"/>
                <w:left w:val="none" w:sz="0" w:space="0" w:color="auto"/>
                <w:bottom w:val="none" w:sz="0" w:space="0" w:color="auto"/>
                <w:right w:val="none" w:sz="0" w:space="0" w:color="auto"/>
              </w:divBdr>
            </w:div>
            <w:div w:id="1322082676">
              <w:marLeft w:val="0"/>
              <w:marRight w:val="0"/>
              <w:marTop w:val="0"/>
              <w:marBottom w:val="0"/>
              <w:divBdr>
                <w:top w:val="none" w:sz="0" w:space="0" w:color="auto"/>
                <w:left w:val="none" w:sz="0" w:space="0" w:color="auto"/>
                <w:bottom w:val="none" w:sz="0" w:space="0" w:color="auto"/>
                <w:right w:val="none" w:sz="0" w:space="0" w:color="auto"/>
              </w:divBdr>
            </w:div>
            <w:div w:id="1386373468">
              <w:marLeft w:val="0"/>
              <w:marRight w:val="0"/>
              <w:marTop w:val="0"/>
              <w:marBottom w:val="0"/>
              <w:divBdr>
                <w:top w:val="none" w:sz="0" w:space="0" w:color="auto"/>
                <w:left w:val="none" w:sz="0" w:space="0" w:color="auto"/>
                <w:bottom w:val="none" w:sz="0" w:space="0" w:color="auto"/>
                <w:right w:val="none" w:sz="0" w:space="0" w:color="auto"/>
              </w:divBdr>
            </w:div>
            <w:div w:id="1453358558">
              <w:marLeft w:val="0"/>
              <w:marRight w:val="0"/>
              <w:marTop w:val="0"/>
              <w:marBottom w:val="0"/>
              <w:divBdr>
                <w:top w:val="none" w:sz="0" w:space="0" w:color="auto"/>
                <w:left w:val="none" w:sz="0" w:space="0" w:color="auto"/>
                <w:bottom w:val="none" w:sz="0" w:space="0" w:color="auto"/>
                <w:right w:val="none" w:sz="0" w:space="0" w:color="auto"/>
              </w:divBdr>
            </w:div>
            <w:div w:id="1492596476">
              <w:marLeft w:val="0"/>
              <w:marRight w:val="0"/>
              <w:marTop w:val="0"/>
              <w:marBottom w:val="0"/>
              <w:divBdr>
                <w:top w:val="none" w:sz="0" w:space="0" w:color="auto"/>
                <w:left w:val="none" w:sz="0" w:space="0" w:color="auto"/>
                <w:bottom w:val="none" w:sz="0" w:space="0" w:color="auto"/>
                <w:right w:val="none" w:sz="0" w:space="0" w:color="auto"/>
              </w:divBdr>
            </w:div>
            <w:div w:id="1494220914">
              <w:marLeft w:val="0"/>
              <w:marRight w:val="0"/>
              <w:marTop w:val="0"/>
              <w:marBottom w:val="0"/>
              <w:divBdr>
                <w:top w:val="none" w:sz="0" w:space="0" w:color="auto"/>
                <w:left w:val="none" w:sz="0" w:space="0" w:color="auto"/>
                <w:bottom w:val="none" w:sz="0" w:space="0" w:color="auto"/>
                <w:right w:val="none" w:sz="0" w:space="0" w:color="auto"/>
              </w:divBdr>
            </w:div>
            <w:div w:id="1514681826">
              <w:marLeft w:val="0"/>
              <w:marRight w:val="0"/>
              <w:marTop w:val="0"/>
              <w:marBottom w:val="0"/>
              <w:divBdr>
                <w:top w:val="none" w:sz="0" w:space="0" w:color="auto"/>
                <w:left w:val="none" w:sz="0" w:space="0" w:color="auto"/>
                <w:bottom w:val="none" w:sz="0" w:space="0" w:color="auto"/>
                <w:right w:val="none" w:sz="0" w:space="0" w:color="auto"/>
              </w:divBdr>
            </w:div>
            <w:div w:id="1561331385">
              <w:marLeft w:val="0"/>
              <w:marRight w:val="0"/>
              <w:marTop w:val="0"/>
              <w:marBottom w:val="0"/>
              <w:divBdr>
                <w:top w:val="none" w:sz="0" w:space="0" w:color="auto"/>
                <w:left w:val="none" w:sz="0" w:space="0" w:color="auto"/>
                <w:bottom w:val="none" w:sz="0" w:space="0" w:color="auto"/>
                <w:right w:val="none" w:sz="0" w:space="0" w:color="auto"/>
              </w:divBdr>
            </w:div>
            <w:div w:id="1595548816">
              <w:marLeft w:val="0"/>
              <w:marRight w:val="0"/>
              <w:marTop w:val="0"/>
              <w:marBottom w:val="0"/>
              <w:divBdr>
                <w:top w:val="none" w:sz="0" w:space="0" w:color="auto"/>
                <w:left w:val="none" w:sz="0" w:space="0" w:color="auto"/>
                <w:bottom w:val="none" w:sz="0" w:space="0" w:color="auto"/>
                <w:right w:val="none" w:sz="0" w:space="0" w:color="auto"/>
              </w:divBdr>
            </w:div>
            <w:div w:id="1595627565">
              <w:marLeft w:val="0"/>
              <w:marRight w:val="0"/>
              <w:marTop w:val="0"/>
              <w:marBottom w:val="0"/>
              <w:divBdr>
                <w:top w:val="none" w:sz="0" w:space="0" w:color="auto"/>
                <w:left w:val="none" w:sz="0" w:space="0" w:color="auto"/>
                <w:bottom w:val="none" w:sz="0" w:space="0" w:color="auto"/>
                <w:right w:val="none" w:sz="0" w:space="0" w:color="auto"/>
              </w:divBdr>
            </w:div>
            <w:div w:id="1696467827">
              <w:marLeft w:val="0"/>
              <w:marRight w:val="0"/>
              <w:marTop w:val="0"/>
              <w:marBottom w:val="0"/>
              <w:divBdr>
                <w:top w:val="none" w:sz="0" w:space="0" w:color="auto"/>
                <w:left w:val="none" w:sz="0" w:space="0" w:color="auto"/>
                <w:bottom w:val="none" w:sz="0" w:space="0" w:color="auto"/>
                <w:right w:val="none" w:sz="0" w:space="0" w:color="auto"/>
              </w:divBdr>
            </w:div>
            <w:div w:id="1724333874">
              <w:marLeft w:val="0"/>
              <w:marRight w:val="0"/>
              <w:marTop w:val="0"/>
              <w:marBottom w:val="0"/>
              <w:divBdr>
                <w:top w:val="none" w:sz="0" w:space="0" w:color="auto"/>
                <w:left w:val="none" w:sz="0" w:space="0" w:color="auto"/>
                <w:bottom w:val="none" w:sz="0" w:space="0" w:color="auto"/>
                <w:right w:val="none" w:sz="0" w:space="0" w:color="auto"/>
              </w:divBdr>
            </w:div>
            <w:div w:id="1841583657">
              <w:marLeft w:val="0"/>
              <w:marRight w:val="0"/>
              <w:marTop w:val="0"/>
              <w:marBottom w:val="0"/>
              <w:divBdr>
                <w:top w:val="none" w:sz="0" w:space="0" w:color="auto"/>
                <w:left w:val="none" w:sz="0" w:space="0" w:color="auto"/>
                <w:bottom w:val="none" w:sz="0" w:space="0" w:color="auto"/>
                <w:right w:val="none" w:sz="0" w:space="0" w:color="auto"/>
              </w:divBdr>
            </w:div>
            <w:div w:id="1942640209">
              <w:marLeft w:val="0"/>
              <w:marRight w:val="0"/>
              <w:marTop w:val="0"/>
              <w:marBottom w:val="0"/>
              <w:divBdr>
                <w:top w:val="none" w:sz="0" w:space="0" w:color="auto"/>
                <w:left w:val="none" w:sz="0" w:space="0" w:color="auto"/>
                <w:bottom w:val="none" w:sz="0" w:space="0" w:color="auto"/>
                <w:right w:val="none" w:sz="0" w:space="0" w:color="auto"/>
              </w:divBdr>
            </w:div>
            <w:div w:id="1970015897">
              <w:marLeft w:val="0"/>
              <w:marRight w:val="0"/>
              <w:marTop w:val="0"/>
              <w:marBottom w:val="0"/>
              <w:divBdr>
                <w:top w:val="none" w:sz="0" w:space="0" w:color="auto"/>
                <w:left w:val="none" w:sz="0" w:space="0" w:color="auto"/>
                <w:bottom w:val="none" w:sz="0" w:space="0" w:color="auto"/>
                <w:right w:val="none" w:sz="0" w:space="0" w:color="auto"/>
              </w:divBdr>
            </w:div>
            <w:div w:id="2028823585">
              <w:marLeft w:val="0"/>
              <w:marRight w:val="0"/>
              <w:marTop w:val="0"/>
              <w:marBottom w:val="0"/>
              <w:divBdr>
                <w:top w:val="none" w:sz="0" w:space="0" w:color="auto"/>
                <w:left w:val="none" w:sz="0" w:space="0" w:color="auto"/>
                <w:bottom w:val="none" w:sz="0" w:space="0" w:color="auto"/>
                <w:right w:val="none" w:sz="0" w:space="0" w:color="auto"/>
              </w:divBdr>
            </w:div>
            <w:div w:id="205838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59236">
      <w:bodyDiv w:val="1"/>
      <w:marLeft w:val="0"/>
      <w:marRight w:val="0"/>
      <w:marTop w:val="0"/>
      <w:marBottom w:val="0"/>
      <w:divBdr>
        <w:top w:val="none" w:sz="0" w:space="0" w:color="auto"/>
        <w:left w:val="none" w:sz="0" w:space="0" w:color="auto"/>
        <w:bottom w:val="none" w:sz="0" w:space="0" w:color="auto"/>
        <w:right w:val="none" w:sz="0" w:space="0" w:color="auto"/>
      </w:divBdr>
      <w:divsChild>
        <w:div w:id="311642149">
          <w:marLeft w:val="0"/>
          <w:marRight w:val="0"/>
          <w:marTop w:val="0"/>
          <w:marBottom w:val="0"/>
          <w:divBdr>
            <w:top w:val="none" w:sz="0" w:space="0" w:color="auto"/>
            <w:left w:val="none" w:sz="0" w:space="0" w:color="auto"/>
            <w:bottom w:val="none" w:sz="0" w:space="0" w:color="auto"/>
            <w:right w:val="none" w:sz="0" w:space="0" w:color="auto"/>
          </w:divBdr>
          <w:divsChild>
            <w:div w:id="393717">
              <w:marLeft w:val="0"/>
              <w:marRight w:val="0"/>
              <w:marTop w:val="0"/>
              <w:marBottom w:val="0"/>
              <w:divBdr>
                <w:top w:val="none" w:sz="0" w:space="0" w:color="auto"/>
                <w:left w:val="none" w:sz="0" w:space="0" w:color="auto"/>
                <w:bottom w:val="none" w:sz="0" w:space="0" w:color="auto"/>
                <w:right w:val="none" w:sz="0" w:space="0" w:color="auto"/>
              </w:divBdr>
            </w:div>
            <w:div w:id="74521467">
              <w:marLeft w:val="0"/>
              <w:marRight w:val="0"/>
              <w:marTop w:val="0"/>
              <w:marBottom w:val="0"/>
              <w:divBdr>
                <w:top w:val="none" w:sz="0" w:space="0" w:color="auto"/>
                <w:left w:val="none" w:sz="0" w:space="0" w:color="auto"/>
                <w:bottom w:val="none" w:sz="0" w:space="0" w:color="auto"/>
                <w:right w:val="none" w:sz="0" w:space="0" w:color="auto"/>
              </w:divBdr>
            </w:div>
            <w:div w:id="121271726">
              <w:marLeft w:val="0"/>
              <w:marRight w:val="0"/>
              <w:marTop w:val="0"/>
              <w:marBottom w:val="0"/>
              <w:divBdr>
                <w:top w:val="none" w:sz="0" w:space="0" w:color="auto"/>
                <w:left w:val="none" w:sz="0" w:space="0" w:color="auto"/>
                <w:bottom w:val="none" w:sz="0" w:space="0" w:color="auto"/>
                <w:right w:val="none" w:sz="0" w:space="0" w:color="auto"/>
              </w:divBdr>
            </w:div>
            <w:div w:id="132873511">
              <w:marLeft w:val="0"/>
              <w:marRight w:val="0"/>
              <w:marTop w:val="0"/>
              <w:marBottom w:val="0"/>
              <w:divBdr>
                <w:top w:val="none" w:sz="0" w:space="0" w:color="auto"/>
                <w:left w:val="none" w:sz="0" w:space="0" w:color="auto"/>
                <w:bottom w:val="none" w:sz="0" w:space="0" w:color="auto"/>
                <w:right w:val="none" w:sz="0" w:space="0" w:color="auto"/>
              </w:divBdr>
            </w:div>
            <w:div w:id="179441315">
              <w:marLeft w:val="0"/>
              <w:marRight w:val="0"/>
              <w:marTop w:val="0"/>
              <w:marBottom w:val="0"/>
              <w:divBdr>
                <w:top w:val="none" w:sz="0" w:space="0" w:color="auto"/>
                <w:left w:val="none" w:sz="0" w:space="0" w:color="auto"/>
                <w:bottom w:val="none" w:sz="0" w:space="0" w:color="auto"/>
                <w:right w:val="none" w:sz="0" w:space="0" w:color="auto"/>
              </w:divBdr>
            </w:div>
            <w:div w:id="183401193">
              <w:marLeft w:val="0"/>
              <w:marRight w:val="0"/>
              <w:marTop w:val="0"/>
              <w:marBottom w:val="0"/>
              <w:divBdr>
                <w:top w:val="none" w:sz="0" w:space="0" w:color="auto"/>
                <w:left w:val="none" w:sz="0" w:space="0" w:color="auto"/>
                <w:bottom w:val="none" w:sz="0" w:space="0" w:color="auto"/>
                <w:right w:val="none" w:sz="0" w:space="0" w:color="auto"/>
              </w:divBdr>
            </w:div>
            <w:div w:id="254873078">
              <w:marLeft w:val="0"/>
              <w:marRight w:val="0"/>
              <w:marTop w:val="0"/>
              <w:marBottom w:val="0"/>
              <w:divBdr>
                <w:top w:val="none" w:sz="0" w:space="0" w:color="auto"/>
                <w:left w:val="none" w:sz="0" w:space="0" w:color="auto"/>
                <w:bottom w:val="none" w:sz="0" w:space="0" w:color="auto"/>
                <w:right w:val="none" w:sz="0" w:space="0" w:color="auto"/>
              </w:divBdr>
            </w:div>
            <w:div w:id="274793932">
              <w:marLeft w:val="0"/>
              <w:marRight w:val="0"/>
              <w:marTop w:val="0"/>
              <w:marBottom w:val="0"/>
              <w:divBdr>
                <w:top w:val="none" w:sz="0" w:space="0" w:color="auto"/>
                <w:left w:val="none" w:sz="0" w:space="0" w:color="auto"/>
                <w:bottom w:val="none" w:sz="0" w:space="0" w:color="auto"/>
                <w:right w:val="none" w:sz="0" w:space="0" w:color="auto"/>
              </w:divBdr>
            </w:div>
            <w:div w:id="322974795">
              <w:marLeft w:val="0"/>
              <w:marRight w:val="0"/>
              <w:marTop w:val="0"/>
              <w:marBottom w:val="0"/>
              <w:divBdr>
                <w:top w:val="none" w:sz="0" w:space="0" w:color="auto"/>
                <w:left w:val="none" w:sz="0" w:space="0" w:color="auto"/>
                <w:bottom w:val="none" w:sz="0" w:space="0" w:color="auto"/>
                <w:right w:val="none" w:sz="0" w:space="0" w:color="auto"/>
              </w:divBdr>
            </w:div>
            <w:div w:id="344795446">
              <w:marLeft w:val="0"/>
              <w:marRight w:val="0"/>
              <w:marTop w:val="0"/>
              <w:marBottom w:val="0"/>
              <w:divBdr>
                <w:top w:val="none" w:sz="0" w:space="0" w:color="auto"/>
                <w:left w:val="none" w:sz="0" w:space="0" w:color="auto"/>
                <w:bottom w:val="none" w:sz="0" w:space="0" w:color="auto"/>
                <w:right w:val="none" w:sz="0" w:space="0" w:color="auto"/>
              </w:divBdr>
            </w:div>
            <w:div w:id="389814153">
              <w:marLeft w:val="0"/>
              <w:marRight w:val="0"/>
              <w:marTop w:val="0"/>
              <w:marBottom w:val="0"/>
              <w:divBdr>
                <w:top w:val="none" w:sz="0" w:space="0" w:color="auto"/>
                <w:left w:val="none" w:sz="0" w:space="0" w:color="auto"/>
                <w:bottom w:val="none" w:sz="0" w:space="0" w:color="auto"/>
                <w:right w:val="none" w:sz="0" w:space="0" w:color="auto"/>
              </w:divBdr>
            </w:div>
            <w:div w:id="435949881">
              <w:marLeft w:val="0"/>
              <w:marRight w:val="0"/>
              <w:marTop w:val="0"/>
              <w:marBottom w:val="0"/>
              <w:divBdr>
                <w:top w:val="none" w:sz="0" w:space="0" w:color="auto"/>
                <w:left w:val="none" w:sz="0" w:space="0" w:color="auto"/>
                <w:bottom w:val="none" w:sz="0" w:space="0" w:color="auto"/>
                <w:right w:val="none" w:sz="0" w:space="0" w:color="auto"/>
              </w:divBdr>
            </w:div>
            <w:div w:id="532184646">
              <w:marLeft w:val="0"/>
              <w:marRight w:val="0"/>
              <w:marTop w:val="0"/>
              <w:marBottom w:val="0"/>
              <w:divBdr>
                <w:top w:val="none" w:sz="0" w:space="0" w:color="auto"/>
                <w:left w:val="none" w:sz="0" w:space="0" w:color="auto"/>
                <w:bottom w:val="none" w:sz="0" w:space="0" w:color="auto"/>
                <w:right w:val="none" w:sz="0" w:space="0" w:color="auto"/>
              </w:divBdr>
            </w:div>
            <w:div w:id="683435636">
              <w:marLeft w:val="0"/>
              <w:marRight w:val="0"/>
              <w:marTop w:val="0"/>
              <w:marBottom w:val="0"/>
              <w:divBdr>
                <w:top w:val="none" w:sz="0" w:space="0" w:color="auto"/>
                <w:left w:val="none" w:sz="0" w:space="0" w:color="auto"/>
                <w:bottom w:val="none" w:sz="0" w:space="0" w:color="auto"/>
                <w:right w:val="none" w:sz="0" w:space="0" w:color="auto"/>
              </w:divBdr>
            </w:div>
            <w:div w:id="709958411">
              <w:marLeft w:val="0"/>
              <w:marRight w:val="0"/>
              <w:marTop w:val="0"/>
              <w:marBottom w:val="0"/>
              <w:divBdr>
                <w:top w:val="none" w:sz="0" w:space="0" w:color="auto"/>
                <w:left w:val="none" w:sz="0" w:space="0" w:color="auto"/>
                <w:bottom w:val="none" w:sz="0" w:space="0" w:color="auto"/>
                <w:right w:val="none" w:sz="0" w:space="0" w:color="auto"/>
              </w:divBdr>
            </w:div>
            <w:div w:id="762188022">
              <w:marLeft w:val="0"/>
              <w:marRight w:val="0"/>
              <w:marTop w:val="0"/>
              <w:marBottom w:val="0"/>
              <w:divBdr>
                <w:top w:val="none" w:sz="0" w:space="0" w:color="auto"/>
                <w:left w:val="none" w:sz="0" w:space="0" w:color="auto"/>
                <w:bottom w:val="none" w:sz="0" w:space="0" w:color="auto"/>
                <w:right w:val="none" w:sz="0" w:space="0" w:color="auto"/>
              </w:divBdr>
            </w:div>
            <w:div w:id="811142775">
              <w:marLeft w:val="0"/>
              <w:marRight w:val="0"/>
              <w:marTop w:val="0"/>
              <w:marBottom w:val="0"/>
              <w:divBdr>
                <w:top w:val="none" w:sz="0" w:space="0" w:color="auto"/>
                <w:left w:val="none" w:sz="0" w:space="0" w:color="auto"/>
                <w:bottom w:val="none" w:sz="0" w:space="0" w:color="auto"/>
                <w:right w:val="none" w:sz="0" w:space="0" w:color="auto"/>
              </w:divBdr>
            </w:div>
            <w:div w:id="818813807">
              <w:marLeft w:val="0"/>
              <w:marRight w:val="0"/>
              <w:marTop w:val="0"/>
              <w:marBottom w:val="0"/>
              <w:divBdr>
                <w:top w:val="none" w:sz="0" w:space="0" w:color="auto"/>
                <w:left w:val="none" w:sz="0" w:space="0" w:color="auto"/>
                <w:bottom w:val="none" w:sz="0" w:space="0" w:color="auto"/>
                <w:right w:val="none" w:sz="0" w:space="0" w:color="auto"/>
              </w:divBdr>
            </w:div>
            <w:div w:id="903108249">
              <w:marLeft w:val="0"/>
              <w:marRight w:val="0"/>
              <w:marTop w:val="0"/>
              <w:marBottom w:val="0"/>
              <w:divBdr>
                <w:top w:val="none" w:sz="0" w:space="0" w:color="auto"/>
                <w:left w:val="none" w:sz="0" w:space="0" w:color="auto"/>
                <w:bottom w:val="none" w:sz="0" w:space="0" w:color="auto"/>
                <w:right w:val="none" w:sz="0" w:space="0" w:color="auto"/>
              </w:divBdr>
            </w:div>
            <w:div w:id="922421167">
              <w:marLeft w:val="0"/>
              <w:marRight w:val="0"/>
              <w:marTop w:val="0"/>
              <w:marBottom w:val="0"/>
              <w:divBdr>
                <w:top w:val="none" w:sz="0" w:space="0" w:color="auto"/>
                <w:left w:val="none" w:sz="0" w:space="0" w:color="auto"/>
                <w:bottom w:val="none" w:sz="0" w:space="0" w:color="auto"/>
                <w:right w:val="none" w:sz="0" w:space="0" w:color="auto"/>
              </w:divBdr>
            </w:div>
            <w:div w:id="1067193747">
              <w:marLeft w:val="0"/>
              <w:marRight w:val="0"/>
              <w:marTop w:val="0"/>
              <w:marBottom w:val="0"/>
              <w:divBdr>
                <w:top w:val="none" w:sz="0" w:space="0" w:color="auto"/>
                <w:left w:val="none" w:sz="0" w:space="0" w:color="auto"/>
                <w:bottom w:val="none" w:sz="0" w:space="0" w:color="auto"/>
                <w:right w:val="none" w:sz="0" w:space="0" w:color="auto"/>
              </w:divBdr>
            </w:div>
            <w:div w:id="1110081326">
              <w:marLeft w:val="0"/>
              <w:marRight w:val="0"/>
              <w:marTop w:val="0"/>
              <w:marBottom w:val="0"/>
              <w:divBdr>
                <w:top w:val="none" w:sz="0" w:space="0" w:color="auto"/>
                <w:left w:val="none" w:sz="0" w:space="0" w:color="auto"/>
                <w:bottom w:val="none" w:sz="0" w:space="0" w:color="auto"/>
                <w:right w:val="none" w:sz="0" w:space="0" w:color="auto"/>
              </w:divBdr>
            </w:div>
            <w:div w:id="1149636925">
              <w:marLeft w:val="0"/>
              <w:marRight w:val="0"/>
              <w:marTop w:val="0"/>
              <w:marBottom w:val="0"/>
              <w:divBdr>
                <w:top w:val="none" w:sz="0" w:space="0" w:color="auto"/>
                <w:left w:val="none" w:sz="0" w:space="0" w:color="auto"/>
                <w:bottom w:val="none" w:sz="0" w:space="0" w:color="auto"/>
                <w:right w:val="none" w:sz="0" w:space="0" w:color="auto"/>
              </w:divBdr>
            </w:div>
            <w:div w:id="1172065436">
              <w:marLeft w:val="0"/>
              <w:marRight w:val="0"/>
              <w:marTop w:val="0"/>
              <w:marBottom w:val="0"/>
              <w:divBdr>
                <w:top w:val="none" w:sz="0" w:space="0" w:color="auto"/>
                <w:left w:val="none" w:sz="0" w:space="0" w:color="auto"/>
                <w:bottom w:val="none" w:sz="0" w:space="0" w:color="auto"/>
                <w:right w:val="none" w:sz="0" w:space="0" w:color="auto"/>
              </w:divBdr>
            </w:div>
            <w:div w:id="1201086570">
              <w:marLeft w:val="0"/>
              <w:marRight w:val="0"/>
              <w:marTop w:val="0"/>
              <w:marBottom w:val="0"/>
              <w:divBdr>
                <w:top w:val="none" w:sz="0" w:space="0" w:color="auto"/>
                <w:left w:val="none" w:sz="0" w:space="0" w:color="auto"/>
                <w:bottom w:val="none" w:sz="0" w:space="0" w:color="auto"/>
                <w:right w:val="none" w:sz="0" w:space="0" w:color="auto"/>
              </w:divBdr>
            </w:div>
            <w:div w:id="1244415997">
              <w:marLeft w:val="0"/>
              <w:marRight w:val="0"/>
              <w:marTop w:val="0"/>
              <w:marBottom w:val="0"/>
              <w:divBdr>
                <w:top w:val="none" w:sz="0" w:space="0" w:color="auto"/>
                <w:left w:val="none" w:sz="0" w:space="0" w:color="auto"/>
                <w:bottom w:val="none" w:sz="0" w:space="0" w:color="auto"/>
                <w:right w:val="none" w:sz="0" w:space="0" w:color="auto"/>
              </w:divBdr>
            </w:div>
            <w:div w:id="1270234053">
              <w:marLeft w:val="0"/>
              <w:marRight w:val="0"/>
              <w:marTop w:val="0"/>
              <w:marBottom w:val="0"/>
              <w:divBdr>
                <w:top w:val="none" w:sz="0" w:space="0" w:color="auto"/>
                <w:left w:val="none" w:sz="0" w:space="0" w:color="auto"/>
                <w:bottom w:val="none" w:sz="0" w:space="0" w:color="auto"/>
                <w:right w:val="none" w:sz="0" w:space="0" w:color="auto"/>
              </w:divBdr>
            </w:div>
            <w:div w:id="1280453703">
              <w:marLeft w:val="0"/>
              <w:marRight w:val="0"/>
              <w:marTop w:val="0"/>
              <w:marBottom w:val="0"/>
              <w:divBdr>
                <w:top w:val="none" w:sz="0" w:space="0" w:color="auto"/>
                <w:left w:val="none" w:sz="0" w:space="0" w:color="auto"/>
                <w:bottom w:val="none" w:sz="0" w:space="0" w:color="auto"/>
                <w:right w:val="none" w:sz="0" w:space="0" w:color="auto"/>
              </w:divBdr>
            </w:div>
            <w:div w:id="1324624045">
              <w:marLeft w:val="0"/>
              <w:marRight w:val="0"/>
              <w:marTop w:val="0"/>
              <w:marBottom w:val="0"/>
              <w:divBdr>
                <w:top w:val="none" w:sz="0" w:space="0" w:color="auto"/>
                <w:left w:val="none" w:sz="0" w:space="0" w:color="auto"/>
                <w:bottom w:val="none" w:sz="0" w:space="0" w:color="auto"/>
                <w:right w:val="none" w:sz="0" w:space="0" w:color="auto"/>
              </w:divBdr>
            </w:div>
            <w:div w:id="1529753527">
              <w:marLeft w:val="0"/>
              <w:marRight w:val="0"/>
              <w:marTop w:val="0"/>
              <w:marBottom w:val="0"/>
              <w:divBdr>
                <w:top w:val="none" w:sz="0" w:space="0" w:color="auto"/>
                <w:left w:val="none" w:sz="0" w:space="0" w:color="auto"/>
                <w:bottom w:val="none" w:sz="0" w:space="0" w:color="auto"/>
                <w:right w:val="none" w:sz="0" w:space="0" w:color="auto"/>
              </w:divBdr>
            </w:div>
            <w:div w:id="1703943427">
              <w:marLeft w:val="0"/>
              <w:marRight w:val="0"/>
              <w:marTop w:val="0"/>
              <w:marBottom w:val="0"/>
              <w:divBdr>
                <w:top w:val="none" w:sz="0" w:space="0" w:color="auto"/>
                <w:left w:val="none" w:sz="0" w:space="0" w:color="auto"/>
                <w:bottom w:val="none" w:sz="0" w:space="0" w:color="auto"/>
                <w:right w:val="none" w:sz="0" w:space="0" w:color="auto"/>
              </w:divBdr>
            </w:div>
            <w:div w:id="1710303747">
              <w:marLeft w:val="0"/>
              <w:marRight w:val="0"/>
              <w:marTop w:val="0"/>
              <w:marBottom w:val="0"/>
              <w:divBdr>
                <w:top w:val="none" w:sz="0" w:space="0" w:color="auto"/>
                <w:left w:val="none" w:sz="0" w:space="0" w:color="auto"/>
                <w:bottom w:val="none" w:sz="0" w:space="0" w:color="auto"/>
                <w:right w:val="none" w:sz="0" w:space="0" w:color="auto"/>
              </w:divBdr>
            </w:div>
            <w:div w:id="1728650666">
              <w:marLeft w:val="0"/>
              <w:marRight w:val="0"/>
              <w:marTop w:val="0"/>
              <w:marBottom w:val="0"/>
              <w:divBdr>
                <w:top w:val="none" w:sz="0" w:space="0" w:color="auto"/>
                <w:left w:val="none" w:sz="0" w:space="0" w:color="auto"/>
                <w:bottom w:val="none" w:sz="0" w:space="0" w:color="auto"/>
                <w:right w:val="none" w:sz="0" w:space="0" w:color="auto"/>
              </w:divBdr>
            </w:div>
            <w:div w:id="1944990785">
              <w:marLeft w:val="0"/>
              <w:marRight w:val="0"/>
              <w:marTop w:val="0"/>
              <w:marBottom w:val="0"/>
              <w:divBdr>
                <w:top w:val="none" w:sz="0" w:space="0" w:color="auto"/>
                <w:left w:val="none" w:sz="0" w:space="0" w:color="auto"/>
                <w:bottom w:val="none" w:sz="0" w:space="0" w:color="auto"/>
                <w:right w:val="none" w:sz="0" w:space="0" w:color="auto"/>
              </w:divBdr>
            </w:div>
            <w:div w:id="1970477761">
              <w:marLeft w:val="0"/>
              <w:marRight w:val="0"/>
              <w:marTop w:val="0"/>
              <w:marBottom w:val="0"/>
              <w:divBdr>
                <w:top w:val="none" w:sz="0" w:space="0" w:color="auto"/>
                <w:left w:val="none" w:sz="0" w:space="0" w:color="auto"/>
                <w:bottom w:val="none" w:sz="0" w:space="0" w:color="auto"/>
                <w:right w:val="none" w:sz="0" w:space="0" w:color="auto"/>
              </w:divBdr>
            </w:div>
            <w:div w:id="2002388468">
              <w:marLeft w:val="0"/>
              <w:marRight w:val="0"/>
              <w:marTop w:val="0"/>
              <w:marBottom w:val="0"/>
              <w:divBdr>
                <w:top w:val="none" w:sz="0" w:space="0" w:color="auto"/>
                <w:left w:val="none" w:sz="0" w:space="0" w:color="auto"/>
                <w:bottom w:val="none" w:sz="0" w:space="0" w:color="auto"/>
                <w:right w:val="none" w:sz="0" w:space="0" w:color="auto"/>
              </w:divBdr>
            </w:div>
            <w:div w:id="2003653930">
              <w:marLeft w:val="0"/>
              <w:marRight w:val="0"/>
              <w:marTop w:val="0"/>
              <w:marBottom w:val="0"/>
              <w:divBdr>
                <w:top w:val="none" w:sz="0" w:space="0" w:color="auto"/>
                <w:left w:val="none" w:sz="0" w:space="0" w:color="auto"/>
                <w:bottom w:val="none" w:sz="0" w:space="0" w:color="auto"/>
                <w:right w:val="none" w:sz="0" w:space="0" w:color="auto"/>
              </w:divBdr>
            </w:div>
            <w:div w:id="208976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81393">
      <w:bodyDiv w:val="1"/>
      <w:marLeft w:val="0"/>
      <w:marRight w:val="0"/>
      <w:marTop w:val="0"/>
      <w:marBottom w:val="0"/>
      <w:divBdr>
        <w:top w:val="none" w:sz="0" w:space="0" w:color="auto"/>
        <w:left w:val="none" w:sz="0" w:space="0" w:color="auto"/>
        <w:bottom w:val="none" w:sz="0" w:space="0" w:color="auto"/>
        <w:right w:val="none" w:sz="0" w:space="0" w:color="auto"/>
      </w:divBdr>
      <w:divsChild>
        <w:div w:id="669450933">
          <w:marLeft w:val="0"/>
          <w:marRight w:val="0"/>
          <w:marTop w:val="0"/>
          <w:marBottom w:val="0"/>
          <w:divBdr>
            <w:top w:val="none" w:sz="0" w:space="0" w:color="auto"/>
            <w:left w:val="none" w:sz="0" w:space="0" w:color="auto"/>
            <w:bottom w:val="none" w:sz="0" w:space="0" w:color="auto"/>
            <w:right w:val="none" w:sz="0" w:space="0" w:color="auto"/>
          </w:divBdr>
          <w:divsChild>
            <w:div w:id="273093861">
              <w:marLeft w:val="0"/>
              <w:marRight w:val="0"/>
              <w:marTop w:val="0"/>
              <w:marBottom w:val="0"/>
              <w:divBdr>
                <w:top w:val="none" w:sz="0" w:space="0" w:color="auto"/>
                <w:left w:val="none" w:sz="0" w:space="0" w:color="auto"/>
                <w:bottom w:val="none" w:sz="0" w:space="0" w:color="auto"/>
                <w:right w:val="none" w:sz="0" w:space="0" w:color="auto"/>
              </w:divBdr>
            </w:div>
            <w:div w:id="551842875">
              <w:marLeft w:val="0"/>
              <w:marRight w:val="0"/>
              <w:marTop w:val="0"/>
              <w:marBottom w:val="0"/>
              <w:divBdr>
                <w:top w:val="none" w:sz="0" w:space="0" w:color="auto"/>
                <w:left w:val="none" w:sz="0" w:space="0" w:color="auto"/>
                <w:bottom w:val="none" w:sz="0" w:space="0" w:color="auto"/>
                <w:right w:val="none" w:sz="0" w:space="0" w:color="auto"/>
              </w:divBdr>
            </w:div>
            <w:div w:id="567961456">
              <w:marLeft w:val="0"/>
              <w:marRight w:val="0"/>
              <w:marTop w:val="0"/>
              <w:marBottom w:val="0"/>
              <w:divBdr>
                <w:top w:val="none" w:sz="0" w:space="0" w:color="auto"/>
                <w:left w:val="none" w:sz="0" w:space="0" w:color="auto"/>
                <w:bottom w:val="none" w:sz="0" w:space="0" w:color="auto"/>
                <w:right w:val="none" w:sz="0" w:space="0" w:color="auto"/>
              </w:divBdr>
            </w:div>
            <w:div w:id="675226263">
              <w:marLeft w:val="0"/>
              <w:marRight w:val="0"/>
              <w:marTop w:val="0"/>
              <w:marBottom w:val="0"/>
              <w:divBdr>
                <w:top w:val="none" w:sz="0" w:space="0" w:color="auto"/>
                <w:left w:val="none" w:sz="0" w:space="0" w:color="auto"/>
                <w:bottom w:val="none" w:sz="0" w:space="0" w:color="auto"/>
                <w:right w:val="none" w:sz="0" w:space="0" w:color="auto"/>
              </w:divBdr>
            </w:div>
            <w:div w:id="1296107355">
              <w:marLeft w:val="0"/>
              <w:marRight w:val="0"/>
              <w:marTop w:val="0"/>
              <w:marBottom w:val="0"/>
              <w:divBdr>
                <w:top w:val="none" w:sz="0" w:space="0" w:color="auto"/>
                <w:left w:val="none" w:sz="0" w:space="0" w:color="auto"/>
                <w:bottom w:val="none" w:sz="0" w:space="0" w:color="auto"/>
                <w:right w:val="none" w:sz="0" w:space="0" w:color="auto"/>
              </w:divBdr>
            </w:div>
            <w:div w:id="159528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709842">
      <w:bodyDiv w:val="1"/>
      <w:marLeft w:val="0"/>
      <w:marRight w:val="0"/>
      <w:marTop w:val="0"/>
      <w:marBottom w:val="0"/>
      <w:divBdr>
        <w:top w:val="none" w:sz="0" w:space="0" w:color="auto"/>
        <w:left w:val="none" w:sz="0" w:space="0" w:color="auto"/>
        <w:bottom w:val="none" w:sz="0" w:space="0" w:color="auto"/>
        <w:right w:val="none" w:sz="0" w:space="0" w:color="auto"/>
      </w:divBdr>
      <w:divsChild>
        <w:div w:id="1274482461">
          <w:marLeft w:val="0"/>
          <w:marRight w:val="0"/>
          <w:marTop w:val="0"/>
          <w:marBottom w:val="0"/>
          <w:divBdr>
            <w:top w:val="none" w:sz="0" w:space="0" w:color="auto"/>
            <w:left w:val="none" w:sz="0" w:space="0" w:color="auto"/>
            <w:bottom w:val="none" w:sz="0" w:space="0" w:color="auto"/>
            <w:right w:val="none" w:sz="0" w:space="0" w:color="auto"/>
          </w:divBdr>
          <w:divsChild>
            <w:div w:id="175272659">
              <w:marLeft w:val="0"/>
              <w:marRight w:val="0"/>
              <w:marTop w:val="0"/>
              <w:marBottom w:val="0"/>
              <w:divBdr>
                <w:top w:val="none" w:sz="0" w:space="0" w:color="auto"/>
                <w:left w:val="none" w:sz="0" w:space="0" w:color="auto"/>
                <w:bottom w:val="none" w:sz="0" w:space="0" w:color="auto"/>
                <w:right w:val="none" w:sz="0" w:space="0" w:color="auto"/>
              </w:divBdr>
            </w:div>
            <w:div w:id="178980340">
              <w:marLeft w:val="0"/>
              <w:marRight w:val="0"/>
              <w:marTop w:val="0"/>
              <w:marBottom w:val="0"/>
              <w:divBdr>
                <w:top w:val="none" w:sz="0" w:space="0" w:color="auto"/>
                <w:left w:val="none" w:sz="0" w:space="0" w:color="auto"/>
                <w:bottom w:val="none" w:sz="0" w:space="0" w:color="auto"/>
                <w:right w:val="none" w:sz="0" w:space="0" w:color="auto"/>
              </w:divBdr>
            </w:div>
            <w:div w:id="469901379">
              <w:marLeft w:val="0"/>
              <w:marRight w:val="0"/>
              <w:marTop w:val="0"/>
              <w:marBottom w:val="0"/>
              <w:divBdr>
                <w:top w:val="none" w:sz="0" w:space="0" w:color="auto"/>
                <w:left w:val="none" w:sz="0" w:space="0" w:color="auto"/>
                <w:bottom w:val="none" w:sz="0" w:space="0" w:color="auto"/>
                <w:right w:val="none" w:sz="0" w:space="0" w:color="auto"/>
              </w:divBdr>
            </w:div>
            <w:div w:id="663096298">
              <w:marLeft w:val="0"/>
              <w:marRight w:val="0"/>
              <w:marTop w:val="0"/>
              <w:marBottom w:val="0"/>
              <w:divBdr>
                <w:top w:val="none" w:sz="0" w:space="0" w:color="auto"/>
                <w:left w:val="none" w:sz="0" w:space="0" w:color="auto"/>
                <w:bottom w:val="none" w:sz="0" w:space="0" w:color="auto"/>
                <w:right w:val="none" w:sz="0" w:space="0" w:color="auto"/>
              </w:divBdr>
            </w:div>
            <w:div w:id="702050671">
              <w:marLeft w:val="0"/>
              <w:marRight w:val="0"/>
              <w:marTop w:val="0"/>
              <w:marBottom w:val="0"/>
              <w:divBdr>
                <w:top w:val="none" w:sz="0" w:space="0" w:color="auto"/>
                <w:left w:val="none" w:sz="0" w:space="0" w:color="auto"/>
                <w:bottom w:val="none" w:sz="0" w:space="0" w:color="auto"/>
                <w:right w:val="none" w:sz="0" w:space="0" w:color="auto"/>
              </w:divBdr>
            </w:div>
            <w:div w:id="1008337164">
              <w:marLeft w:val="0"/>
              <w:marRight w:val="0"/>
              <w:marTop w:val="0"/>
              <w:marBottom w:val="0"/>
              <w:divBdr>
                <w:top w:val="none" w:sz="0" w:space="0" w:color="auto"/>
                <w:left w:val="none" w:sz="0" w:space="0" w:color="auto"/>
                <w:bottom w:val="none" w:sz="0" w:space="0" w:color="auto"/>
                <w:right w:val="none" w:sz="0" w:space="0" w:color="auto"/>
              </w:divBdr>
            </w:div>
            <w:div w:id="1492984471">
              <w:marLeft w:val="0"/>
              <w:marRight w:val="0"/>
              <w:marTop w:val="0"/>
              <w:marBottom w:val="0"/>
              <w:divBdr>
                <w:top w:val="none" w:sz="0" w:space="0" w:color="auto"/>
                <w:left w:val="none" w:sz="0" w:space="0" w:color="auto"/>
                <w:bottom w:val="none" w:sz="0" w:space="0" w:color="auto"/>
                <w:right w:val="none" w:sz="0" w:space="0" w:color="auto"/>
              </w:divBdr>
            </w:div>
            <w:div w:id="1634865564">
              <w:marLeft w:val="0"/>
              <w:marRight w:val="0"/>
              <w:marTop w:val="0"/>
              <w:marBottom w:val="0"/>
              <w:divBdr>
                <w:top w:val="none" w:sz="0" w:space="0" w:color="auto"/>
                <w:left w:val="none" w:sz="0" w:space="0" w:color="auto"/>
                <w:bottom w:val="none" w:sz="0" w:space="0" w:color="auto"/>
                <w:right w:val="none" w:sz="0" w:space="0" w:color="auto"/>
              </w:divBdr>
            </w:div>
            <w:div w:id="1677685304">
              <w:marLeft w:val="0"/>
              <w:marRight w:val="0"/>
              <w:marTop w:val="0"/>
              <w:marBottom w:val="0"/>
              <w:divBdr>
                <w:top w:val="none" w:sz="0" w:space="0" w:color="auto"/>
                <w:left w:val="none" w:sz="0" w:space="0" w:color="auto"/>
                <w:bottom w:val="none" w:sz="0" w:space="0" w:color="auto"/>
                <w:right w:val="none" w:sz="0" w:space="0" w:color="auto"/>
              </w:divBdr>
            </w:div>
            <w:div w:id="174020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72313">
      <w:bodyDiv w:val="1"/>
      <w:marLeft w:val="0"/>
      <w:marRight w:val="0"/>
      <w:marTop w:val="0"/>
      <w:marBottom w:val="0"/>
      <w:divBdr>
        <w:top w:val="none" w:sz="0" w:space="0" w:color="auto"/>
        <w:left w:val="none" w:sz="0" w:space="0" w:color="auto"/>
        <w:bottom w:val="none" w:sz="0" w:space="0" w:color="auto"/>
        <w:right w:val="none" w:sz="0" w:space="0" w:color="auto"/>
      </w:divBdr>
      <w:divsChild>
        <w:div w:id="888110491">
          <w:marLeft w:val="0"/>
          <w:marRight w:val="0"/>
          <w:marTop w:val="0"/>
          <w:marBottom w:val="0"/>
          <w:divBdr>
            <w:top w:val="none" w:sz="0" w:space="0" w:color="auto"/>
            <w:left w:val="none" w:sz="0" w:space="0" w:color="auto"/>
            <w:bottom w:val="none" w:sz="0" w:space="0" w:color="auto"/>
            <w:right w:val="none" w:sz="0" w:space="0" w:color="auto"/>
          </w:divBdr>
          <w:divsChild>
            <w:div w:id="2014061672">
              <w:marLeft w:val="0"/>
              <w:marRight w:val="0"/>
              <w:marTop w:val="0"/>
              <w:marBottom w:val="0"/>
              <w:divBdr>
                <w:top w:val="none" w:sz="0" w:space="0" w:color="auto"/>
                <w:left w:val="none" w:sz="0" w:space="0" w:color="auto"/>
                <w:bottom w:val="none" w:sz="0" w:space="0" w:color="auto"/>
                <w:right w:val="none" w:sz="0" w:space="0" w:color="auto"/>
              </w:divBdr>
            </w:div>
            <w:div w:id="967247182">
              <w:marLeft w:val="0"/>
              <w:marRight w:val="0"/>
              <w:marTop w:val="0"/>
              <w:marBottom w:val="0"/>
              <w:divBdr>
                <w:top w:val="none" w:sz="0" w:space="0" w:color="auto"/>
                <w:left w:val="none" w:sz="0" w:space="0" w:color="auto"/>
                <w:bottom w:val="none" w:sz="0" w:space="0" w:color="auto"/>
                <w:right w:val="none" w:sz="0" w:space="0" w:color="auto"/>
              </w:divBdr>
            </w:div>
            <w:div w:id="357511891">
              <w:marLeft w:val="0"/>
              <w:marRight w:val="0"/>
              <w:marTop w:val="0"/>
              <w:marBottom w:val="0"/>
              <w:divBdr>
                <w:top w:val="none" w:sz="0" w:space="0" w:color="auto"/>
                <w:left w:val="none" w:sz="0" w:space="0" w:color="auto"/>
                <w:bottom w:val="none" w:sz="0" w:space="0" w:color="auto"/>
                <w:right w:val="none" w:sz="0" w:space="0" w:color="auto"/>
              </w:divBdr>
            </w:div>
            <w:div w:id="1623344645">
              <w:marLeft w:val="0"/>
              <w:marRight w:val="0"/>
              <w:marTop w:val="0"/>
              <w:marBottom w:val="0"/>
              <w:divBdr>
                <w:top w:val="none" w:sz="0" w:space="0" w:color="auto"/>
                <w:left w:val="none" w:sz="0" w:space="0" w:color="auto"/>
                <w:bottom w:val="none" w:sz="0" w:space="0" w:color="auto"/>
                <w:right w:val="none" w:sz="0" w:space="0" w:color="auto"/>
              </w:divBdr>
            </w:div>
            <w:div w:id="1526017401">
              <w:marLeft w:val="0"/>
              <w:marRight w:val="0"/>
              <w:marTop w:val="0"/>
              <w:marBottom w:val="0"/>
              <w:divBdr>
                <w:top w:val="none" w:sz="0" w:space="0" w:color="auto"/>
                <w:left w:val="none" w:sz="0" w:space="0" w:color="auto"/>
                <w:bottom w:val="none" w:sz="0" w:space="0" w:color="auto"/>
                <w:right w:val="none" w:sz="0" w:space="0" w:color="auto"/>
              </w:divBdr>
            </w:div>
            <w:div w:id="2140295108">
              <w:marLeft w:val="0"/>
              <w:marRight w:val="0"/>
              <w:marTop w:val="0"/>
              <w:marBottom w:val="0"/>
              <w:divBdr>
                <w:top w:val="none" w:sz="0" w:space="0" w:color="auto"/>
                <w:left w:val="none" w:sz="0" w:space="0" w:color="auto"/>
                <w:bottom w:val="none" w:sz="0" w:space="0" w:color="auto"/>
                <w:right w:val="none" w:sz="0" w:space="0" w:color="auto"/>
              </w:divBdr>
            </w:div>
            <w:div w:id="78493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11440">
      <w:bodyDiv w:val="1"/>
      <w:marLeft w:val="0"/>
      <w:marRight w:val="0"/>
      <w:marTop w:val="0"/>
      <w:marBottom w:val="0"/>
      <w:divBdr>
        <w:top w:val="none" w:sz="0" w:space="0" w:color="auto"/>
        <w:left w:val="none" w:sz="0" w:space="0" w:color="auto"/>
        <w:bottom w:val="none" w:sz="0" w:space="0" w:color="auto"/>
        <w:right w:val="none" w:sz="0" w:space="0" w:color="auto"/>
      </w:divBdr>
      <w:divsChild>
        <w:div w:id="1507792122">
          <w:marLeft w:val="0"/>
          <w:marRight w:val="0"/>
          <w:marTop w:val="0"/>
          <w:marBottom w:val="0"/>
          <w:divBdr>
            <w:top w:val="none" w:sz="0" w:space="0" w:color="auto"/>
            <w:left w:val="none" w:sz="0" w:space="0" w:color="auto"/>
            <w:bottom w:val="none" w:sz="0" w:space="0" w:color="auto"/>
            <w:right w:val="none" w:sz="0" w:space="0" w:color="auto"/>
          </w:divBdr>
          <w:divsChild>
            <w:div w:id="70584572">
              <w:marLeft w:val="0"/>
              <w:marRight w:val="0"/>
              <w:marTop w:val="0"/>
              <w:marBottom w:val="0"/>
              <w:divBdr>
                <w:top w:val="none" w:sz="0" w:space="0" w:color="auto"/>
                <w:left w:val="none" w:sz="0" w:space="0" w:color="auto"/>
                <w:bottom w:val="none" w:sz="0" w:space="0" w:color="auto"/>
                <w:right w:val="none" w:sz="0" w:space="0" w:color="auto"/>
              </w:divBdr>
            </w:div>
            <w:div w:id="111287397">
              <w:marLeft w:val="0"/>
              <w:marRight w:val="0"/>
              <w:marTop w:val="0"/>
              <w:marBottom w:val="0"/>
              <w:divBdr>
                <w:top w:val="none" w:sz="0" w:space="0" w:color="auto"/>
                <w:left w:val="none" w:sz="0" w:space="0" w:color="auto"/>
                <w:bottom w:val="none" w:sz="0" w:space="0" w:color="auto"/>
                <w:right w:val="none" w:sz="0" w:space="0" w:color="auto"/>
              </w:divBdr>
            </w:div>
            <w:div w:id="696082183">
              <w:marLeft w:val="0"/>
              <w:marRight w:val="0"/>
              <w:marTop w:val="0"/>
              <w:marBottom w:val="0"/>
              <w:divBdr>
                <w:top w:val="none" w:sz="0" w:space="0" w:color="auto"/>
                <w:left w:val="none" w:sz="0" w:space="0" w:color="auto"/>
                <w:bottom w:val="none" w:sz="0" w:space="0" w:color="auto"/>
                <w:right w:val="none" w:sz="0" w:space="0" w:color="auto"/>
              </w:divBdr>
            </w:div>
            <w:div w:id="877204790">
              <w:marLeft w:val="0"/>
              <w:marRight w:val="0"/>
              <w:marTop w:val="0"/>
              <w:marBottom w:val="0"/>
              <w:divBdr>
                <w:top w:val="none" w:sz="0" w:space="0" w:color="auto"/>
                <w:left w:val="none" w:sz="0" w:space="0" w:color="auto"/>
                <w:bottom w:val="none" w:sz="0" w:space="0" w:color="auto"/>
                <w:right w:val="none" w:sz="0" w:space="0" w:color="auto"/>
              </w:divBdr>
            </w:div>
            <w:div w:id="889222735">
              <w:marLeft w:val="0"/>
              <w:marRight w:val="0"/>
              <w:marTop w:val="0"/>
              <w:marBottom w:val="0"/>
              <w:divBdr>
                <w:top w:val="none" w:sz="0" w:space="0" w:color="auto"/>
                <w:left w:val="none" w:sz="0" w:space="0" w:color="auto"/>
                <w:bottom w:val="none" w:sz="0" w:space="0" w:color="auto"/>
                <w:right w:val="none" w:sz="0" w:space="0" w:color="auto"/>
              </w:divBdr>
            </w:div>
            <w:div w:id="924152154">
              <w:marLeft w:val="0"/>
              <w:marRight w:val="0"/>
              <w:marTop w:val="0"/>
              <w:marBottom w:val="0"/>
              <w:divBdr>
                <w:top w:val="none" w:sz="0" w:space="0" w:color="auto"/>
                <w:left w:val="none" w:sz="0" w:space="0" w:color="auto"/>
                <w:bottom w:val="none" w:sz="0" w:space="0" w:color="auto"/>
                <w:right w:val="none" w:sz="0" w:space="0" w:color="auto"/>
              </w:divBdr>
            </w:div>
            <w:div w:id="973174762">
              <w:marLeft w:val="0"/>
              <w:marRight w:val="0"/>
              <w:marTop w:val="0"/>
              <w:marBottom w:val="0"/>
              <w:divBdr>
                <w:top w:val="none" w:sz="0" w:space="0" w:color="auto"/>
                <w:left w:val="none" w:sz="0" w:space="0" w:color="auto"/>
                <w:bottom w:val="none" w:sz="0" w:space="0" w:color="auto"/>
                <w:right w:val="none" w:sz="0" w:space="0" w:color="auto"/>
              </w:divBdr>
            </w:div>
            <w:div w:id="1081637568">
              <w:marLeft w:val="0"/>
              <w:marRight w:val="0"/>
              <w:marTop w:val="0"/>
              <w:marBottom w:val="0"/>
              <w:divBdr>
                <w:top w:val="none" w:sz="0" w:space="0" w:color="auto"/>
                <w:left w:val="none" w:sz="0" w:space="0" w:color="auto"/>
                <w:bottom w:val="none" w:sz="0" w:space="0" w:color="auto"/>
                <w:right w:val="none" w:sz="0" w:space="0" w:color="auto"/>
              </w:divBdr>
            </w:div>
            <w:div w:id="1083992351">
              <w:marLeft w:val="0"/>
              <w:marRight w:val="0"/>
              <w:marTop w:val="0"/>
              <w:marBottom w:val="0"/>
              <w:divBdr>
                <w:top w:val="none" w:sz="0" w:space="0" w:color="auto"/>
                <w:left w:val="none" w:sz="0" w:space="0" w:color="auto"/>
                <w:bottom w:val="none" w:sz="0" w:space="0" w:color="auto"/>
                <w:right w:val="none" w:sz="0" w:space="0" w:color="auto"/>
              </w:divBdr>
            </w:div>
            <w:div w:id="1199516138">
              <w:marLeft w:val="0"/>
              <w:marRight w:val="0"/>
              <w:marTop w:val="0"/>
              <w:marBottom w:val="0"/>
              <w:divBdr>
                <w:top w:val="none" w:sz="0" w:space="0" w:color="auto"/>
                <w:left w:val="none" w:sz="0" w:space="0" w:color="auto"/>
                <w:bottom w:val="none" w:sz="0" w:space="0" w:color="auto"/>
                <w:right w:val="none" w:sz="0" w:space="0" w:color="auto"/>
              </w:divBdr>
            </w:div>
            <w:div w:id="1322582392">
              <w:marLeft w:val="0"/>
              <w:marRight w:val="0"/>
              <w:marTop w:val="0"/>
              <w:marBottom w:val="0"/>
              <w:divBdr>
                <w:top w:val="none" w:sz="0" w:space="0" w:color="auto"/>
                <w:left w:val="none" w:sz="0" w:space="0" w:color="auto"/>
                <w:bottom w:val="none" w:sz="0" w:space="0" w:color="auto"/>
                <w:right w:val="none" w:sz="0" w:space="0" w:color="auto"/>
              </w:divBdr>
            </w:div>
            <w:div w:id="1323656248">
              <w:marLeft w:val="0"/>
              <w:marRight w:val="0"/>
              <w:marTop w:val="0"/>
              <w:marBottom w:val="0"/>
              <w:divBdr>
                <w:top w:val="none" w:sz="0" w:space="0" w:color="auto"/>
                <w:left w:val="none" w:sz="0" w:space="0" w:color="auto"/>
                <w:bottom w:val="none" w:sz="0" w:space="0" w:color="auto"/>
                <w:right w:val="none" w:sz="0" w:space="0" w:color="auto"/>
              </w:divBdr>
            </w:div>
            <w:div w:id="1770731371">
              <w:marLeft w:val="0"/>
              <w:marRight w:val="0"/>
              <w:marTop w:val="0"/>
              <w:marBottom w:val="0"/>
              <w:divBdr>
                <w:top w:val="none" w:sz="0" w:space="0" w:color="auto"/>
                <w:left w:val="none" w:sz="0" w:space="0" w:color="auto"/>
                <w:bottom w:val="none" w:sz="0" w:space="0" w:color="auto"/>
                <w:right w:val="none" w:sz="0" w:space="0" w:color="auto"/>
              </w:divBdr>
            </w:div>
            <w:div w:id="2097431970">
              <w:marLeft w:val="0"/>
              <w:marRight w:val="0"/>
              <w:marTop w:val="0"/>
              <w:marBottom w:val="0"/>
              <w:divBdr>
                <w:top w:val="none" w:sz="0" w:space="0" w:color="auto"/>
                <w:left w:val="none" w:sz="0" w:space="0" w:color="auto"/>
                <w:bottom w:val="none" w:sz="0" w:space="0" w:color="auto"/>
                <w:right w:val="none" w:sz="0" w:space="0" w:color="auto"/>
              </w:divBdr>
            </w:div>
            <w:div w:id="213170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26394">
      <w:bodyDiv w:val="1"/>
      <w:marLeft w:val="0"/>
      <w:marRight w:val="0"/>
      <w:marTop w:val="0"/>
      <w:marBottom w:val="0"/>
      <w:divBdr>
        <w:top w:val="none" w:sz="0" w:space="0" w:color="auto"/>
        <w:left w:val="none" w:sz="0" w:space="0" w:color="auto"/>
        <w:bottom w:val="none" w:sz="0" w:space="0" w:color="auto"/>
        <w:right w:val="none" w:sz="0" w:space="0" w:color="auto"/>
      </w:divBdr>
    </w:div>
    <w:div w:id="1379622133">
      <w:bodyDiv w:val="1"/>
      <w:marLeft w:val="0"/>
      <w:marRight w:val="0"/>
      <w:marTop w:val="0"/>
      <w:marBottom w:val="0"/>
      <w:divBdr>
        <w:top w:val="none" w:sz="0" w:space="0" w:color="auto"/>
        <w:left w:val="none" w:sz="0" w:space="0" w:color="auto"/>
        <w:bottom w:val="none" w:sz="0" w:space="0" w:color="auto"/>
        <w:right w:val="none" w:sz="0" w:space="0" w:color="auto"/>
      </w:divBdr>
    </w:div>
    <w:div w:id="1383410527">
      <w:bodyDiv w:val="1"/>
      <w:marLeft w:val="0"/>
      <w:marRight w:val="0"/>
      <w:marTop w:val="0"/>
      <w:marBottom w:val="0"/>
      <w:divBdr>
        <w:top w:val="none" w:sz="0" w:space="0" w:color="auto"/>
        <w:left w:val="none" w:sz="0" w:space="0" w:color="auto"/>
        <w:bottom w:val="none" w:sz="0" w:space="0" w:color="auto"/>
        <w:right w:val="none" w:sz="0" w:space="0" w:color="auto"/>
      </w:divBdr>
      <w:divsChild>
        <w:div w:id="1961718484">
          <w:marLeft w:val="0"/>
          <w:marRight w:val="0"/>
          <w:marTop w:val="0"/>
          <w:marBottom w:val="0"/>
          <w:divBdr>
            <w:top w:val="none" w:sz="0" w:space="0" w:color="auto"/>
            <w:left w:val="none" w:sz="0" w:space="0" w:color="auto"/>
            <w:bottom w:val="none" w:sz="0" w:space="0" w:color="auto"/>
            <w:right w:val="none" w:sz="0" w:space="0" w:color="auto"/>
          </w:divBdr>
          <w:divsChild>
            <w:div w:id="203182238">
              <w:marLeft w:val="0"/>
              <w:marRight w:val="0"/>
              <w:marTop w:val="0"/>
              <w:marBottom w:val="0"/>
              <w:divBdr>
                <w:top w:val="none" w:sz="0" w:space="0" w:color="auto"/>
                <w:left w:val="none" w:sz="0" w:space="0" w:color="auto"/>
                <w:bottom w:val="none" w:sz="0" w:space="0" w:color="auto"/>
                <w:right w:val="none" w:sz="0" w:space="0" w:color="auto"/>
              </w:divBdr>
            </w:div>
            <w:div w:id="1060519093">
              <w:marLeft w:val="0"/>
              <w:marRight w:val="0"/>
              <w:marTop w:val="0"/>
              <w:marBottom w:val="0"/>
              <w:divBdr>
                <w:top w:val="none" w:sz="0" w:space="0" w:color="auto"/>
                <w:left w:val="none" w:sz="0" w:space="0" w:color="auto"/>
                <w:bottom w:val="none" w:sz="0" w:space="0" w:color="auto"/>
                <w:right w:val="none" w:sz="0" w:space="0" w:color="auto"/>
              </w:divBdr>
            </w:div>
            <w:div w:id="1354109605">
              <w:marLeft w:val="0"/>
              <w:marRight w:val="0"/>
              <w:marTop w:val="0"/>
              <w:marBottom w:val="0"/>
              <w:divBdr>
                <w:top w:val="none" w:sz="0" w:space="0" w:color="auto"/>
                <w:left w:val="none" w:sz="0" w:space="0" w:color="auto"/>
                <w:bottom w:val="none" w:sz="0" w:space="0" w:color="auto"/>
                <w:right w:val="none" w:sz="0" w:space="0" w:color="auto"/>
              </w:divBdr>
            </w:div>
            <w:div w:id="1364093225">
              <w:marLeft w:val="0"/>
              <w:marRight w:val="0"/>
              <w:marTop w:val="0"/>
              <w:marBottom w:val="0"/>
              <w:divBdr>
                <w:top w:val="none" w:sz="0" w:space="0" w:color="auto"/>
                <w:left w:val="none" w:sz="0" w:space="0" w:color="auto"/>
                <w:bottom w:val="none" w:sz="0" w:space="0" w:color="auto"/>
                <w:right w:val="none" w:sz="0" w:space="0" w:color="auto"/>
              </w:divBdr>
            </w:div>
            <w:div w:id="1622102639">
              <w:marLeft w:val="0"/>
              <w:marRight w:val="0"/>
              <w:marTop w:val="0"/>
              <w:marBottom w:val="0"/>
              <w:divBdr>
                <w:top w:val="none" w:sz="0" w:space="0" w:color="auto"/>
                <w:left w:val="none" w:sz="0" w:space="0" w:color="auto"/>
                <w:bottom w:val="none" w:sz="0" w:space="0" w:color="auto"/>
                <w:right w:val="none" w:sz="0" w:space="0" w:color="auto"/>
              </w:divBdr>
            </w:div>
            <w:div w:id="1641612875">
              <w:marLeft w:val="0"/>
              <w:marRight w:val="0"/>
              <w:marTop w:val="0"/>
              <w:marBottom w:val="0"/>
              <w:divBdr>
                <w:top w:val="none" w:sz="0" w:space="0" w:color="auto"/>
                <w:left w:val="none" w:sz="0" w:space="0" w:color="auto"/>
                <w:bottom w:val="none" w:sz="0" w:space="0" w:color="auto"/>
                <w:right w:val="none" w:sz="0" w:space="0" w:color="auto"/>
              </w:divBdr>
            </w:div>
            <w:div w:id="208302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08254">
      <w:bodyDiv w:val="1"/>
      <w:marLeft w:val="0"/>
      <w:marRight w:val="0"/>
      <w:marTop w:val="0"/>
      <w:marBottom w:val="0"/>
      <w:divBdr>
        <w:top w:val="none" w:sz="0" w:space="0" w:color="auto"/>
        <w:left w:val="none" w:sz="0" w:space="0" w:color="auto"/>
        <w:bottom w:val="none" w:sz="0" w:space="0" w:color="auto"/>
        <w:right w:val="none" w:sz="0" w:space="0" w:color="auto"/>
      </w:divBdr>
    </w:div>
    <w:div w:id="1384646017">
      <w:bodyDiv w:val="1"/>
      <w:marLeft w:val="0"/>
      <w:marRight w:val="0"/>
      <w:marTop w:val="0"/>
      <w:marBottom w:val="0"/>
      <w:divBdr>
        <w:top w:val="none" w:sz="0" w:space="0" w:color="auto"/>
        <w:left w:val="none" w:sz="0" w:space="0" w:color="auto"/>
        <w:bottom w:val="none" w:sz="0" w:space="0" w:color="auto"/>
        <w:right w:val="none" w:sz="0" w:space="0" w:color="auto"/>
      </w:divBdr>
      <w:divsChild>
        <w:div w:id="1678800840">
          <w:marLeft w:val="0"/>
          <w:marRight w:val="0"/>
          <w:marTop w:val="0"/>
          <w:marBottom w:val="0"/>
          <w:divBdr>
            <w:top w:val="none" w:sz="0" w:space="0" w:color="auto"/>
            <w:left w:val="none" w:sz="0" w:space="0" w:color="auto"/>
            <w:bottom w:val="none" w:sz="0" w:space="0" w:color="auto"/>
            <w:right w:val="none" w:sz="0" w:space="0" w:color="auto"/>
          </w:divBdr>
          <w:divsChild>
            <w:div w:id="224149247">
              <w:marLeft w:val="0"/>
              <w:marRight w:val="0"/>
              <w:marTop w:val="0"/>
              <w:marBottom w:val="0"/>
              <w:divBdr>
                <w:top w:val="none" w:sz="0" w:space="0" w:color="auto"/>
                <w:left w:val="none" w:sz="0" w:space="0" w:color="auto"/>
                <w:bottom w:val="none" w:sz="0" w:space="0" w:color="auto"/>
                <w:right w:val="none" w:sz="0" w:space="0" w:color="auto"/>
              </w:divBdr>
            </w:div>
            <w:div w:id="935359813">
              <w:marLeft w:val="0"/>
              <w:marRight w:val="0"/>
              <w:marTop w:val="0"/>
              <w:marBottom w:val="0"/>
              <w:divBdr>
                <w:top w:val="none" w:sz="0" w:space="0" w:color="auto"/>
                <w:left w:val="none" w:sz="0" w:space="0" w:color="auto"/>
                <w:bottom w:val="none" w:sz="0" w:space="0" w:color="auto"/>
                <w:right w:val="none" w:sz="0" w:space="0" w:color="auto"/>
              </w:divBdr>
            </w:div>
            <w:div w:id="1386443470">
              <w:marLeft w:val="0"/>
              <w:marRight w:val="0"/>
              <w:marTop w:val="0"/>
              <w:marBottom w:val="0"/>
              <w:divBdr>
                <w:top w:val="none" w:sz="0" w:space="0" w:color="auto"/>
                <w:left w:val="none" w:sz="0" w:space="0" w:color="auto"/>
                <w:bottom w:val="none" w:sz="0" w:space="0" w:color="auto"/>
                <w:right w:val="none" w:sz="0" w:space="0" w:color="auto"/>
              </w:divBdr>
            </w:div>
            <w:div w:id="1666666318">
              <w:marLeft w:val="0"/>
              <w:marRight w:val="0"/>
              <w:marTop w:val="0"/>
              <w:marBottom w:val="0"/>
              <w:divBdr>
                <w:top w:val="none" w:sz="0" w:space="0" w:color="auto"/>
                <w:left w:val="none" w:sz="0" w:space="0" w:color="auto"/>
                <w:bottom w:val="none" w:sz="0" w:space="0" w:color="auto"/>
                <w:right w:val="none" w:sz="0" w:space="0" w:color="auto"/>
              </w:divBdr>
            </w:div>
            <w:div w:id="1968701475">
              <w:marLeft w:val="0"/>
              <w:marRight w:val="0"/>
              <w:marTop w:val="0"/>
              <w:marBottom w:val="0"/>
              <w:divBdr>
                <w:top w:val="none" w:sz="0" w:space="0" w:color="auto"/>
                <w:left w:val="none" w:sz="0" w:space="0" w:color="auto"/>
                <w:bottom w:val="none" w:sz="0" w:space="0" w:color="auto"/>
                <w:right w:val="none" w:sz="0" w:space="0" w:color="auto"/>
              </w:divBdr>
            </w:div>
            <w:div w:id="199387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88100">
      <w:bodyDiv w:val="1"/>
      <w:marLeft w:val="0"/>
      <w:marRight w:val="0"/>
      <w:marTop w:val="0"/>
      <w:marBottom w:val="0"/>
      <w:divBdr>
        <w:top w:val="none" w:sz="0" w:space="0" w:color="auto"/>
        <w:left w:val="none" w:sz="0" w:space="0" w:color="auto"/>
        <w:bottom w:val="none" w:sz="0" w:space="0" w:color="auto"/>
        <w:right w:val="none" w:sz="0" w:space="0" w:color="auto"/>
      </w:divBdr>
    </w:div>
    <w:div w:id="1386878790">
      <w:bodyDiv w:val="1"/>
      <w:marLeft w:val="0"/>
      <w:marRight w:val="0"/>
      <w:marTop w:val="0"/>
      <w:marBottom w:val="0"/>
      <w:divBdr>
        <w:top w:val="none" w:sz="0" w:space="0" w:color="auto"/>
        <w:left w:val="none" w:sz="0" w:space="0" w:color="auto"/>
        <w:bottom w:val="none" w:sz="0" w:space="0" w:color="auto"/>
        <w:right w:val="none" w:sz="0" w:space="0" w:color="auto"/>
      </w:divBdr>
      <w:divsChild>
        <w:div w:id="127747229">
          <w:marLeft w:val="0"/>
          <w:marRight w:val="0"/>
          <w:marTop w:val="0"/>
          <w:marBottom w:val="0"/>
          <w:divBdr>
            <w:top w:val="none" w:sz="0" w:space="0" w:color="auto"/>
            <w:left w:val="none" w:sz="0" w:space="0" w:color="auto"/>
            <w:bottom w:val="none" w:sz="0" w:space="0" w:color="auto"/>
            <w:right w:val="none" w:sz="0" w:space="0" w:color="auto"/>
          </w:divBdr>
          <w:divsChild>
            <w:div w:id="113209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24776">
      <w:bodyDiv w:val="1"/>
      <w:marLeft w:val="0"/>
      <w:marRight w:val="0"/>
      <w:marTop w:val="0"/>
      <w:marBottom w:val="0"/>
      <w:divBdr>
        <w:top w:val="none" w:sz="0" w:space="0" w:color="auto"/>
        <w:left w:val="none" w:sz="0" w:space="0" w:color="auto"/>
        <w:bottom w:val="none" w:sz="0" w:space="0" w:color="auto"/>
        <w:right w:val="none" w:sz="0" w:space="0" w:color="auto"/>
      </w:divBdr>
      <w:divsChild>
        <w:div w:id="904990246">
          <w:marLeft w:val="0"/>
          <w:marRight w:val="0"/>
          <w:marTop w:val="0"/>
          <w:marBottom w:val="0"/>
          <w:divBdr>
            <w:top w:val="none" w:sz="0" w:space="0" w:color="auto"/>
            <w:left w:val="none" w:sz="0" w:space="0" w:color="auto"/>
            <w:bottom w:val="none" w:sz="0" w:space="0" w:color="auto"/>
            <w:right w:val="none" w:sz="0" w:space="0" w:color="auto"/>
          </w:divBdr>
          <w:divsChild>
            <w:div w:id="548881938">
              <w:marLeft w:val="0"/>
              <w:marRight w:val="0"/>
              <w:marTop w:val="0"/>
              <w:marBottom w:val="0"/>
              <w:divBdr>
                <w:top w:val="none" w:sz="0" w:space="0" w:color="auto"/>
                <w:left w:val="none" w:sz="0" w:space="0" w:color="auto"/>
                <w:bottom w:val="none" w:sz="0" w:space="0" w:color="auto"/>
                <w:right w:val="none" w:sz="0" w:space="0" w:color="auto"/>
              </w:divBdr>
            </w:div>
            <w:div w:id="564530736">
              <w:marLeft w:val="0"/>
              <w:marRight w:val="0"/>
              <w:marTop w:val="0"/>
              <w:marBottom w:val="0"/>
              <w:divBdr>
                <w:top w:val="none" w:sz="0" w:space="0" w:color="auto"/>
                <w:left w:val="none" w:sz="0" w:space="0" w:color="auto"/>
                <w:bottom w:val="none" w:sz="0" w:space="0" w:color="auto"/>
                <w:right w:val="none" w:sz="0" w:space="0" w:color="auto"/>
              </w:divBdr>
            </w:div>
            <w:div w:id="675696641">
              <w:marLeft w:val="0"/>
              <w:marRight w:val="0"/>
              <w:marTop w:val="0"/>
              <w:marBottom w:val="0"/>
              <w:divBdr>
                <w:top w:val="none" w:sz="0" w:space="0" w:color="auto"/>
                <w:left w:val="none" w:sz="0" w:space="0" w:color="auto"/>
                <w:bottom w:val="none" w:sz="0" w:space="0" w:color="auto"/>
                <w:right w:val="none" w:sz="0" w:space="0" w:color="auto"/>
              </w:divBdr>
            </w:div>
            <w:div w:id="1282571534">
              <w:marLeft w:val="0"/>
              <w:marRight w:val="0"/>
              <w:marTop w:val="0"/>
              <w:marBottom w:val="0"/>
              <w:divBdr>
                <w:top w:val="none" w:sz="0" w:space="0" w:color="auto"/>
                <w:left w:val="none" w:sz="0" w:space="0" w:color="auto"/>
                <w:bottom w:val="none" w:sz="0" w:space="0" w:color="auto"/>
                <w:right w:val="none" w:sz="0" w:space="0" w:color="auto"/>
              </w:divBdr>
            </w:div>
            <w:div w:id="1644968990">
              <w:marLeft w:val="0"/>
              <w:marRight w:val="0"/>
              <w:marTop w:val="0"/>
              <w:marBottom w:val="0"/>
              <w:divBdr>
                <w:top w:val="none" w:sz="0" w:space="0" w:color="auto"/>
                <w:left w:val="none" w:sz="0" w:space="0" w:color="auto"/>
                <w:bottom w:val="none" w:sz="0" w:space="0" w:color="auto"/>
                <w:right w:val="none" w:sz="0" w:space="0" w:color="auto"/>
              </w:divBdr>
            </w:div>
            <w:div w:id="166759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95014">
      <w:bodyDiv w:val="1"/>
      <w:marLeft w:val="0"/>
      <w:marRight w:val="0"/>
      <w:marTop w:val="0"/>
      <w:marBottom w:val="0"/>
      <w:divBdr>
        <w:top w:val="none" w:sz="0" w:space="0" w:color="auto"/>
        <w:left w:val="none" w:sz="0" w:space="0" w:color="auto"/>
        <w:bottom w:val="none" w:sz="0" w:space="0" w:color="auto"/>
        <w:right w:val="none" w:sz="0" w:space="0" w:color="auto"/>
      </w:divBdr>
    </w:div>
    <w:div w:id="1411924535">
      <w:bodyDiv w:val="1"/>
      <w:marLeft w:val="0"/>
      <w:marRight w:val="0"/>
      <w:marTop w:val="0"/>
      <w:marBottom w:val="0"/>
      <w:divBdr>
        <w:top w:val="none" w:sz="0" w:space="0" w:color="auto"/>
        <w:left w:val="none" w:sz="0" w:space="0" w:color="auto"/>
        <w:bottom w:val="none" w:sz="0" w:space="0" w:color="auto"/>
        <w:right w:val="none" w:sz="0" w:space="0" w:color="auto"/>
      </w:divBdr>
      <w:divsChild>
        <w:div w:id="10843753">
          <w:marLeft w:val="0"/>
          <w:marRight w:val="0"/>
          <w:marTop w:val="0"/>
          <w:marBottom w:val="0"/>
          <w:divBdr>
            <w:top w:val="none" w:sz="0" w:space="0" w:color="auto"/>
            <w:left w:val="none" w:sz="0" w:space="0" w:color="auto"/>
            <w:bottom w:val="none" w:sz="0" w:space="0" w:color="auto"/>
            <w:right w:val="none" w:sz="0" w:space="0" w:color="auto"/>
          </w:divBdr>
          <w:divsChild>
            <w:div w:id="207889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607389">
      <w:bodyDiv w:val="1"/>
      <w:marLeft w:val="0"/>
      <w:marRight w:val="0"/>
      <w:marTop w:val="0"/>
      <w:marBottom w:val="0"/>
      <w:divBdr>
        <w:top w:val="none" w:sz="0" w:space="0" w:color="auto"/>
        <w:left w:val="none" w:sz="0" w:space="0" w:color="auto"/>
        <w:bottom w:val="none" w:sz="0" w:space="0" w:color="auto"/>
        <w:right w:val="none" w:sz="0" w:space="0" w:color="auto"/>
      </w:divBdr>
      <w:divsChild>
        <w:div w:id="545027342">
          <w:marLeft w:val="0"/>
          <w:marRight w:val="0"/>
          <w:marTop w:val="0"/>
          <w:marBottom w:val="0"/>
          <w:divBdr>
            <w:top w:val="none" w:sz="0" w:space="0" w:color="auto"/>
            <w:left w:val="none" w:sz="0" w:space="0" w:color="auto"/>
            <w:bottom w:val="none" w:sz="0" w:space="0" w:color="auto"/>
            <w:right w:val="none" w:sz="0" w:space="0" w:color="auto"/>
          </w:divBdr>
          <w:divsChild>
            <w:div w:id="91780480">
              <w:marLeft w:val="0"/>
              <w:marRight w:val="0"/>
              <w:marTop w:val="0"/>
              <w:marBottom w:val="0"/>
              <w:divBdr>
                <w:top w:val="none" w:sz="0" w:space="0" w:color="auto"/>
                <w:left w:val="none" w:sz="0" w:space="0" w:color="auto"/>
                <w:bottom w:val="none" w:sz="0" w:space="0" w:color="auto"/>
                <w:right w:val="none" w:sz="0" w:space="0" w:color="auto"/>
              </w:divBdr>
            </w:div>
            <w:div w:id="419260156">
              <w:marLeft w:val="0"/>
              <w:marRight w:val="0"/>
              <w:marTop w:val="0"/>
              <w:marBottom w:val="0"/>
              <w:divBdr>
                <w:top w:val="none" w:sz="0" w:space="0" w:color="auto"/>
                <w:left w:val="none" w:sz="0" w:space="0" w:color="auto"/>
                <w:bottom w:val="none" w:sz="0" w:space="0" w:color="auto"/>
                <w:right w:val="none" w:sz="0" w:space="0" w:color="auto"/>
              </w:divBdr>
            </w:div>
            <w:div w:id="568736574">
              <w:marLeft w:val="0"/>
              <w:marRight w:val="0"/>
              <w:marTop w:val="0"/>
              <w:marBottom w:val="0"/>
              <w:divBdr>
                <w:top w:val="none" w:sz="0" w:space="0" w:color="auto"/>
                <w:left w:val="none" w:sz="0" w:space="0" w:color="auto"/>
                <w:bottom w:val="none" w:sz="0" w:space="0" w:color="auto"/>
                <w:right w:val="none" w:sz="0" w:space="0" w:color="auto"/>
              </w:divBdr>
            </w:div>
            <w:div w:id="995913218">
              <w:marLeft w:val="0"/>
              <w:marRight w:val="0"/>
              <w:marTop w:val="0"/>
              <w:marBottom w:val="0"/>
              <w:divBdr>
                <w:top w:val="none" w:sz="0" w:space="0" w:color="auto"/>
                <w:left w:val="none" w:sz="0" w:space="0" w:color="auto"/>
                <w:bottom w:val="none" w:sz="0" w:space="0" w:color="auto"/>
                <w:right w:val="none" w:sz="0" w:space="0" w:color="auto"/>
              </w:divBdr>
            </w:div>
            <w:div w:id="1540044090">
              <w:marLeft w:val="0"/>
              <w:marRight w:val="0"/>
              <w:marTop w:val="0"/>
              <w:marBottom w:val="0"/>
              <w:divBdr>
                <w:top w:val="none" w:sz="0" w:space="0" w:color="auto"/>
                <w:left w:val="none" w:sz="0" w:space="0" w:color="auto"/>
                <w:bottom w:val="none" w:sz="0" w:space="0" w:color="auto"/>
                <w:right w:val="none" w:sz="0" w:space="0" w:color="auto"/>
              </w:divBdr>
            </w:div>
            <w:div w:id="1783106518">
              <w:marLeft w:val="0"/>
              <w:marRight w:val="0"/>
              <w:marTop w:val="0"/>
              <w:marBottom w:val="0"/>
              <w:divBdr>
                <w:top w:val="none" w:sz="0" w:space="0" w:color="auto"/>
                <w:left w:val="none" w:sz="0" w:space="0" w:color="auto"/>
                <w:bottom w:val="none" w:sz="0" w:space="0" w:color="auto"/>
                <w:right w:val="none" w:sz="0" w:space="0" w:color="auto"/>
              </w:divBdr>
            </w:div>
            <w:div w:id="186347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227932">
      <w:bodyDiv w:val="1"/>
      <w:marLeft w:val="0"/>
      <w:marRight w:val="0"/>
      <w:marTop w:val="0"/>
      <w:marBottom w:val="0"/>
      <w:divBdr>
        <w:top w:val="none" w:sz="0" w:space="0" w:color="auto"/>
        <w:left w:val="none" w:sz="0" w:space="0" w:color="auto"/>
        <w:bottom w:val="none" w:sz="0" w:space="0" w:color="auto"/>
        <w:right w:val="none" w:sz="0" w:space="0" w:color="auto"/>
      </w:divBdr>
    </w:div>
    <w:div w:id="1440565187">
      <w:bodyDiv w:val="1"/>
      <w:marLeft w:val="0"/>
      <w:marRight w:val="0"/>
      <w:marTop w:val="0"/>
      <w:marBottom w:val="0"/>
      <w:divBdr>
        <w:top w:val="none" w:sz="0" w:space="0" w:color="auto"/>
        <w:left w:val="none" w:sz="0" w:space="0" w:color="auto"/>
        <w:bottom w:val="none" w:sz="0" w:space="0" w:color="auto"/>
        <w:right w:val="none" w:sz="0" w:space="0" w:color="auto"/>
      </w:divBdr>
      <w:divsChild>
        <w:div w:id="2072581604">
          <w:marLeft w:val="0"/>
          <w:marRight w:val="0"/>
          <w:marTop w:val="0"/>
          <w:marBottom w:val="0"/>
          <w:divBdr>
            <w:top w:val="none" w:sz="0" w:space="0" w:color="auto"/>
            <w:left w:val="none" w:sz="0" w:space="0" w:color="auto"/>
            <w:bottom w:val="none" w:sz="0" w:space="0" w:color="auto"/>
            <w:right w:val="none" w:sz="0" w:space="0" w:color="auto"/>
          </w:divBdr>
          <w:divsChild>
            <w:div w:id="52386102">
              <w:marLeft w:val="0"/>
              <w:marRight w:val="0"/>
              <w:marTop w:val="0"/>
              <w:marBottom w:val="0"/>
              <w:divBdr>
                <w:top w:val="none" w:sz="0" w:space="0" w:color="auto"/>
                <w:left w:val="none" w:sz="0" w:space="0" w:color="auto"/>
                <w:bottom w:val="none" w:sz="0" w:space="0" w:color="auto"/>
                <w:right w:val="none" w:sz="0" w:space="0" w:color="auto"/>
              </w:divBdr>
            </w:div>
            <w:div w:id="407004015">
              <w:marLeft w:val="0"/>
              <w:marRight w:val="0"/>
              <w:marTop w:val="0"/>
              <w:marBottom w:val="0"/>
              <w:divBdr>
                <w:top w:val="none" w:sz="0" w:space="0" w:color="auto"/>
                <w:left w:val="none" w:sz="0" w:space="0" w:color="auto"/>
                <w:bottom w:val="none" w:sz="0" w:space="0" w:color="auto"/>
                <w:right w:val="none" w:sz="0" w:space="0" w:color="auto"/>
              </w:divBdr>
            </w:div>
            <w:div w:id="1110587618">
              <w:marLeft w:val="0"/>
              <w:marRight w:val="0"/>
              <w:marTop w:val="0"/>
              <w:marBottom w:val="0"/>
              <w:divBdr>
                <w:top w:val="none" w:sz="0" w:space="0" w:color="auto"/>
                <w:left w:val="none" w:sz="0" w:space="0" w:color="auto"/>
                <w:bottom w:val="none" w:sz="0" w:space="0" w:color="auto"/>
                <w:right w:val="none" w:sz="0" w:space="0" w:color="auto"/>
              </w:divBdr>
            </w:div>
            <w:div w:id="1298756002">
              <w:marLeft w:val="0"/>
              <w:marRight w:val="0"/>
              <w:marTop w:val="0"/>
              <w:marBottom w:val="0"/>
              <w:divBdr>
                <w:top w:val="none" w:sz="0" w:space="0" w:color="auto"/>
                <w:left w:val="none" w:sz="0" w:space="0" w:color="auto"/>
                <w:bottom w:val="none" w:sz="0" w:space="0" w:color="auto"/>
                <w:right w:val="none" w:sz="0" w:space="0" w:color="auto"/>
              </w:divBdr>
            </w:div>
            <w:div w:id="1349134915">
              <w:marLeft w:val="0"/>
              <w:marRight w:val="0"/>
              <w:marTop w:val="0"/>
              <w:marBottom w:val="0"/>
              <w:divBdr>
                <w:top w:val="none" w:sz="0" w:space="0" w:color="auto"/>
                <w:left w:val="none" w:sz="0" w:space="0" w:color="auto"/>
                <w:bottom w:val="none" w:sz="0" w:space="0" w:color="auto"/>
                <w:right w:val="none" w:sz="0" w:space="0" w:color="auto"/>
              </w:divBdr>
            </w:div>
            <w:div w:id="1435056788">
              <w:marLeft w:val="0"/>
              <w:marRight w:val="0"/>
              <w:marTop w:val="0"/>
              <w:marBottom w:val="0"/>
              <w:divBdr>
                <w:top w:val="none" w:sz="0" w:space="0" w:color="auto"/>
                <w:left w:val="none" w:sz="0" w:space="0" w:color="auto"/>
                <w:bottom w:val="none" w:sz="0" w:space="0" w:color="auto"/>
                <w:right w:val="none" w:sz="0" w:space="0" w:color="auto"/>
              </w:divBdr>
            </w:div>
            <w:div w:id="1563906446">
              <w:marLeft w:val="0"/>
              <w:marRight w:val="0"/>
              <w:marTop w:val="0"/>
              <w:marBottom w:val="0"/>
              <w:divBdr>
                <w:top w:val="none" w:sz="0" w:space="0" w:color="auto"/>
                <w:left w:val="none" w:sz="0" w:space="0" w:color="auto"/>
                <w:bottom w:val="none" w:sz="0" w:space="0" w:color="auto"/>
                <w:right w:val="none" w:sz="0" w:space="0" w:color="auto"/>
              </w:divBdr>
            </w:div>
            <w:div w:id="1658143625">
              <w:marLeft w:val="0"/>
              <w:marRight w:val="0"/>
              <w:marTop w:val="0"/>
              <w:marBottom w:val="0"/>
              <w:divBdr>
                <w:top w:val="none" w:sz="0" w:space="0" w:color="auto"/>
                <w:left w:val="none" w:sz="0" w:space="0" w:color="auto"/>
                <w:bottom w:val="none" w:sz="0" w:space="0" w:color="auto"/>
                <w:right w:val="none" w:sz="0" w:space="0" w:color="auto"/>
              </w:divBdr>
            </w:div>
            <w:div w:id="1796365491">
              <w:marLeft w:val="0"/>
              <w:marRight w:val="0"/>
              <w:marTop w:val="0"/>
              <w:marBottom w:val="0"/>
              <w:divBdr>
                <w:top w:val="none" w:sz="0" w:space="0" w:color="auto"/>
                <w:left w:val="none" w:sz="0" w:space="0" w:color="auto"/>
                <w:bottom w:val="none" w:sz="0" w:space="0" w:color="auto"/>
                <w:right w:val="none" w:sz="0" w:space="0" w:color="auto"/>
              </w:divBdr>
            </w:div>
            <w:div w:id="188116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443083">
      <w:bodyDiv w:val="1"/>
      <w:marLeft w:val="0"/>
      <w:marRight w:val="0"/>
      <w:marTop w:val="0"/>
      <w:marBottom w:val="0"/>
      <w:divBdr>
        <w:top w:val="none" w:sz="0" w:space="0" w:color="auto"/>
        <w:left w:val="none" w:sz="0" w:space="0" w:color="auto"/>
        <w:bottom w:val="none" w:sz="0" w:space="0" w:color="auto"/>
        <w:right w:val="none" w:sz="0" w:space="0" w:color="auto"/>
      </w:divBdr>
      <w:divsChild>
        <w:div w:id="1050542559">
          <w:marLeft w:val="0"/>
          <w:marRight w:val="0"/>
          <w:marTop w:val="0"/>
          <w:marBottom w:val="0"/>
          <w:divBdr>
            <w:top w:val="none" w:sz="0" w:space="0" w:color="auto"/>
            <w:left w:val="none" w:sz="0" w:space="0" w:color="auto"/>
            <w:bottom w:val="none" w:sz="0" w:space="0" w:color="auto"/>
            <w:right w:val="none" w:sz="0" w:space="0" w:color="auto"/>
          </w:divBdr>
          <w:divsChild>
            <w:div w:id="112942768">
              <w:marLeft w:val="0"/>
              <w:marRight w:val="0"/>
              <w:marTop w:val="0"/>
              <w:marBottom w:val="0"/>
              <w:divBdr>
                <w:top w:val="none" w:sz="0" w:space="0" w:color="auto"/>
                <w:left w:val="none" w:sz="0" w:space="0" w:color="auto"/>
                <w:bottom w:val="none" w:sz="0" w:space="0" w:color="auto"/>
                <w:right w:val="none" w:sz="0" w:space="0" w:color="auto"/>
              </w:divBdr>
            </w:div>
            <w:div w:id="429739110">
              <w:marLeft w:val="0"/>
              <w:marRight w:val="0"/>
              <w:marTop w:val="0"/>
              <w:marBottom w:val="0"/>
              <w:divBdr>
                <w:top w:val="none" w:sz="0" w:space="0" w:color="auto"/>
                <w:left w:val="none" w:sz="0" w:space="0" w:color="auto"/>
                <w:bottom w:val="none" w:sz="0" w:space="0" w:color="auto"/>
                <w:right w:val="none" w:sz="0" w:space="0" w:color="auto"/>
              </w:divBdr>
            </w:div>
            <w:div w:id="468674930">
              <w:marLeft w:val="0"/>
              <w:marRight w:val="0"/>
              <w:marTop w:val="0"/>
              <w:marBottom w:val="0"/>
              <w:divBdr>
                <w:top w:val="none" w:sz="0" w:space="0" w:color="auto"/>
                <w:left w:val="none" w:sz="0" w:space="0" w:color="auto"/>
                <w:bottom w:val="none" w:sz="0" w:space="0" w:color="auto"/>
                <w:right w:val="none" w:sz="0" w:space="0" w:color="auto"/>
              </w:divBdr>
            </w:div>
            <w:div w:id="775367895">
              <w:marLeft w:val="0"/>
              <w:marRight w:val="0"/>
              <w:marTop w:val="0"/>
              <w:marBottom w:val="0"/>
              <w:divBdr>
                <w:top w:val="none" w:sz="0" w:space="0" w:color="auto"/>
                <w:left w:val="none" w:sz="0" w:space="0" w:color="auto"/>
                <w:bottom w:val="none" w:sz="0" w:space="0" w:color="auto"/>
                <w:right w:val="none" w:sz="0" w:space="0" w:color="auto"/>
              </w:divBdr>
            </w:div>
            <w:div w:id="1072777900">
              <w:marLeft w:val="0"/>
              <w:marRight w:val="0"/>
              <w:marTop w:val="0"/>
              <w:marBottom w:val="0"/>
              <w:divBdr>
                <w:top w:val="none" w:sz="0" w:space="0" w:color="auto"/>
                <w:left w:val="none" w:sz="0" w:space="0" w:color="auto"/>
                <w:bottom w:val="none" w:sz="0" w:space="0" w:color="auto"/>
                <w:right w:val="none" w:sz="0" w:space="0" w:color="auto"/>
              </w:divBdr>
            </w:div>
            <w:div w:id="140525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65386">
      <w:bodyDiv w:val="1"/>
      <w:marLeft w:val="0"/>
      <w:marRight w:val="0"/>
      <w:marTop w:val="0"/>
      <w:marBottom w:val="0"/>
      <w:divBdr>
        <w:top w:val="none" w:sz="0" w:space="0" w:color="auto"/>
        <w:left w:val="none" w:sz="0" w:space="0" w:color="auto"/>
        <w:bottom w:val="none" w:sz="0" w:space="0" w:color="auto"/>
        <w:right w:val="none" w:sz="0" w:space="0" w:color="auto"/>
      </w:divBdr>
      <w:divsChild>
        <w:div w:id="1599176575">
          <w:marLeft w:val="0"/>
          <w:marRight w:val="0"/>
          <w:marTop w:val="0"/>
          <w:marBottom w:val="0"/>
          <w:divBdr>
            <w:top w:val="none" w:sz="0" w:space="0" w:color="auto"/>
            <w:left w:val="none" w:sz="0" w:space="0" w:color="auto"/>
            <w:bottom w:val="none" w:sz="0" w:space="0" w:color="auto"/>
            <w:right w:val="none" w:sz="0" w:space="0" w:color="auto"/>
          </w:divBdr>
          <w:divsChild>
            <w:div w:id="63913780">
              <w:marLeft w:val="0"/>
              <w:marRight w:val="0"/>
              <w:marTop w:val="0"/>
              <w:marBottom w:val="0"/>
              <w:divBdr>
                <w:top w:val="none" w:sz="0" w:space="0" w:color="auto"/>
                <w:left w:val="none" w:sz="0" w:space="0" w:color="auto"/>
                <w:bottom w:val="none" w:sz="0" w:space="0" w:color="auto"/>
                <w:right w:val="none" w:sz="0" w:space="0" w:color="auto"/>
              </w:divBdr>
            </w:div>
            <w:div w:id="190383423">
              <w:marLeft w:val="0"/>
              <w:marRight w:val="0"/>
              <w:marTop w:val="0"/>
              <w:marBottom w:val="0"/>
              <w:divBdr>
                <w:top w:val="none" w:sz="0" w:space="0" w:color="auto"/>
                <w:left w:val="none" w:sz="0" w:space="0" w:color="auto"/>
                <w:bottom w:val="none" w:sz="0" w:space="0" w:color="auto"/>
                <w:right w:val="none" w:sz="0" w:space="0" w:color="auto"/>
              </w:divBdr>
            </w:div>
            <w:div w:id="297731235">
              <w:marLeft w:val="0"/>
              <w:marRight w:val="0"/>
              <w:marTop w:val="0"/>
              <w:marBottom w:val="0"/>
              <w:divBdr>
                <w:top w:val="none" w:sz="0" w:space="0" w:color="auto"/>
                <w:left w:val="none" w:sz="0" w:space="0" w:color="auto"/>
                <w:bottom w:val="none" w:sz="0" w:space="0" w:color="auto"/>
                <w:right w:val="none" w:sz="0" w:space="0" w:color="auto"/>
              </w:divBdr>
            </w:div>
            <w:div w:id="526723178">
              <w:marLeft w:val="0"/>
              <w:marRight w:val="0"/>
              <w:marTop w:val="0"/>
              <w:marBottom w:val="0"/>
              <w:divBdr>
                <w:top w:val="none" w:sz="0" w:space="0" w:color="auto"/>
                <w:left w:val="none" w:sz="0" w:space="0" w:color="auto"/>
                <w:bottom w:val="none" w:sz="0" w:space="0" w:color="auto"/>
                <w:right w:val="none" w:sz="0" w:space="0" w:color="auto"/>
              </w:divBdr>
            </w:div>
            <w:div w:id="568075987">
              <w:marLeft w:val="0"/>
              <w:marRight w:val="0"/>
              <w:marTop w:val="0"/>
              <w:marBottom w:val="0"/>
              <w:divBdr>
                <w:top w:val="none" w:sz="0" w:space="0" w:color="auto"/>
                <w:left w:val="none" w:sz="0" w:space="0" w:color="auto"/>
                <w:bottom w:val="none" w:sz="0" w:space="0" w:color="auto"/>
                <w:right w:val="none" w:sz="0" w:space="0" w:color="auto"/>
              </w:divBdr>
            </w:div>
            <w:div w:id="599531401">
              <w:marLeft w:val="0"/>
              <w:marRight w:val="0"/>
              <w:marTop w:val="0"/>
              <w:marBottom w:val="0"/>
              <w:divBdr>
                <w:top w:val="none" w:sz="0" w:space="0" w:color="auto"/>
                <w:left w:val="none" w:sz="0" w:space="0" w:color="auto"/>
                <w:bottom w:val="none" w:sz="0" w:space="0" w:color="auto"/>
                <w:right w:val="none" w:sz="0" w:space="0" w:color="auto"/>
              </w:divBdr>
            </w:div>
            <w:div w:id="736051540">
              <w:marLeft w:val="0"/>
              <w:marRight w:val="0"/>
              <w:marTop w:val="0"/>
              <w:marBottom w:val="0"/>
              <w:divBdr>
                <w:top w:val="none" w:sz="0" w:space="0" w:color="auto"/>
                <w:left w:val="none" w:sz="0" w:space="0" w:color="auto"/>
                <w:bottom w:val="none" w:sz="0" w:space="0" w:color="auto"/>
                <w:right w:val="none" w:sz="0" w:space="0" w:color="auto"/>
              </w:divBdr>
            </w:div>
            <w:div w:id="778720690">
              <w:marLeft w:val="0"/>
              <w:marRight w:val="0"/>
              <w:marTop w:val="0"/>
              <w:marBottom w:val="0"/>
              <w:divBdr>
                <w:top w:val="none" w:sz="0" w:space="0" w:color="auto"/>
                <w:left w:val="none" w:sz="0" w:space="0" w:color="auto"/>
                <w:bottom w:val="none" w:sz="0" w:space="0" w:color="auto"/>
                <w:right w:val="none" w:sz="0" w:space="0" w:color="auto"/>
              </w:divBdr>
            </w:div>
            <w:div w:id="904070573">
              <w:marLeft w:val="0"/>
              <w:marRight w:val="0"/>
              <w:marTop w:val="0"/>
              <w:marBottom w:val="0"/>
              <w:divBdr>
                <w:top w:val="none" w:sz="0" w:space="0" w:color="auto"/>
                <w:left w:val="none" w:sz="0" w:space="0" w:color="auto"/>
                <w:bottom w:val="none" w:sz="0" w:space="0" w:color="auto"/>
                <w:right w:val="none" w:sz="0" w:space="0" w:color="auto"/>
              </w:divBdr>
            </w:div>
            <w:div w:id="909776486">
              <w:marLeft w:val="0"/>
              <w:marRight w:val="0"/>
              <w:marTop w:val="0"/>
              <w:marBottom w:val="0"/>
              <w:divBdr>
                <w:top w:val="none" w:sz="0" w:space="0" w:color="auto"/>
                <w:left w:val="none" w:sz="0" w:space="0" w:color="auto"/>
                <w:bottom w:val="none" w:sz="0" w:space="0" w:color="auto"/>
                <w:right w:val="none" w:sz="0" w:space="0" w:color="auto"/>
              </w:divBdr>
            </w:div>
            <w:div w:id="909925225">
              <w:marLeft w:val="0"/>
              <w:marRight w:val="0"/>
              <w:marTop w:val="0"/>
              <w:marBottom w:val="0"/>
              <w:divBdr>
                <w:top w:val="none" w:sz="0" w:space="0" w:color="auto"/>
                <w:left w:val="none" w:sz="0" w:space="0" w:color="auto"/>
                <w:bottom w:val="none" w:sz="0" w:space="0" w:color="auto"/>
                <w:right w:val="none" w:sz="0" w:space="0" w:color="auto"/>
              </w:divBdr>
            </w:div>
            <w:div w:id="1034380707">
              <w:marLeft w:val="0"/>
              <w:marRight w:val="0"/>
              <w:marTop w:val="0"/>
              <w:marBottom w:val="0"/>
              <w:divBdr>
                <w:top w:val="none" w:sz="0" w:space="0" w:color="auto"/>
                <w:left w:val="none" w:sz="0" w:space="0" w:color="auto"/>
                <w:bottom w:val="none" w:sz="0" w:space="0" w:color="auto"/>
                <w:right w:val="none" w:sz="0" w:space="0" w:color="auto"/>
              </w:divBdr>
            </w:div>
            <w:div w:id="1070734582">
              <w:marLeft w:val="0"/>
              <w:marRight w:val="0"/>
              <w:marTop w:val="0"/>
              <w:marBottom w:val="0"/>
              <w:divBdr>
                <w:top w:val="none" w:sz="0" w:space="0" w:color="auto"/>
                <w:left w:val="none" w:sz="0" w:space="0" w:color="auto"/>
                <w:bottom w:val="none" w:sz="0" w:space="0" w:color="auto"/>
                <w:right w:val="none" w:sz="0" w:space="0" w:color="auto"/>
              </w:divBdr>
            </w:div>
            <w:div w:id="1087771956">
              <w:marLeft w:val="0"/>
              <w:marRight w:val="0"/>
              <w:marTop w:val="0"/>
              <w:marBottom w:val="0"/>
              <w:divBdr>
                <w:top w:val="none" w:sz="0" w:space="0" w:color="auto"/>
                <w:left w:val="none" w:sz="0" w:space="0" w:color="auto"/>
                <w:bottom w:val="none" w:sz="0" w:space="0" w:color="auto"/>
                <w:right w:val="none" w:sz="0" w:space="0" w:color="auto"/>
              </w:divBdr>
            </w:div>
            <w:div w:id="1104688036">
              <w:marLeft w:val="0"/>
              <w:marRight w:val="0"/>
              <w:marTop w:val="0"/>
              <w:marBottom w:val="0"/>
              <w:divBdr>
                <w:top w:val="none" w:sz="0" w:space="0" w:color="auto"/>
                <w:left w:val="none" w:sz="0" w:space="0" w:color="auto"/>
                <w:bottom w:val="none" w:sz="0" w:space="0" w:color="auto"/>
                <w:right w:val="none" w:sz="0" w:space="0" w:color="auto"/>
              </w:divBdr>
            </w:div>
            <w:div w:id="1108354453">
              <w:marLeft w:val="0"/>
              <w:marRight w:val="0"/>
              <w:marTop w:val="0"/>
              <w:marBottom w:val="0"/>
              <w:divBdr>
                <w:top w:val="none" w:sz="0" w:space="0" w:color="auto"/>
                <w:left w:val="none" w:sz="0" w:space="0" w:color="auto"/>
                <w:bottom w:val="none" w:sz="0" w:space="0" w:color="auto"/>
                <w:right w:val="none" w:sz="0" w:space="0" w:color="auto"/>
              </w:divBdr>
            </w:div>
            <w:div w:id="1124812448">
              <w:marLeft w:val="0"/>
              <w:marRight w:val="0"/>
              <w:marTop w:val="0"/>
              <w:marBottom w:val="0"/>
              <w:divBdr>
                <w:top w:val="none" w:sz="0" w:space="0" w:color="auto"/>
                <w:left w:val="none" w:sz="0" w:space="0" w:color="auto"/>
                <w:bottom w:val="none" w:sz="0" w:space="0" w:color="auto"/>
                <w:right w:val="none" w:sz="0" w:space="0" w:color="auto"/>
              </w:divBdr>
            </w:div>
            <w:div w:id="1291323754">
              <w:marLeft w:val="0"/>
              <w:marRight w:val="0"/>
              <w:marTop w:val="0"/>
              <w:marBottom w:val="0"/>
              <w:divBdr>
                <w:top w:val="none" w:sz="0" w:space="0" w:color="auto"/>
                <w:left w:val="none" w:sz="0" w:space="0" w:color="auto"/>
                <w:bottom w:val="none" w:sz="0" w:space="0" w:color="auto"/>
                <w:right w:val="none" w:sz="0" w:space="0" w:color="auto"/>
              </w:divBdr>
            </w:div>
            <w:div w:id="1361319566">
              <w:marLeft w:val="0"/>
              <w:marRight w:val="0"/>
              <w:marTop w:val="0"/>
              <w:marBottom w:val="0"/>
              <w:divBdr>
                <w:top w:val="none" w:sz="0" w:space="0" w:color="auto"/>
                <w:left w:val="none" w:sz="0" w:space="0" w:color="auto"/>
                <w:bottom w:val="none" w:sz="0" w:space="0" w:color="auto"/>
                <w:right w:val="none" w:sz="0" w:space="0" w:color="auto"/>
              </w:divBdr>
            </w:div>
            <w:div w:id="1437940782">
              <w:marLeft w:val="0"/>
              <w:marRight w:val="0"/>
              <w:marTop w:val="0"/>
              <w:marBottom w:val="0"/>
              <w:divBdr>
                <w:top w:val="none" w:sz="0" w:space="0" w:color="auto"/>
                <w:left w:val="none" w:sz="0" w:space="0" w:color="auto"/>
                <w:bottom w:val="none" w:sz="0" w:space="0" w:color="auto"/>
                <w:right w:val="none" w:sz="0" w:space="0" w:color="auto"/>
              </w:divBdr>
            </w:div>
            <w:div w:id="1511021301">
              <w:marLeft w:val="0"/>
              <w:marRight w:val="0"/>
              <w:marTop w:val="0"/>
              <w:marBottom w:val="0"/>
              <w:divBdr>
                <w:top w:val="none" w:sz="0" w:space="0" w:color="auto"/>
                <w:left w:val="none" w:sz="0" w:space="0" w:color="auto"/>
                <w:bottom w:val="none" w:sz="0" w:space="0" w:color="auto"/>
                <w:right w:val="none" w:sz="0" w:space="0" w:color="auto"/>
              </w:divBdr>
            </w:div>
            <w:div w:id="1636523553">
              <w:marLeft w:val="0"/>
              <w:marRight w:val="0"/>
              <w:marTop w:val="0"/>
              <w:marBottom w:val="0"/>
              <w:divBdr>
                <w:top w:val="none" w:sz="0" w:space="0" w:color="auto"/>
                <w:left w:val="none" w:sz="0" w:space="0" w:color="auto"/>
                <w:bottom w:val="none" w:sz="0" w:space="0" w:color="auto"/>
                <w:right w:val="none" w:sz="0" w:space="0" w:color="auto"/>
              </w:divBdr>
            </w:div>
            <w:div w:id="1681394788">
              <w:marLeft w:val="0"/>
              <w:marRight w:val="0"/>
              <w:marTop w:val="0"/>
              <w:marBottom w:val="0"/>
              <w:divBdr>
                <w:top w:val="none" w:sz="0" w:space="0" w:color="auto"/>
                <w:left w:val="none" w:sz="0" w:space="0" w:color="auto"/>
                <w:bottom w:val="none" w:sz="0" w:space="0" w:color="auto"/>
                <w:right w:val="none" w:sz="0" w:space="0" w:color="auto"/>
              </w:divBdr>
            </w:div>
            <w:div w:id="1722636796">
              <w:marLeft w:val="0"/>
              <w:marRight w:val="0"/>
              <w:marTop w:val="0"/>
              <w:marBottom w:val="0"/>
              <w:divBdr>
                <w:top w:val="none" w:sz="0" w:space="0" w:color="auto"/>
                <w:left w:val="none" w:sz="0" w:space="0" w:color="auto"/>
                <w:bottom w:val="none" w:sz="0" w:space="0" w:color="auto"/>
                <w:right w:val="none" w:sz="0" w:space="0" w:color="auto"/>
              </w:divBdr>
            </w:div>
            <w:div w:id="1745646454">
              <w:marLeft w:val="0"/>
              <w:marRight w:val="0"/>
              <w:marTop w:val="0"/>
              <w:marBottom w:val="0"/>
              <w:divBdr>
                <w:top w:val="none" w:sz="0" w:space="0" w:color="auto"/>
                <w:left w:val="none" w:sz="0" w:space="0" w:color="auto"/>
                <w:bottom w:val="none" w:sz="0" w:space="0" w:color="auto"/>
                <w:right w:val="none" w:sz="0" w:space="0" w:color="auto"/>
              </w:divBdr>
            </w:div>
            <w:div w:id="1911111506">
              <w:marLeft w:val="0"/>
              <w:marRight w:val="0"/>
              <w:marTop w:val="0"/>
              <w:marBottom w:val="0"/>
              <w:divBdr>
                <w:top w:val="none" w:sz="0" w:space="0" w:color="auto"/>
                <w:left w:val="none" w:sz="0" w:space="0" w:color="auto"/>
                <w:bottom w:val="none" w:sz="0" w:space="0" w:color="auto"/>
                <w:right w:val="none" w:sz="0" w:space="0" w:color="auto"/>
              </w:divBdr>
            </w:div>
            <w:div w:id="1926769074">
              <w:marLeft w:val="0"/>
              <w:marRight w:val="0"/>
              <w:marTop w:val="0"/>
              <w:marBottom w:val="0"/>
              <w:divBdr>
                <w:top w:val="none" w:sz="0" w:space="0" w:color="auto"/>
                <w:left w:val="none" w:sz="0" w:space="0" w:color="auto"/>
                <w:bottom w:val="none" w:sz="0" w:space="0" w:color="auto"/>
                <w:right w:val="none" w:sz="0" w:space="0" w:color="auto"/>
              </w:divBdr>
            </w:div>
            <w:div w:id="1932354014">
              <w:marLeft w:val="0"/>
              <w:marRight w:val="0"/>
              <w:marTop w:val="0"/>
              <w:marBottom w:val="0"/>
              <w:divBdr>
                <w:top w:val="none" w:sz="0" w:space="0" w:color="auto"/>
                <w:left w:val="none" w:sz="0" w:space="0" w:color="auto"/>
                <w:bottom w:val="none" w:sz="0" w:space="0" w:color="auto"/>
                <w:right w:val="none" w:sz="0" w:space="0" w:color="auto"/>
              </w:divBdr>
            </w:div>
            <w:div w:id="203583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77667">
      <w:bodyDiv w:val="1"/>
      <w:marLeft w:val="0"/>
      <w:marRight w:val="0"/>
      <w:marTop w:val="0"/>
      <w:marBottom w:val="0"/>
      <w:divBdr>
        <w:top w:val="none" w:sz="0" w:space="0" w:color="auto"/>
        <w:left w:val="none" w:sz="0" w:space="0" w:color="auto"/>
        <w:bottom w:val="none" w:sz="0" w:space="0" w:color="auto"/>
        <w:right w:val="none" w:sz="0" w:space="0" w:color="auto"/>
      </w:divBdr>
      <w:divsChild>
        <w:div w:id="1816140317">
          <w:marLeft w:val="0"/>
          <w:marRight w:val="0"/>
          <w:marTop w:val="0"/>
          <w:marBottom w:val="0"/>
          <w:divBdr>
            <w:top w:val="none" w:sz="0" w:space="0" w:color="auto"/>
            <w:left w:val="none" w:sz="0" w:space="0" w:color="auto"/>
            <w:bottom w:val="none" w:sz="0" w:space="0" w:color="auto"/>
            <w:right w:val="none" w:sz="0" w:space="0" w:color="auto"/>
          </w:divBdr>
          <w:divsChild>
            <w:div w:id="532424289">
              <w:marLeft w:val="0"/>
              <w:marRight w:val="0"/>
              <w:marTop w:val="0"/>
              <w:marBottom w:val="0"/>
              <w:divBdr>
                <w:top w:val="none" w:sz="0" w:space="0" w:color="auto"/>
                <w:left w:val="none" w:sz="0" w:space="0" w:color="auto"/>
                <w:bottom w:val="none" w:sz="0" w:space="0" w:color="auto"/>
                <w:right w:val="none" w:sz="0" w:space="0" w:color="auto"/>
              </w:divBdr>
            </w:div>
            <w:div w:id="996106921">
              <w:marLeft w:val="0"/>
              <w:marRight w:val="0"/>
              <w:marTop w:val="0"/>
              <w:marBottom w:val="0"/>
              <w:divBdr>
                <w:top w:val="none" w:sz="0" w:space="0" w:color="auto"/>
                <w:left w:val="none" w:sz="0" w:space="0" w:color="auto"/>
                <w:bottom w:val="none" w:sz="0" w:space="0" w:color="auto"/>
                <w:right w:val="none" w:sz="0" w:space="0" w:color="auto"/>
              </w:divBdr>
            </w:div>
            <w:div w:id="1374578256">
              <w:marLeft w:val="0"/>
              <w:marRight w:val="0"/>
              <w:marTop w:val="0"/>
              <w:marBottom w:val="0"/>
              <w:divBdr>
                <w:top w:val="none" w:sz="0" w:space="0" w:color="auto"/>
                <w:left w:val="none" w:sz="0" w:space="0" w:color="auto"/>
                <w:bottom w:val="none" w:sz="0" w:space="0" w:color="auto"/>
                <w:right w:val="none" w:sz="0" w:space="0" w:color="auto"/>
              </w:divBdr>
            </w:div>
            <w:div w:id="1641183126">
              <w:marLeft w:val="0"/>
              <w:marRight w:val="0"/>
              <w:marTop w:val="0"/>
              <w:marBottom w:val="0"/>
              <w:divBdr>
                <w:top w:val="none" w:sz="0" w:space="0" w:color="auto"/>
                <w:left w:val="none" w:sz="0" w:space="0" w:color="auto"/>
                <w:bottom w:val="none" w:sz="0" w:space="0" w:color="auto"/>
                <w:right w:val="none" w:sz="0" w:space="0" w:color="auto"/>
              </w:divBdr>
            </w:div>
            <w:div w:id="1754662865">
              <w:marLeft w:val="0"/>
              <w:marRight w:val="0"/>
              <w:marTop w:val="0"/>
              <w:marBottom w:val="0"/>
              <w:divBdr>
                <w:top w:val="none" w:sz="0" w:space="0" w:color="auto"/>
                <w:left w:val="none" w:sz="0" w:space="0" w:color="auto"/>
                <w:bottom w:val="none" w:sz="0" w:space="0" w:color="auto"/>
                <w:right w:val="none" w:sz="0" w:space="0" w:color="auto"/>
              </w:divBdr>
            </w:div>
            <w:div w:id="185036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585478">
      <w:bodyDiv w:val="1"/>
      <w:marLeft w:val="0"/>
      <w:marRight w:val="0"/>
      <w:marTop w:val="0"/>
      <w:marBottom w:val="0"/>
      <w:divBdr>
        <w:top w:val="none" w:sz="0" w:space="0" w:color="auto"/>
        <w:left w:val="none" w:sz="0" w:space="0" w:color="auto"/>
        <w:bottom w:val="none" w:sz="0" w:space="0" w:color="auto"/>
        <w:right w:val="none" w:sz="0" w:space="0" w:color="auto"/>
      </w:divBdr>
      <w:divsChild>
        <w:div w:id="437260652">
          <w:marLeft w:val="0"/>
          <w:marRight w:val="0"/>
          <w:marTop w:val="0"/>
          <w:marBottom w:val="0"/>
          <w:divBdr>
            <w:top w:val="none" w:sz="0" w:space="0" w:color="auto"/>
            <w:left w:val="none" w:sz="0" w:space="0" w:color="auto"/>
            <w:bottom w:val="none" w:sz="0" w:space="0" w:color="auto"/>
            <w:right w:val="none" w:sz="0" w:space="0" w:color="auto"/>
          </w:divBdr>
          <w:divsChild>
            <w:div w:id="78450209">
              <w:marLeft w:val="0"/>
              <w:marRight w:val="0"/>
              <w:marTop w:val="0"/>
              <w:marBottom w:val="0"/>
              <w:divBdr>
                <w:top w:val="none" w:sz="0" w:space="0" w:color="auto"/>
                <w:left w:val="none" w:sz="0" w:space="0" w:color="auto"/>
                <w:bottom w:val="none" w:sz="0" w:space="0" w:color="auto"/>
                <w:right w:val="none" w:sz="0" w:space="0" w:color="auto"/>
              </w:divBdr>
            </w:div>
            <w:div w:id="468400311">
              <w:marLeft w:val="0"/>
              <w:marRight w:val="0"/>
              <w:marTop w:val="0"/>
              <w:marBottom w:val="0"/>
              <w:divBdr>
                <w:top w:val="none" w:sz="0" w:space="0" w:color="auto"/>
                <w:left w:val="none" w:sz="0" w:space="0" w:color="auto"/>
                <w:bottom w:val="none" w:sz="0" w:space="0" w:color="auto"/>
                <w:right w:val="none" w:sz="0" w:space="0" w:color="auto"/>
              </w:divBdr>
            </w:div>
            <w:div w:id="704790019">
              <w:marLeft w:val="0"/>
              <w:marRight w:val="0"/>
              <w:marTop w:val="0"/>
              <w:marBottom w:val="0"/>
              <w:divBdr>
                <w:top w:val="none" w:sz="0" w:space="0" w:color="auto"/>
                <w:left w:val="none" w:sz="0" w:space="0" w:color="auto"/>
                <w:bottom w:val="none" w:sz="0" w:space="0" w:color="auto"/>
                <w:right w:val="none" w:sz="0" w:space="0" w:color="auto"/>
              </w:divBdr>
            </w:div>
            <w:div w:id="1036390172">
              <w:marLeft w:val="0"/>
              <w:marRight w:val="0"/>
              <w:marTop w:val="0"/>
              <w:marBottom w:val="0"/>
              <w:divBdr>
                <w:top w:val="none" w:sz="0" w:space="0" w:color="auto"/>
                <w:left w:val="none" w:sz="0" w:space="0" w:color="auto"/>
                <w:bottom w:val="none" w:sz="0" w:space="0" w:color="auto"/>
                <w:right w:val="none" w:sz="0" w:space="0" w:color="auto"/>
              </w:divBdr>
            </w:div>
            <w:div w:id="1122378025">
              <w:marLeft w:val="0"/>
              <w:marRight w:val="0"/>
              <w:marTop w:val="0"/>
              <w:marBottom w:val="0"/>
              <w:divBdr>
                <w:top w:val="none" w:sz="0" w:space="0" w:color="auto"/>
                <w:left w:val="none" w:sz="0" w:space="0" w:color="auto"/>
                <w:bottom w:val="none" w:sz="0" w:space="0" w:color="auto"/>
                <w:right w:val="none" w:sz="0" w:space="0" w:color="auto"/>
              </w:divBdr>
            </w:div>
            <w:div w:id="143107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251406">
      <w:bodyDiv w:val="1"/>
      <w:marLeft w:val="0"/>
      <w:marRight w:val="0"/>
      <w:marTop w:val="0"/>
      <w:marBottom w:val="0"/>
      <w:divBdr>
        <w:top w:val="none" w:sz="0" w:space="0" w:color="auto"/>
        <w:left w:val="none" w:sz="0" w:space="0" w:color="auto"/>
        <w:bottom w:val="none" w:sz="0" w:space="0" w:color="auto"/>
        <w:right w:val="none" w:sz="0" w:space="0" w:color="auto"/>
      </w:divBdr>
    </w:div>
    <w:div w:id="1492332805">
      <w:bodyDiv w:val="1"/>
      <w:marLeft w:val="0"/>
      <w:marRight w:val="0"/>
      <w:marTop w:val="0"/>
      <w:marBottom w:val="0"/>
      <w:divBdr>
        <w:top w:val="none" w:sz="0" w:space="0" w:color="auto"/>
        <w:left w:val="none" w:sz="0" w:space="0" w:color="auto"/>
        <w:bottom w:val="none" w:sz="0" w:space="0" w:color="auto"/>
        <w:right w:val="none" w:sz="0" w:space="0" w:color="auto"/>
      </w:divBdr>
      <w:divsChild>
        <w:div w:id="46610401">
          <w:marLeft w:val="0"/>
          <w:marRight w:val="0"/>
          <w:marTop w:val="0"/>
          <w:marBottom w:val="0"/>
          <w:divBdr>
            <w:top w:val="none" w:sz="0" w:space="0" w:color="auto"/>
            <w:left w:val="none" w:sz="0" w:space="0" w:color="auto"/>
            <w:bottom w:val="none" w:sz="0" w:space="0" w:color="auto"/>
            <w:right w:val="none" w:sz="0" w:space="0" w:color="auto"/>
          </w:divBdr>
          <w:divsChild>
            <w:div w:id="36857249">
              <w:marLeft w:val="0"/>
              <w:marRight w:val="0"/>
              <w:marTop w:val="0"/>
              <w:marBottom w:val="0"/>
              <w:divBdr>
                <w:top w:val="none" w:sz="0" w:space="0" w:color="auto"/>
                <w:left w:val="none" w:sz="0" w:space="0" w:color="auto"/>
                <w:bottom w:val="none" w:sz="0" w:space="0" w:color="auto"/>
                <w:right w:val="none" w:sz="0" w:space="0" w:color="auto"/>
              </w:divBdr>
            </w:div>
            <w:div w:id="96215176">
              <w:marLeft w:val="0"/>
              <w:marRight w:val="0"/>
              <w:marTop w:val="0"/>
              <w:marBottom w:val="0"/>
              <w:divBdr>
                <w:top w:val="none" w:sz="0" w:space="0" w:color="auto"/>
                <w:left w:val="none" w:sz="0" w:space="0" w:color="auto"/>
                <w:bottom w:val="none" w:sz="0" w:space="0" w:color="auto"/>
                <w:right w:val="none" w:sz="0" w:space="0" w:color="auto"/>
              </w:divBdr>
            </w:div>
            <w:div w:id="172452142">
              <w:marLeft w:val="0"/>
              <w:marRight w:val="0"/>
              <w:marTop w:val="0"/>
              <w:marBottom w:val="0"/>
              <w:divBdr>
                <w:top w:val="none" w:sz="0" w:space="0" w:color="auto"/>
                <w:left w:val="none" w:sz="0" w:space="0" w:color="auto"/>
                <w:bottom w:val="none" w:sz="0" w:space="0" w:color="auto"/>
                <w:right w:val="none" w:sz="0" w:space="0" w:color="auto"/>
              </w:divBdr>
            </w:div>
            <w:div w:id="189220594">
              <w:marLeft w:val="0"/>
              <w:marRight w:val="0"/>
              <w:marTop w:val="0"/>
              <w:marBottom w:val="0"/>
              <w:divBdr>
                <w:top w:val="none" w:sz="0" w:space="0" w:color="auto"/>
                <w:left w:val="none" w:sz="0" w:space="0" w:color="auto"/>
                <w:bottom w:val="none" w:sz="0" w:space="0" w:color="auto"/>
                <w:right w:val="none" w:sz="0" w:space="0" w:color="auto"/>
              </w:divBdr>
            </w:div>
            <w:div w:id="209616515">
              <w:marLeft w:val="0"/>
              <w:marRight w:val="0"/>
              <w:marTop w:val="0"/>
              <w:marBottom w:val="0"/>
              <w:divBdr>
                <w:top w:val="none" w:sz="0" w:space="0" w:color="auto"/>
                <w:left w:val="none" w:sz="0" w:space="0" w:color="auto"/>
                <w:bottom w:val="none" w:sz="0" w:space="0" w:color="auto"/>
                <w:right w:val="none" w:sz="0" w:space="0" w:color="auto"/>
              </w:divBdr>
            </w:div>
            <w:div w:id="311914486">
              <w:marLeft w:val="0"/>
              <w:marRight w:val="0"/>
              <w:marTop w:val="0"/>
              <w:marBottom w:val="0"/>
              <w:divBdr>
                <w:top w:val="none" w:sz="0" w:space="0" w:color="auto"/>
                <w:left w:val="none" w:sz="0" w:space="0" w:color="auto"/>
                <w:bottom w:val="none" w:sz="0" w:space="0" w:color="auto"/>
                <w:right w:val="none" w:sz="0" w:space="0" w:color="auto"/>
              </w:divBdr>
            </w:div>
            <w:div w:id="343094135">
              <w:marLeft w:val="0"/>
              <w:marRight w:val="0"/>
              <w:marTop w:val="0"/>
              <w:marBottom w:val="0"/>
              <w:divBdr>
                <w:top w:val="none" w:sz="0" w:space="0" w:color="auto"/>
                <w:left w:val="none" w:sz="0" w:space="0" w:color="auto"/>
                <w:bottom w:val="none" w:sz="0" w:space="0" w:color="auto"/>
                <w:right w:val="none" w:sz="0" w:space="0" w:color="auto"/>
              </w:divBdr>
            </w:div>
            <w:div w:id="399405352">
              <w:marLeft w:val="0"/>
              <w:marRight w:val="0"/>
              <w:marTop w:val="0"/>
              <w:marBottom w:val="0"/>
              <w:divBdr>
                <w:top w:val="none" w:sz="0" w:space="0" w:color="auto"/>
                <w:left w:val="none" w:sz="0" w:space="0" w:color="auto"/>
                <w:bottom w:val="none" w:sz="0" w:space="0" w:color="auto"/>
                <w:right w:val="none" w:sz="0" w:space="0" w:color="auto"/>
              </w:divBdr>
            </w:div>
            <w:div w:id="505442829">
              <w:marLeft w:val="0"/>
              <w:marRight w:val="0"/>
              <w:marTop w:val="0"/>
              <w:marBottom w:val="0"/>
              <w:divBdr>
                <w:top w:val="none" w:sz="0" w:space="0" w:color="auto"/>
                <w:left w:val="none" w:sz="0" w:space="0" w:color="auto"/>
                <w:bottom w:val="none" w:sz="0" w:space="0" w:color="auto"/>
                <w:right w:val="none" w:sz="0" w:space="0" w:color="auto"/>
              </w:divBdr>
            </w:div>
            <w:div w:id="508060526">
              <w:marLeft w:val="0"/>
              <w:marRight w:val="0"/>
              <w:marTop w:val="0"/>
              <w:marBottom w:val="0"/>
              <w:divBdr>
                <w:top w:val="none" w:sz="0" w:space="0" w:color="auto"/>
                <w:left w:val="none" w:sz="0" w:space="0" w:color="auto"/>
                <w:bottom w:val="none" w:sz="0" w:space="0" w:color="auto"/>
                <w:right w:val="none" w:sz="0" w:space="0" w:color="auto"/>
              </w:divBdr>
            </w:div>
            <w:div w:id="525294464">
              <w:marLeft w:val="0"/>
              <w:marRight w:val="0"/>
              <w:marTop w:val="0"/>
              <w:marBottom w:val="0"/>
              <w:divBdr>
                <w:top w:val="none" w:sz="0" w:space="0" w:color="auto"/>
                <w:left w:val="none" w:sz="0" w:space="0" w:color="auto"/>
                <w:bottom w:val="none" w:sz="0" w:space="0" w:color="auto"/>
                <w:right w:val="none" w:sz="0" w:space="0" w:color="auto"/>
              </w:divBdr>
            </w:div>
            <w:div w:id="648175160">
              <w:marLeft w:val="0"/>
              <w:marRight w:val="0"/>
              <w:marTop w:val="0"/>
              <w:marBottom w:val="0"/>
              <w:divBdr>
                <w:top w:val="none" w:sz="0" w:space="0" w:color="auto"/>
                <w:left w:val="none" w:sz="0" w:space="0" w:color="auto"/>
                <w:bottom w:val="none" w:sz="0" w:space="0" w:color="auto"/>
                <w:right w:val="none" w:sz="0" w:space="0" w:color="auto"/>
              </w:divBdr>
            </w:div>
            <w:div w:id="707224593">
              <w:marLeft w:val="0"/>
              <w:marRight w:val="0"/>
              <w:marTop w:val="0"/>
              <w:marBottom w:val="0"/>
              <w:divBdr>
                <w:top w:val="none" w:sz="0" w:space="0" w:color="auto"/>
                <w:left w:val="none" w:sz="0" w:space="0" w:color="auto"/>
                <w:bottom w:val="none" w:sz="0" w:space="0" w:color="auto"/>
                <w:right w:val="none" w:sz="0" w:space="0" w:color="auto"/>
              </w:divBdr>
            </w:div>
            <w:div w:id="810295911">
              <w:marLeft w:val="0"/>
              <w:marRight w:val="0"/>
              <w:marTop w:val="0"/>
              <w:marBottom w:val="0"/>
              <w:divBdr>
                <w:top w:val="none" w:sz="0" w:space="0" w:color="auto"/>
                <w:left w:val="none" w:sz="0" w:space="0" w:color="auto"/>
                <w:bottom w:val="none" w:sz="0" w:space="0" w:color="auto"/>
                <w:right w:val="none" w:sz="0" w:space="0" w:color="auto"/>
              </w:divBdr>
            </w:div>
            <w:div w:id="1013534894">
              <w:marLeft w:val="0"/>
              <w:marRight w:val="0"/>
              <w:marTop w:val="0"/>
              <w:marBottom w:val="0"/>
              <w:divBdr>
                <w:top w:val="none" w:sz="0" w:space="0" w:color="auto"/>
                <w:left w:val="none" w:sz="0" w:space="0" w:color="auto"/>
                <w:bottom w:val="none" w:sz="0" w:space="0" w:color="auto"/>
                <w:right w:val="none" w:sz="0" w:space="0" w:color="auto"/>
              </w:divBdr>
            </w:div>
            <w:div w:id="1053046380">
              <w:marLeft w:val="0"/>
              <w:marRight w:val="0"/>
              <w:marTop w:val="0"/>
              <w:marBottom w:val="0"/>
              <w:divBdr>
                <w:top w:val="none" w:sz="0" w:space="0" w:color="auto"/>
                <w:left w:val="none" w:sz="0" w:space="0" w:color="auto"/>
                <w:bottom w:val="none" w:sz="0" w:space="0" w:color="auto"/>
                <w:right w:val="none" w:sz="0" w:space="0" w:color="auto"/>
              </w:divBdr>
            </w:div>
            <w:div w:id="1090925774">
              <w:marLeft w:val="0"/>
              <w:marRight w:val="0"/>
              <w:marTop w:val="0"/>
              <w:marBottom w:val="0"/>
              <w:divBdr>
                <w:top w:val="none" w:sz="0" w:space="0" w:color="auto"/>
                <w:left w:val="none" w:sz="0" w:space="0" w:color="auto"/>
                <w:bottom w:val="none" w:sz="0" w:space="0" w:color="auto"/>
                <w:right w:val="none" w:sz="0" w:space="0" w:color="auto"/>
              </w:divBdr>
            </w:div>
            <w:div w:id="1127970726">
              <w:marLeft w:val="0"/>
              <w:marRight w:val="0"/>
              <w:marTop w:val="0"/>
              <w:marBottom w:val="0"/>
              <w:divBdr>
                <w:top w:val="none" w:sz="0" w:space="0" w:color="auto"/>
                <w:left w:val="none" w:sz="0" w:space="0" w:color="auto"/>
                <w:bottom w:val="none" w:sz="0" w:space="0" w:color="auto"/>
                <w:right w:val="none" w:sz="0" w:space="0" w:color="auto"/>
              </w:divBdr>
            </w:div>
            <w:div w:id="1147356021">
              <w:marLeft w:val="0"/>
              <w:marRight w:val="0"/>
              <w:marTop w:val="0"/>
              <w:marBottom w:val="0"/>
              <w:divBdr>
                <w:top w:val="none" w:sz="0" w:space="0" w:color="auto"/>
                <w:left w:val="none" w:sz="0" w:space="0" w:color="auto"/>
                <w:bottom w:val="none" w:sz="0" w:space="0" w:color="auto"/>
                <w:right w:val="none" w:sz="0" w:space="0" w:color="auto"/>
              </w:divBdr>
            </w:div>
            <w:div w:id="1207983978">
              <w:marLeft w:val="0"/>
              <w:marRight w:val="0"/>
              <w:marTop w:val="0"/>
              <w:marBottom w:val="0"/>
              <w:divBdr>
                <w:top w:val="none" w:sz="0" w:space="0" w:color="auto"/>
                <w:left w:val="none" w:sz="0" w:space="0" w:color="auto"/>
                <w:bottom w:val="none" w:sz="0" w:space="0" w:color="auto"/>
                <w:right w:val="none" w:sz="0" w:space="0" w:color="auto"/>
              </w:divBdr>
            </w:div>
            <w:div w:id="1214737294">
              <w:marLeft w:val="0"/>
              <w:marRight w:val="0"/>
              <w:marTop w:val="0"/>
              <w:marBottom w:val="0"/>
              <w:divBdr>
                <w:top w:val="none" w:sz="0" w:space="0" w:color="auto"/>
                <w:left w:val="none" w:sz="0" w:space="0" w:color="auto"/>
                <w:bottom w:val="none" w:sz="0" w:space="0" w:color="auto"/>
                <w:right w:val="none" w:sz="0" w:space="0" w:color="auto"/>
              </w:divBdr>
            </w:div>
            <w:div w:id="1327243729">
              <w:marLeft w:val="0"/>
              <w:marRight w:val="0"/>
              <w:marTop w:val="0"/>
              <w:marBottom w:val="0"/>
              <w:divBdr>
                <w:top w:val="none" w:sz="0" w:space="0" w:color="auto"/>
                <w:left w:val="none" w:sz="0" w:space="0" w:color="auto"/>
                <w:bottom w:val="none" w:sz="0" w:space="0" w:color="auto"/>
                <w:right w:val="none" w:sz="0" w:space="0" w:color="auto"/>
              </w:divBdr>
            </w:div>
            <w:div w:id="1352149702">
              <w:marLeft w:val="0"/>
              <w:marRight w:val="0"/>
              <w:marTop w:val="0"/>
              <w:marBottom w:val="0"/>
              <w:divBdr>
                <w:top w:val="none" w:sz="0" w:space="0" w:color="auto"/>
                <w:left w:val="none" w:sz="0" w:space="0" w:color="auto"/>
                <w:bottom w:val="none" w:sz="0" w:space="0" w:color="auto"/>
                <w:right w:val="none" w:sz="0" w:space="0" w:color="auto"/>
              </w:divBdr>
            </w:div>
            <w:div w:id="1385983061">
              <w:marLeft w:val="0"/>
              <w:marRight w:val="0"/>
              <w:marTop w:val="0"/>
              <w:marBottom w:val="0"/>
              <w:divBdr>
                <w:top w:val="none" w:sz="0" w:space="0" w:color="auto"/>
                <w:left w:val="none" w:sz="0" w:space="0" w:color="auto"/>
                <w:bottom w:val="none" w:sz="0" w:space="0" w:color="auto"/>
                <w:right w:val="none" w:sz="0" w:space="0" w:color="auto"/>
              </w:divBdr>
            </w:div>
            <w:div w:id="1415542481">
              <w:marLeft w:val="0"/>
              <w:marRight w:val="0"/>
              <w:marTop w:val="0"/>
              <w:marBottom w:val="0"/>
              <w:divBdr>
                <w:top w:val="none" w:sz="0" w:space="0" w:color="auto"/>
                <w:left w:val="none" w:sz="0" w:space="0" w:color="auto"/>
                <w:bottom w:val="none" w:sz="0" w:space="0" w:color="auto"/>
                <w:right w:val="none" w:sz="0" w:space="0" w:color="auto"/>
              </w:divBdr>
            </w:div>
            <w:div w:id="1436242211">
              <w:marLeft w:val="0"/>
              <w:marRight w:val="0"/>
              <w:marTop w:val="0"/>
              <w:marBottom w:val="0"/>
              <w:divBdr>
                <w:top w:val="none" w:sz="0" w:space="0" w:color="auto"/>
                <w:left w:val="none" w:sz="0" w:space="0" w:color="auto"/>
                <w:bottom w:val="none" w:sz="0" w:space="0" w:color="auto"/>
                <w:right w:val="none" w:sz="0" w:space="0" w:color="auto"/>
              </w:divBdr>
            </w:div>
            <w:div w:id="1480269215">
              <w:marLeft w:val="0"/>
              <w:marRight w:val="0"/>
              <w:marTop w:val="0"/>
              <w:marBottom w:val="0"/>
              <w:divBdr>
                <w:top w:val="none" w:sz="0" w:space="0" w:color="auto"/>
                <w:left w:val="none" w:sz="0" w:space="0" w:color="auto"/>
                <w:bottom w:val="none" w:sz="0" w:space="0" w:color="auto"/>
                <w:right w:val="none" w:sz="0" w:space="0" w:color="auto"/>
              </w:divBdr>
            </w:div>
            <w:div w:id="1579826116">
              <w:marLeft w:val="0"/>
              <w:marRight w:val="0"/>
              <w:marTop w:val="0"/>
              <w:marBottom w:val="0"/>
              <w:divBdr>
                <w:top w:val="none" w:sz="0" w:space="0" w:color="auto"/>
                <w:left w:val="none" w:sz="0" w:space="0" w:color="auto"/>
                <w:bottom w:val="none" w:sz="0" w:space="0" w:color="auto"/>
                <w:right w:val="none" w:sz="0" w:space="0" w:color="auto"/>
              </w:divBdr>
            </w:div>
            <w:div w:id="1595434075">
              <w:marLeft w:val="0"/>
              <w:marRight w:val="0"/>
              <w:marTop w:val="0"/>
              <w:marBottom w:val="0"/>
              <w:divBdr>
                <w:top w:val="none" w:sz="0" w:space="0" w:color="auto"/>
                <w:left w:val="none" w:sz="0" w:space="0" w:color="auto"/>
                <w:bottom w:val="none" w:sz="0" w:space="0" w:color="auto"/>
                <w:right w:val="none" w:sz="0" w:space="0" w:color="auto"/>
              </w:divBdr>
            </w:div>
            <w:div w:id="1639384758">
              <w:marLeft w:val="0"/>
              <w:marRight w:val="0"/>
              <w:marTop w:val="0"/>
              <w:marBottom w:val="0"/>
              <w:divBdr>
                <w:top w:val="none" w:sz="0" w:space="0" w:color="auto"/>
                <w:left w:val="none" w:sz="0" w:space="0" w:color="auto"/>
                <w:bottom w:val="none" w:sz="0" w:space="0" w:color="auto"/>
                <w:right w:val="none" w:sz="0" w:space="0" w:color="auto"/>
              </w:divBdr>
            </w:div>
            <w:div w:id="1643924734">
              <w:marLeft w:val="0"/>
              <w:marRight w:val="0"/>
              <w:marTop w:val="0"/>
              <w:marBottom w:val="0"/>
              <w:divBdr>
                <w:top w:val="none" w:sz="0" w:space="0" w:color="auto"/>
                <w:left w:val="none" w:sz="0" w:space="0" w:color="auto"/>
                <w:bottom w:val="none" w:sz="0" w:space="0" w:color="auto"/>
                <w:right w:val="none" w:sz="0" w:space="0" w:color="auto"/>
              </w:divBdr>
            </w:div>
            <w:div w:id="1786730570">
              <w:marLeft w:val="0"/>
              <w:marRight w:val="0"/>
              <w:marTop w:val="0"/>
              <w:marBottom w:val="0"/>
              <w:divBdr>
                <w:top w:val="none" w:sz="0" w:space="0" w:color="auto"/>
                <w:left w:val="none" w:sz="0" w:space="0" w:color="auto"/>
                <w:bottom w:val="none" w:sz="0" w:space="0" w:color="auto"/>
                <w:right w:val="none" w:sz="0" w:space="0" w:color="auto"/>
              </w:divBdr>
            </w:div>
            <w:div w:id="1845587502">
              <w:marLeft w:val="0"/>
              <w:marRight w:val="0"/>
              <w:marTop w:val="0"/>
              <w:marBottom w:val="0"/>
              <w:divBdr>
                <w:top w:val="none" w:sz="0" w:space="0" w:color="auto"/>
                <w:left w:val="none" w:sz="0" w:space="0" w:color="auto"/>
                <w:bottom w:val="none" w:sz="0" w:space="0" w:color="auto"/>
                <w:right w:val="none" w:sz="0" w:space="0" w:color="auto"/>
              </w:divBdr>
            </w:div>
            <w:div w:id="1877766260">
              <w:marLeft w:val="0"/>
              <w:marRight w:val="0"/>
              <w:marTop w:val="0"/>
              <w:marBottom w:val="0"/>
              <w:divBdr>
                <w:top w:val="none" w:sz="0" w:space="0" w:color="auto"/>
                <w:left w:val="none" w:sz="0" w:space="0" w:color="auto"/>
                <w:bottom w:val="none" w:sz="0" w:space="0" w:color="auto"/>
                <w:right w:val="none" w:sz="0" w:space="0" w:color="auto"/>
              </w:divBdr>
            </w:div>
            <w:div w:id="1900089900">
              <w:marLeft w:val="0"/>
              <w:marRight w:val="0"/>
              <w:marTop w:val="0"/>
              <w:marBottom w:val="0"/>
              <w:divBdr>
                <w:top w:val="none" w:sz="0" w:space="0" w:color="auto"/>
                <w:left w:val="none" w:sz="0" w:space="0" w:color="auto"/>
                <w:bottom w:val="none" w:sz="0" w:space="0" w:color="auto"/>
                <w:right w:val="none" w:sz="0" w:space="0" w:color="auto"/>
              </w:divBdr>
            </w:div>
            <w:div w:id="1906842456">
              <w:marLeft w:val="0"/>
              <w:marRight w:val="0"/>
              <w:marTop w:val="0"/>
              <w:marBottom w:val="0"/>
              <w:divBdr>
                <w:top w:val="none" w:sz="0" w:space="0" w:color="auto"/>
                <w:left w:val="none" w:sz="0" w:space="0" w:color="auto"/>
                <w:bottom w:val="none" w:sz="0" w:space="0" w:color="auto"/>
                <w:right w:val="none" w:sz="0" w:space="0" w:color="auto"/>
              </w:divBdr>
            </w:div>
            <w:div w:id="1936860172">
              <w:marLeft w:val="0"/>
              <w:marRight w:val="0"/>
              <w:marTop w:val="0"/>
              <w:marBottom w:val="0"/>
              <w:divBdr>
                <w:top w:val="none" w:sz="0" w:space="0" w:color="auto"/>
                <w:left w:val="none" w:sz="0" w:space="0" w:color="auto"/>
                <w:bottom w:val="none" w:sz="0" w:space="0" w:color="auto"/>
                <w:right w:val="none" w:sz="0" w:space="0" w:color="auto"/>
              </w:divBdr>
            </w:div>
            <w:div w:id="1991135866">
              <w:marLeft w:val="0"/>
              <w:marRight w:val="0"/>
              <w:marTop w:val="0"/>
              <w:marBottom w:val="0"/>
              <w:divBdr>
                <w:top w:val="none" w:sz="0" w:space="0" w:color="auto"/>
                <w:left w:val="none" w:sz="0" w:space="0" w:color="auto"/>
                <w:bottom w:val="none" w:sz="0" w:space="0" w:color="auto"/>
                <w:right w:val="none" w:sz="0" w:space="0" w:color="auto"/>
              </w:divBdr>
            </w:div>
            <w:div w:id="2041970722">
              <w:marLeft w:val="0"/>
              <w:marRight w:val="0"/>
              <w:marTop w:val="0"/>
              <w:marBottom w:val="0"/>
              <w:divBdr>
                <w:top w:val="none" w:sz="0" w:space="0" w:color="auto"/>
                <w:left w:val="none" w:sz="0" w:space="0" w:color="auto"/>
                <w:bottom w:val="none" w:sz="0" w:space="0" w:color="auto"/>
                <w:right w:val="none" w:sz="0" w:space="0" w:color="auto"/>
              </w:divBdr>
            </w:div>
            <w:div w:id="2093043274">
              <w:marLeft w:val="0"/>
              <w:marRight w:val="0"/>
              <w:marTop w:val="0"/>
              <w:marBottom w:val="0"/>
              <w:divBdr>
                <w:top w:val="none" w:sz="0" w:space="0" w:color="auto"/>
                <w:left w:val="none" w:sz="0" w:space="0" w:color="auto"/>
                <w:bottom w:val="none" w:sz="0" w:space="0" w:color="auto"/>
                <w:right w:val="none" w:sz="0" w:space="0" w:color="auto"/>
              </w:divBdr>
            </w:div>
            <w:div w:id="2137798588">
              <w:marLeft w:val="0"/>
              <w:marRight w:val="0"/>
              <w:marTop w:val="0"/>
              <w:marBottom w:val="0"/>
              <w:divBdr>
                <w:top w:val="none" w:sz="0" w:space="0" w:color="auto"/>
                <w:left w:val="none" w:sz="0" w:space="0" w:color="auto"/>
                <w:bottom w:val="none" w:sz="0" w:space="0" w:color="auto"/>
                <w:right w:val="none" w:sz="0" w:space="0" w:color="auto"/>
              </w:divBdr>
            </w:div>
            <w:div w:id="2143108875">
              <w:marLeft w:val="0"/>
              <w:marRight w:val="0"/>
              <w:marTop w:val="0"/>
              <w:marBottom w:val="0"/>
              <w:divBdr>
                <w:top w:val="none" w:sz="0" w:space="0" w:color="auto"/>
                <w:left w:val="none" w:sz="0" w:space="0" w:color="auto"/>
                <w:bottom w:val="none" w:sz="0" w:space="0" w:color="auto"/>
                <w:right w:val="none" w:sz="0" w:space="0" w:color="auto"/>
              </w:divBdr>
            </w:div>
            <w:div w:id="214473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09186">
      <w:bodyDiv w:val="1"/>
      <w:marLeft w:val="0"/>
      <w:marRight w:val="0"/>
      <w:marTop w:val="0"/>
      <w:marBottom w:val="0"/>
      <w:divBdr>
        <w:top w:val="none" w:sz="0" w:space="0" w:color="auto"/>
        <w:left w:val="none" w:sz="0" w:space="0" w:color="auto"/>
        <w:bottom w:val="none" w:sz="0" w:space="0" w:color="auto"/>
        <w:right w:val="none" w:sz="0" w:space="0" w:color="auto"/>
      </w:divBdr>
      <w:divsChild>
        <w:div w:id="790325991">
          <w:marLeft w:val="0"/>
          <w:marRight w:val="0"/>
          <w:marTop w:val="0"/>
          <w:marBottom w:val="0"/>
          <w:divBdr>
            <w:top w:val="none" w:sz="0" w:space="0" w:color="auto"/>
            <w:left w:val="none" w:sz="0" w:space="0" w:color="auto"/>
            <w:bottom w:val="none" w:sz="0" w:space="0" w:color="auto"/>
            <w:right w:val="none" w:sz="0" w:space="0" w:color="auto"/>
          </w:divBdr>
          <w:divsChild>
            <w:div w:id="186064412">
              <w:marLeft w:val="0"/>
              <w:marRight w:val="0"/>
              <w:marTop w:val="0"/>
              <w:marBottom w:val="0"/>
              <w:divBdr>
                <w:top w:val="none" w:sz="0" w:space="0" w:color="auto"/>
                <w:left w:val="none" w:sz="0" w:space="0" w:color="auto"/>
                <w:bottom w:val="none" w:sz="0" w:space="0" w:color="auto"/>
                <w:right w:val="none" w:sz="0" w:space="0" w:color="auto"/>
              </w:divBdr>
            </w:div>
            <w:div w:id="917711022">
              <w:marLeft w:val="0"/>
              <w:marRight w:val="0"/>
              <w:marTop w:val="0"/>
              <w:marBottom w:val="0"/>
              <w:divBdr>
                <w:top w:val="none" w:sz="0" w:space="0" w:color="auto"/>
                <w:left w:val="none" w:sz="0" w:space="0" w:color="auto"/>
                <w:bottom w:val="none" w:sz="0" w:space="0" w:color="auto"/>
                <w:right w:val="none" w:sz="0" w:space="0" w:color="auto"/>
              </w:divBdr>
            </w:div>
            <w:div w:id="922563583">
              <w:marLeft w:val="0"/>
              <w:marRight w:val="0"/>
              <w:marTop w:val="0"/>
              <w:marBottom w:val="0"/>
              <w:divBdr>
                <w:top w:val="none" w:sz="0" w:space="0" w:color="auto"/>
                <w:left w:val="none" w:sz="0" w:space="0" w:color="auto"/>
                <w:bottom w:val="none" w:sz="0" w:space="0" w:color="auto"/>
                <w:right w:val="none" w:sz="0" w:space="0" w:color="auto"/>
              </w:divBdr>
            </w:div>
            <w:div w:id="1113204747">
              <w:marLeft w:val="0"/>
              <w:marRight w:val="0"/>
              <w:marTop w:val="0"/>
              <w:marBottom w:val="0"/>
              <w:divBdr>
                <w:top w:val="none" w:sz="0" w:space="0" w:color="auto"/>
                <w:left w:val="none" w:sz="0" w:space="0" w:color="auto"/>
                <w:bottom w:val="none" w:sz="0" w:space="0" w:color="auto"/>
                <w:right w:val="none" w:sz="0" w:space="0" w:color="auto"/>
              </w:divBdr>
            </w:div>
            <w:div w:id="1140802091">
              <w:marLeft w:val="0"/>
              <w:marRight w:val="0"/>
              <w:marTop w:val="0"/>
              <w:marBottom w:val="0"/>
              <w:divBdr>
                <w:top w:val="none" w:sz="0" w:space="0" w:color="auto"/>
                <w:left w:val="none" w:sz="0" w:space="0" w:color="auto"/>
                <w:bottom w:val="none" w:sz="0" w:space="0" w:color="auto"/>
                <w:right w:val="none" w:sz="0" w:space="0" w:color="auto"/>
              </w:divBdr>
            </w:div>
            <w:div w:id="132562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044104">
      <w:bodyDiv w:val="1"/>
      <w:marLeft w:val="0"/>
      <w:marRight w:val="0"/>
      <w:marTop w:val="0"/>
      <w:marBottom w:val="0"/>
      <w:divBdr>
        <w:top w:val="none" w:sz="0" w:space="0" w:color="auto"/>
        <w:left w:val="none" w:sz="0" w:space="0" w:color="auto"/>
        <w:bottom w:val="none" w:sz="0" w:space="0" w:color="auto"/>
        <w:right w:val="none" w:sz="0" w:space="0" w:color="auto"/>
      </w:divBdr>
      <w:divsChild>
        <w:div w:id="1959677473">
          <w:marLeft w:val="0"/>
          <w:marRight w:val="0"/>
          <w:marTop w:val="0"/>
          <w:marBottom w:val="0"/>
          <w:divBdr>
            <w:top w:val="none" w:sz="0" w:space="0" w:color="auto"/>
            <w:left w:val="none" w:sz="0" w:space="0" w:color="auto"/>
            <w:bottom w:val="none" w:sz="0" w:space="0" w:color="auto"/>
            <w:right w:val="none" w:sz="0" w:space="0" w:color="auto"/>
          </w:divBdr>
          <w:divsChild>
            <w:div w:id="15009100">
              <w:marLeft w:val="0"/>
              <w:marRight w:val="0"/>
              <w:marTop w:val="0"/>
              <w:marBottom w:val="0"/>
              <w:divBdr>
                <w:top w:val="none" w:sz="0" w:space="0" w:color="auto"/>
                <w:left w:val="none" w:sz="0" w:space="0" w:color="auto"/>
                <w:bottom w:val="none" w:sz="0" w:space="0" w:color="auto"/>
                <w:right w:val="none" w:sz="0" w:space="0" w:color="auto"/>
              </w:divBdr>
            </w:div>
            <w:div w:id="15546421">
              <w:marLeft w:val="0"/>
              <w:marRight w:val="0"/>
              <w:marTop w:val="0"/>
              <w:marBottom w:val="0"/>
              <w:divBdr>
                <w:top w:val="none" w:sz="0" w:space="0" w:color="auto"/>
                <w:left w:val="none" w:sz="0" w:space="0" w:color="auto"/>
                <w:bottom w:val="none" w:sz="0" w:space="0" w:color="auto"/>
                <w:right w:val="none" w:sz="0" w:space="0" w:color="auto"/>
              </w:divBdr>
            </w:div>
            <w:div w:id="17198672">
              <w:marLeft w:val="0"/>
              <w:marRight w:val="0"/>
              <w:marTop w:val="0"/>
              <w:marBottom w:val="0"/>
              <w:divBdr>
                <w:top w:val="none" w:sz="0" w:space="0" w:color="auto"/>
                <w:left w:val="none" w:sz="0" w:space="0" w:color="auto"/>
                <w:bottom w:val="none" w:sz="0" w:space="0" w:color="auto"/>
                <w:right w:val="none" w:sz="0" w:space="0" w:color="auto"/>
              </w:divBdr>
            </w:div>
            <w:div w:id="19361967">
              <w:marLeft w:val="0"/>
              <w:marRight w:val="0"/>
              <w:marTop w:val="0"/>
              <w:marBottom w:val="0"/>
              <w:divBdr>
                <w:top w:val="none" w:sz="0" w:space="0" w:color="auto"/>
                <w:left w:val="none" w:sz="0" w:space="0" w:color="auto"/>
                <w:bottom w:val="none" w:sz="0" w:space="0" w:color="auto"/>
                <w:right w:val="none" w:sz="0" w:space="0" w:color="auto"/>
              </w:divBdr>
            </w:div>
            <w:div w:id="24911071">
              <w:marLeft w:val="0"/>
              <w:marRight w:val="0"/>
              <w:marTop w:val="0"/>
              <w:marBottom w:val="0"/>
              <w:divBdr>
                <w:top w:val="none" w:sz="0" w:space="0" w:color="auto"/>
                <w:left w:val="none" w:sz="0" w:space="0" w:color="auto"/>
                <w:bottom w:val="none" w:sz="0" w:space="0" w:color="auto"/>
                <w:right w:val="none" w:sz="0" w:space="0" w:color="auto"/>
              </w:divBdr>
            </w:div>
            <w:div w:id="33699497">
              <w:marLeft w:val="0"/>
              <w:marRight w:val="0"/>
              <w:marTop w:val="0"/>
              <w:marBottom w:val="0"/>
              <w:divBdr>
                <w:top w:val="none" w:sz="0" w:space="0" w:color="auto"/>
                <w:left w:val="none" w:sz="0" w:space="0" w:color="auto"/>
                <w:bottom w:val="none" w:sz="0" w:space="0" w:color="auto"/>
                <w:right w:val="none" w:sz="0" w:space="0" w:color="auto"/>
              </w:divBdr>
            </w:div>
            <w:div w:id="47923135">
              <w:marLeft w:val="0"/>
              <w:marRight w:val="0"/>
              <w:marTop w:val="0"/>
              <w:marBottom w:val="0"/>
              <w:divBdr>
                <w:top w:val="none" w:sz="0" w:space="0" w:color="auto"/>
                <w:left w:val="none" w:sz="0" w:space="0" w:color="auto"/>
                <w:bottom w:val="none" w:sz="0" w:space="0" w:color="auto"/>
                <w:right w:val="none" w:sz="0" w:space="0" w:color="auto"/>
              </w:divBdr>
            </w:div>
            <w:div w:id="50033682">
              <w:marLeft w:val="0"/>
              <w:marRight w:val="0"/>
              <w:marTop w:val="0"/>
              <w:marBottom w:val="0"/>
              <w:divBdr>
                <w:top w:val="none" w:sz="0" w:space="0" w:color="auto"/>
                <w:left w:val="none" w:sz="0" w:space="0" w:color="auto"/>
                <w:bottom w:val="none" w:sz="0" w:space="0" w:color="auto"/>
                <w:right w:val="none" w:sz="0" w:space="0" w:color="auto"/>
              </w:divBdr>
            </w:div>
            <w:div w:id="52896054">
              <w:marLeft w:val="0"/>
              <w:marRight w:val="0"/>
              <w:marTop w:val="0"/>
              <w:marBottom w:val="0"/>
              <w:divBdr>
                <w:top w:val="none" w:sz="0" w:space="0" w:color="auto"/>
                <w:left w:val="none" w:sz="0" w:space="0" w:color="auto"/>
                <w:bottom w:val="none" w:sz="0" w:space="0" w:color="auto"/>
                <w:right w:val="none" w:sz="0" w:space="0" w:color="auto"/>
              </w:divBdr>
            </w:div>
            <w:div w:id="90592341">
              <w:marLeft w:val="0"/>
              <w:marRight w:val="0"/>
              <w:marTop w:val="0"/>
              <w:marBottom w:val="0"/>
              <w:divBdr>
                <w:top w:val="none" w:sz="0" w:space="0" w:color="auto"/>
                <w:left w:val="none" w:sz="0" w:space="0" w:color="auto"/>
                <w:bottom w:val="none" w:sz="0" w:space="0" w:color="auto"/>
                <w:right w:val="none" w:sz="0" w:space="0" w:color="auto"/>
              </w:divBdr>
            </w:div>
            <w:div w:id="105320144">
              <w:marLeft w:val="0"/>
              <w:marRight w:val="0"/>
              <w:marTop w:val="0"/>
              <w:marBottom w:val="0"/>
              <w:divBdr>
                <w:top w:val="none" w:sz="0" w:space="0" w:color="auto"/>
                <w:left w:val="none" w:sz="0" w:space="0" w:color="auto"/>
                <w:bottom w:val="none" w:sz="0" w:space="0" w:color="auto"/>
                <w:right w:val="none" w:sz="0" w:space="0" w:color="auto"/>
              </w:divBdr>
            </w:div>
            <w:div w:id="116678174">
              <w:marLeft w:val="0"/>
              <w:marRight w:val="0"/>
              <w:marTop w:val="0"/>
              <w:marBottom w:val="0"/>
              <w:divBdr>
                <w:top w:val="none" w:sz="0" w:space="0" w:color="auto"/>
                <w:left w:val="none" w:sz="0" w:space="0" w:color="auto"/>
                <w:bottom w:val="none" w:sz="0" w:space="0" w:color="auto"/>
                <w:right w:val="none" w:sz="0" w:space="0" w:color="auto"/>
              </w:divBdr>
            </w:div>
            <w:div w:id="123013609">
              <w:marLeft w:val="0"/>
              <w:marRight w:val="0"/>
              <w:marTop w:val="0"/>
              <w:marBottom w:val="0"/>
              <w:divBdr>
                <w:top w:val="none" w:sz="0" w:space="0" w:color="auto"/>
                <w:left w:val="none" w:sz="0" w:space="0" w:color="auto"/>
                <w:bottom w:val="none" w:sz="0" w:space="0" w:color="auto"/>
                <w:right w:val="none" w:sz="0" w:space="0" w:color="auto"/>
              </w:divBdr>
            </w:div>
            <w:div w:id="130174490">
              <w:marLeft w:val="0"/>
              <w:marRight w:val="0"/>
              <w:marTop w:val="0"/>
              <w:marBottom w:val="0"/>
              <w:divBdr>
                <w:top w:val="none" w:sz="0" w:space="0" w:color="auto"/>
                <w:left w:val="none" w:sz="0" w:space="0" w:color="auto"/>
                <w:bottom w:val="none" w:sz="0" w:space="0" w:color="auto"/>
                <w:right w:val="none" w:sz="0" w:space="0" w:color="auto"/>
              </w:divBdr>
            </w:div>
            <w:div w:id="137960875">
              <w:marLeft w:val="0"/>
              <w:marRight w:val="0"/>
              <w:marTop w:val="0"/>
              <w:marBottom w:val="0"/>
              <w:divBdr>
                <w:top w:val="none" w:sz="0" w:space="0" w:color="auto"/>
                <w:left w:val="none" w:sz="0" w:space="0" w:color="auto"/>
                <w:bottom w:val="none" w:sz="0" w:space="0" w:color="auto"/>
                <w:right w:val="none" w:sz="0" w:space="0" w:color="auto"/>
              </w:divBdr>
            </w:div>
            <w:div w:id="138956746">
              <w:marLeft w:val="0"/>
              <w:marRight w:val="0"/>
              <w:marTop w:val="0"/>
              <w:marBottom w:val="0"/>
              <w:divBdr>
                <w:top w:val="none" w:sz="0" w:space="0" w:color="auto"/>
                <w:left w:val="none" w:sz="0" w:space="0" w:color="auto"/>
                <w:bottom w:val="none" w:sz="0" w:space="0" w:color="auto"/>
                <w:right w:val="none" w:sz="0" w:space="0" w:color="auto"/>
              </w:divBdr>
            </w:div>
            <w:div w:id="158734860">
              <w:marLeft w:val="0"/>
              <w:marRight w:val="0"/>
              <w:marTop w:val="0"/>
              <w:marBottom w:val="0"/>
              <w:divBdr>
                <w:top w:val="none" w:sz="0" w:space="0" w:color="auto"/>
                <w:left w:val="none" w:sz="0" w:space="0" w:color="auto"/>
                <w:bottom w:val="none" w:sz="0" w:space="0" w:color="auto"/>
                <w:right w:val="none" w:sz="0" w:space="0" w:color="auto"/>
              </w:divBdr>
            </w:div>
            <w:div w:id="210654086">
              <w:marLeft w:val="0"/>
              <w:marRight w:val="0"/>
              <w:marTop w:val="0"/>
              <w:marBottom w:val="0"/>
              <w:divBdr>
                <w:top w:val="none" w:sz="0" w:space="0" w:color="auto"/>
                <w:left w:val="none" w:sz="0" w:space="0" w:color="auto"/>
                <w:bottom w:val="none" w:sz="0" w:space="0" w:color="auto"/>
                <w:right w:val="none" w:sz="0" w:space="0" w:color="auto"/>
              </w:divBdr>
            </w:div>
            <w:div w:id="222375624">
              <w:marLeft w:val="0"/>
              <w:marRight w:val="0"/>
              <w:marTop w:val="0"/>
              <w:marBottom w:val="0"/>
              <w:divBdr>
                <w:top w:val="none" w:sz="0" w:space="0" w:color="auto"/>
                <w:left w:val="none" w:sz="0" w:space="0" w:color="auto"/>
                <w:bottom w:val="none" w:sz="0" w:space="0" w:color="auto"/>
                <w:right w:val="none" w:sz="0" w:space="0" w:color="auto"/>
              </w:divBdr>
            </w:div>
            <w:div w:id="266356226">
              <w:marLeft w:val="0"/>
              <w:marRight w:val="0"/>
              <w:marTop w:val="0"/>
              <w:marBottom w:val="0"/>
              <w:divBdr>
                <w:top w:val="none" w:sz="0" w:space="0" w:color="auto"/>
                <w:left w:val="none" w:sz="0" w:space="0" w:color="auto"/>
                <w:bottom w:val="none" w:sz="0" w:space="0" w:color="auto"/>
                <w:right w:val="none" w:sz="0" w:space="0" w:color="auto"/>
              </w:divBdr>
            </w:div>
            <w:div w:id="266622107">
              <w:marLeft w:val="0"/>
              <w:marRight w:val="0"/>
              <w:marTop w:val="0"/>
              <w:marBottom w:val="0"/>
              <w:divBdr>
                <w:top w:val="none" w:sz="0" w:space="0" w:color="auto"/>
                <w:left w:val="none" w:sz="0" w:space="0" w:color="auto"/>
                <w:bottom w:val="none" w:sz="0" w:space="0" w:color="auto"/>
                <w:right w:val="none" w:sz="0" w:space="0" w:color="auto"/>
              </w:divBdr>
            </w:div>
            <w:div w:id="269776485">
              <w:marLeft w:val="0"/>
              <w:marRight w:val="0"/>
              <w:marTop w:val="0"/>
              <w:marBottom w:val="0"/>
              <w:divBdr>
                <w:top w:val="none" w:sz="0" w:space="0" w:color="auto"/>
                <w:left w:val="none" w:sz="0" w:space="0" w:color="auto"/>
                <w:bottom w:val="none" w:sz="0" w:space="0" w:color="auto"/>
                <w:right w:val="none" w:sz="0" w:space="0" w:color="auto"/>
              </w:divBdr>
            </w:div>
            <w:div w:id="289748834">
              <w:marLeft w:val="0"/>
              <w:marRight w:val="0"/>
              <w:marTop w:val="0"/>
              <w:marBottom w:val="0"/>
              <w:divBdr>
                <w:top w:val="none" w:sz="0" w:space="0" w:color="auto"/>
                <w:left w:val="none" w:sz="0" w:space="0" w:color="auto"/>
                <w:bottom w:val="none" w:sz="0" w:space="0" w:color="auto"/>
                <w:right w:val="none" w:sz="0" w:space="0" w:color="auto"/>
              </w:divBdr>
            </w:div>
            <w:div w:id="297147641">
              <w:marLeft w:val="0"/>
              <w:marRight w:val="0"/>
              <w:marTop w:val="0"/>
              <w:marBottom w:val="0"/>
              <w:divBdr>
                <w:top w:val="none" w:sz="0" w:space="0" w:color="auto"/>
                <w:left w:val="none" w:sz="0" w:space="0" w:color="auto"/>
                <w:bottom w:val="none" w:sz="0" w:space="0" w:color="auto"/>
                <w:right w:val="none" w:sz="0" w:space="0" w:color="auto"/>
              </w:divBdr>
            </w:div>
            <w:div w:id="304941538">
              <w:marLeft w:val="0"/>
              <w:marRight w:val="0"/>
              <w:marTop w:val="0"/>
              <w:marBottom w:val="0"/>
              <w:divBdr>
                <w:top w:val="none" w:sz="0" w:space="0" w:color="auto"/>
                <w:left w:val="none" w:sz="0" w:space="0" w:color="auto"/>
                <w:bottom w:val="none" w:sz="0" w:space="0" w:color="auto"/>
                <w:right w:val="none" w:sz="0" w:space="0" w:color="auto"/>
              </w:divBdr>
            </w:div>
            <w:div w:id="314190698">
              <w:marLeft w:val="0"/>
              <w:marRight w:val="0"/>
              <w:marTop w:val="0"/>
              <w:marBottom w:val="0"/>
              <w:divBdr>
                <w:top w:val="none" w:sz="0" w:space="0" w:color="auto"/>
                <w:left w:val="none" w:sz="0" w:space="0" w:color="auto"/>
                <w:bottom w:val="none" w:sz="0" w:space="0" w:color="auto"/>
                <w:right w:val="none" w:sz="0" w:space="0" w:color="auto"/>
              </w:divBdr>
            </w:div>
            <w:div w:id="333996121">
              <w:marLeft w:val="0"/>
              <w:marRight w:val="0"/>
              <w:marTop w:val="0"/>
              <w:marBottom w:val="0"/>
              <w:divBdr>
                <w:top w:val="none" w:sz="0" w:space="0" w:color="auto"/>
                <w:left w:val="none" w:sz="0" w:space="0" w:color="auto"/>
                <w:bottom w:val="none" w:sz="0" w:space="0" w:color="auto"/>
                <w:right w:val="none" w:sz="0" w:space="0" w:color="auto"/>
              </w:divBdr>
            </w:div>
            <w:div w:id="339042942">
              <w:marLeft w:val="0"/>
              <w:marRight w:val="0"/>
              <w:marTop w:val="0"/>
              <w:marBottom w:val="0"/>
              <w:divBdr>
                <w:top w:val="none" w:sz="0" w:space="0" w:color="auto"/>
                <w:left w:val="none" w:sz="0" w:space="0" w:color="auto"/>
                <w:bottom w:val="none" w:sz="0" w:space="0" w:color="auto"/>
                <w:right w:val="none" w:sz="0" w:space="0" w:color="auto"/>
              </w:divBdr>
            </w:div>
            <w:div w:id="348215111">
              <w:marLeft w:val="0"/>
              <w:marRight w:val="0"/>
              <w:marTop w:val="0"/>
              <w:marBottom w:val="0"/>
              <w:divBdr>
                <w:top w:val="none" w:sz="0" w:space="0" w:color="auto"/>
                <w:left w:val="none" w:sz="0" w:space="0" w:color="auto"/>
                <w:bottom w:val="none" w:sz="0" w:space="0" w:color="auto"/>
                <w:right w:val="none" w:sz="0" w:space="0" w:color="auto"/>
              </w:divBdr>
            </w:div>
            <w:div w:id="356583958">
              <w:marLeft w:val="0"/>
              <w:marRight w:val="0"/>
              <w:marTop w:val="0"/>
              <w:marBottom w:val="0"/>
              <w:divBdr>
                <w:top w:val="none" w:sz="0" w:space="0" w:color="auto"/>
                <w:left w:val="none" w:sz="0" w:space="0" w:color="auto"/>
                <w:bottom w:val="none" w:sz="0" w:space="0" w:color="auto"/>
                <w:right w:val="none" w:sz="0" w:space="0" w:color="auto"/>
              </w:divBdr>
            </w:div>
            <w:div w:id="359208473">
              <w:marLeft w:val="0"/>
              <w:marRight w:val="0"/>
              <w:marTop w:val="0"/>
              <w:marBottom w:val="0"/>
              <w:divBdr>
                <w:top w:val="none" w:sz="0" w:space="0" w:color="auto"/>
                <w:left w:val="none" w:sz="0" w:space="0" w:color="auto"/>
                <w:bottom w:val="none" w:sz="0" w:space="0" w:color="auto"/>
                <w:right w:val="none" w:sz="0" w:space="0" w:color="auto"/>
              </w:divBdr>
            </w:div>
            <w:div w:id="369887012">
              <w:marLeft w:val="0"/>
              <w:marRight w:val="0"/>
              <w:marTop w:val="0"/>
              <w:marBottom w:val="0"/>
              <w:divBdr>
                <w:top w:val="none" w:sz="0" w:space="0" w:color="auto"/>
                <w:left w:val="none" w:sz="0" w:space="0" w:color="auto"/>
                <w:bottom w:val="none" w:sz="0" w:space="0" w:color="auto"/>
                <w:right w:val="none" w:sz="0" w:space="0" w:color="auto"/>
              </w:divBdr>
            </w:div>
            <w:div w:id="384255668">
              <w:marLeft w:val="0"/>
              <w:marRight w:val="0"/>
              <w:marTop w:val="0"/>
              <w:marBottom w:val="0"/>
              <w:divBdr>
                <w:top w:val="none" w:sz="0" w:space="0" w:color="auto"/>
                <w:left w:val="none" w:sz="0" w:space="0" w:color="auto"/>
                <w:bottom w:val="none" w:sz="0" w:space="0" w:color="auto"/>
                <w:right w:val="none" w:sz="0" w:space="0" w:color="auto"/>
              </w:divBdr>
            </w:div>
            <w:div w:id="386298529">
              <w:marLeft w:val="0"/>
              <w:marRight w:val="0"/>
              <w:marTop w:val="0"/>
              <w:marBottom w:val="0"/>
              <w:divBdr>
                <w:top w:val="none" w:sz="0" w:space="0" w:color="auto"/>
                <w:left w:val="none" w:sz="0" w:space="0" w:color="auto"/>
                <w:bottom w:val="none" w:sz="0" w:space="0" w:color="auto"/>
                <w:right w:val="none" w:sz="0" w:space="0" w:color="auto"/>
              </w:divBdr>
            </w:div>
            <w:div w:id="403913101">
              <w:marLeft w:val="0"/>
              <w:marRight w:val="0"/>
              <w:marTop w:val="0"/>
              <w:marBottom w:val="0"/>
              <w:divBdr>
                <w:top w:val="none" w:sz="0" w:space="0" w:color="auto"/>
                <w:left w:val="none" w:sz="0" w:space="0" w:color="auto"/>
                <w:bottom w:val="none" w:sz="0" w:space="0" w:color="auto"/>
                <w:right w:val="none" w:sz="0" w:space="0" w:color="auto"/>
              </w:divBdr>
            </w:div>
            <w:div w:id="406460863">
              <w:marLeft w:val="0"/>
              <w:marRight w:val="0"/>
              <w:marTop w:val="0"/>
              <w:marBottom w:val="0"/>
              <w:divBdr>
                <w:top w:val="none" w:sz="0" w:space="0" w:color="auto"/>
                <w:left w:val="none" w:sz="0" w:space="0" w:color="auto"/>
                <w:bottom w:val="none" w:sz="0" w:space="0" w:color="auto"/>
                <w:right w:val="none" w:sz="0" w:space="0" w:color="auto"/>
              </w:divBdr>
            </w:div>
            <w:div w:id="412167277">
              <w:marLeft w:val="0"/>
              <w:marRight w:val="0"/>
              <w:marTop w:val="0"/>
              <w:marBottom w:val="0"/>
              <w:divBdr>
                <w:top w:val="none" w:sz="0" w:space="0" w:color="auto"/>
                <w:left w:val="none" w:sz="0" w:space="0" w:color="auto"/>
                <w:bottom w:val="none" w:sz="0" w:space="0" w:color="auto"/>
                <w:right w:val="none" w:sz="0" w:space="0" w:color="auto"/>
              </w:divBdr>
            </w:div>
            <w:div w:id="433669203">
              <w:marLeft w:val="0"/>
              <w:marRight w:val="0"/>
              <w:marTop w:val="0"/>
              <w:marBottom w:val="0"/>
              <w:divBdr>
                <w:top w:val="none" w:sz="0" w:space="0" w:color="auto"/>
                <w:left w:val="none" w:sz="0" w:space="0" w:color="auto"/>
                <w:bottom w:val="none" w:sz="0" w:space="0" w:color="auto"/>
                <w:right w:val="none" w:sz="0" w:space="0" w:color="auto"/>
              </w:divBdr>
            </w:div>
            <w:div w:id="437024086">
              <w:marLeft w:val="0"/>
              <w:marRight w:val="0"/>
              <w:marTop w:val="0"/>
              <w:marBottom w:val="0"/>
              <w:divBdr>
                <w:top w:val="none" w:sz="0" w:space="0" w:color="auto"/>
                <w:left w:val="none" w:sz="0" w:space="0" w:color="auto"/>
                <w:bottom w:val="none" w:sz="0" w:space="0" w:color="auto"/>
                <w:right w:val="none" w:sz="0" w:space="0" w:color="auto"/>
              </w:divBdr>
            </w:div>
            <w:div w:id="446119954">
              <w:marLeft w:val="0"/>
              <w:marRight w:val="0"/>
              <w:marTop w:val="0"/>
              <w:marBottom w:val="0"/>
              <w:divBdr>
                <w:top w:val="none" w:sz="0" w:space="0" w:color="auto"/>
                <w:left w:val="none" w:sz="0" w:space="0" w:color="auto"/>
                <w:bottom w:val="none" w:sz="0" w:space="0" w:color="auto"/>
                <w:right w:val="none" w:sz="0" w:space="0" w:color="auto"/>
              </w:divBdr>
            </w:div>
            <w:div w:id="452406354">
              <w:marLeft w:val="0"/>
              <w:marRight w:val="0"/>
              <w:marTop w:val="0"/>
              <w:marBottom w:val="0"/>
              <w:divBdr>
                <w:top w:val="none" w:sz="0" w:space="0" w:color="auto"/>
                <w:left w:val="none" w:sz="0" w:space="0" w:color="auto"/>
                <w:bottom w:val="none" w:sz="0" w:space="0" w:color="auto"/>
                <w:right w:val="none" w:sz="0" w:space="0" w:color="auto"/>
              </w:divBdr>
            </w:div>
            <w:div w:id="455761102">
              <w:marLeft w:val="0"/>
              <w:marRight w:val="0"/>
              <w:marTop w:val="0"/>
              <w:marBottom w:val="0"/>
              <w:divBdr>
                <w:top w:val="none" w:sz="0" w:space="0" w:color="auto"/>
                <w:left w:val="none" w:sz="0" w:space="0" w:color="auto"/>
                <w:bottom w:val="none" w:sz="0" w:space="0" w:color="auto"/>
                <w:right w:val="none" w:sz="0" w:space="0" w:color="auto"/>
              </w:divBdr>
            </w:div>
            <w:div w:id="472451384">
              <w:marLeft w:val="0"/>
              <w:marRight w:val="0"/>
              <w:marTop w:val="0"/>
              <w:marBottom w:val="0"/>
              <w:divBdr>
                <w:top w:val="none" w:sz="0" w:space="0" w:color="auto"/>
                <w:left w:val="none" w:sz="0" w:space="0" w:color="auto"/>
                <w:bottom w:val="none" w:sz="0" w:space="0" w:color="auto"/>
                <w:right w:val="none" w:sz="0" w:space="0" w:color="auto"/>
              </w:divBdr>
            </w:div>
            <w:div w:id="472673790">
              <w:marLeft w:val="0"/>
              <w:marRight w:val="0"/>
              <w:marTop w:val="0"/>
              <w:marBottom w:val="0"/>
              <w:divBdr>
                <w:top w:val="none" w:sz="0" w:space="0" w:color="auto"/>
                <w:left w:val="none" w:sz="0" w:space="0" w:color="auto"/>
                <w:bottom w:val="none" w:sz="0" w:space="0" w:color="auto"/>
                <w:right w:val="none" w:sz="0" w:space="0" w:color="auto"/>
              </w:divBdr>
            </w:div>
            <w:div w:id="483354987">
              <w:marLeft w:val="0"/>
              <w:marRight w:val="0"/>
              <w:marTop w:val="0"/>
              <w:marBottom w:val="0"/>
              <w:divBdr>
                <w:top w:val="none" w:sz="0" w:space="0" w:color="auto"/>
                <w:left w:val="none" w:sz="0" w:space="0" w:color="auto"/>
                <w:bottom w:val="none" w:sz="0" w:space="0" w:color="auto"/>
                <w:right w:val="none" w:sz="0" w:space="0" w:color="auto"/>
              </w:divBdr>
            </w:div>
            <w:div w:id="520045909">
              <w:marLeft w:val="0"/>
              <w:marRight w:val="0"/>
              <w:marTop w:val="0"/>
              <w:marBottom w:val="0"/>
              <w:divBdr>
                <w:top w:val="none" w:sz="0" w:space="0" w:color="auto"/>
                <w:left w:val="none" w:sz="0" w:space="0" w:color="auto"/>
                <w:bottom w:val="none" w:sz="0" w:space="0" w:color="auto"/>
                <w:right w:val="none" w:sz="0" w:space="0" w:color="auto"/>
              </w:divBdr>
            </w:div>
            <w:div w:id="524632458">
              <w:marLeft w:val="0"/>
              <w:marRight w:val="0"/>
              <w:marTop w:val="0"/>
              <w:marBottom w:val="0"/>
              <w:divBdr>
                <w:top w:val="none" w:sz="0" w:space="0" w:color="auto"/>
                <w:left w:val="none" w:sz="0" w:space="0" w:color="auto"/>
                <w:bottom w:val="none" w:sz="0" w:space="0" w:color="auto"/>
                <w:right w:val="none" w:sz="0" w:space="0" w:color="auto"/>
              </w:divBdr>
            </w:div>
            <w:div w:id="535510098">
              <w:marLeft w:val="0"/>
              <w:marRight w:val="0"/>
              <w:marTop w:val="0"/>
              <w:marBottom w:val="0"/>
              <w:divBdr>
                <w:top w:val="none" w:sz="0" w:space="0" w:color="auto"/>
                <w:left w:val="none" w:sz="0" w:space="0" w:color="auto"/>
                <w:bottom w:val="none" w:sz="0" w:space="0" w:color="auto"/>
                <w:right w:val="none" w:sz="0" w:space="0" w:color="auto"/>
              </w:divBdr>
            </w:div>
            <w:div w:id="547572865">
              <w:marLeft w:val="0"/>
              <w:marRight w:val="0"/>
              <w:marTop w:val="0"/>
              <w:marBottom w:val="0"/>
              <w:divBdr>
                <w:top w:val="none" w:sz="0" w:space="0" w:color="auto"/>
                <w:left w:val="none" w:sz="0" w:space="0" w:color="auto"/>
                <w:bottom w:val="none" w:sz="0" w:space="0" w:color="auto"/>
                <w:right w:val="none" w:sz="0" w:space="0" w:color="auto"/>
              </w:divBdr>
            </w:div>
            <w:div w:id="567106971">
              <w:marLeft w:val="0"/>
              <w:marRight w:val="0"/>
              <w:marTop w:val="0"/>
              <w:marBottom w:val="0"/>
              <w:divBdr>
                <w:top w:val="none" w:sz="0" w:space="0" w:color="auto"/>
                <w:left w:val="none" w:sz="0" w:space="0" w:color="auto"/>
                <w:bottom w:val="none" w:sz="0" w:space="0" w:color="auto"/>
                <w:right w:val="none" w:sz="0" w:space="0" w:color="auto"/>
              </w:divBdr>
            </w:div>
            <w:div w:id="568926301">
              <w:marLeft w:val="0"/>
              <w:marRight w:val="0"/>
              <w:marTop w:val="0"/>
              <w:marBottom w:val="0"/>
              <w:divBdr>
                <w:top w:val="none" w:sz="0" w:space="0" w:color="auto"/>
                <w:left w:val="none" w:sz="0" w:space="0" w:color="auto"/>
                <w:bottom w:val="none" w:sz="0" w:space="0" w:color="auto"/>
                <w:right w:val="none" w:sz="0" w:space="0" w:color="auto"/>
              </w:divBdr>
            </w:div>
            <w:div w:id="570623713">
              <w:marLeft w:val="0"/>
              <w:marRight w:val="0"/>
              <w:marTop w:val="0"/>
              <w:marBottom w:val="0"/>
              <w:divBdr>
                <w:top w:val="none" w:sz="0" w:space="0" w:color="auto"/>
                <w:left w:val="none" w:sz="0" w:space="0" w:color="auto"/>
                <w:bottom w:val="none" w:sz="0" w:space="0" w:color="auto"/>
                <w:right w:val="none" w:sz="0" w:space="0" w:color="auto"/>
              </w:divBdr>
            </w:div>
            <w:div w:id="590434795">
              <w:marLeft w:val="0"/>
              <w:marRight w:val="0"/>
              <w:marTop w:val="0"/>
              <w:marBottom w:val="0"/>
              <w:divBdr>
                <w:top w:val="none" w:sz="0" w:space="0" w:color="auto"/>
                <w:left w:val="none" w:sz="0" w:space="0" w:color="auto"/>
                <w:bottom w:val="none" w:sz="0" w:space="0" w:color="auto"/>
                <w:right w:val="none" w:sz="0" w:space="0" w:color="auto"/>
              </w:divBdr>
            </w:div>
            <w:div w:id="625938189">
              <w:marLeft w:val="0"/>
              <w:marRight w:val="0"/>
              <w:marTop w:val="0"/>
              <w:marBottom w:val="0"/>
              <w:divBdr>
                <w:top w:val="none" w:sz="0" w:space="0" w:color="auto"/>
                <w:left w:val="none" w:sz="0" w:space="0" w:color="auto"/>
                <w:bottom w:val="none" w:sz="0" w:space="0" w:color="auto"/>
                <w:right w:val="none" w:sz="0" w:space="0" w:color="auto"/>
              </w:divBdr>
            </w:div>
            <w:div w:id="647632474">
              <w:marLeft w:val="0"/>
              <w:marRight w:val="0"/>
              <w:marTop w:val="0"/>
              <w:marBottom w:val="0"/>
              <w:divBdr>
                <w:top w:val="none" w:sz="0" w:space="0" w:color="auto"/>
                <w:left w:val="none" w:sz="0" w:space="0" w:color="auto"/>
                <w:bottom w:val="none" w:sz="0" w:space="0" w:color="auto"/>
                <w:right w:val="none" w:sz="0" w:space="0" w:color="auto"/>
              </w:divBdr>
            </w:div>
            <w:div w:id="668558315">
              <w:marLeft w:val="0"/>
              <w:marRight w:val="0"/>
              <w:marTop w:val="0"/>
              <w:marBottom w:val="0"/>
              <w:divBdr>
                <w:top w:val="none" w:sz="0" w:space="0" w:color="auto"/>
                <w:left w:val="none" w:sz="0" w:space="0" w:color="auto"/>
                <w:bottom w:val="none" w:sz="0" w:space="0" w:color="auto"/>
                <w:right w:val="none" w:sz="0" w:space="0" w:color="auto"/>
              </w:divBdr>
            </w:div>
            <w:div w:id="681516921">
              <w:marLeft w:val="0"/>
              <w:marRight w:val="0"/>
              <w:marTop w:val="0"/>
              <w:marBottom w:val="0"/>
              <w:divBdr>
                <w:top w:val="none" w:sz="0" w:space="0" w:color="auto"/>
                <w:left w:val="none" w:sz="0" w:space="0" w:color="auto"/>
                <w:bottom w:val="none" w:sz="0" w:space="0" w:color="auto"/>
                <w:right w:val="none" w:sz="0" w:space="0" w:color="auto"/>
              </w:divBdr>
            </w:div>
            <w:div w:id="682053672">
              <w:marLeft w:val="0"/>
              <w:marRight w:val="0"/>
              <w:marTop w:val="0"/>
              <w:marBottom w:val="0"/>
              <w:divBdr>
                <w:top w:val="none" w:sz="0" w:space="0" w:color="auto"/>
                <w:left w:val="none" w:sz="0" w:space="0" w:color="auto"/>
                <w:bottom w:val="none" w:sz="0" w:space="0" w:color="auto"/>
                <w:right w:val="none" w:sz="0" w:space="0" w:color="auto"/>
              </w:divBdr>
            </w:div>
            <w:div w:id="707995197">
              <w:marLeft w:val="0"/>
              <w:marRight w:val="0"/>
              <w:marTop w:val="0"/>
              <w:marBottom w:val="0"/>
              <w:divBdr>
                <w:top w:val="none" w:sz="0" w:space="0" w:color="auto"/>
                <w:left w:val="none" w:sz="0" w:space="0" w:color="auto"/>
                <w:bottom w:val="none" w:sz="0" w:space="0" w:color="auto"/>
                <w:right w:val="none" w:sz="0" w:space="0" w:color="auto"/>
              </w:divBdr>
            </w:div>
            <w:div w:id="712465704">
              <w:marLeft w:val="0"/>
              <w:marRight w:val="0"/>
              <w:marTop w:val="0"/>
              <w:marBottom w:val="0"/>
              <w:divBdr>
                <w:top w:val="none" w:sz="0" w:space="0" w:color="auto"/>
                <w:left w:val="none" w:sz="0" w:space="0" w:color="auto"/>
                <w:bottom w:val="none" w:sz="0" w:space="0" w:color="auto"/>
                <w:right w:val="none" w:sz="0" w:space="0" w:color="auto"/>
              </w:divBdr>
            </w:div>
            <w:div w:id="744645968">
              <w:marLeft w:val="0"/>
              <w:marRight w:val="0"/>
              <w:marTop w:val="0"/>
              <w:marBottom w:val="0"/>
              <w:divBdr>
                <w:top w:val="none" w:sz="0" w:space="0" w:color="auto"/>
                <w:left w:val="none" w:sz="0" w:space="0" w:color="auto"/>
                <w:bottom w:val="none" w:sz="0" w:space="0" w:color="auto"/>
                <w:right w:val="none" w:sz="0" w:space="0" w:color="auto"/>
              </w:divBdr>
            </w:div>
            <w:div w:id="781415650">
              <w:marLeft w:val="0"/>
              <w:marRight w:val="0"/>
              <w:marTop w:val="0"/>
              <w:marBottom w:val="0"/>
              <w:divBdr>
                <w:top w:val="none" w:sz="0" w:space="0" w:color="auto"/>
                <w:left w:val="none" w:sz="0" w:space="0" w:color="auto"/>
                <w:bottom w:val="none" w:sz="0" w:space="0" w:color="auto"/>
                <w:right w:val="none" w:sz="0" w:space="0" w:color="auto"/>
              </w:divBdr>
            </w:div>
            <w:div w:id="794174494">
              <w:marLeft w:val="0"/>
              <w:marRight w:val="0"/>
              <w:marTop w:val="0"/>
              <w:marBottom w:val="0"/>
              <w:divBdr>
                <w:top w:val="none" w:sz="0" w:space="0" w:color="auto"/>
                <w:left w:val="none" w:sz="0" w:space="0" w:color="auto"/>
                <w:bottom w:val="none" w:sz="0" w:space="0" w:color="auto"/>
                <w:right w:val="none" w:sz="0" w:space="0" w:color="auto"/>
              </w:divBdr>
            </w:div>
            <w:div w:id="831601374">
              <w:marLeft w:val="0"/>
              <w:marRight w:val="0"/>
              <w:marTop w:val="0"/>
              <w:marBottom w:val="0"/>
              <w:divBdr>
                <w:top w:val="none" w:sz="0" w:space="0" w:color="auto"/>
                <w:left w:val="none" w:sz="0" w:space="0" w:color="auto"/>
                <w:bottom w:val="none" w:sz="0" w:space="0" w:color="auto"/>
                <w:right w:val="none" w:sz="0" w:space="0" w:color="auto"/>
              </w:divBdr>
            </w:div>
            <w:div w:id="842164729">
              <w:marLeft w:val="0"/>
              <w:marRight w:val="0"/>
              <w:marTop w:val="0"/>
              <w:marBottom w:val="0"/>
              <w:divBdr>
                <w:top w:val="none" w:sz="0" w:space="0" w:color="auto"/>
                <w:left w:val="none" w:sz="0" w:space="0" w:color="auto"/>
                <w:bottom w:val="none" w:sz="0" w:space="0" w:color="auto"/>
                <w:right w:val="none" w:sz="0" w:space="0" w:color="auto"/>
              </w:divBdr>
            </w:div>
            <w:div w:id="863791490">
              <w:marLeft w:val="0"/>
              <w:marRight w:val="0"/>
              <w:marTop w:val="0"/>
              <w:marBottom w:val="0"/>
              <w:divBdr>
                <w:top w:val="none" w:sz="0" w:space="0" w:color="auto"/>
                <w:left w:val="none" w:sz="0" w:space="0" w:color="auto"/>
                <w:bottom w:val="none" w:sz="0" w:space="0" w:color="auto"/>
                <w:right w:val="none" w:sz="0" w:space="0" w:color="auto"/>
              </w:divBdr>
            </w:div>
            <w:div w:id="865405553">
              <w:marLeft w:val="0"/>
              <w:marRight w:val="0"/>
              <w:marTop w:val="0"/>
              <w:marBottom w:val="0"/>
              <w:divBdr>
                <w:top w:val="none" w:sz="0" w:space="0" w:color="auto"/>
                <w:left w:val="none" w:sz="0" w:space="0" w:color="auto"/>
                <w:bottom w:val="none" w:sz="0" w:space="0" w:color="auto"/>
                <w:right w:val="none" w:sz="0" w:space="0" w:color="auto"/>
              </w:divBdr>
            </w:div>
            <w:div w:id="876043590">
              <w:marLeft w:val="0"/>
              <w:marRight w:val="0"/>
              <w:marTop w:val="0"/>
              <w:marBottom w:val="0"/>
              <w:divBdr>
                <w:top w:val="none" w:sz="0" w:space="0" w:color="auto"/>
                <w:left w:val="none" w:sz="0" w:space="0" w:color="auto"/>
                <w:bottom w:val="none" w:sz="0" w:space="0" w:color="auto"/>
                <w:right w:val="none" w:sz="0" w:space="0" w:color="auto"/>
              </w:divBdr>
            </w:div>
            <w:div w:id="894200155">
              <w:marLeft w:val="0"/>
              <w:marRight w:val="0"/>
              <w:marTop w:val="0"/>
              <w:marBottom w:val="0"/>
              <w:divBdr>
                <w:top w:val="none" w:sz="0" w:space="0" w:color="auto"/>
                <w:left w:val="none" w:sz="0" w:space="0" w:color="auto"/>
                <w:bottom w:val="none" w:sz="0" w:space="0" w:color="auto"/>
                <w:right w:val="none" w:sz="0" w:space="0" w:color="auto"/>
              </w:divBdr>
            </w:div>
            <w:div w:id="899251025">
              <w:marLeft w:val="0"/>
              <w:marRight w:val="0"/>
              <w:marTop w:val="0"/>
              <w:marBottom w:val="0"/>
              <w:divBdr>
                <w:top w:val="none" w:sz="0" w:space="0" w:color="auto"/>
                <w:left w:val="none" w:sz="0" w:space="0" w:color="auto"/>
                <w:bottom w:val="none" w:sz="0" w:space="0" w:color="auto"/>
                <w:right w:val="none" w:sz="0" w:space="0" w:color="auto"/>
              </w:divBdr>
            </w:div>
            <w:div w:id="909383514">
              <w:marLeft w:val="0"/>
              <w:marRight w:val="0"/>
              <w:marTop w:val="0"/>
              <w:marBottom w:val="0"/>
              <w:divBdr>
                <w:top w:val="none" w:sz="0" w:space="0" w:color="auto"/>
                <w:left w:val="none" w:sz="0" w:space="0" w:color="auto"/>
                <w:bottom w:val="none" w:sz="0" w:space="0" w:color="auto"/>
                <w:right w:val="none" w:sz="0" w:space="0" w:color="auto"/>
              </w:divBdr>
            </w:div>
            <w:div w:id="909392490">
              <w:marLeft w:val="0"/>
              <w:marRight w:val="0"/>
              <w:marTop w:val="0"/>
              <w:marBottom w:val="0"/>
              <w:divBdr>
                <w:top w:val="none" w:sz="0" w:space="0" w:color="auto"/>
                <w:left w:val="none" w:sz="0" w:space="0" w:color="auto"/>
                <w:bottom w:val="none" w:sz="0" w:space="0" w:color="auto"/>
                <w:right w:val="none" w:sz="0" w:space="0" w:color="auto"/>
              </w:divBdr>
            </w:div>
            <w:div w:id="913705581">
              <w:marLeft w:val="0"/>
              <w:marRight w:val="0"/>
              <w:marTop w:val="0"/>
              <w:marBottom w:val="0"/>
              <w:divBdr>
                <w:top w:val="none" w:sz="0" w:space="0" w:color="auto"/>
                <w:left w:val="none" w:sz="0" w:space="0" w:color="auto"/>
                <w:bottom w:val="none" w:sz="0" w:space="0" w:color="auto"/>
                <w:right w:val="none" w:sz="0" w:space="0" w:color="auto"/>
              </w:divBdr>
            </w:div>
            <w:div w:id="938483358">
              <w:marLeft w:val="0"/>
              <w:marRight w:val="0"/>
              <w:marTop w:val="0"/>
              <w:marBottom w:val="0"/>
              <w:divBdr>
                <w:top w:val="none" w:sz="0" w:space="0" w:color="auto"/>
                <w:left w:val="none" w:sz="0" w:space="0" w:color="auto"/>
                <w:bottom w:val="none" w:sz="0" w:space="0" w:color="auto"/>
                <w:right w:val="none" w:sz="0" w:space="0" w:color="auto"/>
              </w:divBdr>
            </w:div>
            <w:div w:id="949816341">
              <w:marLeft w:val="0"/>
              <w:marRight w:val="0"/>
              <w:marTop w:val="0"/>
              <w:marBottom w:val="0"/>
              <w:divBdr>
                <w:top w:val="none" w:sz="0" w:space="0" w:color="auto"/>
                <w:left w:val="none" w:sz="0" w:space="0" w:color="auto"/>
                <w:bottom w:val="none" w:sz="0" w:space="0" w:color="auto"/>
                <w:right w:val="none" w:sz="0" w:space="0" w:color="auto"/>
              </w:divBdr>
            </w:div>
            <w:div w:id="965695908">
              <w:marLeft w:val="0"/>
              <w:marRight w:val="0"/>
              <w:marTop w:val="0"/>
              <w:marBottom w:val="0"/>
              <w:divBdr>
                <w:top w:val="none" w:sz="0" w:space="0" w:color="auto"/>
                <w:left w:val="none" w:sz="0" w:space="0" w:color="auto"/>
                <w:bottom w:val="none" w:sz="0" w:space="0" w:color="auto"/>
                <w:right w:val="none" w:sz="0" w:space="0" w:color="auto"/>
              </w:divBdr>
            </w:div>
            <w:div w:id="974874645">
              <w:marLeft w:val="0"/>
              <w:marRight w:val="0"/>
              <w:marTop w:val="0"/>
              <w:marBottom w:val="0"/>
              <w:divBdr>
                <w:top w:val="none" w:sz="0" w:space="0" w:color="auto"/>
                <w:left w:val="none" w:sz="0" w:space="0" w:color="auto"/>
                <w:bottom w:val="none" w:sz="0" w:space="0" w:color="auto"/>
                <w:right w:val="none" w:sz="0" w:space="0" w:color="auto"/>
              </w:divBdr>
            </w:div>
            <w:div w:id="1010326922">
              <w:marLeft w:val="0"/>
              <w:marRight w:val="0"/>
              <w:marTop w:val="0"/>
              <w:marBottom w:val="0"/>
              <w:divBdr>
                <w:top w:val="none" w:sz="0" w:space="0" w:color="auto"/>
                <w:left w:val="none" w:sz="0" w:space="0" w:color="auto"/>
                <w:bottom w:val="none" w:sz="0" w:space="0" w:color="auto"/>
                <w:right w:val="none" w:sz="0" w:space="0" w:color="auto"/>
              </w:divBdr>
            </w:div>
            <w:div w:id="1023633463">
              <w:marLeft w:val="0"/>
              <w:marRight w:val="0"/>
              <w:marTop w:val="0"/>
              <w:marBottom w:val="0"/>
              <w:divBdr>
                <w:top w:val="none" w:sz="0" w:space="0" w:color="auto"/>
                <w:left w:val="none" w:sz="0" w:space="0" w:color="auto"/>
                <w:bottom w:val="none" w:sz="0" w:space="0" w:color="auto"/>
                <w:right w:val="none" w:sz="0" w:space="0" w:color="auto"/>
              </w:divBdr>
            </w:div>
            <w:div w:id="1055085701">
              <w:marLeft w:val="0"/>
              <w:marRight w:val="0"/>
              <w:marTop w:val="0"/>
              <w:marBottom w:val="0"/>
              <w:divBdr>
                <w:top w:val="none" w:sz="0" w:space="0" w:color="auto"/>
                <w:left w:val="none" w:sz="0" w:space="0" w:color="auto"/>
                <w:bottom w:val="none" w:sz="0" w:space="0" w:color="auto"/>
                <w:right w:val="none" w:sz="0" w:space="0" w:color="auto"/>
              </w:divBdr>
            </w:div>
            <w:div w:id="1060788829">
              <w:marLeft w:val="0"/>
              <w:marRight w:val="0"/>
              <w:marTop w:val="0"/>
              <w:marBottom w:val="0"/>
              <w:divBdr>
                <w:top w:val="none" w:sz="0" w:space="0" w:color="auto"/>
                <w:left w:val="none" w:sz="0" w:space="0" w:color="auto"/>
                <w:bottom w:val="none" w:sz="0" w:space="0" w:color="auto"/>
                <w:right w:val="none" w:sz="0" w:space="0" w:color="auto"/>
              </w:divBdr>
            </w:div>
            <w:div w:id="1070466415">
              <w:marLeft w:val="0"/>
              <w:marRight w:val="0"/>
              <w:marTop w:val="0"/>
              <w:marBottom w:val="0"/>
              <w:divBdr>
                <w:top w:val="none" w:sz="0" w:space="0" w:color="auto"/>
                <w:left w:val="none" w:sz="0" w:space="0" w:color="auto"/>
                <w:bottom w:val="none" w:sz="0" w:space="0" w:color="auto"/>
                <w:right w:val="none" w:sz="0" w:space="0" w:color="auto"/>
              </w:divBdr>
            </w:div>
            <w:div w:id="1137381131">
              <w:marLeft w:val="0"/>
              <w:marRight w:val="0"/>
              <w:marTop w:val="0"/>
              <w:marBottom w:val="0"/>
              <w:divBdr>
                <w:top w:val="none" w:sz="0" w:space="0" w:color="auto"/>
                <w:left w:val="none" w:sz="0" w:space="0" w:color="auto"/>
                <w:bottom w:val="none" w:sz="0" w:space="0" w:color="auto"/>
                <w:right w:val="none" w:sz="0" w:space="0" w:color="auto"/>
              </w:divBdr>
            </w:div>
            <w:div w:id="1169979278">
              <w:marLeft w:val="0"/>
              <w:marRight w:val="0"/>
              <w:marTop w:val="0"/>
              <w:marBottom w:val="0"/>
              <w:divBdr>
                <w:top w:val="none" w:sz="0" w:space="0" w:color="auto"/>
                <w:left w:val="none" w:sz="0" w:space="0" w:color="auto"/>
                <w:bottom w:val="none" w:sz="0" w:space="0" w:color="auto"/>
                <w:right w:val="none" w:sz="0" w:space="0" w:color="auto"/>
              </w:divBdr>
            </w:div>
            <w:div w:id="1190611026">
              <w:marLeft w:val="0"/>
              <w:marRight w:val="0"/>
              <w:marTop w:val="0"/>
              <w:marBottom w:val="0"/>
              <w:divBdr>
                <w:top w:val="none" w:sz="0" w:space="0" w:color="auto"/>
                <w:left w:val="none" w:sz="0" w:space="0" w:color="auto"/>
                <w:bottom w:val="none" w:sz="0" w:space="0" w:color="auto"/>
                <w:right w:val="none" w:sz="0" w:space="0" w:color="auto"/>
              </w:divBdr>
            </w:div>
            <w:div w:id="1209948825">
              <w:marLeft w:val="0"/>
              <w:marRight w:val="0"/>
              <w:marTop w:val="0"/>
              <w:marBottom w:val="0"/>
              <w:divBdr>
                <w:top w:val="none" w:sz="0" w:space="0" w:color="auto"/>
                <w:left w:val="none" w:sz="0" w:space="0" w:color="auto"/>
                <w:bottom w:val="none" w:sz="0" w:space="0" w:color="auto"/>
                <w:right w:val="none" w:sz="0" w:space="0" w:color="auto"/>
              </w:divBdr>
            </w:div>
            <w:div w:id="1221668068">
              <w:marLeft w:val="0"/>
              <w:marRight w:val="0"/>
              <w:marTop w:val="0"/>
              <w:marBottom w:val="0"/>
              <w:divBdr>
                <w:top w:val="none" w:sz="0" w:space="0" w:color="auto"/>
                <w:left w:val="none" w:sz="0" w:space="0" w:color="auto"/>
                <w:bottom w:val="none" w:sz="0" w:space="0" w:color="auto"/>
                <w:right w:val="none" w:sz="0" w:space="0" w:color="auto"/>
              </w:divBdr>
            </w:div>
            <w:div w:id="1222599258">
              <w:marLeft w:val="0"/>
              <w:marRight w:val="0"/>
              <w:marTop w:val="0"/>
              <w:marBottom w:val="0"/>
              <w:divBdr>
                <w:top w:val="none" w:sz="0" w:space="0" w:color="auto"/>
                <w:left w:val="none" w:sz="0" w:space="0" w:color="auto"/>
                <w:bottom w:val="none" w:sz="0" w:space="0" w:color="auto"/>
                <w:right w:val="none" w:sz="0" w:space="0" w:color="auto"/>
              </w:divBdr>
            </w:div>
            <w:div w:id="1226987652">
              <w:marLeft w:val="0"/>
              <w:marRight w:val="0"/>
              <w:marTop w:val="0"/>
              <w:marBottom w:val="0"/>
              <w:divBdr>
                <w:top w:val="none" w:sz="0" w:space="0" w:color="auto"/>
                <w:left w:val="none" w:sz="0" w:space="0" w:color="auto"/>
                <w:bottom w:val="none" w:sz="0" w:space="0" w:color="auto"/>
                <w:right w:val="none" w:sz="0" w:space="0" w:color="auto"/>
              </w:divBdr>
            </w:div>
            <w:div w:id="1246770524">
              <w:marLeft w:val="0"/>
              <w:marRight w:val="0"/>
              <w:marTop w:val="0"/>
              <w:marBottom w:val="0"/>
              <w:divBdr>
                <w:top w:val="none" w:sz="0" w:space="0" w:color="auto"/>
                <w:left w:val="none" w:sz="0" w:space="0" w:color="auto"/>
                <w:bottom w:val="none" w:sz="0" w:space="0" w:color="auto"/>
                <w:right w:val="none" w:sz="0" w:space="0" w:color="auto"/>
              </w:divBdr>
            </w:div>
            <w:div w:id="1248810643">
              <w:marLeft w:val="0"/>
              <w:marRight w:val="0"/>
              <w:marTop w:val="0"/>
              <w:marBottom w:val="0"/>
              <w:divBdr>
                <w:top w:val="none" w:sz="0" w:space="0" w:color="auto"/>
                <w:left w:val="none" w:sz="0" w:space="0" w:color="auto"/>
                <w:bottom w:val="none" w:sz="0" w:space="0" w:color="auto"/>
                <w:right w:val="none" w:sz="0" w:space="0" w:color="auto"/>
              </w:divBdr>
            </w:div>
            <w:div w:id="1253202418">
              <w:marLeft w:val="0"/>
              <w:marRight w:val="0"/>
              <w:marTop w:val="0"/>
              <w:marBottom w:val="0"/>
              <w:divBdr>
                <w:top w:val="none" w:sz="0" w:space="0" w:color="auto"/>
                <w:left w:val="none" w:sz="0" w:space="0" w:color="auto"/>
                <w:bottom w:val="none" w:sz="0" w:space="0" w:color="auto"/>
                <w:right w:val="none" w:sz="0" w:space="0" w:color="auto"/>
              </w:divBdr>
            </w:div>
            <w:div w:id="1286305901">
              <w:marLeft w:val="0"/>
              <w:marRight w:val="0"/>
              <w:marTop w:val="0"/>
              <w:marBottom w:val="0"/>
              <w:divBdr>
                <w:top w:val="none" w:sz="0" w:space="0" w:color="auto"/>
                <w:left w:val="none" w:sz="0" w:space="0" w:color="auto"/>
                <w:bottom w:val="none" w:sz="0" w:space="0" w:color="auto"/>
                <w:right w:val="none" w:sz="0" w:space="0" w:color="auto"/>
              </w:divBdr>
            </w:div>
            <w:div w:id="1286502558">
              <w:marLeft w:val="0"/>
              <w:marRight w:val="0"/>
              <w:marTop w:val="0"/>
              <w:marBottom w:val="0"/>
              <w:divBdr>
                <w:top w:val="none" w:sz="0" w:space="0" w:color="auto"/>
                <w:left w:val="none" w:sz="0" w:space="0" w:color="auto"/>
                <w:bottom w:val="none" w:sz="0" w:space="0" w:color="auto"/>
                <w:right w:val="none" w:sz="0" w:space="0" w:color="auto"/>
              </w:divBdr>
            </w:div>
            <w:div w:id="1304847493">
              <w:marLeft w:val="0"/>
              <w:marRight w:val="0"/>
              <w:marTop w:val="0"/>
              <w:marBottom w:val="0"/>
              <w:divBdr>
                <w:top w:val="none" w:sz="0" w:space="0" w:color="auto"/>
                <w:left w:val="none" w:sz="0" w:space="0" w:color="auto"/>
                <w:bottom w:val="none" w:sz="0" w:space="0" w:color="auto"/>
                <w:right w:val="none" w:sz="0" w:space="0" w:color="auto"/>
              </w:divBdr>
            </w:div>
            <w:div w:id="1326469242">
              <w:marLeft w:val="0"/>
              <w:marRight w:val="0"/>
              <w:marTop w:val="0"/>
              <w:marBottom w:val="0"/>
              <w:divBdr>
                <w:top w:val="none" w:sz="0" w:space="0" w:color="auto"/>
                <w:left w:val="none" w:sz="0" w:space="0" w:color="auto"/>
                <w:bottom w:val="none" w:sz="0" w:space="0" w:color="auto"/>
                <w:right w:val="none" w:sz="0" w:space="0" w:color="auto"/>
              </w:divBdr>
            </w:div>
            <w:div w:id="1327906160">
              <w:marLeft w:val="0"/>
              <w:marRight w:val="0"/>
              <w:marTop w:val="0"/>
              <w:marBottom w:val="0"/>
              <w:divBdr>
                <w:top w:val="none" w:sz="0" w:space="0" w:color="auto"/>
                <w:left w:val="none" w:sz="0" w:space="0" w:color="auto"/>
                <w:bottom w:val="none" w:sz="0" w:space="0" w:color="auto"/>
                <w:right w:val="none" w:sz="0" w:space="0" w:color="auto"/>
              </w:divBdr>
            </w:div>
            <w:div w:id="1332483792">
              <w:marLeft w:val="0"/>
              <w:marRight w:val="0"/>
              <w:marTop w:val="0"/>
              <w:marBottom w:val="0"/>
              <w:divBdr>
                <w:top w:val="none" w:sz="0" w:space="0" w:color="auto"/>
                <w:left w:val="none" w:sz="0" w:space="0" w:color="auto"/>
                <w:bottom w:val="none" w:sz="0" w:space="0" w:color="auto"/>
                <w:right w:val="none" w:sz="0" w:space="0" w:color="auto"/>
              </w:divBdr>
            </w:div>
            <w:div w:id="1335107859">
              <w:marLeft w:val="0"/>
              <w:marRight w:val="0"/>
              <w:marTop w:val="0"/>
              <w:marBottom w:val="0"/>
              <w:divBdr>
                <w:top w:val="none" w:sz="0" w:space="0" w:color="auto"/>
                <w:left w:val="none" w:sz="0" w:space="0" w:color="auto"/>
                <w:bottom w:val="none" w:sz="0" w:space="0" w:color="auto"/>
                <w:right w:val="none" w:sz="0" w:space="0" w:color="auto"/>
              </w:divBdr>
            </w:div>
            <w:div w:id="1349482076">
              <w:marLeft w:val="0"/>
              <w:marRight w:val="0"/>
              <w:marTop w:val="0"/>
              <w:marBottom w:val="0"/>
              <w:divBdr>
                <w:top w:val="none" w:sz="0" w:space="0" w:color="auto"/>
                <w:left w:val="none" w:sz="0" w:space="0" w:color="auto"/>
                <w:bottom w:val="none" w:sz="0" w:space="0" w:color="auto"/>
                <w:right w:val="none" w:sz="0" w:space="0" w:color="auto"/>
              </w:divBdr>
            </w:div>
            <w:div w:id="1355303529">
              <w:marLeft w:val="0"/>
              <w:marRight w:val="0"/>
              <w:marTop w:val="0"/>
              <w:marBottom w:val="0"/>
              <w:divBdr>
                <w:top w:val="none" w:sz="0" w:space="0" w:color="auto"/>
                <w:left w:val="none" w:sz="0" w:space="0" w:color="auto"/>
                <w:bottom w:val="none" w:sz="0" w:space="0" w:color="auto"/>
                <w:right w:val="none" w:sz="0" w:space="0" w:color="auto"/>
              </w:divBdr>
            </w:div>
            <w:div w:id="1372221564">
              <w:marLeft w:val="0"/>
              <w:marRight w:val="0"/>
              <w:marTop w:val="0"/>
              <w:marBottom w:val="0"/>
              <w:divBdr>
                <w:top w:val="none" w:sz="0" w:space="0" w:color="auto"/>
                <w:left w:val="none" w:sz="0" w:space="0" w:color="auto"/>
                <w:bottom w:val="none" w:sz="0" w:space="0" w:color="auto"/>
                <w:right w:val="none" w:sz="0" w:space="0" w:color="auto"/>
              </w:divBdr>
            </w:div>
            <w:div w:id="1389066031">
              <w:marLeft w:val="0"/>
              <w:marRight w:val="0"/>
              <w:marTop w:val="0"/>
              <w:marBottom w:val="0"/>
              <w:divBdr>
                <w:top w:val="none" w:sz="0" w:space="0" w:color="auto"/>
                <w:left w:val="none" w:sz="0" w:space="0" w:color="auto"/>
                <w:bottom w:val="none" w:sz="0" w:space="0" w:color="auto"/>
                <w:right w:val="none" w:sz="0" w:space="0" w:color="auto"/>
              </w:divBdr>
            </w:div>
            <w:div w:id="1395395910">
              <w:marLeft w:val="0"/>
              <w:marRight w:val="0"/>
              <w:marTop w:val="0"/>
              <w:marBottom w:val="0"/>
              <w:divBdr>
                <w:top w:val="none" w:sz="0" w:space="0" w:color="auto"/>
                <w:left w:val="none" w:sz="0" w:space="0" w:color="auto"/>
                <w:bottom w:val="none" w:sz="0" w:space="0" w:color="auto"/>
                <w:right w:val="none" w:sz="0" w:space="0" w:color="auto"/>
              </w:divBdr>
            </w:div>
            <w:div w:id="1400712105">
              <w:marLeft w:val="0"/>
              <w:marRight w:val="0"/>
              <w:marTop w:val="0"/>
              <w:marBottom w:val="0"/>
              <w:divBdr>
                <w:top w:val="none" w:sz="0" w:space="0" w:color="auto"/>
                <w:left w:val="none" w:sz="0" w:space="0" w:color="auto"/>
                <w:bottom w:val="none" w:sz="0" w:space="0" w:color="auto"/>
                <w:right w:val="none" w:sz="0" w:space="0" w:color="auto"/>
              </w:divBdr>
            </w:div>
            <w:div w:id="1408990157">
              <w:marLeft w:val="0"/>
              <w:marRight w:val="0"/>
              <w:marTop w:val="0"/>
              <w:marBottom w:val="0"/>
              <w:divBdr>
                <w:top w:val="none" w:sz="0" w:space="0" w:color="auto"/>
                <w:left w:val="none" w:sz="0" w:space="0" w:color="auto"/>
                <w:bottom w:val="none" w:sz="0" w:space="0" w:color="auto"/>
                <w:right w:val="none" w:sz="0" w:space="0" w:color="auto"/>
              </w:divBdr>
            </w:div>
            <w:div w:id="1413967193">
              <w:marLeft w:val="0"/>
              <w:marRight w:val="0"/>
              <w:marTop w:val="0"/>
              <w:marBottom w:val="0"/>
              <w:divBdr>
                <w:top w:val="none" w:sz="0" w:space="0" w:color="auto"/>
                <w:left w:val="none" w:sz="0" w:space="0" w:color="auto"/>
                <w:bottom w:val="none" w:sz="0" w:space="0" w:color="auto"/>
                <w:right w:val="none" w:sz="0" w:space="0" w:color="auto"/>
              </w:divBdr>
            </w:div>
            <w:div w:id="1419668016">
              <w:marLeft w:val="0"/>
              <w:marRight w:val="0"/>
              <w:marTop w:val="0"/>
              <w:marBottom w:val="0"/>
              <w:divBdr>
                <w:top w:val="none" w:sz="0" w:space="0" w:color="auto"/>
                <w:left w:val="none" w:sz="0" w:space="0" w:color="auto"/>
                <w:bottom w:val="none" w:sz="0" w:space="0" w:color="auto"/>
                <w:right w:val="none" w:sz="0" w:space="0" w:color="auto"/>
              </w:divBdr>
            </w:div>
            <w:div w:id="1493370437">
              <w:marLeft w:val="0"/>
              <w:marRight w:val="0"/>
              <w:marTop w:val="0"/>
              <w:marBottom w:val="0"/>
              <w:divBdr>
                <w:top w:val="none" w:sz="0" w:space="0" w:color="auto"/>
                <w:left w:val="none" w:sz="0" w:space="0" w:color="auto"/>
                <w:bottom w:val="none" w:sz="0" w:space="0" w:color="auto"/>
                <w:right w:val="none" w:sz="0" w:space="0" w:color="auto"/>
              </w:divBdr>
            </w:div>
            <w:div w:id="1541431952">
              <w:marLeft w:val="0"/>
              <w:marRight w:val="0"/>
              <w:marTop w:val="0"/>
              <w:marBottom w:val="0"/>
              <w:divBdr>
                <w:top w:val="none" w:sz="0" w:space="0" w:color="auto"/>
                <w:left w:val="none" w:sz="0" w:space="0" w:color="auto"/>
                <w:bottom w:val="none" w:sz="0" w:space="0" w:color="auto"/>
                <w:right w:val="none" w:sz="0" w:space="0" w:color="auto"/>
              </w:divBdr>
            </w:div>
            <w:div w:id="1552501849">
              <w:marLeft w:val="0"/>
              <w:marRight w:val="0"/>
              <w:marTop w:val="0"/>
              <w:marBottom w:val="0"/>
              <w:divBdr>
                <w:top w:val="none" w:sz="0" w:space="0" w:color="auto"/>
                <w:left w:val="none" w:sz="0" w:space="0" w:color="auto"/>
                <w:bottom w:val="none" w:sz="0" w:space="0" w:color="auto"/>
                <w:right w:val="none" w:sz="0" w:space="0" w:color="auto"/>
              </w:divBdr>
            </w:div>
            <w:div w:id="1556356151">
              <w:marLeft w:val="0"/>
              <w:marRight w:val="0"/>
              <w:marTop w:val="0"/>
              <w:marBottom w:val="0"/>
              <w:divBdr>
                <w:top w:val="none" w:sz="0" w:space="0" w:color="auto"/>
                <w:left w:val="none" w:sz="0" w:space="0" w:color="auto"/>
                <w:bottom w:val="none" w:sz="0" w:space="0" w:color="auto"/>
                <w:right w:val="none" w:sz="0" w:space="0" w:color="auto"/>
              </w:divBdr>
            </w:div>
            <w:div w:id="1596740981">
              <w:marLeft w:val="0"/>
              <w:marRight w:val="0"/>
              <w:marTop w:val="0"/>
              <w:marBottom w:val="0"/>
              <w:divBdr>
                <w:top w:val="none" w:sz="0" w:space="0" w:color="auto"/>
                <w:left w:val="none" w:sz="0" w:space="0" w:color="auto"/>
                <w:bottom w:val="none" w:sz="0" w:space="0" w:color="auto"/>
                <w:right w:val="none" w:sz="0" w:space="0" w:color="auto"/>
              </w:divBdr>
            </w:div>
            <w:div w:id="1621912007">
              <w:marLeft w:val="0"/>
              <w:marRight w:val="0"/>
              <w:marTop w:val="0"/>
              <w:marBottom w:val="0"/>
              <w:divBdr>
                <w:top w:val="none" w:sz="0" w:space="0" w:color="auto"/>
                <w:left w:val="none" w:sz="0" w:space="0" w:color="auto"/>
                <w:bottom w:val="none" w:sz="0" w:space="0" w:color="auto"/>
                <w:right w:val="none" w:sz="0" w:space="0" w:color="auto"/>
              </w:divBdr>
            </w:div>
            <w:div w:id="1623266203">
              <w:marLeft w:val="0"/>
              <w:marRight w:val="0"/>
              <w:marTop w:val="0"/>
              <w:marBottom w:val="0"/>
              <w:divBdr>
                <w:top w:val="none" w:sz="0" w:space="0" w:color="auto"/>
                <w:left w:val="none" w:sz="0" w:space="0" w:color="auto"/>
                <w:bottom w:val="none" w:sz="0" w:space="0" w:color="auto"/>
                <w:right w:val="none" w:sz="0" w:space="0" w:color="auto"/>
              </w:divBdr>
            </w:div>
            <w:div w:id="1666546309">
              <w:marLeft w:val="0"/>
              <w:marRight w:val="0"/>
              <w:marTop w:val="0"/>
              <w:marBottom w:val="0"/>
              <w:divBdr>
                <w:top w:val="none" w:sz="0" w:space="0" w:color="auto"/>
                <w:left w:val="none" w:sz="0" w:space="0" w:color="auto"/>
                <w:bottom w:val="none" w:sz="0" w:space="0" w:color="auto"/>
                <w:right w:val="none" w:sz="0" w:space="0" w:color="auto"/>
              </w:divBdr>
            </w:div>
            <w:div w:id="1673528431">
              <w:marLeft w:val="0"/>
              <w:marRight w:val="0"/>
              <w:marTop w:val="0"/>
              <w:marBottom w:val="0"/>
              <w:divBdr>
                <w:top w:val="none" w:sz="0" w:space="0" w:color="auto"/>
                <w:left w:val="none" w:sz="0" w:space="0" w:color="auto"/>
                <w:bottom w:val="none" w:sz="0" w:space="0" w:color="auto"/>
                <w:right w:val="none" w:sz="0" w:space="0" w:color="auto"/>
              </w:divBdr>
            </w:div>
            <w:div w:id="1676952219">
              <w:marLeft w:val="0"/>
              <w:marRight w:val="0"/>
              <w:marTop w:val="0"/>
              <w:marBottom w:val="0"/>
              <w:divBdr>
                <w:top w:val="none" w:sz="0" w:space="0" w:color="auto"/>
                <w:left w:val="none" w:sz="0" w:space="0" w:color="auto"/>
                <w:bottom w:val="none" w:sz="0" w:space="0" w:color="auto"/>
                <w:right w:val="none" w:sz="0" w:space="0" w:color="auto"/>
              </w:divBdr>
            </w:div>
            <w:div w:id="1677609708">
              <w:marLeft w:val="0"/>
              <w:marRight w:val="0"/>
              <w:marTop w:val="0"/>
              <w:marBottom w:val="0"/>
              <w:divBdr>
                <w:top w:val="none" w:sz="0" w:space="0" w:color="auto"/>
                <w:left w:val="none" w:sz="0" w:space="0" w:color="auto"/>
                <w:bottom w:val="none" w:sz="0" w:space="0" w:color="auto"/>
                <w:right w:val="none" w:sz="0" w:space="0" w:color="auto"/>
              </w:divBdr>
            </w:div>
            <w:div w:id="1687714410">
              <w:marLeft w:val="0"/>
              <w:marRight w:val="0"/>
              <w:marTop w:val="0"/>
              <w:marBottom w:val="0"/>
              <w:divBdr>
                <w:top w:val="none" w:sz="0" w:space="0" w:color="auto"/>
                <w:left w:val="none" w:sz="0" w:space="0" w:color="auto"/>
                <w:bottom w:val="none" w:sz="0" w:space="0" w:color="auto"/>
                <w:right w:val="none" w:sz="0" w:space="0" w:color="auto"/>
              </w:divBdr>
            </w:div>
            <w:div w:id="1696420426">
              <w:marLeft w:val="0"/>
              <w:marRight w:val="0"/>
              <w:marTop w:val="0"/>
              <w:marBottom w:val="0"/>
              <w:divBdr>
                <w:top w:val="none" w:sz="0" w:space="0" w:color="auto"/>
                <w:left w:val="none" w:sz="0" w:space="0" w:color="auto"/>
                <w:bottom w:val="none" w:sz="0" w:space="0" w:color="auto"/>
                <w:right w:val="none" w:sz="0" w:space="0" w:color="auto"/>
              </w:divBdr>
            </w:div>
            <w:div w:id="1698962918">
              <w:marLeft w:val="0"/>
              <w:marRight w:val="0"/>
              <w:marTop w:val="0"/>
              <w:marBottom w:val="0"/>
              <w:divBdr>
                <w:top w:val="none" w:sz="0" w:space="0" w:color="auto"/>
                <w:left w:val="none" w:sz="0" w:space="0" w:color="auto"/>
                <w:bottom w:val="none" w:sz="0" w:space="0" w:color="auto"/>
                <w:right w:val="none" w:sz="0" w:space="0" w:color="auto"/>
              </w:divBdr>
            </w:div>
            <w:div w:id="1699163339">
              <w:marLeft w:val="0"/>
              <w:marRight w:val="0"/>
              <w:marTop w:val="0"/>
              <w:marBottom w:val="0"/>
              <w:divBdr>
                <w:top w:val="none" w:sz="0" w:space="0" w:color="auto"/>
                <w:left w:val="none" w:sz="0" w:space="0" w:color="auto"/>
                <w:bottom w:val="none" w:sz="0" w:space="0" w:color="auto"/>
                <w:right w:val="none" w:sz="0" w:space="0" w:color="auto"/>
              </w:divBdr>
            </w:div>
            <w:div w:id="1717776382">
              <w:marLeft w:val="0"/>
              <w:marRight w:val="0"/>
              <w:marTop w:val="0"/>
              <w:marBottom w:val="0"/>
              <w:divBdr>
                <w:top w:val="none" w:sz="0" w:space="0" w:color="auto"/>
                <w:left w:val="none" w:sz="0" w:space="0" w:color="auto"/>
                <w:bottom w:val="none" w:sz="0" w:space="0" w:color="auto"/>
                <w:right w:val="none" w:sz="0" w:space="0" w:color="auto"/>
              </w:divBdr>
            </w:div>
            <w:div w:id="1741245131">
              <w:marLeft w:val="0"/>
              <w:marRight w:val="0"/>
              <w:marTop w:val="0"/>
              <w:marBottom w:val="0"/>
              <w:divBdr>
                <w:top w:val="none" w:sz="0" w:space="0" w:color="auto"/>
                <w:left w:val="none" w:sz="0" w:space="0" w:color="auto"/>
                <w:bottom w:val="none" w:sz="0" w:space="0" w:color="auto"/>
                <w:right w:val="none" w:sz="0" w:space="0" w:color="auto"/>
              </w:divBdr>
            </w:div>
            <w:div w:id="1742632617">
              <w:marLeft w:val="0"/>
              <w:marRight w:val="0"/>
              <w:marTop w:val="0"/>
              <w:marBottom w:val="0"/>
              <w:divBdr>
                <w:top w:val="none" w:sz="0" w:space="0" w:color="auto"/>
                <w:left w:val="none" w:sz="0" w:space="0" w:color="auto"/>
                <w:bottom w:val="none" w:sz="0" w:space="0" w:color="auto"/>
                <w:right w:val="none" w:sz="0" w:space="0" w:color="auto"/>
              </w:divBdr>
            </w:div>
            <w:div w:id="1752964648">
              <w:marLeft w:val="0"/>
              <w:marRight w:val="0"/>
              <w:marTop w:val="0"/>
              <w:marBottom w:val="0"/>
              <w:divBdr>
                <w:top w:val="none" w:sz="0" w:space="0" w:color="auto"/>
                <w:left w:val="none" w:sz="0" w:space="0" w:color="auto"/>
                <w:bottom w:val="none" w:sz="0" w:space="0" w:color="auto"/>
                <w:right w:val="none" w:sz="0" w:space="0" w:color="auto"/>
              </w:divBdr>
            </w:div>
            <w:div w:id="1773630036">
              <w:marLeft w:val="0"/>
              <w:marRight w:val="0"/>
              <w:marTop w:val="0"/>
              <w:marBottom w:val="0"/>
              <w:divBdr>
                <w:top w:val="none" w:sz="0" w:space="0" w:color="auto"/>
                <w:left w:val="none" w:sz="0" w:space="0" w:color="auto"/>
                <w:bottom w:val="none" w:sz="0" w:space="0" w:color="auto"/>
                <w:right w:val="none" w:sz="0" w:space="0" w:color="auto"/>
              </w:divBdr>
            </w:div>
            <w:div w:id="1776517021">
              <w:marLeft w:val="0"/>
              <w:marRight w:val="0"/>
              <w:marTop w:val="0"/>
              <w:marBottom w:val="0"/>
              <w:divBdr>
                <w:top w:val="none" w:sz="0" w:space="0" w:color="auto"/>
                <w:left w:val="none" w:sz="0" w:space="0" w:color="auto"/>
                <w:bottom w:val="none" w:sz="0" w:space="0" w:color="auto"/>
                <w:right w:val="none" w:sz="0" w:space="0" w:color="auto"/>
              </w:divBdr>
            </w:div>
            <w:div w:id="1820145972">
              <w:marLeft w:val="0"/>
              <w:marRight w:val="0"/>
              <w:marTop w:val="0"/>
              <w:marBottom w:val="0"/>
              <w:divBdr>
                <w:top w:val="none" w:sz="0" w:space="0" w:color="auto"/>
                <w:left w:val="none" w:sz="0" w:space="0" w:color="auto"/>
                <w:bottom w:val="none" w:sz="0" w:space="0" w:color="auto"/>
                <w:right w:val="none" w:sz="0" w:space="0" w:color="auto"/>
              </w:divBdr>
            </w:div>
            <w:div w:id="1832678748">
              <w:marLeft w:val="0"/>
              <w:marRight w:val="0"/>
              <w:marTop w:val="0"/>
              <w:marBottom w:val="0"/>
              <w:divBdr>
                <w:top w:val="none" w:sz="0" w:space="0" w:color="auto"/>
                <w:left w:val="none" w:sz="0" w:space="0" w:color="auto"/>
                <w:bottom w:val="none" w:sz="0" w:space="0" w:color="auto"/>
                <w:right w:val="none" w:sz="0" w:space="0" w:color="auto"/>
              </w:divBdr>
            </w:div>
            <w:div w:id="1863786662">
              <w:marLeft w:val="0"/>
              <w:marRight w:val="0"/>
              <w:marTop w:val="0"/>
              <w:marBottom w:val="0"/>
              <w:divBdr>
                <w:top w:val="none" w:sz="0" w:space="0" w:color="auto"/>
                <w:left w:val="none" w:sz="0" w:space="0" w:color="auto"/>
                <w:bottom w:val="none" w:sz="0" w:space="0" w:color="auto"/>
                <w:right w:val="none" w:sz="0" w:space="0" w:color="auto"/>
              </w:divBdr>
            </w:div>
            <w:div w:id="1870486033">
              <w:marLeft w:val="0"/>
              <w:marRight w:val="0"/>
              <w:marTop w:val="0"/>
              <w:marBottom w:val="0"/>
              <w:divBdr>
                <w:top w:val="none" w:sz="0" w:space="0" w:color="auto"/>
                <w:left w:val="none" w:sz="0" w:space="0" w:color="auto"/>
                <w:bottom w:val="none" w:sz="0" w:space="0" w:color="auto"/>
                <w:right w:val="none" w:sz="0" w:space="0" w:color="auto"/>
              </w:divBdr>
            </w:div>
            <w:div w:id="1934240024">
              <w:marLeft w:val="0"/>
              <w:marRight w:val="0"/>
              <w:marTop w:val="0"/>
              <w:marBottom w:val="0"/>
              <w:divBdr>
                <w:top w:val="none" w:sz="0" w:space="0" w:color="auto"/>
                <w:left w:val="none" w:sz="0" w:space="0" w:color="auto"/>
                <w:bottom w:val="none" w:sz="0" w:space="0" w:color="auto"/>
                <w:right w:val="none" w:sz="0" w:space="0" w:color="auto"/>
              </w:divBdr>
            </w:div>
            <w:div w:id="1940526116">
              <w:marLeft w:val="0"/>
              <w:marRight w:val="0"/>
              <w:marTop w:val="0"/>
              <w:marBottom w:val="0"/>
              <w:divBdr>
                <w:top w:val="none" w:sz="0" w:space="0" w:color="auto"/>
                <w:left w:val="none" w:sz="0" w:space="0" w:color="auto"/>
                <w:bottom w:val="none" w:sz="0" w:space="0" w:color="auto"/>
                <w:right w:val="none" w:sz="0" w:space="0" w:color="auto"/>
              </w:divBdr>
            </w:div>
            <w:div w:id="1984382661">
              <w:marLeft w:val="0"/>
              <w:marRight w:val="0"/>
              <w:marTop w:val="0"/>
              <w:marBottom w:val="0"/>
              <w:divBdr>
                <w:top w:val="none" w:sz="0" w:space="0" w:color="auto"/>
                <w:left w:val="none" w:sz="0" w:space="0" w:color="auto"/>
                <w:bottom w:val="none" w:sz="0" w:space="0" w:color="auto"/>
                <w:right w:val="none" w:sz="0" w:space="0" w:color="auto"/>
              </w:divBdr>
            </w:div>
            <w:div w:id="2016036595">
              <w:marLeft w:val="0"/>
              <w:marRight w:val="0"/>
              <w:marTop w:val="0"/>
              <w:marBottom w:val="0"/>
              <w:divBdr>
                <w:top w:val="none" w:sz="0" w:space="0" w:color="auto"/>
                <w:left w:val="none" w:sz="0" w:space="0" w:color="auto"/>
                <w:bottom w:val="none" w:sz="0" w:space="0" w:color="auto"/>
                <w:right w:val="none" w:sz="0" w:space="0" w:color="auto"/>
              </w:divBdr>
            </w:div>
            <w:div w:id="2044477785">
              <w:marLeft w:val="0"/>
              <w:marRight w:val="0"/>
              <w:marTop w:val="0"/>
              <w:marBottom w:val="0"/>
              <w:divBdr>
                <w:top w:val="none" w:sz="0" w:space="0" w:color="auto"/>
                <w:left w:val="none" w:sz="0" w:space="0" w:color="auto"/>
                <w:bottom w:val="none" w:sz="0" w:space="0" w:color="auto"/>
                <w:right w:val="none" w:sz="0" w:space="0" w:color="auto"/>
              </w:divBdr>
            </w:div>
            <w:div w:id="2047558163">
              <w:marLeft w:val="0"/>
              <w:marRight w:val="0"/>
              <w:marTop w:val="0"/>
              <w:marBottom w:val="0"/>
              <w:divBdr>
                <w:top w:val="none" w:sz="0" w:space="0" w:color="auto"/>
                <w:left w:val="none" w:sz="0" w:space="0" w:color="auto"/>
                <w:bottom w:val="none" w:sz="0" w:space="0" w:color="auto"/>
                <w:right w:val="none" w:sz="0" w:space="0" w:color="auto"/>
              </w:divBdr>
            </w:div>
            <w:div w:id="2054957123">
              <w:marLeft w:val="0"/>
              <w:marRight w:val="0"/>
              <w:marTop w:val="0"/>
              <w:marBottom w:val="0"/>
              <w:divBdr>
                <w:top w:val="none" w:sz="0" w:space="0" w:color="auto"/>
                <w:left w:val="none" w:sz="0" w:space="0" w:color="auto"/>
                <w:bottom w:val="none" w:sz="0" w:space="0" w:color="auto"/>
                <w:right w:val="none" w:sz="0" w:space="0" w:color="auto"/>
              </w:divBdr>
            </w:div>
            <w:div w:id="2092046376">
              <w:marLeft w:val="0"/>
              <w:marRight w:val="0"/>
              <w:marTop w:val="0"/>
              <w:marBottom w:val="0"/>
              <w:divBdr>
                <w:top w:val="none" w:sz="0" w:space="0" w:color="auto"/>
                <w:left w:val="none" w:sz="0" w:space="0" w:color="auto"/>
                <w:bottom w:val="none" w:sz="0" w:space="0" w:color="auto"/>
                <w:right w:val="none" w:sz="0" w:space="0" w:color="auto"/>
              </w:divBdr>
            </w:div>
            <w:div w:id="2092434666">
              <w:marLeft w:val="0"/>
              <w:marRight w:val="0"/>
              <w:marTop w:val="0"/>
              <w:marBottom w:val="0"/>
              <w:divBdr>
                <w:top w:val="none" w:sz="0" w:space="0" w:color="auto"/>
                <w:left w:val="none" w:sz="0" w:space="0" w:color="auto"/>
                <w:bottom w:val="none" w:sz="0" w:space="0" w:color="auto"/>
                <w:right w:val="none" w:sz="0" w:space="0" w:color="auto"/>
              </w:divBdr>
            </w:div>
            <w:div w:id="214388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03998">
      <w:bodyDiv w:val="1"/>
      <w:marLeft w:val="0"/>
      <w:marRight w:val="0"/>
      <w:marTop w:val="0"/>
      <w:marBottom w:val="0"/>
      <w:divBdr>
        <w:top w:val="none" w:sz="0" w:space="0" w:color="auto"/>
        <w:left w:val="none" w:sz="0" w:space="0" w:color="auto"/>
        <w:bottom w:val="none" w:sz="0" w:space="0" w:color="auto"/>
        <w:right w:val="none" w:sz="0" w:space="0" w:color="auto"/>
      </w:divBdr>
      <w:divsChild>
        <w:div w:id="2056999731">
          <w:marLeft w:val="0"/>
          <w:marRight w:val="0"/>
          <w:marTop w:val="0"/>
          <w:marBottom w:val="0"/>
          <w:divBdr>
            <w:top w:val="none" w:sz="0" w:space="0" w:color="auto"/>
            <w:left w:val="none" w:sz="0" w:space="0" w:color="auto"/>
            <w:bottom w:val="none" w:sz="0" w:space="0" w:color="auto"/>
            <w:right w:val="none" w:sz="0" w:space="0" w:color="auto"/>
          </w:divBdr>
          <w:divsChild>
            <w:div w:id="2514335">
              <w:marLeft w:val="0"/>
              <w:marRight w:val="0"/>
              <w:marTop w:val="0"/>
              <w:marBottom w:val="0"/>
              <w:divBdr>
                <w:top w:val="none" w:sz="0" w:space="0" w:color="auto"/>
                <w:left w:val="none" w:sz="0" w:space="0" w:color="auto"/>
                <w:bottom w:val="none" w:sz="0" w:space="0" w:color="auto"/>
                <w:right w:val="none" w:sz="0" w:space="0" w:color="auto"/>
              </w:divBdr>
            </w:div>
            <w:div w:id="12347045">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46537658">
              <w:marLeft w:val="0"/>
              <w:marRight w:val="0"/>
              <w:marTop w:val="0"/>
              <w:marBottom w:val="0"/>
              <w:divBdr>
                <w:top w:val="none" w:sz="0" w:space="0" w:color="auto"/>
                <w:left w:val="none" w:sz="0" w:space="0" w:color="auto"/>
                <w:bottom w:val="none" w:sz="0" w:space="0" w:color="auto"/>
                <w:right w:val="none" w:sz="0" w:space="0" w:color="auto"/>
              </w:divBdr>
            </w:div>
            <w:div w:id="168375647">
              <w:marLeft w:val="0"/>
              <w:marRight w:val="0"/>
              <w:marTop w:val="0"/>
              <w:marBottom w:val="0"/>
              <w:divBdr>
                <w:top w:val="none" w:sz="0" w:space="0" w:color="auto"/>
                <w:left w:val="none" w:sz="0" w:space="0" w:color="auto"/>
                <w:bottom w:val="none" w:sz="0" w:space="0" w:color="auto"/>
                <w:right w:val="none" w:sz="0" w:space="0" w:color="auto"/>
              </w:divBdr>
            </w:div>
            <w:div w:id="181212545">
              <w:marLeft w:val="0"/>
              <w:marRight w:val="0"/>
              <w:marTop w:val="0"/>
              <w:marBottom w:val="0"/>
              <w:divBdr>
                <w:top w:val="none" w:sz="0" w:space="0" w:color="auto"/>
                <w:left w:val="none" w:sz="0" w:space="0" w:color="auto"/>
                <w:bottom w:val="none" w:sz="0" w:space="0" w:color="auto"/>
                <w:right w:val="none" w:sz="0" w:space="0" w:color="auto"/>
              </w:divBdr>
            </w:div>
            <w:div w:id="191378923">
              <w:marLeft w:val="0"/>
              <w:marRight w:val="0"/>
              <w:marTop w:val="0"/>
              <w:marBottom w:val="0"/>
              <w:divBdr>
                <w:top w:val="none" w:sz="0" w:space="0" w:color="auto"/>
                <w:left w:val="none" w:sz="0" w:space="0" w:color="auto"/>
                <w:bottom w:val="none" w:sz="0" w:space="0" w:color="auto"/>
                <w:right w:val="none" w:sz="0" w:space="0" w:color="auto"/>
              </w:divBdr>
            </w:div>
            <w:div w:id="207498612">
              <w:marLeft w:val="0"/>
              <w:marRight w:val="0"/>
              <w:marTop w:val="0"/>
              <w:marBottom w:val="0"/>
              <w:divBdr>
                <w:top w:val="none" w:sz="0" w:space="0" w:color="auto"/>
                <w:left w:val="none" w:sz="0" w:space="0" w:color="auto"/>
                <w:bottom w:val="none" w:sz="0" w:space="0" w:color="auto"/>
                <w:right w:val="none" w:sz="0" w:space="0" w:color="auto"/>
              </w:divBdr>
            </w:div>
            <w:div w:id="238180221">
              <w:marLeft w:val="0"/>
              <w:marRight w:val="0"/>
              <w:marTop w:val="0"/>
              <w:marBottom w:val="0"/>
              <w:divBdr>
                <w:top w:val="none" w:sz="0" w:space="0" w:color="auto"/>
                <w:left w:val="none" w:sz="0" w:space="0" w:color="auto"/>
                <w:bottom w:val="none" w:sz="0" w:space="0" w:color="auto"/>
                <w:right w:val="none" w:sz="0" w:space="0" w:color="auto"/>
              </w:divBdr>
            </w:div>
            <w:div w:id="248347111">
              <w:marLeft w:val="0"/>
              <w:marRight w:val="0"/>
              <w:marTop w:val="0"/>
              <w:marBottom w:val="0"/>
              <w:divBdr>
                <w:top w:val="none" w:sz="0" w:space="0" w:color="auto"/>
                <w:left w:val="none" w:sz="0" w:space="0" w:color="auto"/>
                <w:bottom w:val="none" w:sz="0" w:space="0" w:color="auto"/>
                <w:right w:val="none" w:sz="0" w:space="0" w:color="auto"/>
              </w:divBdr>
            </w:div>
            <w:div w:id="272175028">
              <w:marLeft w:val="0"/>
              <w:marRight w:val="0"/>
              <w:marTop w:val="0"/>
              <w:marBottom w:val="0"/>
              <w:divBdr>
                <w:top w:val="none" w:sz="0" w:space="0" w:color="auto"/>
                <w:left w:val="none" w:sz="0" w:space="0" w:color="auto"/>
                <w:bottom w:val="none" w:sz="0" w:space="0" w:color="auto"/>
                <w:right w:val="none" w:sz="0" w:space="0" w:color="auto"/>
              </w:divBdr>
            </w:div>
            <w:div w:id="283731499">
              <w:marLeft w:val="0"/>
              <w:marRight w:val="0"/>
              <w:marTop w:val="0"/>
              <w:marBottom w:val="0"/>
              <w:divBdr>
                <w:top w:val="none" w:sz="0" w:space="0" w:color="auto"/>
                <w:left w:val="none" w:sz="0" w:space="0" w:color="auto"/>
                <w:bottom w:val="none" w:sz="0" w:space="0" w:color="auto"/>
                <w:right w:val="none" w:sz="0" w:space="0" w:color="auto"/>
              </w:divBdr>
            </w:div>
            <w:div w:id="304509702">
              <w:marLeft w:val="0"/>
              <w:marRight w:val="0"/>
              <w:marTop w:val="0"/>
              <w:marBottom w:val="0"/>
              <w:divBdr>
                <w:top w:val="none" w:sz="0" w:space="0" w:color="auto"/>
                <w:left w:val="none" w:sz="0" w:space="0" w:color="auto"/>
                <w:bottom w:val="none" w:sz="0" w:space="0" w:color="auto"/>
                <w:right w:val="none" w:sz="0" w:space="0" w:color="auto"/>
              </w:divBdr>
            </w:div>
            <w:div w:id="306278005">
              <w:marLeft w:val="0"/>
              <w:marRight w:val="0"/>
              <w:marTop w:val="0"/>
              <w:marBottom w:val="0"/>
              <w:divBdr>
                <w:top w:val="none" w:sz="0" w:space="0" w:color="auto"/>
                <w:left w:val="none" w:sz="0" w:space="0" w:color="auto"/>
                <w:bottom w:val="none" w:sz="0" w:space="0" w:color="auto"/>
                <w:right w:val="none" w:sz="0" w:space="0" w:color="auto"/>
              </w:divBdr>
            </w:div>
            <w:div w:id="307248365">
              <w:marLeft w:val="0"/>
              <w:marRight w:val="0"/>
              <w:marTop w:val="0"/>
              <w:marBottom w:val="0"/>
              <w:divBdr>
                <w:top w:val="none" w:sz="0" w:space="0" w:color="auto"/>
                <w:left w:val="none" w:sz="0" w:space="0" w:color="auto"/>
                <w:bottom w:val="none" w:sz="0" w:space="0" w:color="auto"/>
                <w:right w:val="none" w:sz="0" w:space="0" w:color="auto"/>
              </w:divBdr>
            </w:div>
            <w:div w:id="396246908">
              <w:marLeft w:val="0"/>
              <w:marRight w:val="0"/>
              <w:marTop w:val="0"/>
              <w:marBottom w:val="0"/>
              <w:divBdr>
                <w:top w:val="none" w:sz="0" w:space="0" w:color="auto"/>
                <w:left w:val="none" w:sz="0" w:space="0" w:color="auto"/>
                <w:bottom w:val="none" w:sz="0" w:space="0" w:color="auto"/>
                <w:right w:val="none" w:sz="0" w:space="0" w:color="auto"/>
              </w:divBdr>
            </w:div>
            <w:div w:id="437871354">
              <w:marLeft w:val="0"/>
              <w:marRight w:val="0"/>
              <w:marTop w:val="0"/>
              <w:marBottom w:val="0"/>
              <w:divBdr>
                <w:top w:val="none" w:sz="0" w:space="0" w:color="auto"/>
                <w:left w:val="none" w:sz="0" w:space="0" w:color="auto"/>
                <w:bottom w:val="none" w:sz="0" w:space="0" w:color="auto"/>
                <w:right w:val="none" w:sz="0" w:space="0" w:color="auto"/>
              </w:divBdr>
            </w:div>
            <w:div w:id="442307852">
              <w:marLeft w:val="0"/>
              <w:marRight w:val="0"/>
              <w:marTop w:val="0"/>
              <w:marBottom w:val="0"/>
              <w:divBdr>
                <w:top w:val="none" w:sz="0" w:space="0" w:color="auto"/>
                <w:left w:val="none" w:sz="0" w:space="0" w:color="auto"/>
                <w:bottom w:val="none" w:sz="0" w:space="0" w:color="auto"/>
                <w:right w:val="none" w:sz="0" w:space="0" w:color="auto"/>
              </w:divBdr>
            </w:div>
            <w:div w:id="504515714">
              <w:marLeft w:val="0"/>
              <w:marRight w:val="0"/>
              <w:marTop w:val="0"/>
              <w:marBottom w:val="0"/>
              <w:divBdr>
                <w:top w:val="none" w:sz="0" w:space="0" w:color="auto"/>
                <w:left w:val="none" w:sz="0" w:space="0" w:color="auto"/>
                <w:bottom w:val="none" w:sz="0" w:space="0" w:color="auto"/>
                <w:right w:val="none" w:sz="0" w:space="0" w:color="auto"/>
              </w:divBdr>
            </w:div>
            <w:div w:id="523516506">
              <w:marLeft w:val="0"/>
              <w:marRight w:val="0"/>
              <w:marTop w:val="0"/>
              <w:marBottom w:val="0"/>
              <w:divBdr>
                <w:top w:val="none" w:sz="0" w:space="0" w:color="auto"/>
                <w:left w:val="none" w:sz="0" w:space="0" w:color="auto"/>
                <w:bottom w:val="none" w:sz="0" w:space="0" w:color="auto"/>
                <w:right w:val="none" w:sz="0" w:space="0" w:color="auto"/>
              </w:divBdr>
            </w:div>
            <w:div w:id="575356173">
              <w:marLeft w:val="0"/>
              <w:marRight w:val="0"/>
              <w:marTop w:val="0"/>
              <w:marBottom w:val="0"/>
              <w:divBdr>
                <w:top w:val="none" w:sz="0" w:space="0" w:color="auto"/>
                <w:left w:val="none" w:sz="0" w:space="0" w:color="auto"/>
                <w:bottom w:val="none" w:sz="0" w:space="0" w:color="auto"/>
                <w:right w:val="none" w:sz="0" w:space="0" w:color="auto"/>
              </w:divBdr>
            </w:div>
            <w:div w:id="585194012">
              <w:marLeft w:val="0"/>
              <w:marRight w:val="0"/>
              <w:marTop w:val="0"/>
              <w:marBottom w:val="0"/>
              <w:divBdr>
                <w:top w:val="none" w:sz="0" w:space="0" w:color="auto"/>
                <w:left w:val="none" w:sz="0" w:space="0" w:color="auto"/>
                <w:bottom w:val="none" w:sz="0" w:space="0" w:color="auto"/>
                <w:right w:val="none" w:sz="0" w:space="0" w:color="auto"/>
              </w:divBdr>
            </w:div>
            <w:div w:id="707418482">
              <w:marLeft w:val="0"/>
              <w:marRight w:val="0"/>
              <w:marTop w:val="0"/>
              <w:marBottom w:val="0"/>
              <w:divBdr>
                <w:top w:val="none" w:sz="0" w:space="0" w:color="auto"/>
                <w:left w:val="none" w:sz="0" w:space="0" w:color="auto"/>
                <w:bottom w:val="none" w:sz="0" w:space="0" w:color="auto"/>
                <w:right w:val="none" w:sz="0" w:space="0" w:color="auto"/>
              </w:divBdr>
            </w:div>
            <w:div w:id="726496560">
              <w:marLeft w:val="0"/>
              <w:marRight w:val="0"/>
              <w:marTop w:val="0"/>
              <w:marBottom w:val="0"/>
              <w:divBdr>
                <w:top w:val="none" w:sz="0" w:space="0" w:color="auto"/>
                <w:left w:val="none" w:sz="0" w:space="0" w:color="auto"/>
                <w:bottom w:val="none" w:sz="0" w:space="0" w:color="auto"/>
                <w:right w:val="none" w:sz="0" w:space="0" w:color="auto"/>
              </w:divBdr>
            </w:div>
            <w:div w:id="748772427">
              <w:marLeft w:val="0"/>
              <w:marRight w:val="0"/>
              <w:marTop w:val="0"/>
              <w:marBottom w:val="0"/>
              <w:divBdr>
                <w:top w:val="none" w:sz="0" w:space="0" w:color="auto"/>
                <w:left w:val="none" w:sz="0" w:space="0" w:color="auto"/>
                <w:bottom w:val="none" w:sz="0" w:space="0" w:color="auto"/>
                <w:right w:val="none" w:sz="0" w:space="0" w:color="auto"/>
              </w:divBdr>
            </w:div>
            <w:div w:id="818572306">
              <w:marLeft w:val="0"/>
              <w:marRight w:val="0"/>
              <w:marTop w:val="0"/>
              <w:marBottom w:val="0"/>
              <w:divBdr>
                <w:top w:val="none" w:sz="0" w:space="0" w:color="auto"/>
                <w:left w:val="none" w:sz="0" w:space="0" w:color="auto"/>
                <w:bottom w:val="none" w:sz="0" w:space="0" w:color="auto"/>
                <w:right w:val="none" w:sz="0" w:space="0" w:color="auto"/>
              </w:divBdr>
            </w:div>
            <w:div w:id="836656622">
              <w:marLeft w:val="0"/>
              <w:marRight w:val="0"/>
              <w:marTop w:val="0"/>
              <w:marBottom w:val="0"/>
              <w:divBdr>
                <w:top w:val="none" w:sz="0" w:space="0" w:color="auto"/>
                <w:left w:val="none" w:sz="0" w:space="0" w:color="auto"/>
                <w:bottom w:val="none" w:sz="0" w:space="0" w:color="auto"/>
                <w:right w:val="none" w:sz="0" w:space="0" w:color="auto"/>
              </w:divBdr>
            </w:div>
            <w:div w:id="876357461">
              <w:marLeft w:val="0"/>
              <w:marRight w:val="0"/>
              <w:marTop w:val="0"/>
              <w:marBottom w:val="0"/>
              <w:divBdr>
                <w:top w:val="none" w:sz="0" w:space="0" w:color="auto"/>
                <w:left w:val="none" w:sz="0" w:space="0" w:color="auto"/>
                <w:bottom w:val="none" w:sz="0" w:space="0" w:color="auto"/>
                <w:right w:val="none" w:sz="0" w:space="0" w:color="auto"/>
              </w:divBdr>
            </w:div>
            <w:div w:id="944533195">
              <w:marLeft w:val="0"/>
              <w:marRight w:val="0"/>
              <w:marTop w:val="0"/>
              <w:marBottom w:val="0"/>
              <w:divBdr>
                <w:top w:val="none" w:sz="0" w:space="0" w:color="auto"/>
                <w:left w:val="none" w:sz="0" w:space="0" w:color="auto"/>
                <w:bottom w:val="none" w:sz="0" w:space="0" w:color="auto"/>
                <w:right w:val="none" w:sz="0" w:space="0" w:color="auto"/>
              </w:divBdr>
            </w:div>
            <w:div w:id="979265146">
              <w:marLeft w:val="0"/>
              <w:marRight w:val="0"/>
              <w:marTop w:val="0"/>
              <w:marBottom w:val="0"/>
              <w:divBdr>
                <w:top w:val="none" w:sz="0" w:space="0" w:color="auto"/>
                <w:left w:val="none" w:sz="0" w:space="0" w:color="auto"/>
                <w:bottom w:val="none" w:sz="0" w:space="0" w:color="auto"/>
                <w:right w:val="none" w:sz="0" w:space="0" w:color="auto"/>
              </w:divBdr>
            </w:div>
            <w:div w:id="993023576">
              <w:marLeft w:val="0"/>
              <w:marRight w:val="0"/>
              <w:marTop w:val="0"/>
              <w:marBottom w:val="0"/>
              <w:divBdr>
                <w:top w:val="none" w:sz="0" w:space="0" w:color="auto"/>
                <w:left w:val="none" w:sz="0" w:space="0" w:color="auto"/>
                <w:bottom w:val="none" w:sz="0" w:space="0" w:color="auto"/>
                <w:right w:val="none" w:sz="0" w:space="0" w:color="auto"/>
              </w:divBdr>
            </w:div>
            <w:div w:id="1105342683">
              <w:marLeft w:val="0"/>
              <w:marRight w:val="0"/>
              <w:marTop w:val="0"/>
              <w:marBottom w:val="0"/>
              <w:divBdr>
                <w:top w:val="none" w:sz="0" w:space="0" w:color="auto"/>
                <w:left w:val="none" w:sz="0" w:space="0" w:color="auto"/>
                <w:bottom w:val="none" w:sz="0" w:space="0" w:color="auto"/>
                <w:right w:val="none" w:sz="0" w:space="0" w:color="auto"/>
              </w:divBdr>
            </w:div>
            <w:div w:id="1198540828">
              <w:marLeft w:val="0"/>
              <w:marRight w:val="0"/>
              <w:marTop w:val="0"/>
              <w:marBottom w:val="0"/>
              <w:divBdr>
                <w:top w:val="none" w:sz="0" w:space="0" w:color="auto"/>
                <w:left w:val="none" w:sz="0" w:space="0" w:color="auto"/>
                <w:bottom w:val="none" w:sz="0" w:space="0" w:color="auto"/>
                <w:right w:val="none" w:sz="0" w:space="0" w:color="auto"/>
              </w:divBdr>
            </w:div>
            <w:div w:id="1235552374">
              <w:marLeft w:val="0"/>
              <w:marRight w:val="0"/>
              <w:marTop w:val="0"/>
              <w:marBottom w:val="0"/>
              <w:divBdr>
                <w:top w:val="none" w:sz="0" w:space="0" w:color="auto"/>
                <w:left w:val="none" w:sz="0" w:space="0" w:color="auto"/>
                <w:bottom w:val="none" w:sz="0" w:space="0" w:color="auto"/>
                <w:right w:val="none" w:sz="0" w:space="0" w:color="auto"/>
              </w:divBdr>
            </w:div>
            <w:div w:id="1256550014">
              <w:marLeft w:val="0"/>
              <w:marRight w:val="0"/>
              <w:marTop w:val="0"/>
              <w:marBottom w:val="0"/>
              <w:divBdr>
                <w:top w:val="none" w:sz="0" w:space="0" w:color="auto"/>
                <w:left w:val="none" w:sz="0" w:space="0" w:color="auto"/>
                <w:bottom w:val="none" w:sz="0" w:space="0" w:color="auto"/>
                <w:right w:val="none" w:sz="0" w:space="0" w:color="auto"/>
              </w:divBdr>
            </w:div>
            <w:div w:id="1333753443">
              <w:marLeft w:val="0"/>
              <w:marRight w:val="0"/>
              <w:marTop w:val="0"/>
              <w:marBottom w:val="0"/>
              <w:divBdr>
                <w:top w:val="none" w:sz="0" w:space="0" w:color="auto"/>
                <w:left w:val="none" w:sz="0" w:space="0" w:color="auto"/>
                <w:bottom w:val="none" w:sz="0" w:space="0" w:color="auto"/>
                <w:right w:val="none" w:sz="0" w:space="0" w:color="auto"/>
              </w:divBdr>
            </w:div>
            <w:div w:id="1432162687">
              <w:marLeft w:val="0"/>
              <w:marRight w:val="0"/>
              <w:marTop w:val="0"/>
              <w:marBottom w:val="0"/>
              <w:divBdr>
                <w:top w:val="none" w:sz="0" w:space="0" w:color="auto"/>
                <w:left w:val="none" w:sz="0" w:space="0" w:color="auto"/>
                <w:bottom w:val="none" w:sz="0" w:space="0" w:color="auto"/>
                <w:right w:val="none" w:sz="0" w:space="0" w:color="auto"/>
              </w:divBdr>
            </w:div>
            <w:div w:id="1509060581">
              <w:marLeft w:val="0"/>
              <w:marRight w:val="0"/>
              <w:marTop w:val="0"/>
              <w:marBottom w:val="0"/>
              <w:divBdr>
                <w:top w:val="none" w:sz="0" w:space="0" w:color="auto"/>
                <w:left w:val="none" w:sz="0" w:space="0" w:color="auto"/>
                <w:bottom w:val="none" w:sz="0" w:space="0" w:color="auto"/>
                <w:right w:val="none" w:sz="0" w:space="0" w:color="auto"/>
              </w:divBdr>
            </w:div>
            <w:div w:id="1673069629">
              <w:marLeft w:val="0"/>
              <w:marRight w:val="0"/>
              <w:marTop w:val="0"/>
              <w:marBottom w:val="0"/>
              <w:divBdr>
                <w:top w:val="none" w:sz="0" w:space="0" w:color="auto"/>
                <w:left w:val="none" w:sz="0" w:space="0" w:color="auto"/>
                <w:bottom w:val="none" w:sz="0" w:space="0" w:color="auto"/>
                <w:right w:val="none" w:sz="0" w:space="0" w:color="auto"/>
              </w:divBdr>
            </w:div>
            <w:div w:id="1754622370">
              <w:marLeft w:val="0"/>
              <w:marRight w:val="0"/>
              <w:marTop w:val="0"/>
              <w:marBottom w:val="0"/>
              <w:divBdr>
                <w:top w:val="none" w:sz="0" w:space="0" w:color="auto"/>
                <w:left w:val="none" w:sz="0" w:space="0" w:color="auto"/>
                <w:bottom w:val="none" w:sz="0" w:space="0" w:color="auto"/>
                <w:right w:val="none" w:sz="0" w:space="0" w:color="auto"/>
              </w:divBdr>
            </w:div>
            <w:div w:id="1807237988">
              <w:marLeft w:val="0"/>
              <w:marRight w:val="0"/>
              <w:marTop w:val="0"/>
              <w:marBottom w:val="0"/>
              <w:divBdr>
                <w:top w:val="none" w:sz="0" w:space="0" w:color="auto"/>
                <w:left w:val="none" w:sz="0" w:space="0" w:color="auto"/>
                <w:bottom w:val="none" w:sz="0" w:space="0" w:color="auto"/>
                <w:right w:val="none" w:sz="0" w:space="0" w:color="auto"/>
              </w:divBdr>
            </w:div>
            <w:div w:id="1815756431">
              <w:marLeft w:val="0"/>
              <w:marRight w:val="0"/>
              <w:marTop w:val="0"/>
              <w:marBottom w:val="0"/>
              <w:divBdr>
                <w:top w:val="none" w:sz="0" w:space="0" w:color="auto"/>
                <w:left w:val="none" w:sz="0" w:space="0" w:color="auto"/>
                <w:bottom w:val="none" w:sz="0" w:space="0" w:color="auto"/>
                <w:right w:val="none" w:sz="0" w:space="0" w:color="auto"/>
              </w:divBdr>
            </w:div>
            <w:div w:id="1825311221">
              <w:marLeft w:val="0"/>
              <w:marRight w:val="0"/>
              <w:marTop w:val="0"/>
              <w:marBottom w:val="0"/>
              <w:divBdr>
                <w:top w:val="none" w:sz="0" w:space="0" w:color="auto"/>
                <w:left w:val="none" w:sz="0" w:space="0" w:color="auto"/>
                <w:bottom w:val="none" w:sz="0" w:space="0" w:color="auto"/>
                <w:right w:val="none" w:sz="0" w:space="0" w:color="auto"/>
              </w:divBdr>
            </w:div>
            <w:div w:id="1873810202">
              <w:marLeft w:val="0"/>
              <w:marRight w:val="0"/>
              <w:marTop w:val="0"/>
              <w:marBottom w:val="0"/>
              <w:divBdr>
                <w:top w:val="none" w:sz="0" w:space="0" w:color="auto"/>
                <w:left w:val="none" w:sz="0" w:space="0" w:color="auto"/>
                <w:bottom w:val="none" w:sz="0" w:space="0" w:color="auto"/>
                <w:right w:val="none" w:sz="0" w:space="0" w:color="auto"/>
              </w:divBdr>
            </w:div>
            <w:div w:id="1960867910">
              <w:marLeft w:val="0"/>
              <w:marRight w:val="0"/>
              <w:marTop w:val="0"/>
              <w:marBottom w:val="0"/>
              <w:divBdr>
                <w:top w:val="none" w:sz="0" w:space="0" w:color="auto"/>
                <w:left w:val="none" w:sz="0" w:space="0" w:color="auto"/>
                <w:bottom w:val="none" w:sz="0" w:space="0" w:color="auto"/>
                <w:right w:val="none" w:sz="0" w:space="0" w:color="auto"/>
              </w:divBdr>
            </w:div>
            <w:div w:id="2028482997">
              <w:marLeft w:val="0"/>
              <w:marRight w:val="0"/>
              <w:marTop w:val="0"/>
              <w:marBottom w:val="0"/>
              <w:divBdr>
                <w:top w:val="none" w:sz="0" w:space="0" w:color="auto"/>
                <w:left w:val="none" w:sz="0" w:space="0" w:color="auto"/>
                <w:bottom w:val="none" w:sz="0" w:space="0" w:color="auto"/>
                <w:right w:val="none" w:sz="0" w:space="0" w:color="auto"/>
              </w:divBdr>
            </w:div>
            <w:div w:id="206563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760383">
      <w:bodyDiv w:val="1"/>
      <w:marLeft w:val="0"/>
      <w:marRight w:val="0"/>
      <w:marTop w:val="0"/>
      <w:marBottom w:val="0"/>
      <w:divBdr>
        <w:top w:val="none" w:sz="0" w:space="0" w:color="auto"/>
        <w:left w:val="none" w:sz="0" w:space="0" w:color="auto"/>
        <w:bottom w:val="none" w:sz="0" w:space="0" w:color="auto"/>
        <w:right w:val="none" w:sz="0" w:space="0" w:color="auto"/>
      </w:divBdr>
      <w:divsChild>
        <w:div w:id="1689402211">
          <w:marLeft w:val="0"/>
          <w:marRight w:val="0"/>
          <w:marTop w:val="0"/>
          <w:marBottom w:val="0"/>
          <w:divBdr>
            <w:top w:val="none" w:sz="0" w:space="0" w:color="auto"/>
            <w:left w:val="none" w:sz="0" w:space="0" w:color="auto"/>
            <w:bottom w:val="none" w:sz="0" w:space="0" w:color="auto"/>
            <w:right w:val="none" w:sz="0" w:space="0" w:color="auto"/>
          </w:divBdr>
          <w:divsChild>
            <w:div w:id="30495178">
              <w:marLeft w:val="0"/>
              <w:marRight w:val="0"/>
              <w:marTop w:val="0"/>
              <w:marBottom w:val="0"/>
              <w:divBdr>
                <w:top w:val="none" w:sz="0" w:space="0" w:color="auto"/>
                <w:left w:val="none" w:sz="0" w:space="0" w:color="auto"/>
                <w:bottom w:val="none" w:sz="0" w:space="0" w:color="auto"/>
                <w:right w:val="none" w:sz="0" w:space="0" w:color="auto"/>
              </w:divBdr>
            </w:div>
            <w:div w:id="794132088">
              <w:marLeft w:val="0"/>
              <w:marRight w:val="0"/>
              <w:marTop w:val="0"/>
              <w:marBottom w:val="0"/>
              <w:divBdr>
                <w:top w:val="none" w:sz="0" w:space="0" w:color="auto"/>
                <w:left w:val="none" w:sz="0" w:space="0" w:color="auto"/>
                <w:bottom w:val="none" w:sz="0" w:space="0" w:color="auto"/>
                <w:right w:val="none" w:sz="0" w:space="0" w:color="auto"/>
              </w:divBdr>
            </w:div>
            <w:div w:id="1381319301">
              <w:marLeft w:val="0"/>
              <w:marRight w:val="0"/>
              <w:marTop w:val="0"/>
              <w:marBottom w:val="0"/>
              <w:divBdr>
                <w:top w:val="none" w:sz="0" w:space="0" w:color="auto"/>
                <w:left w:val="none" w:sz="0" w:space="0" w:color="auto"/>
                <w:bottom w:val="none" w:sz="0" w:space="0" w:color="auto"/>
                <w:right w:val="none" w:sz="0" w:space="0" w:color="auto"/>
              </w:divBdr>
            </w:div>
            <w:div w:id="1700544396">
              <w:marLeft w:val="0"/>
              <w:marRight w:val="0"/>
              <w:marTop w:val="0"/>
              <w:marBottom w:val="0"/>
              <w:divBdr>
                <w:top w:val="none" w:sz="0" w:space="0" w:color="auto"/>
                <w:left w:val="none" w:sz="0" w:space="0" w:color="auto"/>
                <w:bottom w:val="none" w:sz="0" w:space="0" w:color="auto"/>
                <w:right w:val="none" w:sz="0" w:space="0" w:color="auto"/>
              </w:divBdr>
            </w:div>
            <w:div w:id="1708994148">
              <w:marLeft w:val="0"/>
              <w:marRight w:val="0"/>
              <w:marTop w:val="0"/>
              <w:marBottom w:val="0"/>
              <w:divBdr>
                <w:top w:val="none" w:sz="0" w:space="0" w:color="auto"/>
                <w:left w:val="none" w:sz="0" w:space="0" w:color="auto"/>
                <w:bottom w:val="none" w:sz="0" w:space="0" w:color="auto"/>
                <w:right w:val="none" w:sz="0" w:space="0" w:color="auto"/>
              </w:divBdr>
            </w:div>
            <w:div w:id="174765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459835">
      <w:bodyDiv w:val="1"/>
      <w:marLeft w:val="0"/>
      <w:marRight w:val="0"/>
      <w:marTop w:val="0"/>
      <w:marBottom w:val="0"/>
      <w:divBdr>
        <w:top w:val="none" w:sz="0" w:space="0" w:color="auto"/>
        <w:left w:val="none" w:sz="0" w:space="0" w:color="auto"/>
        <w:bottom w:val="none" w:sz="0" w:space="0" w:color="auto"/>
        <w:right w:val="none" w:sz="0" w:space="0" w:color="auto"/>
      </w:divBdr>
      <w:divsChild>
        <w:div w:id="1179931005">
          <w:marLeft w:val="0"/>
          <w:marRight w:val="0"/>
          <w:marTop w:val="0"/>
          <w:marBottom w:val="0"/>
          <w:divBdr>
            <w:top w:val="none" w:sz="0" w:space="0" w:color="auto"/>
            <w:left w:val="none" w:sz="0" w:space="0" w:color="auto"/>
            <w:bottom w:val="none" w:sz="0" w:space="0" w:color="auto"/>
            <w:right w:val="none" w:sz="0" w:space="0" w:color="auto"/>
          </w:divBdr>
          <w:divsChild>
            <w:div w:id="129135644">
              <w:marLeft w:val="0"/>
              <w:marRight w:val="0"/>
              <w:marTop w:val="0"/>
              <w:marBottom w:val="0"/>
              <w:divBdr>
                <w:top w:val="none" w:sz="0" w:space="0" w:color="auto"/>
                <w:left w:val="none" w:sz="0" w:space="0" w:color="auto"/>
                <w:bottom w:val="none" w:sz="0" w:space="0" w:color="auto"/>
                <w:right w:val="none" w:sz="0" w:space="0" w:color="auto"/>
              </w:divBdr>
            </w:div>
            <w:div w:id="335961457">
              <w:marLeft w:val="0"/>
              <w:marRight w:val="0"/>
              <w:marTop w:val="0"/>
              <w:marBottom w:val="0"/>
              <w:divBdr>
                <w:top w:val="none" w:sz="0" w:space="0" w:color="auto"/>
                <w:left w:val="none" w:sz="0" w:space="0" w:color="auto"/>
                <w:bottom w:val="none" w:sz="0" w:space="0" w:color="auto"/>
                <w:right w:val="none" w:sz="0" w:space="0" w:color="auto"/>
              </w:divBdr>
            </w:div>
            <w:div w:id="698317031">
              <w:marLeft w:val="0"/>
              <w:marRight w:val="0"/>
              <w:marTop w:val="0"/>
              <w:marBottom w:val="0"/>
              <w:divBdr>
                <w:top w:val="none" w:sz="0" w:space="0" w:color="auto"/>
                <w:left w:val="none" w:sz="0" w:space="0" w:color="auto"/>
                <w:bottom w:val="none" w:sz="0" w:space="0" w:color="auto"/>
                <w:right w:val="none" w:sz="0" w:space="0" w:color="auto"/>
              </w:divBdr>
            </w:div>
            <w:div w:id="1229077074">
              <w:marLeft w:val="0"/>
              <w:marRight w:val="0"/>
              <w:marTop w:val="0"/>
              <w:marBottom w:val="0"/>
              <w:divBdr>
                <w:top w:val="none" w:sz="0" w:space="0" w:color="auto"/>
                <w:left w:val="none" w:sz="0" w:space="0" w:color="auto"/>
                <w:bottom w:val="none" w:sz="0" w:space="0" w:color="auto"/>
                <w:right w:val="none" w:sz="0" w:space="0" w:color="auto"/>
              </w:divBdr>
            </w:div>
            <w:div w:id="1283226728">
              <w:marLeft w:val="0"/>
              <w:marRight w:val="0"/>
              <w:marTop w:val="0"/>
              <w:marBottom w:val="0"/>
              <w:divBdr>
                <w:top w:val="none" w:sz="0" w:space="0" w:color="auto"/>
                <w:left w:val="none" w:sz="0" w:space="0" w:color="auto"/>
                <w:bottom w:val="none" w:sz="0" w:space="0" w:color="auto"/>
                <w:right w:val="none" w:sz="0" w:space="0" w:color="auto"/>
              </w:divBdr>
            </w:div>
            <w:div w:id="1680043057">
              <w:marLeft w:val="0"/>
              <w:marRight w:val="0"/>
              <w:marTop w:val="0"/>
              <w:marBottom w:val="0"/>
              <w:divBdr>
                <w:top w:val="none" w:sz="0" w:space="0" w:color="auto"/>
                <w:left w:val="none" w:sz="0" w:space="0" w:color="auto"/>
                <w:bottom w:val="none" w:sz="0" w:space="0" w:color="auto"/>
                <w:right w:val="none" w:sz="0" w:space="0" w:color="auto"/>
              </w:divBdr>
            </w:div>
            <w:div w:id="1954826177">
              <w:marLeft w:val="0"/>
              <w:marRight w:val="0"/>
              <w:marTop w:val="0"/>
              <w:marBottom w:val="0"/>
              <w:divBdr>
                <w:top w:val="none" w:sz="0" w:space="0" w:color="auto"/>
                <w:left w:val="none" w:sz="0" w:space="0" w:color="auto"/>
                <w:bottom w:val="none" w:sz="0" w:space="0" w:color="auto"/>
                <w:right w:val="none" w:sz="0" w:space="0" w:color="auto"/>
              </w:divBdr>
            </w:div>
            <w:div w:id="2022195101">
              <w:marLeft w:val="0"/>
              <w:marRight w:val="0"/>
              <w:marTop w:val="0"/>
              <w:marBottom w:val="0"/>
              <w:divBdr>
                <w:top w:val="none" w:sz="0" w:space="0" w:color="auto"/>
                <w:left w:val="none" w:sz="0" w:space="0" w:color="auto"/>
                <w:bottom w:val="none" w:sz="0" w:space="0" w:color="auto"/>
                <w:right w:val="none" w:sz="0" w:space="0" w:color="auto"/>
              </w:divBdr>
            </w:div>
            <w:div w:id="212614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349294">
      <w:bodyDiv w:val="1"/>
      <w:marLeft w:val="0"/>
      <w:marRight w:val="0"/>
      <w:marTop w:val="0"/>
      <w:marBottom w:val="0"/>
      <w:divBdr>
        <w:top w:val="none" w:sz="0" w:space="0" w:color="auto"/>
        <w:left w:val="none" w:sz="0" w:space="0" w:color="auto"/>
        <w:bottom w:val="none" w:sz="0" w:space="0" w:color="auto"/>
        <w:right w:val="none" w:sz="0" w:space="0" w:color="auto"/>
      </w:divBdr>
    </w:div>
    <w:div w:id="1519586166">
      <w:bodyDiv w:val="1"/>
      <w:marLeft w:val="0"/>
      <w:marRight w:val="0"/>
      <w:marTop w:val="0"/>
      <w:marBottom w:val="0"/>
      <w:divBdr>
        <w:top w:val="none" w:sz="0" w:space="0" w:color="auto"/>
        <w:left w:val="none" w:sz="0" w:space="0" w:color="auto"/>
        <w:bottom w:val="none" w:sz="0" w:space="0" w:color="auto"/>
        <w:right w:val="none" w:sz="0" w:space="0" w:color="auto"/>
      </w:divBdr>
      <w:divsChild>
        <w:div w:id="1055350830">
          <w:marLeft w:val="0"/>
          <w:marRight w:val="0"/>
          <w:marTop w:val="0"/>
          <w:marBottom w:val="0"/>
          <w:divBdr>
            <w:top w:val="none" w:sz="0" w:space="0" w:color="auto"/>
            <w:left w:val="none" w:sz="0" w:space="0" w:color="auto"/>
            <w:bottom w:val="none" w:sz="0" w:space="0" w:color="auto"/>
            <w:right w:val="none" w:sz="0" w:space="0" w:color="auto"/>
          </w:divBdr>
          <w:divsChild>
            <w:div w:id="149758810">
              <w:marLeft w:val="0"/>
              <w:marRight w:val="0"/>
              <w:marTop w:val="0"/>
              <w:marBottom w:val="0"/>
              <w:divBdr>
                <w:top w:val="none" w:sz="0" w:space="0" w:color="auto"/>
                <w:left w:val="none" w:sz="0" w:space="0" w:color="auto"/>
                <w:bottom w:val="none" w:sz="0" w:space="0" w:color="auto"/>
                <w:right w:val="none" w:sz="0" w:space="0" w:color="auto"/>
              </w:divBdr>
            </w:div>
            <w:div w:id="320819401">
              <w:marLeft w:val="0"/>
              <w:marRight w:val="0"/>
              <w:marTop w:val="0"/>
              <w:marBottom w:val="0"/>
              <w:divBdr>
                <w:top w:val="none" w:sz="0" w:space="0" w:color="auto"/>
                <w:left w:val="none" w:sz="0" w:space="0" w:color="auto"/>
                <w:bottom w:val="none" w:sz="0" w:space="0" w:color="auto"/>
                <w:right w:val="none" w:sz="0" w:space="0" w:color="auto"/>
              </w:divBdr>
            </w:div>
            <w:div w:id="579169941">
              <w:marLeft w:val="0"/>
              <w:marRight w:val="0"/>
              <w:marTop w:val="0"/>
              <w:marBottom w:val="0"/>
              <w:divBdr>
                <w:top w:val="none" w:sz="0" w:space="0" w:color="auto"/>
                <w:left w:val="none" w:sz="0" w:space="0" w:color="auto"/>
                <w:bottom w:val="none" w:sz="0" w:space="0" w:color="auto"/>
                <w:right w:val="none" w:sz="0" w:space="0" w:color="auto"/>
              </w:divBdr>
            </w:div>
            <w:div w:id="594436889">
              <w:marLeft w:val="0"/>
              <w:marRight w:val="0"/>
              <w:marTop w:val="0"/>
              <w:marBottom w:val="0"/>
              <w:divBdr>
                <w:top w:val="none" w:sz="0" w:space="0" w:color="auto"/>
                <w:left w:val="none" w:sz="0" w:space="0" w:color="auto"/>
                <w:bottom w:val="none" w:sz="0" w:space="0" w:color="auto"/>
                <w:right w:val="none" w:sz="0" w:space="0" w:color="auto"/>
              </w:divBdr>
            </w:div>
            <w:div w:id="939877363">
              <w:marLeft w:val="0"/>
              <w:marRight w:val="0"/>
              <w:marTop w:val="0"/>
              <w:marBottom w:val="0"/>
              <w:divBdr>
                <w:top w:val="none" w:sz="0" w:space="0" w:color="auto"/>
                <w:left w:val="none" w:sz="0" w:space="0" w:color="auto"/>
                <w:bottom w:val="none" w:sz="0" w:space="0" w:color="auto"/>
                <w:right w:val="none" w:sz="0" w:space="0" w:color="auto"/>
              </w:divBdr>
            </w:div>
            <w:div w:id="1031761198">
              <w:marLeft w:val="0"/>
              <w:marRight w:val="0"/>
              <w:marTop w:val="0"/>
              <w:marBottom w:val="0"/>
              <w:divBdr>
                <w:top w:val="none" w:sz="0" w:space="0" w:color="auto"/>
                <w:left w:val="none" w:sz="0" w:space="0" w:color="auto"/>
                <w:bottom w:val="none" w:sz="0" w:space="0" w:color="auto"/>
                <w:right w:val="none" w:sz="0" w:space="0" w:color="auto"/>
              </w:divBdr>
            </w:div>
            <w:div w:id="1124301663">
              <w:marLeft w:val="0"/>
              <w:marRight w:val="0"/>
              <w:marTop w:val="0"/>
              <w:marBottom w:val="0"/>
              <w:divBdr>
                <w:top w:val="none" w:sz="0" w:space="0" w:color="auto"/>
                <w:left w:val="none" w:sz="0" w:space="0" w:color="auto"/>
                <w:bottom w:val="none" w:sz="0" w:space="0" w:color="auto"/>
                <w:right w:val="none" w:sz="0" w:space="0" w:color="auto"/>
              </w:divBdr>
            </w:div>
            <w:div w:id="1444887014">
              <w:marLeft w:val="0"/>
              <w:marRight w:val="0"/>
              <w:marTop w:val="0"/>
              <w:marBottom w:val="0"/>
              <w:divBdr>
                <w:top w:val="none" w:sz="0" w:space="0" w:color="auto"/>
                <w:left w:val="none" w:sz="0" w:space="0" w:color="auto"/>
                <w:bottom w:val="none" w:sz="0" w:space="0" w:color="auto"/>
                <w:right w:val="none" w:sz="0" w:space="0" w:color="auto"/>
              </w:divBdr>
            </w:div>
            <w:div w:id="1720934261">
              <w:marLeft w:val="0"/>
              <w:marRight w:val="0"/>
              <w:marTop w:val="0"/>
              <w:marBottom w:val="0"/>
              <w:divBdr>
                <w:top w:val="none" w:sz="0" w:space="0" w:color="auto"/>
                <w:left w:val="none" w:sz="0" w:space="0" w:color="auto"/>
                <w:bottom w:val="none" w:sz="0" w:space="0" w:color="auto"/>
                <w:right w:val="none" w:sz="0" w:space="0" w:color="auto"/>
              </w:divBdr>
            </w:div>
            <w:div w:id="206571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166">
      <w:bodyDiv w:val="1"/>
      <w:marLeft w:val="0"/>
      <w:marRight w:val="0"/>
      <w:marTop w:val="0"/>
      <w:marBottom w:val="0"/>
      <w:divBdr>
        <w:top w:val="none" w:sz="0" w:space="0" w:color="auto"/>
        <w:left w:val="none" w:sz="0" w:space="0" w:color="auto"/>
        <w:bottom w:val="none" w:sz="0" w:space="0" w:color="auto"/>
        <w:right w:val="none" w:sz="0" w:space="0" w:color="auto"/>
      </w:divBdr>
      <w:divsChild>
        <w:div w:id="1133601738">
          <w:marLeft w:val="0"/>
          <w:marRight w:val="0"/>
          <w:marTop w:val="0"/>
          <w:marBottom w:val="0"/>
          <w:divBdr>
            <w:top w:val="none" w:sz="0" w:space="0" w:color="auto"/>
            <w:left w:val="none" w:sz="0" w:space="0" w:color="auto"/>
            <w:bottom w:val="none" w:sz="0" w:space="0" w:color="auto"/>
            <w:right w:val="none" w:sz="0" w:space="0" w:color="auto"/>
          </w:divBdr>
          <w:divsChild>
            <w:div w:id="442724902">
              <w:marLeft w:val="0"/>
              <w:marRight w:val="0"/>
              <w:marTop w:val="0"/>
              <w:marBottom w:val="0"/>
              <w:divBdr>
                <w:top w:val="none" w:sz="0" w:space="0" w:color="auto"/>
                <w:left w:val="none" w:sz="0" w:space="0" w:color="auto"/>
                <w:bottom w:val="none" w:sz="0" w:space="0" w:color="auto"/>
                <w:right w:val="none" w:sz="0" w:space="0" w:color="auto"/>
              </w:divBdr>
            </w:div>
            <w:div w:id="465588110">
              <w:marLeft w:val="0"/>
              <w:marRight w:val="0"/>
              <w:marTop w:val="0"/>
              <w:marBottom w:val="0"/>
              <w:divBdr>
                <w:top w:val="none" w:sz="0" w:space="0" w:color="auto"/>
                <w:left w:val="none" w:sz="0" w:space="0" w:color="auto"/>
                <w:bottom w:val="none" w:sz="0" w:space="0" w:color="auto"/>
                <w:right w:val="none" w:sz="0" w:space="0" w:color="auto"/>
              </w:divBdr>
            </w:div>
            <w:div w:id="579680616">
              <w:marLeft w:val="0"/>
              <w:marRight w:val="0"/>
              <w:marTop w:val="0"/>
              <w:marBottom w:val="0"/>
              <w:divBdr>
                <w:top w:val="none" w:sz="0" w:space="0" w:color="auto"/>
                <w:left w:val="none" w:sz="0" w:space="0" w:color="auto"/>
                <w:bottom w:val="none" w:sz="0" w:space="0" w:color="auto"/>
                <w:right w:val="none" w:sz="0" w:space="0" w:color="auto"/>
              </w:divBdr>
            </w:div>
            <w:div w:id="636954302">
              <w:marLeft w:val="0"/>
              <w:marRight w:val="0"/>
              <w:marTop w:val="0"/>
              <w:marBottom w:val="0"/>
              <w:divBdr>
                <w:top w:val="none" w:sz="0" w:space="0" w:color="auto"/>
                <w:left w:val="none" w:sz="0" w:space="0" w:color="auto"/>
                <w:bottom w:val="none" w:sz="0" w:space="0" w:color="auto"/>
                <w:right w:val="none" w:sz="0" w:space="0" w:color="auto"/>
              </w:divBdr>
            </w:div>
            <w:div w:id="677805146">
              <w:marLeft w:val="0"/>
              <w:marRight w:val="0"/>
              <w:marTop w:val="0"/>
              <w:marBottom w:val="0"/>
              <w:divBdr>
                <w:top w:val="none" w:sz="0" w:space="0" w:color="auto"/>
                <w:left w:val="none" w:sz="0" w:space="0" w:color="auto"/>
                <w:bottom w:val="none" w:sz="0" w:space="0" w:color="auto"/>
                <w:right w:val="none" w:sz="0" w:space="0" w:color="auto"/>
              </w:divBdr>
            </w:div>
            <w:div w:id="701707969">
              <w:marLeft w:val="0"/>
              <w:marRight w:val="0"/>
              <w:marTop w:val="0"/>
              <w:marBottom w:val="0"/>
              <w:divBdr>
                <w:top w:val="none" w:sz="0" w:space="0" w:color="auto"/>
                <w:left w:val="none" w:sz="0" w:space="0" w:color="auto"/>
                <w:bottom w:val="none" w:sz="0" w:space="0" w:color="auto"/>
                <w:right w:val="none" w:sz="0" w:space="0" w:color="auto"/>
              </w:divBdr>
            </w:div>
            <w:div w:id="751270148">
              <w:marLeft w:val="0"/>
              <w:marRight w:val="0"/>
              <w:marTop w:val="0"/>
              <w:marBottom w:val="0"/>
              <w:divBdr>
                <w:top w:val="none" w:sz="0" w:space="0" w:color="auto"/>
                <w:left w:val="none" w:sz="0" w:space="0" w:color="auto"/>
                <w:bottom w:val="none" w:sz="0" w:space="0" w:color="auto"/>
                <w:right w:val="none" w:sz="0" w:space="0" w:color="auto"/>
              </w:divBdr>
            </w:div>
            <w:div w:id="830832156">
              <w:marLeft w:val="0"/>
              <w:marRight w:val="0"/>
              <w:marTop w:val="0"/>
              <w:marBottom w:val="0"/>
              <w:divBdr>
                <w:top w:val="none" w:sz="0" w:space="0" w:color="auto"/>
                <w:left w:val="none" w:sz="0" w:space="0" w:color="auto"/>
                <w:bottom w:val="none" w:sz="0" w:space="0" w:color="auto"/>
                <w:right w:val="none" w:sz="0" w:space="0" w:color="auto"/>
              </w:divBdr>
            </w:div>
            <w:div w:id="1168059683">
              <w:marLeft w:val="0"/>
              <w:marRight w:val="0"/>
              <w:marTop w:val="0"/>
              <w:marBottom w:val="0"/>
              <w:divBdr>
                <w:top w:val="none" w:sz="0" w:space="0" w:color="auto"/>
                <w:left w:val="none" w:sz="0" w:space="0" w:color="auto"/>
                <w:bottom w:val="none" w:sz="0" w:space="0" w:color="auto"/>
                <w:right w:val="none" w:sz="0" w:space="0" w:color="auto"/>
              </w:divBdr>
            </w:div>
            <w:div w:id="1168398517">
              <w:marLeft w:val="0"/>
              <w:marRight w:val="0"/>
              <w:marTop w:val="0"/>
              <w:marBottom w:val="0"/>
              <w:divBdr>
                <w:top w:val="none" w:sz="0" w:space="0" w:color="auto"/>
                <w:left w:val="none" w:sz="0" w:space="0" w:color="auto"/>
                <w:bottom w:val="none" w:sz="0" w:space="0" w:color="auto"/>
                <w:right w:val="none" w:sz="0" w:space="0" w:color="auto"/>
              </w:divBdr>
            </w:div>
            <w:div w:id="1220675934">
              <w:marLeft w:val="0"/>
              <w:marRight w:val="0"/>
              <w:marTop w:val="0"/>
              <w:marBottom w:val="0"/>
              <w:divBdr>
                <w:top w:val="none" w:sz="0" w:space="0" w:color="auto"/>
                <w:left w:val="none" w:sz="0" w:space="0" w:color="auto"/>
                <w:bottom w:val="none" w:sz="0" w:space="0" w:color="auto"/>
                <w:right w:val="none" w:sz="0" w:space="0" w:color="auto"/>
              </w:divBdr>
            </w:div>
            <w:div w:id="1391732277">
              <w:marLeft w:val="0"/>
              <w:marRight w:val="0"/>
              <w:marTop w:val="0"/>
              <w:marBottom w:val="0"/>
              <w:divBdr>
                <w:top w:val="none" w:sz="0" w:space="0" w:color="auto"/>
                <w:left w:val="none" w:sz="0" w:space="0" w:color="auto"/>
                <w:bottom w:val="none" w:sz="0" w:space="0" w:color="auto"/>
                <w:right w:val="none" w:sz="0" w:space="0" w:color="auto"/>
              </w:divBdr>
            </w:div>
            <w:div w:id="1408844919">
              <w:marLeft w:val="0"/>
              <w:marRight w:val="0"/>
              <w:marTop w:val="0"/>
              <w:marBottom w:val="0"/>
              <w:divBdr>
                <w:top w:val="none" w:sz="0" w:space="0" w:color="auto"/>
                <w:left w:val="none" w:sz="0" w:space="0" w:color="auto"/>
                <w:bottom w:val="none" w:sz="0" w:space="0" w:color="auto"/>
                <w:right w:val="none" w:sz="0" w:space="0" w:color="auto"/>
              </w:divBdr>
            </w:div>
            <w:div w:id="1453203573">
              <w:marLeft w:val="0"/>
              <w:marRight w:val="0"/>
              <w:marTop w:val="0"/>
              <w:marBottom w:val="0"/>
              <w:divBdr>
                <w:top w:val="none" w:sz="0" w:space="0" w:color="auto"/>
                <w:left w:val="none" w:sz="0" w:space="0" w:color="auto"/>
                <w:bottom w:val="none" w:sz="0" w:space="0" w:color="auto"/>
                <w:right w:val="none" w:sz="0" w:space="0" w:color="auto"/>
              </w:divBdr>
            </w:div>
            <w:div w:id="171916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43220">
      <w:bodyDiv w:val="1"/>
      <w:marLeft w:val="0"/>
      <w:marRight w:val="0"/>
      <w:marTop w:val="0"/>
      <w:marBottom w:val="0"/>
      <w:divBdr>
        <w:top w:val="none" w:sz="0" w:space="0" w:color="auto"/>
        <w:left w:val="none" w:sz="0" w:space="0" w:color="auto"/>
        <w:bottom w:val="none" w:sz="0" w:space="0" w:color="auto"/>
        <w:right w:val="none" w:sz="0" w:space="0" w:color="auto"/>
      </w:divBdr>
    </w:div>
    <w:div w:id="1551068825">
      <w:bodyDiv w:val="1"/>
      <w:marLeft w:val="0"/>
      <w:marRight w:val="0"/>
      <w:marTop w:val="0"/>
      <w:marBottom w:val="0"/>
      <w:divBdr>
        <w:top w:val="none" w:sz="0" w:space="0" w:color="auto"/>
        <w:left w:val="none" w:sz="0" w:space="0" w:color="auto"/>
        <w:bottom w:val="none" w:sz="0" w:space="0" w:color="auto"/>
        <w:right w:val="none" w:sz="0" w:space="0" w:color="auto"/>
      </w:divBdr>
      <w:divsChild>
        <w:div w:id="53893355">
          <w:marLeft w:val="0"/>
          <w:marRight w:val="0"/>
          <w:marTop w:val="0"/>
          <w:marBottom w:val="0"/>
          <w:divBdr>
            <w:top w:val="none" w:sz="0" w:space="0" w:color="auto"/>
            <w:left w:val="none" w:sz="0" w:space="0" w:color="auto"/>
            <w:bottom w:val="none" w:sz="0" w:space="0" w:color="auto"/>
            <w:right w:val="none" w:sz="0" w:space="0" w:color="auto"/>
          </w:divBdr>
          <w:divsChild>
            <w:div w:id="245268393">
              <w:marLeft w:val="0"/>
              <w:marRight w:val="0"/>
              <w:marTop w:val="0"/>
              <w:marBottom w:val="0"/>
              <w:divBdr>
                <w:top w:val="none" w:sz="0" w:space="0" w:color="auto"/>
                <w:left w:val="none" w:sz="0" w:space="0" w:color="auto"/>
                <w:bottom w:val="none" w:sz="0" w:space="0" w:color="auto"/>
                <w:right w:val="none" w:sz="0" w:space="0" w:color="auto"/>
              </w:divBdr>
            </w:div>
            <w:div w:id="351758643">
              <w:marLeft w:val="0"/>
              <w:marRight w:val="0"/>
              <w:marTop w:val="0"/>
              <w:marBottom w:val="0"/>
              <w:divBdr>
                <w:top w:val="none" w:sz="0" w:space="0" w:color="auto"/>
                <w:left w:val="none" w:sz="0" w:space="0" w:color="auto"/>
                <w:bottom w:val="none" w:sz="0" w:space="0" w:color="auto"/>
                <w:right w:val="none" w:sz="0" w:space="0" w:color="auto"/>
              </w:divBdr>
            </w:div>
            <w:div w:id="1200584742">
              <w:marLeft w:val="0"/>
              <w:marRight w:val="0"/>
              <w:marTop w:val="0"/>
              <w:marBottom w:val="0"/>
              <w:divBdr>
                <w:top w:val="none" w:sz="0" w:space="0" w:color="auto"/>
                <w:left w:val="none" w:sz="0" w:space="0" w:color="auto"/>
                <w:bottom w:val="none" w:sz="0" w:space="0" w:color="auto"/>
                <w:right w:val="none" w:sz="0" w:space="0" w:color="auto"/>
              </w:divBdr>
            </w:div>
            <w:div w:id="1741638403">
              <w:marLeft w:val="0"/>
              <w:marRight w:val="0"/>
              <w:marTop w:val="0"/>
              <w:marBottom w:val="0"/>
              <w:divBdr>
                <w:top w:val="none" w:sz="0" w:space="0" w:color="auto"/>
                <w:left w:val="none" w:sz="0" w:space="0" w:color="auto"/>
                <w:bottom w:val="none" w:sz="0" w:space="0" w:color="auto"/>
                <w:right w:val="none" w:sz="0" w:space="0" w:color="auto"/>
              </w:divBdr>
            </w:div>
            <w:div w:id="1978609877">
              <w:marLeft w:val="0"/>
              <w:marRight w:val="0"/>
              <w:marTop w:val="0"/>
              <w:marBottom w:val="0"/>
              <w:divBdr>
                <w:top w:val="none" w:sz="0" w:space="0" w:color="auto"/>
                <w:left w:val="none" w:sz="0" w:space="0" w:color="auto"/>
                <w:bottom w:val="none" w:sz="0" w:space="0" w:color="auto"/>
                <w:right w:val="none" w:sz="0" w:space="0" w:color="auto"/>
              </w:divBdr>
            </w:div>
            <w:div w:id="205161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61035">
      <w:bodyDiv w:val="1"/>
      <w:marLeft w:val="0"/>
      <w:marRight w:val="0"/>
      <w:marTop w:val="0"/>
      <w:marBottom w:val="0"/>
      <w:divBdr>
        <w:top w:val="none" w:sz="0" w:space="0" w:color="auto"/>
        <w:left w:val="none" w:sz="0" w:space="0" w:color="auto"/>
        <w:bottom w:val="none" w:sz="0" w:space="0" w:color="auto"/>
        <w:right w:val="none" w:sz="0" w:space="0" w:color="auto"/>
      </w:divBdr>
    </w:div>
    <w:div w:id="1564173071">
      <w:bodyDiv w:val="1"/>
      <w:marLeft w:val="0"/>
      <w:marRight w:val="0"/>
      <w:marTop w:val="0"/>
      <w:marBottom w:val="0"/>
      <w:divBdr>
        <w:top w:val="none" w:sz="0" w:space="0" w:color="auto"/>
        <w:left w:val="none" w:sz="0" w:space="0" w:color="auto"/>
        <w:bottom w:val="none" w:sz="0" w:space="0" w:color="auto"/>
        <w:right w:val="none" w:sz="0" w:space="0" w:color="auto"/>
      </w:divBdr>
      <w:divsChild>
        <w:div w:id="487602099">
          <w:marLeft w:val="0"/>
          <w:marRight w:val="0"/>
          <w:marTop w:val="0"/>
          <w:marBottom w:val="0"/>
          <w:divBdr>
            <w:top w:val="none" w:sz="0" w:space="0" w:color="auto"/>
            <w:left w:val="none" w:sz="0" w:space="0" w:color="auto"/>
            <w:bottom w:val="none" w:sz="0" w:space="0" w:color="auto"/>
            <w:right w:val="none" w:sz="0" w:space="0" w:color="auto"/>
          </w:divBdr>
          <w:divsChild>
            <w:div w:id="606012213">
              <w:marLeft w:val="0"/>
              <w:marRight w:val="0"/>
              <w:marTop w:val="0"/>
              <w:marBottom w:val="0"/>
              <w:divBdr>
                <w:top w:val="none" w:sz="0" w:space="0" w:color="auto"/>
                <w:left w:val="none" w:sz="0" w:space="0" w:color="auto"/>
                <w:bottom w:val="none" w:sz="0" w:space="0" w:color="auto"/>
                <w:right w:val="none" w:sz="0" w:space="0" w:color="auto"/>
              </w:divBdr>
            </w:div>
            <w:div w:id="638195266">
              <w:marLeft w:val="0"/>
              <w:marRight w:val="0"/>
              <w:marTop w:val="0"/>
              <w:marBottom w:val="0"/>
              <w:divBdr>
                <w:top w:val="none" w:sz="0" w:space="0" w:color="auto"/>
                <w:left w:val="none" w:sz="0" w:space="0" w:color="auto"/>
                <w:bottom w:val="none" w:sz="0" w:space="0" w:color="auto"/>
                <w:right w:val="none" w:sz="0" w:space="0" w:color="auto"/>
              </w:divBdr>
            </w:div>
            <w:div w:id="1566183362">
              <w:marLeft w:val="0"/>
              <w:marRight w:val="0"/>
              <w:marTop w:val="0"/>
              <w:marBottom w:val="0"/>
              <w:divBdr>
                <w:top w:val="none" w:sz="0" w:space="0" w:color="auto"/>
                <w:left w:val="none" w:sz="0" w:space="0" w:color="auto"/>
                <w:bottom w:val="none" w:sz="0" w:space="0" w:color="auto"/>
                <w:right w:val="none" w:sz="0" w:space="0" w:color="auto"/>
              </w:divBdr>
            </w:div>
            <w:div w:id="162491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956953">
      <w:bodyDiv w:val="1"/>
      <w:marLeft w:val="0"/>
      <w:marRight w:val="0"/>
      <w:marTop w:val="0"/>
      <w:marBottom w:val="0"/>
      <w:divBdr>
        <w:top w:val="none" w:sz="0" w:space="0" w:color="auto"/>
        <w:left w:val="none" w:sz="0" w:space="0" w:color="auto"/>
        <w:bottom w:val="none" w:sz="0" w:space="0" w:color="auto"/>
        <w:right w:val="none" w:sz="0" w:space="0" w:color="auto"/>
      </w:divBdr>
    </w:div>
    <w:div w:id="1570068307">
      <w:bodyDiv w:val="1"/>
      <w:marLeft w:val="0"/>
      <w:marRight w:val="0"/>
      <w:marTop w:val="0"/>
      <w:marBottom w:val="0"/>
      <w:divBdr>
        <w:top w:val="none" w:sz="0" w:space="0" w:color="auto"/>
        <w:left w:val="none" w:sz="0" w:space="0" w:color="auto"/>
        <w:bottom w:val="none" w:sz="0" w:space="0" w:color="auto"/>
        <w:right w:val="none" w:sz="0" w:space="0" w:color="auto"/>
      </w:divBdr>
      <w:divsChild>
        <w:div w:id="46728255">
          <w:marLeft w:val="0"/>
          <w:marRight w:val="0"/>
          <w:marTop w:val="0"/>
          <w:marBottom w:val="0"/>
          <w:divBdr>
            <w:top w:val="none" w:sz="0" w:space="0" w:color="auto"/>
            <w:left w:val="none" w:sz="0" w:space="0" w:color="auto"/>
            <w:bottom w:val="none" w:sz="0" w:space="0" w:color="auto"/>
            <w:right w:val="none" w:sz="0" w:space="0" w:color="auto"/>
          </w:divBdr>
          <w:divsChild>
            <w:div w:id="65760945">
              <w:marLeft w:val="0"/>
              <w:marRight w:val="0"/>
              <w:marTop w:val="0"/>
              <w:marBottom w:val="0"/>
              <w:divBdr>
                <w:top w:val="none" w:sz="0" w:space="0" w:color="auto"/>
                <w:left w:val="none" w:sz="0" w:space="0" w:color="auto"/>
                <w:bottom w:val="none" w:sz="0" w:space="0" w:color="auto"/>
                <w:right w:val="none" w:sz="0" w:space="0" w:color="auto"/>
              </w:divBdr>
            </w:div>
            <w:div w:id="312569617">
              <w:marLeft w:val="0"/>
              <w:marRight w:val="0"/>
              <w:marTop w:val="0"/>
              <w:marBottom w:val="0"/>
              <w:divBdr>
                <w:top w:val="none" w:sz="0" w:space="0" w:color="auto"/>
                <w:left w:val="none" w:sz="0" w:space="0" w:color="auto"/>
                <w:bottom w:val="none" w:sz="0" w:space="0" w:color="auto"/>
                <w:right w:val="none" w:sz="0" w:space="0" w:color="auto"/>
              </w:divBdr>
            </w:div>
            <w:div w:id="426272975">
              <w:marLeft w:val="0"/>
              <w:marRight w:val="0"/>
              <w:marTop w:val="0"/>
              <w:marBottom w:val="0"/>
              <w:divBdr>
                <w:top w:val="none" w:sz="0" w:space="0" w:color="auto"/>
                <w:left w:val="none" w:sz="0" w:space="0" w:color="auto"/>
                <w:bottom w:val="none" w:sz="0" w:space="0" w:color="auto"/>
                <w:right w:val="none" w:sz="0" w:space="0" w:color="auto"/>
              </w:divBdr>
            </w:div>
            <w:div w:id="670569135">
              <w:marLeft w:val="0"/>
              <w:marRight w:val="0"/>
              <w:marTop w:val="0"/>
              <w:marBottom w:val="0"/>
              <w:divBdr>
                <w:top w:val="none" w:sz="0" w:space="0" w:color="auto"/>
                <w:left w:val="none" w:sz="0" w:space="0" w:color="auto"/>
                <w:bottom w:val="none" w:sz="0" w:space="0" w:color="auto"/>
                <w:right w:val="none" w:sz="0" w:space="0" w:color="auto"/>
              </w:divBdr>
            </w:div>
            <w:div w:id="1207185538">
              <w:marLeft w:val="0"/>
              <w:marRight w:val="0"/>
              <w:marTop w:val="0"/>
              <w:marBottom w:val="0"/>
              <w:divBdr>
                <w:top w:val="none" w:sz="0" w:space="0" w:color="auto"/>
                <w:left w:val="none" w:sz="0" w:space="0" w:color="auto"/>
                <w:bottom w:val="none" w:sz="0" w:space="0" w:color="auto"/>
                <w:right w:val="none" w:sz="0" w:space="0" w:color="auto"/>
              </w:divBdr>
            </w:div>
            <w:div w:id="207920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291589">
      <w:bodyDiv w:val="1"/>
      <w:marLeft w:val="0"/>
      <w:marRight w:val="0"/>
      <w:marTop w:val="0"/>
      <w:marBottom w:val="0"/>
      <w:divBdr>
        <w:top w:val="none" w:sz="0" w:space="0" w:color="auto"/>
        <w:left w:val="none" w:sz="0" w:space="0" w:color="auto"/>
        <w:bottom w:val="none" w:sz="0" w:space="0" w:color="auto"/>
        <w:right w:val="none" w:sz="0" w:space="0" w:color="auto"/>
      </w:divBdr>
      <w:divsChild>
        <w:div w:id="1384331000">
          <w:marLeft w:val="0"/>
          <w:marRight w:val="0"/>
          <w:marTop w:val="0"/>
          <w:marBottom w:val="0"/>
          <w:divBdr>
            <w:top w:val="none" w:sz="0" w:space="0" w:color="auto"/>
            <w:left w:val="none" w:sz="0" w:space="0" w:color="auto"/>
            <w:bottom w:val="none" w:sz="0" w:space="0" w:color="auto"/>
            <w:right w:val="none" w:sz="0" w:space="0" w:color="auto"/>
          </w:divBdr>
          <w:divsChild>
            <w:div w:id="97142886">
              <w:marLeft w:val="0"/>
              <w:marRight w:val="0"/>
              <w:marTop w:val="0"/>
              <w:marBottom w:val="0"/>
              <w:divBdr>
                <w:top w:val="none" w:sz="0" w:space="0" w:color="auto"/>
                <w:left w:val="none" w:sz="0" w:space="0" w:color="auto"/>
                <w:bottom w:val="none" w:sz="0" w:space="0" w:color="auto"/>
                <w:right w:val="none" w:sz="0" w:space="0" w:color="auto"/>
              </w:divBdr>
            </w:div>
            <w:div w:id="105735708">
              <w:marLeft w:val="0"/>
              <w:marRight w:val="0"/>
              <w:marTop w:val="0"/>
              <w:marBottom w:val="0"/>
              <w:divBdr>
                <w:top w:val="none" w:sz="0" w:space="0" w:color="auto"/>
                <w:left w:val="none" w:sz="0" w:space="0" w:color="auto"/>
                <w:bottom w:val="none" w:sz="0" w:space="0" w:color="auto"/>
                <w:right w:val="none" w:sz="0" w:space="0" w:color="auto"/>
              </w:divBdr>
            </w:div>
            <w:div w:id="161357383">
              <w:marLeft w:val="0"/>
              <w:marRight w:val="0"/>
              <w:marTop w:val="0"/>
              <w:marBottom w:val="0"/>
              <w:divBdr>
                <w:top w:val="none" w:sz="0" w:space="0" w:color="auto"/>
                <w:left w:val="none" w:sz="0" w:space="0" w:color="auto"/>
                <w:bottom w:val="none" w:sz="0" w:space="0" w:color="auto"/>
                <w:right w:val="none" w:sz="0" w:space="0" w:color="auto"/>
              </w:divBdr>
            </w:div>
            <w:div w:id="190413460">
              <w:marLeft w:val="0"/>
              <w:marRight w:val="0"/>
              <w:marTop w:val="0"/>
              <w:marBottom w:val="0"/>
              <w:divBdr>
                <w:top w:val="none" w:sz="0" w:space="0" w:color="auto"/>
                <w:left w:val="none" w:sz="0" w:space="0" w:color="auto"/>
                <w:bottom w:val="none" w:sz="0" w:space="0" w:color="auto"/>
                <w:right w:val="none" w:sz="0" w:space="0" w:color="auto"/>
              </w:divBdr>
            </w:div>
            <w:div w:id="263080016">
              <w:marLeft w:val="0"/>
              <w:marRight w:val="0"/>
              <w:marTop w:val="0"/>
              <w:marBottom w:val="0"/>
              <w:divBdr>
                <w:top w:val="none" w:sz="0" w:space="0" w:color="auto"/>
                <w:left w:val="none" w:sz="0" w:space="0" w:color="auto"/>
                <w:bottom w:val="none" w:sz="0" w:space="0" w:color="auto"/>
                <w:right w:val="none" w:sz="0" w:space="0" w:color="auto"/>
              </w:divBdr>
            </w:div>
            <w:div w:id="330253844">
              <w:marLeft w:val="0"/>
              <w:marRight w:val="0"/>
              <w:marTop w:val="0"/>
              <w:marBottom w:val="0"/>
              <w:divBdr>
                <w:top w:val="none" w:sz="0" w:space="0" w:color="auto"/>
                <w:left w:val="none" w:sz="0" w:space="0" w:color="auto"/>
                <w:bottom w:val="none" w:sz="0" w:space="0" w:color="auto"/>
                <w:right w:val="none" w:sz="0" w:space="0" w:color="auto"/>
              </w:divBdr>
            </w:div>
            <w:div w:id="380903417">
              <w:marLeft w:val="0"/>
              <w:marRight w:val="0"/>
              <w:marTop w:val="0"/>
              <w:marBottom w:val="0"/>
              <w:divBdr>
                <w:top w:val="none" w:sz="0" w:space="0" w:color="auto"/>
                <w:left w:val="none" w:sz="0" w:space="0" w:color="auto"/>
                <w:bottom w:val="none" w:sz="0" w:space="0" w:color="auto"/>
                <w:right w:val="none" w:sz="0" w:space="0" w:color="auto"/>
              </w:divBdr>
            </w:div>
            <w:div w:id="426314293">
              <w:marLeft w:val="0"/>
              <w:marRight w:val="0"/>
              <w:marTop w:val="0"/>
              <w:marBottom w:val="0"/>
              <w:divBdr>
                <w:top w:val="none" w:sz="0" w:space="0" w:color="auto"/>
                <w:left w:val="none" w:sz="0" w:space="0" w:color="auto"/>
                <w:bottom w:val="none" w:sz="0" w:space="0" w:color="auto"/>
                <w:right w:val="none" w:sz="0" w:space="0" w:color="auto"/>
              </w:divBdr>
            </w:div>
            <w:div w:id="505218991">
              <w:marLeft w:val="0"/>
              <w:marRight w:val="0"/>
              <w:marTop w:val="0"/>
              <w:marBottom w:val="0"/>
              <w:divBdr>
                <w:top w:val="none" w:sz="0" w:space="0" w:color="auto"/>
                <w:left w:val="none" w:sz="0" w:space="0" w:color="auto"/>
                <w:bottom w:val="none" w:sz="0" w:space="0" w:color="auto"/>
                <w:right w:val="none" w:sz="0" w:space="0" w:color="auto"/>
              </w:divBdr>
            </w:div>
            <w:div w:id="514030749">
              <w:marLeft w:val="0"/>
              <w:marRight w:val="0"/>
              <w:marTop w:val="0"/>
              <w:marBottom w:val="0"/>
              <w:divBdr>
                <w:top w:val="none" w:sz="0" w:space="0" w:color="auto"/>
                <w:left w:val="none" w:sz="0" w:space="0" w:color="auto"/>
                <w:bottom w:val="none" w:sz="0" w:space="0" w:color="auto"/>
                <w:right w:val="none" w:sz="0" w:space="0" w:color="auto"/>
              </w:divBdr>
            </w:div>
            <w:div w:id="518201614">
              <w:marLeft w:val="0"/>
              <w:marRight w:val="0"/>
              <w:marTop w:val="0"/>
              <w:marBottom w:val="0"/>
              <w:divBdr>
                <w:top w:val="none" w:sz="0" w:space="0" w:color="auto"/>
                <w:left w:val="none" w:sz="0" w:space="0" w:color="auto"/>
                <w:bottom w:val="none" w:sz="0" w:space="0" w:color="auto"/>
                <w:right w:val="none" w:sz="0" w:space="0" w:color="auto"/>
              </w:divBdr>
            </w:div>
            <w:div w:id="548954615">
              <w:marLeft w:val="0"/>
              <w:marRight w:val="0"/>
              <w:marTop w:val="0"/>
              <w:marBottom w:val="0"/>
              <w:divBdr>
                <w:top w:val="none" w:sz="0" w:space="0" w:color="auto"/>
                <w:left w:val="none" w:sz="0" w:space="0" w:color="auto"/>
                <w:bottom w:val="none" w:sz="0" w:space="0" w:color="auto"/>
                <w:right w:val="none" w:sz="0" w:space="0" w:color="auto"/>
              </w:divBdr>
            </w:div>
            <w:div w:id="555094461">
              <w:marLeft w:val="0"/>
              <w:marRight w:val="0"/>
              <w:marTop w:val="0"/>
              <w:marBottom w:val="0"/>
              <w:divBdr>
                <w:top w:val="none" w:sz="0" w:space="0" w:color="auto"/>
                <w:left w:val="none" w:sz="0" w:space="0" w:color="auto"/>
                <w:bottom w:val="none" w:sz="0" w:space="0" w:color="auto"/>
                <w:right w:val="none" w:sz="0" w:space="0" w:color="auto"/>
              </w:divBdr>
            </w:div>
            <w:div w:id="705759575">
              <w:marLeft w:val="0"/>
              <w:marRight w:val="0"/>
              <w:marTop w:val="0"/>
              <w:marBottom w:val="0"/>
              <w:divBdr>
                <w:top w:val="none" w:sz="0" w:space="0" w:color="auto"/>
                <w:left w:val="none" w:sz="0" w:space="0" w:color="auto"/>
                <w:bottom w:val="none" w:sz="0" w:space="0" w:color="auto"/>
                <w:right w:val="none" w:sz="0" w:space="0" w:color="auto"/>
              </w:divBdr>
            </w:div>
            <w:div w:id="737946566">
              <w:marLeft w:val="0"/>
              <w:marRight w:val="0"/>
              <w:marTop w:val="0"/>
              <w:marBottom w:val="0"/>
              <w:divBdr>
                <w:top w:val="none" w:sz="0" w:space="0" w:color="auto"/>
                <w:left w:val="none" w:sz="0" w:space="0" w:color="auto"/>
                <w:bottom w:val="none" w:sz="0" w:space="0" w:color="auto"/>
                <w:right w:val="none" w:sz="0" w:space="0" w:color="auto"/>
              </w:divBdr>
            </w:div>
            <w:div w:id="738795063">
              <w:marLeft w:val="0"/>
              <w:marRight w:val="0"/>
              <w:marTop w:val="0"/>
              <w:marBottom w:val="0"/>
              <w:divBdr>
                <w:top w:val="none" w:sz="0" w:space="0" w:color="auto"/>
                <w:left w:val="none" w:sz="0" w:space="0" w:color="auto"/>
                <w:bottom w:val="none" w:sz="0" w:space="0" w:color="auto"/>
                <w:right w:val="none" w:sz="0" w:space="0" w:color="auto"/>
              </w:divBdr>
            </w:div>
            <w:div w:id="741216514">
              <w:marLeft w:val="0"/>
              <w:marRight w:val="0"/>
              <w:marTop w:val="0"/>
              <w:marBottom w:val="0"/>
              <w:divBdr>
                <w:top w:val="none" w:sz="0" w:space="0" w:color="auto"/>
                <w:left w:val="none" w:sz="0" w:space="0" w:color="auto"/>
                <w:bottom w:val="none" w:sz="0" w:space="0" w:color="auto"/>
                <w:right w:val="none" w:sz="0" w:space="0" w:color="auto"/>
              </w:divBdr>
            </w:div>
            <w:div w:id="775490652">
              <w:marLeft w:val="0"/>
              <w:marRight w:val="0"/>
              <w:marTop w:val="0"/>
              <w:marBottom w:val="0"/>
              <w:divBdr>
                <w:top w:val="none" w:sz="0" w:space="0" w:color="auto"/>
                <w:left w:val="none" w:sz="0" w:space="0" w:color="auto"/>
                <w:bottom w:val="none" w:sz="0" w:space="0" w:color="auto"/>
                <w:right w:val="none" w:sz="0" w:space="0" w:color="auto"/>
              </w:divBdr>
            </w:div>
            <w:div w:id="830176674">
              <w:marLeft w:val="0"/>
              <w:marRight w:val="0"/>
              <w:marTop w:val="0"/>
              <w:marBottom w:val="0"/>
              <w:divBdr>
                <w:top w:val="none" w:sz="0" w:space="0" w:color="auto"/>
                <w:left w:val="none" w:sz="0" w:space="0" w:color="auto"/>
                <w:bottom w:val="none" w:sz="0" w:space="0" w:color="auto"/>
                <w:right w:val="none" w:sz="0" w:space="0" w:color="auto"/>
              </w:divBdr>
            </w:div>
            <w:div w:id="856040422">
              <w:marLeft w:val="0"/>
              <w:marRight w:val="0"/>
              <w:marTop w:val="0"/>
              <w:marBottom w:val="0"/>
              <w:divBdr>
                <w:top w:val="none" w:sz="0" w:space="0" w:color="auto"/>
                <w:left w:val="none" w:sz="0" w:space="0" w:color="auto"/>
                <w:bottom w:val="none" w:sz="0" w:space="0" w:color="auto"/>
                <w:right w:val="none" w:sz="0" w:space="0" w:color="auto"/>
              </w:divBdr>
            </w:div>
            <w:div w:id="982539388">
              <w:marLeft w:val="0"/>
              <w:marRight w:val="0"/>
              <w:marTop w:val="0"/>
              <w:marBottom w:val="0"/>
              <w:divBdr>
                <w:top w:val="none" w:sz="0" w:space="0" w:color="auto"/>
                <w:left w:val="none" w:sz="0" w:space="0" w:color="auto"/>
                <w:bottom w:val="none" w:sz="0" w:space="0" w:color="auto"/>
                <w:right w:val="none" w:sz="0" w:space="0" w:color="auto"/>
              </w:divBdr>
            </w:div>
            <w:div w:id="998116933">
              <w:marLeft w:val="0"/>
              <w:marRight w:val="0"/>
              <w:marTop w:val="0"/>
              <w:marBottom w:val="0"/>
              <w:divBdr>
                <w:top w:val="none" w:sz="0" w:space="0" w:color="auto"/>
                <w:left w:val="none" w:sz="0" w:space="0" w:color="auto"/>
                <w:bottom w:val="none" w:sz="0" w:space="0" w:color="auto"/>
                <w:right w:val="none" w:sz="0" w:space="0" w:color="auto"/>
              </w:divBdr>
            </w:div>
            <w:div w:id="1264149241">
              <w:marLeft w:val="0"/>
              <w:marRight w:val="0"/>
              <w:marTop w:val="0"/>
              <w:marBottom w:val="0"/>
              <w:divBdr>
                <w:top w:val="none" w:sz="0" w:space="0" w:color="auto"/>
                <w:left w:val="none" w:sz="0" w:space="0" w:color="auto"/>
                <w:bottom w:val="none" w:sz="0" w:space="0" w:color="auto"/>
                <w:right w:val="none" w:sz="0" w:space="0" w:color="auto"/>
              </w:divBdr>
            </w:div>
            <w:div w:id="1298486132">
              <w:marLeft w:val="0"/>
              <w:marRight w:val="0"/>
              <w:marTop w:val="0"/>
              <w:marBottom w:val="0"/>
              <w:divBdr>
                <w:top w:val="none" w:sz="0" w:space="0" w:color="auto"/>
                <w:left w:val="none" w:sz="0" w:space="0" w:color="auto"/>
                <w:bottom w:val="none" w:sz="0" w:space="0" w:color="auto"/>
                <w:right w:val="none" w:sz="0" w:space="0" w:color="auto"/>
              </w:divBdr>
            </w:div>
            <w:div w:id="1415542029">
              <w:marLeft w:val="0"/>
              <w:marRight w:val="0"/>
              <w:marTop w:val="0"/>
              <w:marBottom w:val="0"/>
              <w:divBdr>
                <w:top w:val="none" w:sz="0" w:space="0" w:color="auto"/>
                <w:left w:val="none" w:sz="0" w:space="0" w:color="auto"/>
                <w:bottom w:val="none" w:sz="0" w:space="0" w:color="auto"/>
                <w:right w:val="none" w:sz="0" w:space="0" w:color="auto"/>
              </w:divBdr>
            </w:div>
            <w:div w:id="1421020660">
              <w:marLeft w:val="0"/>
              <w:marRight w:val="0"/>
              <w:marTop w:val="0"/>
              <w:marBottom w:val="0"/>
              <w:divBdr>
                <w:top w:val="none" w:sz="0" w:space="0" w:color="auto"/>
                <w:left w:val="none" w:sz="0" w:space="0" w:color="auto"/>
                <w:bottom w:val="none" w:sz="0" w:space="0" w:color="auto"/>
                <w:right w:val="none" w:sz="0" w:space="0" w:color="auto"/>
              </w:divBdr>
            </w:div>
            <w:div w:id="1450513305">
              <w:marLeft w:val="0"/>
              <w:marRight w:val="0"/>
              <w:marTop w:val="0"/>
              <w:marBottom w:val="0"/>
              <w:divBdr>
                <w:top w:val="none" w:sz="0" w:space="0" w:color="auto"/>
                <w:left w:val="none" w:sz="0" w:space="0" w:color="auto"/>
                <w:bottom w:val="none" w:sz="0" w:space="0" w:color="auto"/>
                <w:right w:val="none" w:sz="0" w:space="0" w:color="auto"/>
              </w:divBdr>
            </w:div>
            <w:div w:id="1503543995">
              <w:marLeft w:val="0"/>
              <w:marRight w:val="0"/>
              <w:marTop w:val="0"/>
              <w:marBottom w:val="0"/>
              <w:divBdr>
                <w:top w:val="none" w:sz="0" w:space="0" w:color="auto"/>
                <w:left w:val="none" w:sz="0" w:space="0" w:color="auto"/>
                <w:bottom w:val="none" w:sz="0" w:space="0" w:color="auto"/>
                <w:right w:val="none" w:sz="0" w:space="0" w:color="auto"/>
              </w:divBdr>
            </w:div>
            <w:div w:id="1645963019">
              <w:marLeft w:val="0"/>
              <w:marRight w:val="0"/>
              <w:marTop w:val="0"/>
              <w:marBottom w:val="0"/>
              <w:divBdr>
                <w:top w:val="none" w:sz="0" w:space="0" w:color="auto"/>
                <w:left w:val="none" w:sz="0" w:space="0" w:color="auto"/>
                <w:bottom w:val="none" w:sz="0" w:space="0" w:color="auto"/>
                <w:right w:val="none" w:sz="0" w:space="0" w:color="auto"/>
              </w:divBdr>
            </w:div>
            <w:div w:id="1659259497">
              <w:marLeft w:val="0"/>
              <w:marRight w:val="0"/>
              <w:marTop w:val="0"/>
              <w:marBottom w:val="0"/>
              <w:divBdr>
                <w:top w:val="none" w:sz="0" w:space="0" w:color="auto"/>
                <w:left w:val="none" w:sz="0" w:space="0" w:color="auto"/>
                <w:bottom w:val="none" w:sz="0" w:space="0" w:color="auto"/>
                <w:right w:val="none" w:sz="0" w:space="0" w:color="auto"/>
              </w:divBdr>
            </w:div>
            <w:div w:id="1669945012">
              <w:marLeft w:val="0"/>
              <w:marRight w:val="0"/>
              <w:marTop w:val="0"/>
              <w:marBottom w:val="0"/>
              <w:divBdr>
                <w:top w:val="none" w:sz="0" w:space="0" w:color="auto"/>
                <w:left w:val="none" w:sz="0" w:space="0" w:color="auto"/>
                <w:bottom w:val="none" w:sz="0" w:space="0" w:color="auto"/>
                <w:right w:val="none" w:sz="0" w:space="0" w:color="auto"/>
              </w:divBdr>
            </w:div>
            <w:div w:id="1716588253">
              <w:marLeft w:val="0"/>
              <w:marRight w:val="0"/>
              <w:marTop w:val="0"/>
              <w:marBottom w:val="0"/>
              <w:divBdr>
                <w:top w:val="none" w:sz="0" w:space="0" w:color="auto"/>
                <w:left w:val="none" w:sz="0" w:space="0" w:color="auto"/>
                <w:bottom w:val="none" w:sz="0" w:space="0" w:color="auto"/>
                <w:right w:val="none" w:sz="0" w:space="0" w:color="auto"/>
              </w:divBdr>
            </w:div>
            <w:div w:id="1821773901">
              <w:marLeft w:val="0"/>
              <w:marRight w:val="0"/>
              <w:marTop w:val="0"/>
              <w:marBottom w:val="0"/>
              <w:divBdr>
                <w:top w:val="none" w:sz="0" w:space="0" w:color="auto"/>
                <w:left w:val="none" w:sz="0" w:space="0" w:color="auto"/>
                <w:bottom w:val="none" w:sz="0" w:space="0" w:color="auto"/>
                <w:right w:val="none" w:sz="0" w:space="0" w:color="auto"/>
              </w:divBdr>
            </w:div>
            <w:div w:id="189466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56131">
      <w:bodyDiv w:val="1"/>
      <w:marLeft w:val="0"/>
      <w:marRight w:val="0"/>
      <w:marTop w:val="0"/>
      <w:marBottom w:val="0"/>
      <w:divBdr>
        <w:top w:val="none" w:sz="0" w:space="0" w:color="auto"/>
        <w:left w:val="none" w:sz="0" w:space="0" w:color="auto"/>
        <w:bottom w:val="none" w:sz="0" w:space="0" w:color="auto"/>
        <w:right w:val="none" w:sz="0" w:space="0" w:color="auto"/>
      </w:divBdr>
      <w:divsChild>
        <w:div w:id="435441555">
          <w:marLeft w:val="0"/>
          <w:marRight w:val="0"/>
          <w:marTop w:val="0"/>
          <w:marBottom w:val="0"/>
          <w:divBdr>
            <w:top w:val="none" w:sz="0" w:space="0" w:color="auto"/>
            <w:left w:val="none" w:sz="0" w:space="0" w:color="auto"/>
            <w:bottom w:val="none" w:sz="0" w:space="0" w:color="auto"/>
            <w:right w:val="none" w:sz="0" w:space="0" w:color="auto"/>
          </w:divBdr>
          <w:divsChild>
            <w:div w:id="47001846">
              <w:marLeft w:val="0"/>
              <w:marRight w:val="0"/>
              <w:marTop w:val="0"/>
              <w:marBottom w:val="0"/>
              <w:divBdr>
                <w:top w:val="none" w:sz="0" w:space="0" w:color="auto"/>
                <w:left w:val="none" w:sz="0" w:space="0" w:color="auto"/>
                <w:bottom w:val="none" w:sz="0" w:space="0" w:color="auto"/>
                <w:right w:val="none" w:sz="0" w:space="0" w:color="auto"/>
              </w:divBdr>
            </w:div>
            <w:div w:id="52511282">
              <w:marLeft w:val="0"/>
              <w:marRight w:val="0"/>
              <w:marTop w:val="0"/>
              <w:marBottom w:val="0"/>
              <w:divBdr>
                <w:top w:val="none" w:sz="0" w:space="0" w:color="auto"/>
                <w:left w:val="none" w:sz="0" w:space="0" w:color="auto"/>
                <w:bottom w:val="none" w:sz="0" w:space="0" w:color="auto"/>
                <w:right w:val="none" w:sz="0" w:space="0" w:color="auto"/>
              </w:divBdr>
            </w:div>
            <w:div w:id="98910288">
              <w:marLeft w:val="0"/>
              <w:marRight w:val="0"/>
              <w:marTop w:val="0"/>
              <w:marBottom w:val="0"/>
              <w:divBdr>
                <w:top w:val="none" w:sz="0" w:space="0" w:color="auto"/>
                <w:left w:val="none" w:sz="0" w:space="0" w:color="auto"/>
                <w:bottom w:val="none" w:sz="0" w:space="0" w:color="auto"/>
                <w:right w:val="none" w:sz="0" w:space="0" w:color="auto"/>
              </w:divBdr>
            </w:div>
            <w:div w:id="112528074">
              <w:marLeft w:val="0"/>
              <w:marRight w:val="0"/>
              <w:marTop w:val="0"/>
              <w:marBottom w:val="0"/>
              <w:divBdr>
                <w:top w:val="none" w:sz="0" w:space="0" w:color="auto"/>
                <w:left w:val="none" w:sz="0" w:space="0" w:color="auto"/>
                <w:bottom w:val="none" w:sz="0" w:space="0" w:color="auto"/>
                <w:right w:val="none" w:sz="0" w:space="0" w:color="auto"/>
              </w:divBdr>
            </w:div>
            <w:div w:id="119735553">
              <w:marLeft w:val="0"/>
              <w:marRight w:val="0"/>
              <w:marTop w:val="0"/>
              <w:marBottom w:val="0"/>
              <w:divBdr>
                <w:top w:val="none" w:sz="0" w:space="0" w:color="auto"/>
                <w:left w:val="none" w:sz="0" w:space="0" w:color="auto"/>
                <w:bottom w:val="none" w:sz="0" w:space="0" w:color="auto"/>
                <w:right w:val="none" w:sz="0" w:space="0" w:color="auto"/>
              </w:divBdr>
            </w:div>
            <w:div w:id="140272475">
              <w:marLeft w:val="0"/>
              <w:marRight w:val="0"/>
              <w:marTop w:val="0"/>
              <w:marBottom w:val="0"/>
              <w:divBdr>
                <w:top w:val="none" w:sz="0" w:space="0" w:color="auto"/>
                <w:left w:val="none" w:sz="0" w:space="0" w:color="auto"/>
                <w:bottom w:val="none" w:sz="0" w:space="0" w:color="auto"/>
                <w:right w:val="none" w:sz="0" w:space="0" w:color="auto"/>
              </w:divBdr>
            </w:div>
            <w:div w:id="159003545">
              <w:marLeft w:val="0"/>
              <w:marRight w:val="0"/>
              <w:marTop w:val="0"/>
              <w:marBottom w:val="0"/>
              <w:divBdr>
                <w:top w:val="none" w:sz="0" w:space="0" w:color="auto"/>
                <w:left w:val="none" w:sz="0" w:space="0" w:color="auto"/>
                <w:bottom w:val="none" w:sz="0" w:space="0" w:color="auto"/>
                <w:right w:val="none" w:sz="0" w:space="0" w:color="auto"/>
              </w:divBdr>
            </w:div>
            <w:div w:id="169875243">
              <w:marLeft w:val="0"/>
              <w:marRight w:val="0"/>
              <w:marTop w:val="0"/>
              <w:marBottom w:val="0"/>
              <w:divBdr>
                <w:top w:val="none" w:sz="0" w:space="0" w:color="auto"/>
                <w:left w:val="none" w:sz="0" w:space="0" w:color="auto"/>
                <w:bottom w:val="none" w:sz="0" w:space="0" w:color="auto"/>
                <w:right w:val="none" w:sz="0" w:space="0" w:color="auto"/>
              </w:divBdr>
            </w:div>
            <w:div w:id="188955861">
              <w:marLeft w:val="0"/>
              <w:marRight w:val="0"/>
              <w:marTop w:val="0"/>
              <w:marBottom w:val="0"/>
              <w:divBdr>
                <w:top w:val="none" w:sz="0" w:space="0" w:color="auto"/>
                <w:left w:val="none" w:sz="0" w:space="0" w:color="auto"/>
                <w:bottom w:val="none" w:sz="0" w:space="0" w:color="auto"/>
                <w:right w:val="none" w:sz="0" w:space="0" w:color="auto"/>
              </w:divBdr>
            </w:div>
            <w:div w:id="191384473">
              <w:marLeft w:val="0"/>
              <w:marRight w:val="0"/>
              <w:marTop w:val="0"/>
              <w:marBottom w:val="0"/>
              <w:divBdr>
                <w:top w:val="none" w:sz="0" w:space="0" w:color="auto"/>
                <w:left w:val="none" w:sz="0" w:space="0" w:color="auto"/>
                <w:bottom w:val="none" w:sz="0" w:space="0" w:color="auto"/>
                <w:right w:val="none" w:sz="0" w:space="0" w:color="auto"/>
              </w:divBdr>
            </w:div>
            <w:div w:id="261374973">
              <w:marLeft w:val="0"/>
              <w:marRight w:val="0"/>
              <w:marTop w:val="0"/>
              <w:marBottom w:val="0"/>
              <w:divBdr>
                <w:top w:val="none" w:sz="0" w:space="0" w:color="auto"/>
                <w:left w:val="none" w:sz="0" w:space="0" w:color="auto"/>
                <w:bottom w:val="none" w:sz="0" w:space="0" w:color="auto"/>
                <w:right w:val="none" w:sz="0" w:space="0" w:color="auto"/>
              </w:divBdr>
            </w:div>
            <w:div w:id="272633398">
              <w:marLeft w:val="0"/>
              <w:marRight w:val="0"/>
              <w:marTop w:val="0"/>
              <w:marBottom w:val="0"/>
              <w:divBdr>
                <w:top w:val="none" w:sz="0" w:space="0" w:color="auto"/>
                <w:left w:val="none" w:sz="0" w:space="0" w:color="auto"/>
                <w:bottom w:val="none" w:sz="0" w:space="0" w:color="auto"/>
                <w:right w:val="none" w:sz="0" w:space="0" w:color="auto"/>
              </w:divBdr>
            </w:div>
            <w:div w:id="387076295">
              <w:marLeft w:val="0"/>
              <w:marRight w:val="0"/>
              <w:marTop w:val="0"/>
              <w:marBottom w:val="0"/>
              <w:divBdr>
                <w:top w:val="none" w:sz="0" w:space="0" w:color="auto"/>
                <w:left w:val="none" w:sz="0" w:space="0" w:color="auto"/>
                <w:bottom w:val="none" w:sz="0" w:space="0" w:color="auto"/>
                <w:right w:val="none" w:sz="0" w:space="0" w:color="auto"/>
              </w:divBdr>
            </w:div>
            <w:div w:id="395015692">
              <w:marLeft w:val="0"/>
              <w:marRight w:val="0"/>
              <w:marTop w:val="0"/>
              <w:marBottom w:val="0"/>
              <w:divBdr>
                <w:top w:val="none" w:sz="0" w:space="0" w:color="auto"/>
                <w:left w:val="none" w:sz="0" w:space="0" w:color="auto"/>
                <w:bottom w:val="none" w:sz="0" w:space="0" w:color="auto"/>
                <w:right w:val="none" w:sz="0" w:space="0" w:color="auto"/>
              </w:divBdr>
            </w:div>
            <w:div w:id="438795341">
              <w:marLeft w:val="0"/>
              <w:marRight w:val="0"/>
              <w:marTop w:val="0"/>
              <w:marBottom w:val="0"/>
              <w:divBdr>
                <w:top w:val="none" w:sz="0" w:space="0" w:color="auto"/>
                <w:left w:val="none" w:sz="0" w:space="0" w:color="auto"/>
                <w:bottom w:val="none" w:sz="0" w:space="0" w:color="auto"/>
                <w:right w:val="none" w:sz="0" w:space="0" w:color="auto"/>
              </w:divBdr>
            </w:div>
            <w:div w:id="488793316">
              <w:marLeft w:val="0"/>
              <w:marRight w:val="0"/>
              <w:marTop w:val="0"/>
              <w:marBottom w:val="0"/>
              <w:divBdr>
                <w:top w:val="none" w:sz="0" w:space="0" w:color="auto"/>
                <w:left w:val="none" w:sz="0" w:space="0" w:color="auto"/>
                <w:bottom w:val="none" w:sz="0" w:space="0" w:color="auto"/>
                <w:right w:val="none" w:sz="0" w:space="0" w:color="auto"/>
              </w:divBdr>
            </w:div>
            <w:div w:id="527525107">
              <w:marLeft w:val="0"/>
              <w:marRight w:val="0"/>
              <w:marTop w:val="0"/>
              <w:marBottom w:val="0"/>
              <w:divBdr>
                <w:top w:val="none" w:sz="0" w:space="0" w:color="auto"/>
                <w:left w:val="none" w:sz="0" w:space="0" w:color="auto"/>
                <w:bottom w:val="none" w:sz="0" w:space="0" w:color="auto"/>
                <w:right w:val="none" w:sz="0" w:space="0" w:color="auto"/>
              </w:divBdr>
            </w:div>
            <w:div w:id="531967346">
              <w:marLeft w:val="0"/>
              <w:marRight w:val="0"/>
              <w:marTop w:val="0"/>
              <w:marBottom w:val="0"/>
              <w:divBdr>
                <w:top w:val="none" w:sz="0" w:space="0" w:color="auto"/>
                <w:left w:val="none" w:sz="0" w:space="0" w:color="auto"/>
                <w:bottom w:val="none" w:sz="0" w:space="0" w:color="auto"/>
                <w:right w:val="none" w:sz="0" w:space="0" w:color="auto"/>
              </w:divBdr>
            </w:div>
            <w:div w:id="533343655">
              <w:marLeft w:val="0"/>
              <w:marRight w:val="0"/>
              <w:marTop w:val="0"/>
              <w:marBottom w:val="0"/>
              <w:divBdr>
                <w:top w:val="none" w:sz="0" w:space="0" w:color="auto"/>
                <w:left w:val="none" w:sz="0" w:space="0" w:color="auto"/>
                <w:bottom w:val="none" w:sz="0" w:space="0" w:color="auto"/>
                <w:right w:val="none" w:sz="0" w:space="0" w:color="auto"/>
              </w:divBdr>
            </w:div>
            <w:div w:id="554052921">
              <w:marLeft w:val="0"/>
              <w:marRight w:val="0"/>
              <w:marTop w:val="0"/>
              <w:marBottom w:val="0"/>
              <w:divBdr>
                <w:top w:val="none" w:sz="0" w:space="0" w:color="auto"/>
                <w:left w:val="none" w:sz="0" w:space="0" w:color="auto"/>
                <w:bottom w:val="none" w:sz="0" w:space="0" w:color="auto"/>
                <w:right w:val="none" w:sz="0" w:space="0" w:color="auto"/>
              </w:divBdr>
            </w:div>
            <w:div w:id="608199548">
              <w:marLeft w:val="0"/>
              <w:marRight w:val="0"/>
              <w:marTop w:val="0"/>
              <w:marBottom w:val="0"/>
              <w:divBdr>
                <w:top w:val="none" w:sz="0" w:space="0" w:color="auto"/>
                <w:left w:val="none" w:sz="0" w:space="0" w:color="auto"/>
                <w:bottom w:val="none" w:sz="0" w:space="0" w:color="auto"/>
                <w:right w:val="none" w:sz="0" w:space="0" w:color="auto"/>
              </w:divBdr>
            </w:div>
            <w:div w:id="636616717">
              <w:marLeft w:val="0"/>
              <w:marRight w:val="0"/>
              <w:marTop w:val="0"/>
              <w:marBottom w:val="0"/>
              <w:divBdr>
                <w:top w:val="none" w:sz="0" w:space="0" w:color="auto"/>
                <w:left w:val="none" w:sz="0" w:space="0" w:color="auto"/>
                <w:bottom w:val="none" w:sz="0" w:space="0" w:color="auto"/>
                <w:right w:val="none" w:sz="0" w:space="0" w:color="auto"/>
              </w:divBdr>
            </w:div>
            <w:div w:id="666175152">
              <w:marLeft w:val="0"/>
              <w:marRight w:val="0"/>
              <w:marTop w:val="0"/>
              <w:marBottom w:val="0"/>
              <w:divBdr>
                <w:top w:val="none" w:sz="0" w:space="0" w:color="auto"/>
                <w:left w:val="none" w:sz="0" w:space="0" w:color="auto"/>
                <w:bottom w:val="none" w:sz="0" w:space="0" w:color="auto"/>
                <w:right w:val="none" w:sz="0" w:space="0" w:color="auto"/>
              </w:divBdr>
            </w:div>
            <w:div w:id="682972886">
              <w:marLeft w:val="0"/>
              <w:marRight w:val="0"/>
              <w:marTop w:val="0"/>
              <w:marBottom w:val="0"/>
              <w:divBdr>
                <w:top w:val="none" w:sz="0" w:space="0" w:color="auto"/>
                <w:left w:val="none" w:sz="0" w:space="0" w:color="auto"/>
                <w:bottom w:val="none" w:sz="0" w:space="0" w:color="auto"/>
                <w:right w:val="none" w:sz="0" w:space="0" w:color="auto"/>
              </w:divBdr>
            </w:div>
            <w:div w:id="685256932">
              <w:marLeft w:val="0"/>
              <w:marRight w:val="0"/>
              <w:marTop w:val="0"/>
              <w:marBottom w:val="0"/>
              <w:divBdr>
                <w:top w:val="none" w:sz="0" w:space="0" w:color="auto"/>
                <w:left w:val="none" w:sz="0" w:space="0" w:color="auto"/>
                <w:bottom w:val="none" w:sz="0" w:space="0" w:color="auto"/>
                <w:right w:val="none" w:sz="0" w:space="0" w:color="auto"/>
              </w:divBdr>
            </w:div>
            <w:div w:id="700400313">
              <w:marLeft w:val="0"/>
              <w:marRight w:val="0"/>
              <w:marTop w:val="0"/>
              <w:marBottom w:val="0"/>
              <w:divBdr>
                <w:top w:val="none" w:sz="0" w:space="0" w:color="auto"/>
                <w:left w:val="none" w:sz="0" w:space="0" w:color="auto"/>
                <w:bottom w:val="none" w:sz="0" w:space="0" w:color="auto"/>
                <w:right w:val="none" w:sz="0" w:space="0" w:color="auto"/>
              </w:divBdr>
            </w:div>
            <w:div w:id="718092639">
              <w:marLeft w:val="0"/>
              <w:marRight w:val="0"/>
              <w:marTop w:val="0"/>
              <w:marBottom w:val="0"/>
              <w:divBdr>
                <w:top w:val="none" w:sz="0" w:space="0" w:color="auto"/>
                <w:left w:val="none" w:sz="0" w:space="0" w:color="auto"/>
                <w:bottom w:val="none" w:sz="0" w:space="0" w:color="auto"/>
                <w:right w:val="none" w:sz="0" w:space="0" w:color="auto"/>
              </w:divBdr>
            </w:div>
            <w:div w:id="749351126">
              <w:marLeft w:val="0"/>
              <w:marRight w:val="0"/>
              <w:marTop w:val="0"/>
              <w:marBottom w:val="0"/>
              <w:divBdr>
                <w:top w:val="none" w:sz="0" w:space="0" w:color="auto"/>
                <w:left w:val="none" w:sz="0" w:space="0" w:color="auto"/>
                <w:bottom w:val="none" w:sz="0" w:space="0" w:color="auto"/>
                <w:right w:val="none" w:sz="0" w:space="0" w:color="auto"/>
              </w:divBdr>
            </w:div>
            <w:div w:id="763458333">
              <w:marLeft w:val="0"/>
              <w:marRight w:val="0"/>
              <w:marTop w:val="0"/>
              <w:marBottom w:val="0"/>
              <w:divBdr>
                <w:top w:val="none" w:sz="0" w:space="0" w:color="auto"/>
                <w:left w:val="none" w:sz="0" w:space="0" w:color="auto"/>
                <w:bottom w:val="none" w:sz="0" w:space="0" w:color="auto"/>
                <w:right w:val="none" w:sz="0" w:space="0" w:color="auto"/>
              </w:divBdr>
            </w:div>
            <w:div w:id="796802914">
              <w:marLeft w:val="0"/>
              <w:marRight w:val="0"/>
              <w:marTop w:val="0"/>
              <w:marBottom w:val="0"/>
              <w:divBdr>
                <w:top w:val="none" w:sz="0" w:space="0" w:color="auto"/>
                <w:left w:val="none" w:sz="0" w:space="0" w:color="auto"/>
                <w:bottom w:val="none" w:sz="0" w:space="0" w:color="auto"/>
                <w:right w:val="none" w:sz="0" w:space="0" w:color="auto"/>
              </w:divBdr>
            </w:div>
            <w:div w:id="797650761">
              <w:marLeft w:val="0"/>
              <w:marRight w:val="0"/>
              <w:marTop w:val="0"/>
              <w:marBottom w:val="0"/>
              <w:divBdr>
                <w:top w:val="none" w:sz="0" w:space="0" w:color="auto"/>
                <w:left w:val="none" w:sz="0" w:space="0" w:color="auto"/>
                <w:bottom w:val="none" w:sz="0" w:space="0" w:color="auto"/>
                <w:right w:val="none" w:sz="0" w:space="0" w:color="auto"/>
              </w:divBdr>
            </w:div>
            <w:div w:id="901791432">
              <w:marLeft w:val="0"/>
              <w:marRight w:val="0"/>
              <w:marTop w:val="0"/>
              <w:marBottom w:val="0"/>
              <w:divBdr>
                <w:top w:val="none" w:sz="0" w:space="0" w:color="auto"/>
                <w:left w:val="none" w:sz="0" w:space="0" w:color="auto"/>
                <w:bottom w:val="none" w:sz="0" w:space="0" w:color="auto"/>
                <w:right w:val="none" w:sz="0" w:space="0" w:color="auto"/>
              </w:divBdr>
            </w:div>
            <w:div w:id="921791214">
              <w:marLeft w:val="0"/>
              <w:marRight w:val="0"/>
              <w:marTop w:val="0"/>
              <w:marBottom w:val="0"/>
              <w:divBdr>
                <w:top w:val="none" w:sz="0" w:space="0" w:color="auto"/>
                <w:left w:val="none" w:sz="0" w:space="0" w:color="auto"/>
                <w:bottom w:val="none" w:sz="0" w:space="0" w:color="auto"/>
                <w:right w:val="none" w:sz="0" w:space="0" w:color="auto"/>
              </w:divBdr>
            </w:div>
            <w:div w:id="1002390839">
              <w:marLeft w:val="0"/>
              <w:marRight w:val="0"/>
              <w:marTop w:val="0"/>
              <w:marBottom w:val="0"/>
              <w:divBdr>
                <w:top w:val="none" w:sz="0" w:space="0" w:color="auto"/>
                <w:left w:val="none" w:sz="0" w:space="0" w:color="auto"/>
                <w:bottom w:val="none" w:sz="0" w:space="0" w:color="auto"/>
                <w:right w:val="none" w:sz="0" w:space="0" w:color="auto"/>
              </w:divBdr>
            </w:div>
            <w:div w:id="1039234563">
              <w:marLeft w:val="0"/>
              <w:marRight w:val="0"/>
              <w:marTop w:val="0"/>
              <w:marBottom w:val="0"/>
              <w:divBdr>
                <w:top w:val="none" w:sz="0" w:space="0" w:color="auto"/>
                <w:left w:val="none" w:sz="0" w:space="0" w:color="auto"/>
                <w:bottom w:val="none" w:sz="0" w:space="0" w:color="auto"/>
                <w:right w:val="none" w:sz="0" w:space="0" w:color="auto"/>
              </w:divBdr>
            </w:div>
            <w:div w:id="1141850301">
              <w:marLeft w:val="0"/>
              <w:marRight w:val="0"/>
              <w:marTop w:val="0"/>
              <w:marBottom w:val="0"/>
              <w:divBdr>
                <w:top w:val="none" w:sz="0" w:space="0" w:color="auto"/>
                <w:left w:val="none" w:sz="0" w:space="0" w:color="auto"/>
                <w:bottom w:val="none" w:sz="0" w:space="0" w:color="auto"/>
                <w:right w:val="none" w:sz="0" w:space="0" w:color="auto"/>
              </w:divBdr>
            </w:div>
            <w:div w:id="1192766695">
              <w:marLeft w:val="0"/>
              <w:marRight w:val="0"/>
              <w:marTop w:val="0"/>
              <w:marBottom w:val="0"/>
              <w:divBdr>
                <w:top w:val="none" w:sz="0" w:space="0" w:color="auto"/>
                <w:left w:val="none" w:sz="0" w:space="0" w:color="auto"/>
                <w:bottom w:val="none" w:sz="0" w:space="0" w:color="auto"/>
                <w:right w:val="none" w:sz="0" w:space="0" w:color="auto"/>
              </w:divBdr>
            </w:div>
            <w:div w:id="1245141803">
              <w:marLeft w:val="0"/>
              <w:marRight w:val="0"/>
              <w:marTop w:val="0"/>
              <w:marBottom w:val="0"/>
              <w:divBdr>
                <w:top w:val="none" w:sz="0" w:space="0" w:color="auto"/>
                <w:left w:val="none" w:sz="0" w:space="0" w:color="auto"/>
                <w:bottom w:val="none" w:sz="0" w:space="0" w:color="auto"/>
                <w:right w:val="none" w:sz="0" w:space="0" w:color="auto"/>
              </w:divBdr>
            </w:div>
            <w:div w:id="1247037281">
              <w:marLeft w:val="0"/>
              <w:marRight w:val="0"/>
              <w:marTop w:val="0"/>
              <w:marBottom w:val="0"/>
              <w:divBdr>
                <w:top w:val="none" w:sz="0" w:space="0" w:color="auto"/>
                <w:left w:val="none" w:sz="0" w:space="0" w:color="auto"/>
                <w:bottom w:val="none" w:sz="0" w:space="0" w:color="auto"/>
                <w:right w:val="none" w:sz="0" w:space="0" w:color="auto"/>
              </w:divBdr>
            </w:div>
            <w:div w:id="1285843174">
              <w:marLeft w:val="0"/>
              <w:marRight w:val="0"/>
              <w:marTop w:val="0"/>
              <w:marBottom w:val="0"/>
              <w:divBdr>
                <w:top w:val="none" w:sz="0" w:space="0" w:color="auto"/>
                <w:left w:val="none" w:sz="0" w:space="0" w:color="auto"/>
                <w:bottom w:val="none" w:sz="0" w:space="0" w:color="auto"/>
                <w:right w:val="none" w:sz="0" w:space="0" w:color="auto"/>
              </w:divBdr>
            </w:div>
            <w:div w:id="1307971230">
              <w:marLeft w:val="0"/>
              <w:marRight w:val="0"/>
              <w:marTop w:val="0"/>
              <w:marBottom w:val="0"/>
              <w:divBdr>
                <w:top w:val="none" w:sz="0" w:space="0" w:color="auto"/>
                <w:left w:val="none" w:sz="0" w:space="0" w:color="auto"/>
                <w:bottom w:val="none" w:sz="0" w:space="0" w:color="auto"/>
                <w:right w:val="none" w:sz="0" w:space="0" w:color="auto"/>
              </w:divBdr>
            </w:div>
            <w:div w:id="1331563156">
              <w:marLeft w:val="0"/>
              <w:marRight w:val="0"/>
              <w:marTop w:val="0"/>
              <w:marBottom w:val="0"/>
              <w:divBdr>
                <w:top w:val="none" w:sz="0" w:space="0" w:color="auto"/>
                <w:left w:val="none" w:sz="0" w:space="0" w:color="auto"/>
                <w:bottom w:val="none" w:sz="0" w:space="0" w:color="auto"/>
                <w:right w:val="none" w:sz="0" w:space="0" w:color="auto"/>
              </w:divBdr>
            </w:div>
            <w:div w:id="1336570906">
              <w:marLeft w:val="0"/>
              <w:marRight w:val="0"/>
              <w:marTop w:val="0"/>
              <w:marBottom w:val="0"/>
              <w:divBdr>
                <w:top w:val="none" w:sz="0" w:space="0" w:color="auto"/>
                <w:left w:val="none" w:sz="0" w:space="0" w:color="auto"/>
                <w:bottom w:val="none" w:sz="0" w:space="0" w:color="auto"/>
                <w:right w:val="none" w:sz="0" w:space="0" w:color="auto"/>
              </w:divBdr>
            </w:div>
            <w:div w:id="1350522088">
              <w:marLeft w:val="0"/>
              <w:marRight w:val="0"/>
              <w:marTop w:val="0"/>
              <w:marBottom w:val="0"/>
              <w:divBdr>
                <w:top w:val="none" w:sz="0" w:space="0" w:color="auto"/>
                <w:left w:val="none" w:sz="0" w:space="0" w:color="auto"/>
                <w:bottom w:val="none" w:sz="0" w:space="0" w:color="auto"/>
                <w:right w:val="none" w:sz="0" w:space="0" w:color="auto"/>
              </w:divBdr>
            </w:div>
            <w:div w:id="1350569330">
              <w:marLeft w:val="0"/>
              <w:marRight w:val="0"/>
              <w:marTop w:val="0"/>
              <w:marBottom w:val="0"/>
              <w:divBdr>
                <w:top w:val="none" w:sz="0" w:space="0" w:color="auto"/>
                <w:left w:val="none" w:sz="0" w:space="0" w:color="auto"/>
                <w:bottom w:val="none" w:sz="0" w:space="0" w:color="auto"/>
                <w:right w:val="none" w:sz="0" w:space="0" w:color="auto"/>
              </w:divBdr>
            </w:div>
            <w:div w:id="1392388353">
              <w:marLeft w:val="0"/>
              <w:marRight w:val="0"/>
              <w:marTop w:val="0"/>
              <w:marBottom w:val="0"/>
              <w:divBdr>
                <w:top w:val="none" w:sz="0" w:space="0" w:color="auto"/>
                <w:left w:val="none" w:sz="0" w:space="0" w:color="auto"/>
                <w:bottom w:val="none" w:sz="0" w:space="0" w:color="auto"/>
                <w:right w:val="none" w:sz="0" w:space="0" w:color="auto"/>
              </w:divBdr>
            </w:div>
            <w:div w:id="1434283886">
              <w:marLeft w:val="0"/>
              <w:marRight w:val="0"/>
              <w:marTop w:val="0"/>
              <w:marBottom w:val="0"/>
              <w:divBdr>
                <w:top w:val="none" w:sz="0" w:space="0" w:color="auto"/>
                <w:left w:val="none" w:sz="0" w:space="0" w:color="auto"/>
                <w:bottom w:val="none" w:sz="0" w:space="0" w:color="auto"/>
                <w:right w:val="none" w:sz="0" w:space="0" w:color="auto"/>
              </w:divBdr>
            </w:div>
            <w:div w:id="1437481393">
              <w:marLeft w:val="0"/>
              <w:marRight w:val="0"/>
              <w:marTop w:val="0"/>
              <w:marBottom w:val="0"/>
              <w:divBdr>
                <w:top w:val="none" w:sz="0" w:space="0" w:color="auto"/>
                <w:left w:val="none" w:sz="0" w:space="0" w:color="auto"/>
                <w:bottom w:val="none" w:sz="0" w:space="0" w:color="auto"/>
                <w:right w:val="none" w:sz="0" w:space="0" w:color="auto"/>
              </w:divBdr>
            </w:div>
            <w:div w:id="1448432760">
              <w:marLeft w:val="0"/>
              <w:marRight w:val="0"/>
              <w:marTop w:val="0"/>
              <w:marBottom w:val="0"/>
              <w:divBdr>
                <w:top w:val="none" w:sz="0" w:space="0" w:color="auto"/>
                <w:left w:val="none" w:sz="0" w:space="0" w:color="auto"/>
                <w:bottom w:val="none" w:sz="0" w:space="0" w:color="auto"/>
                <w:right w:val="none" w:sz="0" w:space="0" w:color="auto"/>
              </w:divBdr>
            </w:div>
            <w:div w:id="1461605978">
              <w:marLeft w:val="0"/>
              <w:marRight w:val="0"/>
              <w:marTop w:val="0"/>
              <w:marBottom w:val="0"/>
              <w:divBdr>
                <w:top w:val="none" w:sz="0" w:space="0" w:color="auto"/>
                <w:left w:val="none" w:sz="0" w:space="0" w:color="auto"/>
                <w:bottom w:val="none" w:sz="0" w:space="0" w:color="auto"/>
                <w:right w:val="none" w:sz="0" w:space="0" w:color="auto"/>
              </w:divBdr>
            </w:div>
            <w:div w:id="1474641025">
              <w:marLeft w:val="0"/>
              <w:marRight w:val="0"/>
              <w:marTop w:val="0"/>
              <w:marBottom w:val="0"/>
              <w:divBdr>
                <w:top w:val="none" w:sz="0" w:space="0" w:color="auto"/>
                <w:left w:val="none" w:sz="0" w:space="0" w:color="auto"/>
                <w:bottom w:val="none" w:sz="0" w:space="0" w:color="auto"/>
                <w:right w:val="none" w:sz="0" w:space="0" w:color="auto"/>
              </w:divBdr>
            </w:div>
            <w:div w:id="1501433736">
              <w:marLeft w:val="0"/>
              <w:marRight w:val="0"/>
              <w:marTop w:val="0"/>
              <w:marBottom w:val="0"/>
              <w:divBdr>
                <w:top w:val="none" w:sz="0" w:space="0" w:color="auto"/>
                <w:left w:val="none" w:sz="0" w:space="0" w:color="auto"/>
                <w:bottom w:val="none" w:sz="0" w:space="0" w:color="auto"/>
                <w:right w:val="none" w:sz="0" w:space="0" w:color="auto"/>
              </w:divBdr>
            </w:div>
            <w:div w:id="1536504288">
              <w:marLeft w:val="0"/>
              <w:marRight w:val="0"/>
              <w:marTop w:val="0"/>
              <w:marBottom w:val="0"/>
              <w:divBdr>
                <w:top w:val="none" w:sz="0" w:space="0" w:color="auto"/>
                <w:left w:val="none" w:sz="0" w:space="0" w:color="auto"/>
                <w:bottom w:val="none" w:sz="0" w:space="0" w:color="auto"/>
                <w:right w:val="none" w:sz="0" w:space="0" w:color="auto"/>
              </w:divBdr>
            </w:div>
            <w:div w:id="1541749838">
              <w:marLeft w:val="0"/>
              <w:marRight w:val="0"/>
              <w:marTop w:val="0"/>
              <w:marBottom w:val="0"/>
              <w:divBdr>
                <w:top w:val="none" w:sz="0" w:space="0" w:color="auto"/>
                <w:left w:val="none" w:sz="0" w:space="0" w:color="auto"/>
                <w:bottom w:val="none" w:sz="0" w:space="0" w:color="auto"/>
                <w:right w:val="none" w:sz="0" w:space="0" w:color="auto"/>
              </w:divBdr>
            </w:div>
            <w:div w:id="1545093151">
              <w:marLeft w:val="0"/>
              <w:marRight w:val="0"/>
              <w:marTop w:val="0"/>
              <w:marBottom w:val="0"/>
              <w:divBdr>
                <w:top w:val="none" w:sz="0" w:space="0" w:color="auto"/>
                <w:left w:val="none" w:sz="0" w:space="0" w:color="auto"/>
                <w:bottom w:val="none" w:sz="0" w:space="0" w:color="auto"/>
                <w:right w:val="none" w:sz="0" w:space="0" w:color="auto"/>
              </w:divBdr>
            </w:div>
            <w:div w:id="1560628871">
              <w:marLeft w:val="0"/>
              <w:marRight w:val="0"/>
              <w:marTop w:val="0"/>
              <w:marBottom w:val="0"/>
              <w:divBdr>
                <w:top w:val="none" w:sz="0" w:space="0" w:color="auto"/>
                <w:left w:val="none" w:sz="0" w:space="0" w:color="auto"/>
                <w:bottom w:val="none" w:sz="0" w:space="0" w:color="auto"/>
                <w:right w:val="none" w:sz="0" w:space="0" w:color="auto"/>
              </w:divBdr>
            </w:div>
            <w:div w:id="1664895230">
              <w:marLeft w:val="0"/>
              <w:marRight w:val="0"/>
              <w:marTop w:val="0"/>
              <w:marBottom w:val="0"/>
              <w:divBdr>
                <w:top w:val="none" w:sz="0" w:space="0" w:color="auto"/>
                <w:left w:val="none" w:sz="0" w:space="0" w:color="auto"/>
                <w:bottom w:val="none" w:sz="0" w:space="0" w:color="auto"/>
                <w:right w:val="none" w:sz="0" w:space="0" w:color="auto"/>
              </w:divBdr>
            </w:div>
            <w:div w:id="1670326232">
              <w:marLeft w:val="0"/>
              <w:marRight w:val="0"/>
              <w:marTop w:val="0"/>
              <w:marBottom w:val="0"/>
              <w:divBdr>
                <w:top w:val="none" w:sz="0" w:space="0" w:color="auto"/>
                <w:left w:val="none" w:sz="0" w:space="0" w:color="auto"/>
                <w:bottom w:val="none" w:sz="0" w:space="0" w:color="auto"/>
                <w:right w:val="none" w:sz="0" w:space="0" w:color="auto"/>
              </w:divBdr>
            </w:div>
            <w:div w:id="1700350385">
              <w:marLeft w:val="0"/>
              <w:marRight w:val="0"/>
              <w:marTop w:val="0"/>
              <w:marBottom w:val="0"/>
              <w:divBdr>
                <w:top w:val="none" w:sz="0" w:space="0" w:color="auto"/>
                <w:left w:val="none" w:sz="0" w:space="0" w:color="auto"/>
                <w:bottom w:val="none" w:sz="0" w:space="0" w:color="auto"/>
                <w:right w:val="none" w:sz="0" w:space="0" w:color="auto"/>
              </w:divBdr>
            </w:div>
            <w:div w:id="1710373889">
              <w:marLeft w:val="0"/>
              <w:marRight w:val="0"/>
              <w:marTop w:val="0"/>
              <w:marBottom w:val="0"/>
              <w:divBdr>
                <w:top w:val="none" w:sz="0" w:space="0" w:color="auto"/>
                <w:left w:val="none" w:sz="0" w:space="0" w:color="auto"/>
                <w:bottom w:val="none" w:sz="0" w:space="0" w:color="auto"/>
                <w:right w:val="none" w:sz="0" w:space="0" w:color="auto"/>
              </w:divBdr>
            </w:div>
            <w:div w:id="1716461886">
              <w:marLeft w:val="0"/>
              <w:marRight w:val="0"/>
              <w:marTop w:val="0"/>
              <w:marBottom w:val="0"/>
              <w:divBdr>
                <w:top w:val="none" w:sz="0" w:space="0" w:color="auto"/>
                <w:left w:val="none" w:sz="0" w:space="0" w:color="auto"/>
                <w:bottom w:val="none" w:sz="0" w:space="0" w:color="auto"/>
                <w:right w:val="none" w:sz="0" w:space="0" w:color="auto"/>
              </w:divBdr>
            </w:div>
            <w:div w:id="1758747501">
              <w:marLeft w:val="0"/>
              <w:marRight w:val="0"/>
              <w:marTop w:val="0"/>
              <w:marBottom w:val="0"/>
              <w:divBdr>
                <w:top w:val="none" w:sz="0" w:space="0" w:color="auto"/>
                <w:left w:val="none" w:sz="0" w:space="0" w:color="auto"/>
                <w:bottom w:val="none" w:sz="0" w:space="0" w:color="auto"/>
                <w:right w:val="none" w:sz="0" w:space="0" w:color="auto"/>
              </w:divBdr>
            </w:div>
            <w:div w:id="1799295690">
              <w:marLeft w:val="0"/>
              <w:marRight w:val="0"/>
              <w:marTop w:val="0"/>
              <w:marBottom w:val="0"/>
              <w:divBdr>
                <w:top w:val="none" w:sz="0" w:space="0" w:color="auto"/>
                <w:left w:val="none" w:sz="0" w:space="0" w:color="auto"/>
                <w:bottom w:val="none" w:sz="0" w:space="0" w:color="auto"/>
                <w:right w:val="none" w:sz="0" w:space="0" w:color="auto"/>
              </w:divBdr>
            </w:div>
            <w:div w:id="1866944018">
              <w:marLeft w:val="0"/>
              <w:marRight w:val="0"/>
              <w:marTop w:val="0"/>
              <w:marBottom w:val="0"/>
              <w:divBdr>
                <w:top w:val="none" w:sz="0" w:space="0" w:color="auto"/>
                <w:left w:val="none" w:sz="0" w:space="0" w:color="auto"/>
                <w:bottom w:val="none" w:sz="0" w:space="0" w:color="auto"/>
                <w:right w:val="none" w:sz="0" w:space="0" w:color="auto"/>
              </w:divBdr>
            </w:div>
            <w:div w:id="1930040482">
              <w:marLeft w:val="0"/>
              <w:marRight w:val="0"/>
              <w:marTop w:val="0"/>
              <w:marBottom w:val="0"/>
              <w:divBdr>
                <w:top w:val="none" w:sz="0" w:space="0" w:color="auto"/>
                <w:left w:val="none" w:sz="0" w:space="0" w:color="auto"/>
                <w:bottom w:val="none" w:sz="0" w:space="0" w:color="auto"/>
                <w:right w:val="none" w:sz="0" w:space="0" w:color="auto"/>
              </w:divBdr>
            </w:div>
            <w:div w:id="1933513298">
              <w:marLeft w:val="0"/>
              <w:marRight w:val="0"/>
              <w:marTop w:val="0"/>
              <w:marBottom w:val="0"/>
              <w:divBdr>
                <w:top w:val="none" w:sz="0" w:space="0" w:color="auto"/>
                <w:left w:val="none" w:sz="0" w:space="0" w:color="auto"/>
                <w:bottom w:val="none" w:sz="0" w:space="0" w:color="auto"/>
                <w:right w:val="none" w:sz="0" w:space="0" w:color="auto"/>
              </w:divBdr>
            </w:div>
            <w:div w:id="1977563067">
              <w:marLeft w:val="0"/>
              <w:marRight w:val="0"/>
              <w:marTop w:val="0"/>
              <w:marBottom w:val="0"/>
              <w:divBdr>
                <w:top w:val="none" w:sz="0" w:space="0" w:color="auto"/>
                <w:left w:val="none" w:sz="0" w:space="0" w:color="auto"/>
                <w:bottom w:val="none" w:sz="0" w:space="0" w:color="auto"/>
                <w:right w:val="none" w:sz="0" w:space="0" w:color="auto"/>
              </w:divBdr>
            </w:div>
            <w:div w:id="1997370667">
              <w:marLeft w:val="0"/>
              <w:marRight w:val="0"/>
              <w:marTop w:val="0"/>
              <w:marBottom w:val="0"/>
              <w:divBdr>
                <w:top w:val="none" w:sz="0" w:space="0" w:color="auto"/>
                <w:left w:val="none" w:sz="0" w:space="0" w:color="auto"/>
                <w:bottom w:val="none" w:sz="0" w:space="0" w:color="auto"/>
                <w:right w:val="none" w:sz="0" w:space="0" w:color="auto"/>
              </w:divBdr>
            </w:div>
            <w:div w:id="203634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830961">
      <w:bodyDiv w:val="1"/>
      <w:marLeft w:val="0"/>
      <w:marRight w:val="0"/>
      <w:marTop w:val="0"/>
      <w:marBottom w:val="0"/>
      <w:divBdr>
        <w:top w:val="none" w:sz="0" w:space="0" w:color="auto"/>
        <w:left w:val="none" w:sz="0" w:space="0" w:color="auto"/>
        <w:bottom w:val="none" w:sz="0" w:space="0" w:color="auto"/>
        <w:right w:val="none" w:sz="0" w:space="0" w:color="auto"/>
      </w:divBdr>
      <w:divsChild>
        <w:div w:id="770197888">
          <w:marLeft w:val="0"/>
          <w:marRight w:val="0"/>
          <w:marTop w:val="0"/>
          <w:marBottom w:val="0"/>
          <w:divBdr>
            <w:top w:val="none" w:sz="0" w:space="0" w:color="auto"/>
            <w:left w:val="none" w:sz="0" w:space="0" w:color="auto"/>
            <w:bottom w:val="none" w:sz="0" w:space="0" w:color="auto"/>
            <w:right w:val="none" w:sz="0" w:space="0" w:color="auto"/>
          </w:divBdr>
          <w:divsChild>
            <w:div w:id="236481994">
              <w:marLeft w:val="0"/>
              <w:marRight w:val="0"/>
              <w:marTop w:val="0"/>
              <w:marBottom w:val="0"/>
              <w:divBdr>
                <w:top w:val="none" w:sz="0" w:space="0" w:color="auto"/>
                <w:left w:val="none" w:sz="0" w:space="0" w:color="auto"/>
                <w:bottom w:val="none" w:sz="0" w:space="0" w:color="auto"/>
                <w:right w:val="none" w:sz="0" w:space="0" w:color="auto"/>
              </w:divBdr>
            </w:div>
            <w:div w:id="257714595">
              <w:marLeft w:val="0"/>
              <w:marRight w:val="0"/>
              <w:marTop w:val="0"/>
              <w:marBottom w:val="0"/>
              <w:divBdr>
                <w:top w:val="none" w:sz="0" w:space="0" w:color="auto"/>
                <w:left w:val="none" w:sz="0" w:space="0" w:color="auto"/>
                <w:bottom w:val="none" w:sz="0" w:space="0" w:color="auto"/>
                <w:right w:val="none" w:sz="0" w:space="0" w:color="auto"/>
              </w:divBdr>
            </w:div>
            <w:div w:id="777257185">
              <w:marLeft w:val="0"/>
              <w:marRight w:val="0"/>
              <w:marTop w:val="0"/>
              <w:marBottom w:val="0"/>
              <w:divBdr>
                <w:top w:val="none" w:sz="0" w:space="0" w:color="auto"/>
                <w:left w:val="none" w:sz="0" w:space="0" w:color="auto"/>
                <w:bottom w:val="none" w:sz="0" w:space="0" w:color="auto"/>
                <w:right w:val="none" w:sz="0" w:space="0" w:color="auto"/>
              </w:divBdr>
            </w:div>
            <w:div w:id="814226416">
              <w:marLeft w:val="0"/>
              <w:marRight w:val="0"/>
              <w:marTop w:val="0"/>
              <w:marBottom w:val="0"/>
              <w:divBdr>
                <w:top w:val="none" w:sz="0" w:space="0" w:color="auto"/>
                <w:left w:val="none" w:sz="0" w:space="0" w:color="auto"/>
                <w:bottom w:val="none" w:sz="0" w:space="0" w:color="auto"/>
                <w:right w:val="none" w:sz="0" w:space="0" w:color="auto"/>
              </w:divBdr>
            </w:div>
            <w:div w:id="1183469083">
              <w:marLeft w:val="0"/>
              <w:marRight w:val="0"/>
              <w:marTop w:val="0"/>
              <w:marBottom w:val="0"/>
              <w:divBdr>
                <w:top w:val="none" w:sz="0" w:space="0" w:color="auto"/>
                <w:left w:val="none" w:sz="0" w:space="0" w:color="auto"/>
                <w:bottom w:val="none" w:sz="0" w:space="0" w:color="auto"/>
                <w:right w:val="none" w:sz="0" w:space="0" w:color="auto"/>
              </w:divBdr>
            </w:div>
            <w:div w:id="1206219246">
              <w:marLeft w:val="0"/>
              <w:marRight w:val="0"/>
              <w:marTop w:val="0"/>
              <w:marBottom w:val="0"/>
              <w:divBdr>
                <w:top w:val="none" w:sz="0" w:space="0" w:color="auto"/>
                <w:left w:val="none" w:sz="0" w:space="0" w:color="auto"/>
                <w:bottom w:val="none" w:sz="0" w:space="0" w:color="auto"/>
                <w:right w:val="none" w:sz="0" w:space="0" w:color="auto"/>
              </w:divBdr>
            </w:div>
            <w:div w:id="1451896969">
              <w:marLeft w:val="0"/>
              <w:marRight w:val="0"/>
              <w:marTop w:val="0"/>
              <w:marBottom w:val="0"/>
              <w:divBdr>
                <w:top w:val="none" w:sz="0" w:space="0" w:color="auto"/>
                <w:left w:val="none" w:sz="0" w:space="0" w:color="auto"/>
                <w:bottom w:val="none" w:sz="0" w:space="0" w:color="auto"/>
                <w:right w:val="none" w:sz="0" w:space="0" w:color="auto"/>
              </w:divBdr>
            </w:div>
            <w:div w:id="1765304355">
              <w:marLeft w:val="0"/>
              <w:marRight w:val="0"/>
              <w:marTop w:val="0"/>
              <w:marBottom w:val="0"/>
              <w:divBdr>
                <w:top w:val="none" w:sz="0" w:space="0" w:color="auto"/>
                <w:left w:val="none" w:sz="0" w:space="0" w:color="auto"/>
                <w:bottom w:val="none" w:sz="0" w:space="0" w:color="auto"/>
                <w:right w:val="none" w:sz="0" w:space="0" w:color="auto"/>
              </w:divBdr>
            </w:div>
            <w:div w:id="210560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7363">
      <w:bodyDiv w:val="1"/>
      <w:marLeft w:val="0"/>
      <w:marRight w:val="0"/>
      <w:marTop w:val="0"/>
      <w:marBottom w:val="0"/>
      <w:divBdr>
        <w:top w:val="none" w:sz="0" w:space="0" w:color="auto"/>
        <w:left w:val="none" w:sz="0" w:space="0" w:color="auto"/>
        <w:bottom w:val="none" w:sz="0" w:space="0" w:color="auto"/>
        <w:right w:val="none" w:sz="0" w:space="0" w:color="auto"/>
      </w:divBdr>
      <w:divsChild>
        <w:div w:id="563832448">
          <w:marLeft w:val="0"/>
          <w:marRight w:val="0"/>
          <w:marTop w:val="0"/>
          <w:marBottom w:val="0"/>
          <w:divBdr>
            <w:top w:val="none" w:sz="0" w:space="0" w:color="auto"/>
            <w:left w:val="none" w:sz="0" w:space="0" w:color="auto"/>
            <w:bottom w:val="none" w:sz="0" w:space="0" w:color="auto"/>
            <w:right w:val="none" w:sz="0" w:space="0" w:color="auto"/>
          </w:divBdr>
          <w:divsChild>
            <w:div w:id="49622441">
              <w:marLeft w:val="0"/>
              <w:marRight w:val="0"/>
              <w:marTop w:val="0"/>
              <w:marBottom w:val="0"/>
              <w:divBdr>
                <w:top w:val="none" w:sz="0" w:space="0" w:color="auto"/>
                <w:left w:val="none" w:sz="0" w:space="0" w:color="auto"/>
                <w:bottom w:val="none" w:sz="0" w:space="0" w:color="auto"/>
                <w:right w:val="none" w:sz="0" w:space="0" w:color="auto"/>
              </w:divBdr>
            </w:div>
            <w:div w:id="59788700">
              <w:marLeft w:val="0"/>
              <w:marRight w:val="0"/>
              <w:marTop w:val="0"/>
              <w:marBottom w:val="0"/>
              <w:divBdr>
                <w:top w:val="none" w:sz="0" w:space="0" w:color="auto"/>
                <w:left w:val="none" w:sz="0" w:space="0" w:color="auto"/>
                <w:bottom w:val="none" w:sz="0" w:space="0" w:color="auto"/>
                <w:right w:val="none" w:sz="0" w:space="0" w:color="auto"/>
              </w:divBdr>
            </w:div>
            <w:div w:id="657803056">
              <w:marLeft w:val="0"/>
              <w:marRight w:val="0"/>
              <w:marTop w:val="0"/>
              <w:marBottom w:val="0"/>
              <w:divBdr>
                <w:top w:val="none" w:sz="0" w:space="0" w:color="auto"/>
                <w:left w:val="none" w:sz="0" w:space="0" w:color="auto"/>
                <w:bottom w:val="none" w:sz="0" w:space="0" w:color="auto"/>
                <w:right w:val="none" w:sz="0" w:space="0" w:color="auto"/>
              </w:divBdr>
            </w:div>
            <w:div w:id="745302213">
              <w:marLeft w:val="0"/>
              <w:marRight w:val="0"/>
              <w:marTop w:val="0"/>
              <w:marBottom w:val="0"/>
              <w:divBdr>
                <w:top w:val="none" w:sz="0" w:space="0" w:color="auto"/>
                <w:left w:val="none" w:sz="0" w:space="0" w:color="auto"/>
                <w:bottom w:val="none" w:sz="0" w:space="0" w:color="auto"/>
                <w:right w:val="none" w:sz="0" w:space="0" w:color="auto"/>
              </w:divBdr>
            </w:div>
            <w:div w:id="1407141779">
              <w:marLeft w:val="0"/>
              <w:marRight w:val="0"/>
              <w:marTop w:val="0"/>
              <w:marBottom w:val="0"/>
              <w:divBdr>
                <w:top w:val="none" w:sz="0" w:space="0" w:color="auto"/>
                <w:left w:val="none" w:sz="0" w:space="0" w:color="auto"/>
                <w:bottom w:val="none" w:sz="0" w:space="0" w:color="auto"/>
                <w:right w:val="none" w:sz="0" w:space="0" w:color="auto"/>
              </w:divBdr>
            </w:div>
            <w:div w:id="159097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118283">
      <w:bodyDiv w:val="1"/>
      <w:marLeft w:val="0"/>
      <w:marRight w:val="0"/>
      <w:marTop w:val="0"/>
      <w:marBottom w:val="0"/>
      <w:divBdr>
        <w:top w:val="none" w:sz="0" w:space="0" w:color="auto"/>
        <w:left w:val="none" w:sz="0" w:space="0" w:color="auto"/>
        <w:bottom w:val="none" w:sz="0" w:space="0" w:color="auto"/>
        <w:right w:val="none" w:sz="0" w:space="0" w:color="auto"/>
      </w:divBdr>
      <w:divsChild>
        <w:div w:id="1071460751">
          <w:marLeft w:val="0"/>
          <w:marRight w:val="0"/>
          <w:marTop w:val="0"/>
          <w:marBottom w:val="0"/>
          <w:divBdr>
            <w:top w:val="none" w:sz="0" w:space="0" w:color="auto"/>
            <w:left w:val="none" w:sz="0" w:space="0" w:color="auto"/>
            <w:bottom w:val="none" w:sz="0" w:space="0" w:color="auto"/>
            <w:right w:val="none" w:sz="0" w:space="0" w:color="auto"/>
          </w:divBdr>
          <w:divsChild>
            <w:div w:id="181093250">
              <w:marLeft w:val="0"/>
              <w:marRight w:val="0"/>
              <w:marTop w:val="0"/>
              <w:marBottom w:val="0"/>
              <w:divBdr>
                <w:top w:val="none" w:sz="0" w:space="0" w:color="auto"/>
                <w:left w:val="none" w:sz="0" w:space="0" w:color="auto"/>
                <w:bottom w:val="none" w:sz="0" w:space="0" w:color="auto"/>
                <w:right w:val="none" w:sz="0" w:space="0" w:color="auto"/>
              </w:divBdr>
            </w:div>
            <w:div w:id="179971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897317">
      <w:bodyDiv w:val="1"/>
      <w:marLeft w:val="0"/>
      <w:marRight w:val="0"/>
      <w:marTop w:val="0"/>
      <w:marBottom w:val="0"/>
      <w:divBdr>
        <w:top w:val="none" w:sz="0" w:space="0" w:color="auto"/>
        <w:left w:val="none" w:sz="0" w:space="0" w:color="auto"/>
        <w:bottom w:val="none" w:sz="0" w:space="0" w:color="auto"/>
        <w:right w:val="none" w:sz="0" w:space="0" w:color="auto"/>
      </w:divBdr>
    </w:div>
    <w:div w:id="1616868889">
      <w:bodyDiv w:val="1"/>
      <w:marLeft w:val="0"/>
      <w:marRight w:val="0"/>
      <w:marTop w:val="0"/>
      <w:marBottom w:val="0"/>
      <w:divBdr>
        <w:top w:val="none" w:sz="0" w:space="0" w:color="auto"/>
        <w:left w:val="none" w:sz="0" w:space="0" w:color="auto"/>
        <w:bottom w:val="none" w:sz="0" w:space="0" w:color="auto"/>
        <w:right w:val="none" w:sz="0" w:space="0" w:color="auto"/>
      </w:divBdr>
      <w:divsChild>
        <w:div w:id="1065251734">
          <w:marLeft w:val="0"/>
          <w:marRight w:val="0"/>
          <w:marTop w:val="0"/>
          <w:marBottom w:val="0"/>
          <w:divBdr>
            <w:top w:val="none" w:sz="0" w:space="0" w:color="auto"/>
            <w:left w:val="none" w:sz="0" w:space="0" w:color="auto"/>
            <w:bottom w:val="none" w:sz="0" w:space="0" w:color="auto"/>
            <w:right w:val="none" w:sz="0" w:space="0" w:color="auto"/>
          </w:divBdr>
          <w:divsChild>
            <w:div w:id="170950048">
              <w:marLeft w:val="0"/>
              <w:marRight w:val="0"/>
              <w:marTop w:val="0"/>
              <w:marBottom w:val="0"/>
              <w:divBdr>
                <w:top w:val="none" w:sz="0" w:space="0" w:color="auto"/>
                <w:left w:val="none" w:sz="0" w:space="0" w:color="auto"/>
                <w:bottom w:val="none" w:sz="0" w:space="0" w:color="auto"/>
                <w:right w:val="none" w:sz="0" w:space="0" w:color="auto"/>
              </w:divBdr>
            </w:div>
            <w:div w:id="179853040">
              <w:marLeft w:val="0"/>
              <w:marRight w:val="0"/>
              <w:marTop w:val="0"/>
              <w:marBottom w:val="0"/>
              <w:divBdr>
                <w:top w:val="none" w:sz="0" w:space="0" w:color="auto"/>
                <w:left w:val="none" w:sz="0" w:space="0" w:color="auto"/>
                <w:bottom w:val="none" w:sz="0" w:space="0" w:color="auto"/>
                <w:right w:val="none" w:sz="0" w:space="0" w:color="auto"/>
              </w:divBdr>
            </w:div>
            <w:div w:id="557328802">
              <w:marLeft w:val="0"/>
              <w:marRight w:val="0"/>
              <w:marTop w:val="0"/>
              <w:marBottom w:val="0"/>
              <w:divBdr>
                <w:top w:val="none" w:sz="0" w:space="0" w:color="auto"/>
                <w:left w:val="none" w:sz="0" w:space="0" w:color="auto"/>
                <w:bottom w:val="none" w:sz="0" w:space="0" w:color="auto"/>
                <w:right w:val="none" w:sz="0" w:space="0" w:color="auto"/>
              </w:divBdr>
            </w:div>
            <w:div w:id="883175796">
              <w:marLeft w:val="0"/>
              <w:marRight w:val="0"/>
              <w:marTop w:val="0"/>
              <w:marBottom w:val="0"/>
              <w:divBdr>
                <w:top w:val="none" w:sz="0" w:space="0" w:color="auto"/>
                <w:left w:val="none" w:sz="0" w:space="0" w:color="auto"/>
                <w:bottom w:val="none" w:sz="0" w:space="0" w:color="auto"/>
                <w:right w:val="none" w:sz="0" w:space="0" w:color="auto"/>
              </w:divBdr>
            </w:div>
            <w:div w:id="1139345483">
              <w:marLeft w:val="0"/>
              <w:marRight w:val="0"/>
              <w:marTop w:val="0"/>
              <w:marBottom w:val="0"/>
              <w:divBdr>
                <w:top w:val="none" w:sz="0" w:space="0" w:color="auto"/>
                <w:left w:val="none" w:sz="0" w:space="0" w:color="auto"/>
                <w:bottom w:val="none" w:sz="0" w:space="0" w:color="auto"/>
                <w:right w:val="none" w:sz="0" w:space="0" w:color="auto"/>
              </w:divBdr>
            </w:div>
            <w:div w:id="1301351069">
              <w:marLeft w:val="0"/>
              <w:marRight w:val="0"/>
              <w:marTop w:val="0"/>
              <w:marBottom w:val="0"/>
              <w:divBdr>
                <w:top w:val="none" w:sz="0" w:space="0" w:color="auto"/>
                <w:left w:val="none" w:sz="0" w:space="0" w:color="auto"/>
                <w:bottom w:val="none" w:sz="0" w:space="0" w:color="auto"/>
                <w:right w:val="none" w:sz="0" w:space="0" w:color="auto"/>
              </w:divBdr>
            </w:div>
            <w:div w:id="147745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98004">
      <w:bodyDiv w:val="1"/>
      <w:marLeft w:val="0"/>
      <w:marRight w:val="0"/>
      <w:marTop w:val="0"/>
      <w:marBottom w:val="0"/>
      <w:divBdr>
        <w:top w:val="none" w:sz="0" w:space="0" w:color="auto"/>
        <w:left w:val="none" w:sz="0" w:space="0" w:color="auto"/>
        <w:bottom w:val="none" w:sz="0" w:space="0" w:color="auto"/>
        <w:right w:val="none" w:sz="0" w:space="0" w:color="auto"/>
      </w:divBdr>
      <w:divsChild>
        <w:div w:id="532957558">
          <w:marLeft w:val="0"/>
          <w:marRight w:val="0"/>
          <w:marTop w:val="0"/>
          <w:marBottom w:val="0"/>
          <w:divBdr>
            <w:top w:val="none" w:sz="0" w:space="0" w:color="auto"/>
            <w:left w:val="none" w:sz="0" w:space="0" w:color="auto"/>
            <w:bottom w:val="none" w:sz="0" w:space="0" w:color="auto"/>
            <w:right w:val="none" w:sz="0" w:space="0" w:color="auto"/>
          </w:divBdr>
          <w:divsChild>
            <w:div w:id="384528907">
              <w:marLeft w:val="0"/>
              <w:marRight w:val="0"/>
              <w:marTop w:val="0"/>
              <w:marBottom w:val="0"/>
              <w:divBdr>
                <w:top w:val="none" w:sz="0" w:space="0" w:color="auto"/>
                <w:left w:val="none" w:sz="0" w:space="0" w:color="auto"/>
                <w:bottom w:val="none" w:sz="0" w:space="0" w:color="auto"/>
                <w:right w:val="none" w:sz="0" w:space="0" w:color="auto"/>
              </w:divBdr>
            </w:div>
            <w:div w:id="591940183">
              <w:marLeft w:val="0"/>
              <w:marRight w:val="0"/>
              <w:marTop w:val="0"/>
              <w:marBottom w:val="0"/>
              <w:divBdr>
                <w:top w:val="none" w:sz="0" w:space="0" w:color="auto"/>
                <w:left w:val="none" w:sz="0" w:space="0" w:color="auto"/>
                <w:bottom w:val="none" w:sz="0" w:space="0" w:color="auto"/>
                <w:right w:val="none" w:sz="0" w:space="0" w:color="auto"/>
              </w:divBdr>
            </w:div>
            <w:div w:id="783156042">
              <w:marLeft w:val="0"/>
              <w:marRight w:val="0"/>
              <w:marTop w:val="0"/>
              <w:marBottom w:val="0"/>
              <w:divBdr>
                <w:top w:val="none" w:sz="0" w:space="0" w:color="auto"/>
                <w:left w:val="none" w:sz="0" w:space="0" w:color="auto"/>
                <w:bottom w:val="none" w:sz="0" w:space="0" w:color="auto"/>
                <w:right w:val="none" w:sz="0" w:space="0" w:color="auto"/>
              </w:divBdr>
            </w:div>
            <w:div w:id="983895577">
              <w:marLeft w:val="0"/>
              <w:marRight w:val="0"/>
              <w:marTop w:val="0"/>
              <w:marBottom w:val="0"/>
              <w:divBdr>
                <w:top w:val="none" w:sz="0" w:space="0" w:color="auto"/>
                <w:left w:val="none" w:sz="0" w:space="0" w:color="auto"/>
                <w:bottom w:val="none" w:sz="0" w:space="0" w:color="auto"/>
                <w:right w:val="none" w:sz="0" w:space="0" w:color="auto"/>
              </w:divBdr>
            </w:div>
            <w:div w:id="1062171897">
              <w:marLeft w:val="0"/>
              <w:marRight w:val="0"/>
              <w:marTop w:val="0"/>
              <w:marBottom w:val="0"/>
              <w:divBdr>
                <w:top w:val="none" w:sz="0" w:space="0" w:color="auto"/>
                <w:left w:val="none" w:sz="0" w:space="0" w:color="auto"/>
                <w:bottom w:val="none" w:sz="0" w:space="0" w:color="auto"/>
                <w:right w:val="none" w:sz="0" w:space="0" w:color="auto"/>
              </w:divBdr>
            </w:div>
            <w:div w:id="1449547054">
              <w:marLeft w:val="0"/>
              <w:marRight w:val="0"/>
              <w:marTop w:val="0"/>
              <w:marBottom w:val="0"/>
              <w:divBdr>
                <w:top w:val="none" w:sz="0" w:space="0" w:color="auto"/>
                <w:left w:val="none" w:sz="0" w:space="0" w:color="auto"/>
                <w:bottom w:val="none" w:sz="0" w:space="0" w:color="auto"/>
                <w:right w:val="none" w:sz="0" w:space="0" w:color="auto"/>
              </w:divBdr>
            </w:div>
            <w:div w:id="1616476565">
              <w:marLeft w:val="0"/>
              <w:marRight w:val="0"/>
              <w:marTop w:val="0"/>
              <w:marBottom w:val="0"/>
              <w:divBdr>
                <w:top w:val="none" w:sz="0" w:space="0" w:color="auto"/>
                <w:left w:val="none" w:sz="0" w:space="0" w:color="auto"/>
                <w:bottom w:val="none" w:sz="0" w:space="0" w:color="auto"/>
                <w:right w:val="none" w:sz="0" w:space="0" w:color="auto"/>
              </w:divBdr>
            </w:div>
            <w:div w:id="1814592118">
              <w:marLeft w:val="0"/>
              <w:marRight w:val="0"/>
              <w:marTop w:val="0"/>
              <w:marBottom w:val="0"/>
              <w:divBdr>
                <w:top w:val="none" w:sz="0" w:space="0" w:color="auto"/>
                <w:left w:val="none" w:sz="0" w:space="0" w:color="auto"/>
                <w:bottom w:val="none" w:sz="0" w:space="0" w:color="auto"/>
                <w:right w:val="none" w:sz="0" w:space="0" w:color="auto"/>
              </w:divBdr>
            </w:div>
            <w:div w:id="197821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48779">
      <w:bodyDiv w:val="1"/>
      <w:marLeft w:val="0"/>
      <w:marRight w:val="0"/>
      <w:marTop w:val="0"/>
      <w:marBottom w:val="0"/>
      <w:divBdr>
        <w:top w:val="none" w:sz="0" w:space="0" w:color="auto"/>
        <w:left w:val="none" w:sz="0" w:space="0" w:color="auto"/>
        <w:bottom w:val="none" w:sz="0" w:space="0" w:color="auto"/>
        <w:right w:val="none" w:sz="0" w:space="0" w:color="auto"/>
      </w:divBdr>
    </w:div>
    <w:div w:id="1622224453">
      <w:bodyDiv w:val="1"/>
      <w:marLeft w:val="0"/>
      <w:marRight w:val="0"/>
      <w:marTop w:val="0"/>
      <w:marBottom w:val="0"/>
      <w:divBdr>
        <w:top w:val="none" w:sz="0" w:space="0" w:color="auto"/>
        <w:left w:val="none" w:sz="0" w:space="0" w:color="auto"/>
        <w:bottom w:val="none" w:sz="0" w:space="0" w:color="auto"/>
        <w:right w:val="none" w:sz="0" w:space="0" w:color="auto"/>
      </w:divBdr>
    </w:div>
    <w:div w:id="1628925642">
      <w:bodyDiv w:val="1"/>
      <w:marLeft w:val="0"/>
      <w:marRight w:val="0"/>
      <w:marTop w:val="0"/>
      <w:marBottom w:val="0"/>
      <w:divBdr>
        <w:top w:val="none" w:sz="0" w:space="0" w:color="auto"/>
        <w:left w:val="none" w:sz="0" w:space="0" w:color="auto"/>
        <w:bottom w:val="none" w:sz="0" w:space="0" w:color="auto"/>
        <w:right w:val="none" w:sz="0" w:space="0" w:color="auto"/>
      </w:divBdr>
      <w:divsChild>
        <w:div w:id="1309629983">
          <w:marLeft w:val="0"/>
          <w:marRight w:val="0"/>
          <w:marTop w:val="0"/>
          <w:marBottom w:val="0"/>
          <w:divBdr>
            <w:top w:val="none" w:sz="0" w:space="0" w:color="auto"/>
            <w:left w:val="none" w:sz="0" w:space="0" w:color="auto"/>
            <w:bottom w:val="none" w:sz="0" w:space="0" w:color="auto"/>
            <w:right w:val="none" w:sz="0" w:space="0" w:color="auto"/>
          </w:divBdr>
          <w:divsChild>
            <w:div w:id="5519406">
              <w:marLeft w:val="0"/>
              <w:marRight w:val="0"/>
              <w:marTop w:val="0"/>
              <w:marBottom w:val="0"/>
              <w:divBdr>
                <w:top w:val="none" w:sz="0" w:space="0" w:color="auto"/>
                <w:left w:val="none" w:sz="0" w:space="0" w:color="auto"/>
                <w:bottom w:val="none" w:sz="0" w:space="0" w:color="auto"/>
                <w:right w:val="none" w:sz="0" w:space="0" w:color="auto"/>
              </w:divBdr>
            </w:div>
            <w:div w:id="231081360">
              <w:marLeft w:val="0"/>
              <w:marRight w:val="0"/>
              <w:marTop w:val="0"/>
              <w:marBottom w:val="0"/>
              <w:divBdr>
                <w:top w:val="none" w:sz="0" w:space="0" w:color="auto"/>
                <w:left w:val="none" w:sz="0" w:space="0" w:color="auto"/>
                <w:bottom w:val="none" w:sz="0" w:space="0" w:color="auto"/>
                <w:right w:val="none" w:sz="0" w:space="0" w:color="auto"/>
              </w:divBdr>
            </w:div>
            <w:div w:id="449980281">
              <w:marLeft w:val="0"/>
              <w:marRight w:val="0"/>
              <w:marTop w:val="0"/>
              <w:marBottom w:val="0"/>
              <w:divBdr>
                <w:top w:val="none" w:sz="0" w:space="0" w:color="auto"/>
                <w:left w:val="none" w:sz="0" w:space="0" w:color="auto"/>
                <w:bottom w:val="none" w:sz="0" w:space="0" w:color="auto"/>
                <w:right w:val="none" w:sz="0" w:space="0" w:color="auto"/>
              </w:divBdr>
            </w:div>
            <w:div w:id="622997831">
              <w:marLeft w:val="0"/>
              <w:marRight w:val="0"/>
              <w:marTop w:val="0"/>
              <w:marBottom w:val="0"/>
              <w:divBdr>
                <w:top w:val="none" w:sz="0" w:space="0" w:color="auto"/>
                <w:left w:val="none" w:sz="0" w:space="0" w:color="auto"/>
                <w:bottom w:val="none" w:sz="0" w:space="0" w:color="auto"/>
                <w:right w:val="none" w:sz="0" w:space="0" w:color="auto"/>
              </w:divBdr>
            </w:div>
            <w:div w:id="1487741060">
              <w:marLeft w:val="0"/>
              <w:marRight w:val="0"/>
              <w:marTop w:val="0"/>
              <w:marBottom w:val="0"/>
              <w:divBdr>
                <w:top w:val="none" w:sz="0" w:space="0" w:color="auto"/>
                <w:left w:val="none" w:sz="0" w:space="0" w:color="auto"/>
                <w:bottom w:val="none" w:sz="0" w:space="0" w:color="auto"/>
                <w:right w:val="none" w:sz="0" w:space="0" w:color="auto"/>
              </w:divBdr>
            </w:div>
            <w:div w:id="1519545160">
              <w:marLeft w:val="0"/>
              <w:marRight w:val="0"/>
              <w:marTop w:val="0"/>
              <w:marBottom w:val="0"/>
              <w:divBdr>
                <w:top w:val="none" w:sz="0" w:space="0" w:color="auto"/>
                <w:left w:val="none" w:sz="0" w:space="0" w:color="auto"/>
                <w:bottom w:val="none" w:sz="0" w:space="0" w:color="auto"/>
                <w:right w:val="none" w:sz="0" w:space="0" w:color="auto"/>
              </w:divBdr>
            </w:div>
            <w:div w:id="205377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672802">
      <w:bodyDiv w:val="1"/>
      <w:marLeft w:val="0"/>
      <w:marRight w:val="0"/>
      <w:marTop w:val="0"/>
      <w:marBottom w:val="0"/>
      <w:divBdr>
        <w:top w:val="none" w:sz="0" w:space="0" w:color="auto"/>
        <w:left w:val="none" w:sz="0" w:space="0" w:color="auto"/>
        <w:bottom w:val="none" w:sz="0" w:space="0" w:color="auto"/>
        <w:right w:val="none" w:sz="0" w:space="0" w:color="auto"/>
      </w:divBdr>
    </w:div>
    <w:div w:id="1635331542">
      <w:bodyDiv w:val="1"/>
      <w:marLeft w:val="0"/>
      <w:marRight w:val="0"/>
      <w:marTop w:val="0"/>
      <w:marBottom w:val="0"/>
      <w:divBdr>
        <w:top w:val="none" w:sz="0" w:space="0" w:color="auto"/>
        <w:left w:val="none" w:sz="0" w:space="0" w:color="auto"/>
        <w:bottom w:val="none" w:sz="0" w:space="0" w:color="auto"/>
        <w:right w:val="none" w:sz="0" w:space="0" w:color="auto"/>
      </w:divBdr>
      <w:divsChild>
        <w:div w:id="1397044287">
          <w:marLeft w:val="0"/>
          <w:marRight w:val="0"/>
          <w:marTop w:val="0"/>
          <w:marBottom w:val="0"/>
          <w:divBdr>
            <w:top w:val="none" w:sz="0" w:space="0" w:color="auto"/>
            <w:left w:val="none" w:sz="0" w:space="0" w:color="auto"/>
            <w:bottom w:val="none" w:sz="0" w:space="0" w:color="auto"/>
            <w:right w:val="none" w:sz="0" w:space="0" w:color="auto"/>
          </w:divBdr>
          <w:divsChild>
            <w:div w:id="350031276">
              <w:marLeft w:val="0"/>
              <w:marRight w:val="0"/>
              <w:marTop w:val="0"/>
              <w:marBottom w:val="0"/>
              <w:divBdr>
                <w:top w:val="none" w:sz="0" w:space="0" w:color="auto"/>
                <w:left w:val="none" w:sz="0" w:space="0" w:color="auto"/>
                <w:bottom w:val="none" w:sz="0" w:space="0" w:color="auto"/>
                <w:right w:val="none" w:sz="0" w:space="0" w:color="auto"/>
              </w:divBdr>
            </w:div>
            <w:div w:id="722487215">
              <w:marLeft w:val="0"/>
              <w:marRight w:val="0"/>
              <w:marTop w:val="0"/>
              <w:marBottom w:val="0"/>
              <w:divBdr>
                <w:top w:val="none" w:sz="0" w:space="0" w:color="auto"/>
                <w:left w:val="none" w:sz="0" w:space="0" w:color="auto"/>
                <w:bottom w:val="none" w:sz="0" w:space="0" w:color="auto"/>
                <w:right w:val="none" w:sz="0" w:space="0" w:color="auto"/>
              </w:divBdr>
            </w:div>
            <w:div w:id="817456436">
              <w:marLeft w:val="0"/>
              <w:marRight w:val="0"/>
              <w:marTop w:val="0"/>
              <w:marBottom w:val="0"/>
              <w:divBdr>
                <w:top w:val="none" w:sz="0" w:space="0" w:color="auto"/>
                <w:left w:val="none" w:sz="0" w:space="0" w:color="auto"/>
                <w:bottom w:val="none" w:sz="0" w:space="0" w:color="auto"/>
                <w:right w:val="none" w:sz="0" w:space="0" w:color="auto"/>
              </w:divBdr>
            </w:div>
            <w:div w:id="1139034278">
              <w:marLeft w:val="0"/>
              <w:marRight w:val="0"/>
              <w:marTop w:val="0"/>
              <w:marBottom w:val="0"/>
              <w:divBdr>
                <w:top w:val="none" w:sz="0" w:space="0" w:color="auto"/>
                <w:left w:val="none" w:sz="0" w:space="0" w:color="auto"/>
                <w:bottom w:val="none" w:sz="0" w:space="0" w:color="auto"/>
                <w:right w:val="none" w:sz="0" w:space="0" w:color="auto"/>
              </w:divBdr>
            </w:div>
            <w:div w:id="1441727480">
              <w:marLeft w:val="0"/>
              <w:marRight w:val="0"/>
              <w:marTop w:val="0"/>
              <w:marBottom w:val="0"/>
              <w:divBdr>
                <w:top w:val="none" w:sz="0" w:space="0" w:color="auto"/>
                <w:left w:val="none" w:sz="0" w:space="0" w:color="auto"/>
                <w:bottom w:val="none" w:sz="0" w:space="0" w:color="auto"/>
                <w:right w:val="none" w:sz="0" w:space="0" w:color="auto"/>
              </w:divBdr>
            </w:div>
            <w:div w:id="210672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025592">
      <w:bodyDiv w:val="1"/>
      <w:marLeft w:val="0"/>
      <w:marRight w:val="0"/>
      <w:marTop w:val="0"/>
      <w:marBottom w:val="0"/>
      <w:divBdr>
        <w:top w:val="none" w:sz="0" w:space="0" w:color="auto"/>
        <w:left w:val="none" w:sz="0" w:space="0" w:color="auto"/>
        <w:bottom w:val="none" w:sz="0" w:space="0" w:color="auto"/>
        <w:right w:val="none" w:sz="0" w:space="0" w:color="auto"/>
      </w:divBdr>
    </w:div>
    <w:div w:id="1638871116">
      <w:bodyDiv w:val="1"/>
      <w:marLeft w:val="0"/>
      <w:marRight w:val="0"/>
      <w:marTop w:val="0"/>
      <w:marBottom w:val="0"/>
      <w:divBdr>
        <w:top w:val="none" w:sz="0" w:space="0" w:color="auto"/>
        <w:left w:val="none" w:sz="0" w:space="0" w:color="auto"/>
        <w:bottom w:val="none" w:sz="0" w:space="0" w:color="auto"/>
        <w:right w:val="none" w:sz="0" w:space="0" w:color="auto"/>
      </w:divBdr>
      <w:divsChild>
        <w:div w:id="494496741">
          <w:marLeft w:val="0"/>
          <w:marRight w:val="0"/>
          <w:marTop w:val="0"/>
          <w:marBottom w:val="0"/>
          <w:divBdr>
            <w:top w:val="none" w:sz="0" w:space="0" w:color="auto"/>
            <w:left w:val="none" w:sz="0" w:space="0" w:color="auto"/>
            <w:bottom w:val="none" w:sz="0" w:space="0" w:color="auto"/>
            <w:right w:val="none" w:sz="0" w:space="0" w:color="auto"/>
          </w:divBdr>
          <w:divsChild>
            <w:div w:id="215358147">
              <w:marLeft w:val="0"/>
              <w:marRight w:val="0"/>
              <w:marTop w:val="0"/>
              <w:marBottom w:val="0"/>
              <w:divBdr>
                <w:top w:val="none" w:sz="0" w:space="0" w:color="auto"/>
                <w:left w:val="none" w:sz="0" w:space="0" w:color="auto"/>
                <w:bottom w:val="none" w:sz="0" w:space="0" w:color="auto"/>
                <w:right w:val="none" w:sz="0" w:space="0" w:color="auto"/>
              </w:divBdr>
            </w:div>
            <w:div w:id="728117797">
              <w:marLeft w:val="0"/>
              <w:marRight w:val="0"/>
              <w:marTop w:val="0"/>
              <w:marBottom w:val="0"/>
              <w:divBdr>
                <w:top w:val="none" w:sz="0" w:space="0" w:color="auto"/>
                <w:left w:val="none" w:sz="0" w:space="0" w:color="auto"/>
                <w:bottom w:val="none" w:sz="0" w:space="0" w:color="auto"/>
                <w:right w:val="none" w:sz="0" w:space="0" w:color="auto"/>
              </w:divBdr>
            </w:div>
            <w:div w:id="835455699">
              <w:marLeft w:val="0"/>
              <w:marRight w:val="0"/>
              <w:marTop w:val="0"/>
              <w:marBottom w:val="0"/>
              <w:divBdr>
                <w:top w:val="none" w:sz="0" w:space="0" w:color="auto"/>
                <w:left w:val="none" w:sz="0" w:space="0" w:color="auto"/>
                <w:bottom w:val="none" w:sz="0" w:space="0" w:color="auto"/>
                <w:right w:val="none" w:sz="0" w:space="0" w:color="auto"/>
              </w:divBdr>
            </w:div>
            <w:div w:id="851528411">
              <w:marLeft w:val="0"/>
              <w:marRight w:val="0"/>
              <w:marTop w:val="0"/>
              <w:marBottom w:val="0"/>
              <w:divBdr>
                <w:top w:val="none" w:sz="0" w:space="0" w:color="auto"/>
                <w:left w:val="none" w:sz="0" w:space="0" w:color="auto"/>
                <w:bottom w:val="none" w:sz="0" w:space="0" w:color="auto"/>
                <w:right w:val="none" w:sz="0" w:space="0" w:color="auto"/>
              </w:divBdr>
            </w:div>
            <w:div w:id="1190337791">
              <w:marLeft w:val="0"/>
              <w:marRight w:val="0"/>
              <w:marTop w:val="0"/>
              <w:marBottom w:val="0"/>
              <w:divBdr>
                <w:top w:val="none" w:sz="0" w:space="0" w:color="auto"/>
                <w:left w:val="none" w:sz="0" w:space="0" w:color="auto"/>
                <w:bottom w:val="none" w:sz="0" w:space="0" w:color="auto"/>
                <w:right w:val="none" w:sz="0" w:space="0" w:color="auto"/>
              </w:divBdr>
            </w:div>
            <w:div w:id="1235703319">
              <w:marLeft w:val="0"/>
              <w:marRight w:val="0"/>
              <w:marTop w:val="0"/>
              <w:marBottom w:val="0"/>
              <w:divBdr>
                <w:top w:val="none" w:sz="0" w:space="0" w:color="auto"/>
                <w:left w:val="none" w:sz="0" w:space="0" w:color="auto"/>
                <w:bottom w:val="none" w:sz="0" w:space="0" w:color="auto"/>
                <w:right w:val="none" w:sz="0" w:space="0" w:color="auto"/>
              </w:divBdr>
            </w:div>
            <w:div w:id="1312978233">
              <w:marLeft w:val="0"/>
              <w:marRight w:val="0"/>
              <w:marTop w:val="0"/>
              <w:marBottom w:val="0"/>
              <w:divBdr>
                <w:top w:val="none" w:sz="0" w:space="0" w:color="auto"/>
                <w:left w:val="none" w:sz="0" w:space="0" w:color="auto"/>
                <w:bottom w:val="none" w:sz="0" w:space="0" w:color="auto"/>
                <w:right w:val="none" w:sz="0" w:space="0" w:color="auto"/>
              </w:divBdr>
            </w:div>
            <w:div w:id="1411391170">
              <w:marLeft w:val="0"/>
              <w:marRight w:val="0"/>
              <w:marTop w:val="0"/>
              <w:marBottom w:val="0"/>
              <w:divBdr>
                <w:top w:val="none" w:sz="0" w:space="0" w:color="auto"/>
                <w:left w:val="none" w:sz="0" w:space="0" w:color="auto"/>
                <w:bottom w:val="none" w:sz="0" w:space="0" w:color="auto"/>
                <w:right w:val="none" w:sz="0" w:space="0" w:color="auto"/>
              </w:divBdr>
            </w:div>
            <w:div w:id="213439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1917">
      <w:bodyDiv w:val="1"/>
      <w:marLeft w:val="0"/>
      <w:marRight w:val="0"/>
      <w:marTop w:val="0"/>
      <w:marBottom w:val="0"/>
      <w:divBdr>
        <w:top w:val="none" w:sz="0" w:space="0" w:color="auto"/>
        <w:left w:val="none" w:sz="0" w:space="0" w:color="auto"/>
        <w:bottom w:val="none" w:sz="0" w:space="0" w:color="auto"/>
        <w:right w:val="none" w:sz="0" w:space="0" w:color="auto"/>
      </w:divBdr>
    </w:div>
    <w:div w:id="1645968047">
      <w:bodyDiv w:val="1"/>
      <w:marLeft w:val="0"/>
      <w:marRight w:val="0"/>
      <w:marTop w:val="0"/>
      <w:marBottom w:val="0"/>
      <w:divBdr>
        <w:top w:val="none" w:sz="0" w:space="0" w:color="auto"/>
        <w:left w:val="none" w:sz="0" w:space="0" w:color="auto"/>
        <w:bottom w:val="none" w:sz="0" w:space="0" w:color="auto"/>
        <w:right w:val="none" w:sz="0" w:space="0" w:color="auto"/>
      </w:divBdr>
      <w:divsChild>
        <w:div w:id="298387152">
          <w:marLeft w:val="0"/>
          <w:marRight w:val="0"/>
          <w:marTop w:val="0"/>
          <w:marBottom w:val="0"/>
          <w:divBdr>
            <w:top w:val="none" w:sz="0" w:space="0" w:color="auto"/>
            <w:left w:val="none" w:sz="0" w:space="0" w:color="auto"/>
            <w:bottom w:val="none" w:sz="0" w:space="0" w:color="auto"/>
            <w:right w:val="none" w:sz="0" w:space="0" w:color="auto"/>
          </w:divBdr>
          <w:divsChild>
            <w:div w:id="389546017">
              <w:marLeft w:val="0"/>
              <w:marRight w:val="0"/>
              <w:marTop w:val="0"/>
              <w:marBottom w:val="0"/>
              <w:divBdr>
                <w:top w:val="none" w:sz="0" w:space="0" w:color="auto"/>
                <w:left w:val="none" w:sz="0" w:space="0" w:color="auto"/>
                <w:bottom w:val="none" w:sz="0" w:space="0" w:color="auto"/>
                <w:right w:val="none" w:sz="0" w:space="0" w:color="auto"/>
              </w:divBdr>
            </w:div>
            <w:div w:id="392238082">
              <w:marLeft w:val="0"/>
              <w:marRight w:val="0"/>
              <w:marTop w:val="0"/>
              <w:marBottom w:val="0"/>
              <w:divBdr>
                <w:top w:val="none" w:sz="0" w:space="0" w:color="auto"/>
                <w:left w:val="none" w:sz="0" w:space="0" w:color="auto"/>
                <w:bottom w:val="none" w:sz="0" w:space="0" w:color="auto"/>
                <w:right w:val="none" w:sz="0" w:space="0" w:color="auto"/>
              </w:divBdr>
            </w:div>
            <w:div w:id="409356276">
              <w:marLeft w:val="0"/>
              <w:marRight w:val="0"/>
              <w:marTop w:val="0"/>
              <w:marBottom w:val="0"/>
              <w:divBdr>
                <w:top w:val="none" w:sz="0" w:space="0" w:color="auto"/>
                <w:left w:val="none" w:sz="0" w:space="0" w:color="auto"/>
                <w:bottom w:val="none" w:sz="0" w:space="0" w:color="auto"/>
                <w:right w:val="none" w:sz="0" w:space="0" w:color="auto"/>
              </w:divBdr>
            </w:div>
            <w:div w:id="489492083">
              <w:marLeft w:val="0"/>
              <w:marRight w:val="0"/>
              <w:marTop w:val="0"/>
              <w:marBottom w:val="0"/>
              <w:divBdr>
                <w:top w:val="none" w:sz="0" w:space="0" w:color="auto"/>
                <w:left w:val="none" w:sz="0" w:space="0" w:color="auto"/>
                <w:bottom w:val="none" w:sz="0" w:space="0" w:color="auto"/>
                <w:right w:val="none" w:sz="0" w:space="0" w:color="auto"/>
              </w:divBdr>
            </w:div>
            <w:div w:id="715350200">
              <w:marLeft w:val="0"/>
              <w:marRight w:val="0"/>
              <w:marTop w:val="0"/>
              <w:marBottom w:val="0"/>
              <w:divBdr>
                <w:top w:val="none" w:sz="0" w:space="0" w:color="auto"/>
                <w:left w:val="none" w:sz="0" w:space="0" w:color="auto"/>
                <w:bottom w:val="none" w:sz="0" w:space="0" w:color="auto"/>
                <w:right w:val="none" w:sz="0" w:space="0" w:color="auto"/>
              </w:divBdr>
            </w:div>
            <w:div w:id="773283679">
              <w:marLeft w:val="0"/>
              <w:marRight w:val="0"/>
              <w:marTop w:val="0"/>
              <w:marBottom w:val="0"/>
              <w:divBdr>
                <w:top w:val="none" w:sz="0" w:space="0" w:color="auto"/>
                <w:left w:val="none" w:sz="0" w:space="0" w:color="auto"/>
                <w:bottom w:val="none" w:sz="0" w:space="0" w:color="auto"/>
                <w:right w:val="none" w:sz="0" w:space="0" w:color="auto"/>
              </w:divBdr>
            </w:div>
            <w:div w:id="1021273865">
              <w:marLeft w:val="0"/>
              <w:marRight w:val="0"/>
              <w:marTop w:val="0"/>
              <w:marBottom w:val="0"/>
              <w:divBdr>
                <w:top w:val="none" w:sz="0" w:space="0" w:color="auto"/>
                <w:left w:val="none" w:sz="0" w:space="0" w:color="auto"/>
                <w:bottom w:val="none" w:sz="0" w:space="0" w:color="auto"/>
                <w:right w:val="none" w:sz="0" w:space="0" w:color="auto"/>
              </w:divBdr>
            </w:div>
            <w:div w:id="1370648388">
              <w:marLeft w:val="0"/>
              <w:marRight w:val="0"/>
              <w:marTop w:val="0"/>
              <w:marBottom w:val="0"/>
              <w:divBdr>
                <w:top w:val="none" w:sz="0" w:space="0" w:color="auto"/>
                <w:left w:val="none" w:sz="0" w:space="0" w:color="auto"/>
                <w:bottom w:val="none" w:sz="0" w:space="0" w:color="auto"/>
                <w:right w:val="none" w:sz="0" w:space="0" w:color="auto"/>
              </w:divBdr>
            </w:div>
            <w:div w:id="1487235697">
              <w:marLeft w:val="0"/>
              <w:marRight w:val="0"/>
              <w:marTop w:val="0"/>
              <w:marBottom w:val="0"/>
              <w:divBdr>
                <w:top w:val="none" w:sz="0" w:space="0" w:color="auto"/>
                <w:left w:val="none" w:sz="0" w:space="0" w:color="auto"/>
                <w:bottom w:val="none" w:sz="0" w:space="0" w:color="auto"/>
                <w:right w:val="none" w:sz="0" w:space="0" w:color="auto"/>
              </w:divBdr>
            </w:div>
            <w:div w:id="1605454295">
              <w:marLeft w:val="0"/>
              <w:marRight w:val="0"/>
              <w:marTop w:val="0"/>
              <w:marBottom w:val="0"/>
              <w:divBdr>
                <w:top w:val="none" w:sz="0" w:space="0" w:color="auto"/>
                <w:left w:val="none" w:sz="0" w:space="0" w:color="auto"/>
                <w:bottom w:val="none" w:sz="0" w:space="0" w:color="auto"/>
                <w:right w:val="none" w:sz="0" w:space="0" w:color="auto"/>
              </w:divBdr>
            </w:div>
            <w:div w:id="1607154357">
              <w:marLeft w:val="0"/>
              <w:marRight w:val="0"/>
              <w:marTop w:val="0"/>
              <w:marBottom w:val="0"/>
              <w:divBdr>
                <w:top w:val="none" w:sz="0" w:space="0" w:color="auto"/>
                <w:left w:val="none" w:sz="0" w:space="0" w:color="auto"/>
                <w:bottom w:val="none" w:sz="0" w:space="0" w:color="auto"/>
                <w:right w:val="none" w:sz="0" w:space="0" w:color="auto"/>
              </w:divBdr>
            </w:div>
            <w:div w:id="1773235022">
              <w:marLeft w:val="0"/>
              <w:marRight w:val="0"/>
              <w:marTop w:val="0"/>
              <w:marBottom w:val="0"/>
              <w:divBdr>
                <w:top w:val="none" w:sz="0" w:space="0" w:color="auto"/>
                <w:left w:val="none" w:sz="0" w:space="0" w:color="auto"/>
                <w:bottom w:val="none" w:sz="0" w:space="0" w:color="auto"/>
                <w:right w:val="none" w:sz="0" w:space="0" w:color="auto"/>
              </w:divBdr>
            </w:div>
            <w:div w:id="1823152541">
              <w:marLeft w:val="0"/>
              <w:marRight w:val="0"/>
              <w:marTop w:val="0"/>
              <w:marBottom w:val="0"/>
              <w:divBdr>
                <w:top w:val="none" w:sz="0" w:space="0" w:color="auto"/>
                <w:left w:val="none" w:sz="0" w:space="0" w:color="auto"/>
                <w:bottom w:val="none" w:sz="0" w:space="0" w:color="auto"/>
                <w:right w:val="none" w:sz="0" w:space="0" w:color="auto"/>
              </w:divBdr>
            </w:div>
            <w:div w:id="186859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81058">
      <w:bodyDiv w:val="1"/>
      <w:marLeft w:val="0"/>
      <w:marRight w:val="0"/>
      <w:marTop w:val="0"/>
      <w:marBottom w:val="0"/>
      <w:divBdr>
        <w:top w:val="none" w:sz="0" w:space="0" w:color="auto"/>
        <w:left w:val="none" w:sz="0" w:space="0" w:color="auto"/>
        <w:bottom w:val="none" w:sz="0" w:space="0" w:color="auto"/>
        <w:right w:val="none" w:sz="0" w:space="0" w:color="auto"/>
      </w:divBdr>
      <w:divsChild>
        <w:div w:id="891962298">
          <w:marLeft w:val="0"/>
          <w:marRight w:val="0"/>
          <w:marTop w:val="0"/>
          <w:marBottom w:val="0"/>
          <w:divBdr>
            <w:top w:val="none" w:sz="0" w:space="0" w:color="auto"/>
            <w:left w:val="none" w:sz="0" w:space="0" w:color="auto"/>
            <w:bottom w:val="none" w:sz="0" w:space="0" w:color="auto"/>
            <w:right w:val="none" w:sz="0" w:space="0" w:color="auto"/>
          </w:divBdr>
          <w:divsChild>
            <w:div w:id="190845988">
              <w:marLeft w:val="0"/>
              <w:marRight w:val="0"/>
              <w:marTop w:val="0"/>
              <w:marBottom w:val="0"/>
              <w:divBdr>
                <w:top w:val="none" w:sz="0" w:space="0" w:color="auto"/>
                <w:left w:val="none" w:sz="0" w:space="0" w:color="auto"/>
                <w:bottom w:val="none" w:sz="0" w:space="0" w:color="auto"/>
                <w:right w:val="none" w:sz="0" w:space="0" w:color="auto"/>
              </w:divBdr>
            </w:div>
            <w:div w:id="266086651">
              <w:marLeft w:val="0"/>
              <w:marRight w:val="0"/>
              <w:marTop w:val="0"/>
              <w:marBottom w:val="0"/>
              <w:divBdr>
                <w:top w:val="none" w:sz="0" w:space="0" w:color="auto"/>
                <w:left w:val="none" w:sz="0" w:space="0" w:color="auto"/>
                <w:bottom w:val="none" w:sz="0" w:space="0" w:color="auto"/>
                <w:right w:val="none" w:sz="0" w:space="0" w:color="auto"/>
              </w:divBdr>
            </w:div>
            <w:div w:id="379745606">
              <w:marLeft w:val="0"/>
              <w:marRight w:val="0"/>
              <w:marTop w:val="0"/>
              <w:marBottom w:val="0"/>
              <w:divBdr>
                <w:top w:val="none" w:sz="0" w:space="0" w:color="auto"/>
                <w:left w:val="none" w:sz="0" w:space="0" w:color="auto"/>
                <w:bottom w:val="none" w:sz="0" w:space="0" w:color="auto"/>
                <w:right w:val="none" w:sz="0" w:space="0" w:color="auto"/>
              </w:divBdr>
            </w:div>
            <w:div w:id="817965029">
              <w:marLeft w:val="0"/>
              <w:marRight w:val="0"/>
              <w:marTop w:val="0"/>
              <w:marBottom w:val="0"/>
              <w:divBdr>
                <w:top w:val="none" w:sz="0" w:space="0" w:color="auto"/>
                <w:left w:val="none" w:sz="0" w:space="0" w:color="auto"/>
                <w:bottom w:val="none" w:sz="0" w:space="0" w:color="auto"/>
                <w:right w:val="none" w:sz="0" w:space="0" w:color="auto"/>
              </w:divBdr>
            </w:div>
            <w:div w:id="1068042964">
              <w:marLeft w:val="0"/>
              <w:marRight w:val="0"/>
              <w:marTop w:val="0"/>
              <w:marBottom w:val="0"/>
              <w:divBdr>
                <w:top w:val="none" w:sz="0" w:space="0" w:color="auto"/>
                <w:left w:val="none" w:sz="0" w:space="0" w:color="auto"/>
                <w:bottom w:val="none" w:sz="0" w:space="0" w:color="auto"/>
                <w:right w:val="none" w:sz="0" w:space="0" w:color="auto"/>
              </w:divBdr>
            </w:div>
            <w:div w:id="1154028587">
              <w:marLeft w:val="0"/>
              <w:marRight w:val="0"/>
              <w:marTop w:val="0"/>
              <w:marBottom w:val="0"/>
              <w:divBdr>
                <w:top w:val="none" w:sz="0" w:space="0" w:color="auto"/>
                <w:left w:val="none" w:sz="0" w:space="0" w:color="auto"/>
                <w:bottom w:val="none" w:sz="0" w:space="0" w:color="auto"/>
                <w:right w:val="none" w:sz="0" w:space="0" w:color="auto"/>
              </w:divBdr>
            </w:div>
            <w:div w:id="161312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73443">
      <w:bodyDiv w:val="1"/>
      <w:marLeft w:val="0"/>
      <w:marRight w:val="0"/>
      <w:marTop w:val="0"/>
      <w:marBottom w:val="0"/>
      <w:divBdr>
        <w:top w:val="none" w:sz="0" w:space="0" w:color="auto"/>
        <w:left w:val="none" w:sz="0" w:space="0" w:color="auto"/>
        <w:bottom w:val="none" w:sz="0" w:space="0" w:color="auto"/>
        <w:right w:val="none" w:sz="0" w:space="0" w:color="auto"/>
      </w:divBdr>
      <w:divsChild>
        <w:div w:id="1691755602">
          <w:marLeft w:val="0"/>
          <w:marRight w:val="0"/>
          <w:marTop w:val="0"/>
          <w:marBottom w:val="0"/>
          <w:divBdr>
            <w:top w:val="none" w:sz="0" w:space="0" w:color="auto"/>
            <w:left w:val="none" w:sz="0" w:space="0" w:color="auto"/>
            <w:bottom w:val="none" w:sz="0" w:space="0" w:color="auto"/>
            <w:right w:val="none" w:sz="0" w:space="0" w:color="auto"/>
          </w:divBdr>
          <w:divsChild>
            <w:div w:id="82654578">
              <w:marLeft w:val="0"/>
              <w:marRight w:val="0"/>
              <w:marTop w:val="0"/>
              <w:marBottom w:val="0"/>
              <w:divBdr>
                <w:top w:val="none" w:sz="0" w:space="0" w:color="auto"/>
                <w:left w:val="none" w:sz="0" w:space="0" w:color="auto"/>
                <w:bottom w:val="none" w:sz="0" w:space="0" w:color="auto"/>
                <w:right w:val="none" w:sz="0" w:space="0" w:color="auto"/>
              </w:divBdr>
            </w:div>
            <w:div w:id="837161462">
              <w:marLeft w:val="0"/>
              <w:marRight w:val="0"/>
              <w:marTop w:val="0"/>
              <w:marBottom w:val="0"/>
              <w:divBdr>
                <w:top w:val="none" w:sz="0" w:space="0" w:color="auto"/>
                <w:left w:val="none" w:sz="0" w:space="0" w:color="auto"/>
                <w:bottom w:val="none" w:sz="0" w:space="0" w:color="auto"/>
                <w:right w:val="none" w:sz="0" w:space="0" w:color="auto"/>
              </w:divBdr>
            </w:div>
            <w:div w:id="963583290">
              <w:marLeft w:val="0"/>
              <w:marRight w:val="0"/>
              <w:marTop w:val="0"/>
              <w:marBottom w:val="0"/>
              <w:divBdr>
                <w:top w:val="none" w:sz="0" w:space="0" w:color="auto"/>
                <w:left w:val="none" w:sz="0" w:space="0" w:color="auto"/>
                <w:bottom w:val="none" w:sz="0" w:space="0" w:color="auto"/>
                <w:right w:val="none" w:sz="0" w:space="0" w:color="auto"/>
              </w:divBdr>
            </w:div>
            <w:div w:id="1287853095">
              <w:marLeft w:val="0"/>
              <w:marRight w:val="0"/>
              <w:marTop w:val="0"/>
              <w:marBottom w:val="0"/>
              <w:divBdr>
                <w:top w:val="none" w:sz="0" w:space="0" w:color="auto"/>
                <w:left w:val="none" w:sz="0" w:space="0" w:color="auto"/>
                <w:bottom w:val="none" w:sz="0" w:space="0" w:color="auto"/>
                <w:right w:val="none" w:sz="0" w:space="0" w:color="auto"/>
              </w:divBdr>
            </w:div>
            <w:div w:id="1677612622">
              <w:marLeft w:val="0"/>
              <w:marRight w:val="0"/>
              <w:marTop w:val="0"/>
              <w:marBottom w:val="0"/>
              <w:divBdr>
                <w:top w:val="none" w:sz="0" w:space="0" w:color="auto"/>
                <w:left w:val="none" w:sz="0" w:space="0" w:color="auto"/>
                <w:bottom w:val="none" w:sz="0" w:space="0" w:color="auto"/>
                <w:right w:val="none" w:sz="0" w:space="0" w:color="auto"/>
              </w:divBdr>
            </w:div>
            <w:div w:id="1862812318">
              <w:marLeft w:val="0"/>
              <w:marRight w:val="0"/>
              <w:marTop w:val="0"/>
              <w:marBottom w:val="0"/>
              <w:divBdr>
                <w:top w:val="none" w:sz="0" w:space="0" w:color="auto"/>
                <w:left w:val="none" w:sz="0" w:space="0" w:color="auto"/>
                <w:bottom w:val="none" w:sz="0" w:space="0" w:color="auto"/>
                <w:right w:val="none" w:sz="0" w:space="0" w:color="auto"/>
              </w:divBdr>
            </w:div>
            <w:div w:id="213250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80445">
      <w:bodyDiv w:val="1"/>
      <w:marLeft w:val="0"/>
      <w:marRight w:val="0"/>
      <w:marTop w:val="0"/>
      <w:marBottom w:val="0"/>
      <w:divBdr>
        <w:top w:val="none" w:sz="0" w:space="0" w:color="auto"/>
        <w:left w:val="none" w:sz="0" w:space="0" w:color="auto"/>
        <w:bottom w:val="none" w:sz="0" w:space="0" w:color="auto"/>
        <w:right w:val="none" w:sz="0" w:space="0" w:color="auto"/>
      </w:divBdr>
      <w:divsChild>
        <w:div w:id="1202284787">
          <w:marLeft w:val="0"/>
          <w:marRight w:val="0"/>
          <w:marTop w:val="0"/>
          <w:marBottom w:val="0"/>
          <w:divBdr>
            <w:top w:val="none" w:sz="0" w:space="0" w:color="auto"/>
            <w:left w:val="none" w:sz="0" w:space="0" w:color="auto"/>
            <w:bottom w:val="none" w:sz="0" w:space="0" w:color="auto"/>
            <w:right w:val="none" w:sz="0" w:space="0" w:color="auto"/>
          </w:divBdr>
          <w:divsChild>
            <w:div w:id="84691423">
              <w:marLeft w:val="0"/>
              <w:marRight w:val="0"/>
              <w:marTop w:val="0"/>
              <w:marBottom w:val="0"/>
              <w:divBdr>
                <w:top w:val="none" w:sz="0" w:space="0" w:color="auto"/>
                <w:left w:val="none" w:sz="0" w:space="0" w:color="auto"/>
                <w:bottom w:val="none" w:sz="0" w:space="0" w:color="auto"/>
                <w:right w:val="none" w:sz="0" w:space="0" w:color="auto"/>
              </w:divBdr>
            </w:div>
            <w:div w:id="103110713">
              <w:marLeft w:val="0"/>
              <w:marRight w:val="0"/>
              <w:marTop w:val="0"/>
              <w:marBottom w:val="0"/>
              <w:divBdr>
                <w:top w:val="none" w:sz="0" w:space="0" w:color="auto"/>
                <w:left w:val="none" w:sz="0" w:space="0" w:color="auto"/>
                <w:bottom w:val="none" w:sz="0" w:space="0" w:color="auto"/>
                <w:right w:val="none" w:sz="0" w:space="0" w:color="auto"/>
              </w:divBdr>
            </w:div>
            <w:div w:id="137891675">
              <w:marLeft w:val="0"/>
              <w:marRight w:val="0"/>
              <w:marTop w:val="0"/>
              <w:marBottom w:val="0"/>
              <w:divBdr>
                <w:top w:val="none" w:sz="0" w:space="0" w:color="auto"/>
                <w:left w:val="none" w:sz="0" w:space="0" w:color="auto"/>
                <w:bottom w:val="none" w:sz="0" w:space="0" w:color="auto"/>
                <w:right w:val="none" w:sz="0" w:space="0" w:color="auto"/>
              </w:divBdr>
            </w:div>
            <w:div w:id="479348961">
              <w:marLeft w:val="0"/>
              <w:marRight w:val="0"/>
              <w:marTop w:val="0"/>
              <w:marBottom w:val="0"/>
              <w:divBdr>
                <w:top w:val="none" w:sz="0" w:space="0" w:color="auto"/>
                <w:left w:val="none" w:sz="0" w:space="0" w:color="auto"/>
                <w:bottom w:val="none" w:sz="0" w:space="0" w:color="auto"/>
                <w:right w:val="none" w:sz="0" w:space="0" w:color="auto"/>
              </w:divBdr>
            </w:div>
            <w:div w:id="886378690">
              <w:marLeft w:val="0"/>
              <w:marRight w:val="0"/>
              <w:marTop w:val="0"/>
              <w:marBottom w:val="0"/>
              <w:divBdr>
                <w:top w:val="none" w:sz="0" w:space="0" w:color="auto"/>
                <w:left w:val="none" w:sz="0" w:space="0" w:color="auto"/>
                <w:bottom w:val="none" w:sz="0" w:space="0" w:color="auto"/>
                <w:right w:val="none" w:sz="0" w:space="0" w:color="auto"/>
              </w:divBdr>
            </w:div>
            <w:div w:id="198314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92820">
      <w:bodyDiv w:val="1"/>
      <w:marLeft w:val="0"/>
      <w:marRight w:val="0"/>
      <w:marTop w:val="0"/>
      <w:marBottom w:val="0"/>
      <w:divBdr>
        <w:top w:val="none" w:sz="0" w:space="0" w:color="auto"/>
        <w:left w:val="none" w:sz="0" w:space="0" w:color="auto"/>
        <w:bottom w:val="none" w:sz="0" w:space="0" w:color="auto"/>
        <w:right w:val="none" w:sz="0" w:space="0" w:color="auto"/>
      </w:divBdr>
      <w:divsChild>
        <w:div w:id="59135558">
          <w:marLeft w:val="0"/>
          <w:marRight w:val="0"/>
          <w:marTop w:val="0"/>
          <w:marBottom w:val="0"/>
          <w:divBdr>
            <w:top w:val="none" w:sz="0" w:space="0" w:color="auto"/>
            <w:left w:val="none" w:sz="0" w:space="0" w:color="auto"/>
            <w:bottom w:val="none" w:sz="0" w:space="0" w:color="auto"/>
            <w:right w:val="none" w:sz="0" w:space="0" w:color="auto"/>
          </w:divBdr>
          <w:divsChild>
            <w:div w:id="45417340">
              <w:marLeft w:val="0"/>
              <w:marRight w:val="0"/>
              <w:marTop w:val="0"/>
              <w:marBottom w:val="0"/>
              <w:divBdr>
                <w:top w:val="none" w:sz="0" w:space="0" w:color="auto"/>
                <w:left w:val="none" w:sz="0" w:space="0" w:color="auto"/>
                <w:bottom w:val="none" w:sz="0" w:space="0" w:color="auto"/>
                <w:right w:val="none" w:sz="0" w:space="0" w:color="auto"/>
              </w:divBdr>
            </w:div>
            <w:div w:id="918757183">
              <w:marLeft w:val="0"/>
              <w:marRight w:val="0"/>
              <w:marTop w:val="0"/>
              <w:marBottom w:val="0"/>
              <w:divBdr>
                <w:top w:val="none" w:sz="0" w:space="0" w:color="auto"/>
                <w:left w:val="none" w:sz="0" w:space="0" w:color="auto"/>
                <w:bottom w:val="none" w:sz="0" w:space="0" w:color="auto"/>
                <w:right w:val="none" w:sz="0" w:space="0" w:color="auto"/>
              </w:divBdr>
            </w:div>
            <w:div w:id="933586730">
              <w:marLeft w:val="0"/>
              <w:marRight w:val="0"/>
              <w:marTop w:val="0"/>
              <w:marBottom w:val="0"/>
              <w:divBdr>
                <w:top w:val="none" w:sz="0" w:space="0" w:color="auto"/>
                <w:left w:val="none" w:sz="0" w:space="0" w:color="auto"/>
                <w:bottom w:val="none" w:sz="0" w:space="0" w:color="auto"/>
                <w:right w:val="none" w:sz="0" w:space="0" w:color="auto"/>
              </w:divBdr>
            </w:div>
            <w:div w:id="1008755090">
              <w:marLeft w:val="0"/>
              <w:marRight w:val="0"/>
              <w:marTop w:val="0"/>
              <w:marBottom w:val="0"/>
              <w:divBdr>
                <w:top w:val="none" w:sz="0" w:space="0" w:color="auto"/>
                <w:left w:val="none" w:sz="0" w:space="0" w:color="auto"/>
                <w:bottom w:val="none" w:sz="0" w:space="0" w:color="auto"/>
                <w:right w:val="none" w:sz="0" w:space="0" w:color="auto"/>
              </w:divBdr>
            </w:div>
            <w:div w:id="1340083372">
              <w:marLeft w:val="0"/>
              <w:marRight w:val="0"/>
              <w:marTop w:val="0"/>
              <w:marBottom w:val="0"/>
              <w:divBdr>
                <w:top w:val="none" w:sz="0" w:space="0" w:color="auto"/>
                <w:left w:val="none" w:sz="0" w:space="0" w:color="auto"/>
                <w:bottom w:val="none" w:sz="0" w:space="0" w:color="auto"/>
                <w:right w:val="none" w:sz="0" w:space="0" w:color="auto"/>
              </w:divBdr>
            </w:div>
            <w:div w:id="156587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10759">
      <w:bodyDiv w:val="1"/>
      <w:marLeft w:val="0"/>
      <w:marRight w:val="0"/>
      <w:marTop w:val="0"/>
      <w:marBottom w:val="0"/>
      <w:divBdr>
        <w:top w:val="none" w:sz="0" w:space="0" w:color="auto"/>
        <w:left w:val="none" w:sz="0" w:space="0" w:color="auto"/>
        <w:bottom w:val="none" w:sz="0" w:space="0" w:color="auto"/>
        <w:right w:val="none" w:sz="0" w:space="0" w:color="auto"/>
      </w:divBdr>
      <w:divsChild>
        <w:div w:id="1371111372">
          <w:marLeft w:val="0"/>
          <w:marRight w:val="0"/>
          <w:marTop w:val="0"/>
          <w:marBottom w:val="0"/>
          <w:divBdr>
            <w:top w:val="none" w:sz="0" w:space="0" w:color="auto"/>
            <w:left w:val="none" w:sz="0" w:space="0" w:color="auto"/>
            <w:bottom w:val="none" w:sz="0" w:space="0" w:color="auto"/>
            <w:right w:val="none" w:sz="0" w:space="0" w:color="auto"/>
          </w:divBdr>
          <w:divsChild>
            <w:div w:id="65499771">
              <w:marLeft w:val="0"/>
              <w:marRight w:val="0"/>
              <w:marTop w:val="0"/>
              <w:marBottom w:val="0"/>
              <w:divBdr>
                <w:top w:val="none" w:sz="0" w:space="0" w:color="auto"/>
                <w:left w:val="none" w:sz="0" w:space="0" w:color="auto"/>
                <w:bottom w:val="none" w:sz="0" w:space="0" w:color="auto"/>
                <w:right w:val="none" w:sz="0" w:space="0" w:color="auto"/>
              </w:divBdr>
            </w:div>
            <w:div w:id="96677580">
              <w:marLeft w:val="0"/>
              <w:marRight w:val="0"/>
              <w:marTop w:val="0"/>
              <w:marBottom w:val="0"/>
              <w:divBdr>
                <w:top w:val="none" w:sz="0" w:space="0" w:color="auto"/>
                <w:left w:val="none" w:sz="0" w:space="0" w:color="auto"/>
                <w:bottom w:val="none" w:sz="0" w:space="0" w:color="auto"/>
                <w:right w:val="none" w:sz="0" w:space="0" w:color="auto"/>
              </w:divBdr>
            </w:div>
            <w:div w:id="436951175">
              <w:marLeft w:val="0"/>
              <w:marRight w:val="0"/>
              <w:marTop w:val="0"/>
              <w:marBottom w:val="0"/>
              <w:divBdr>
                <w:top w:val="none" w:sz="0" w:space="0" w:color="auto"/>
                <w:left w:val="none" w:sz="0" w:space="0" w:color="auto"/>
                <w:bottom w:val="none" w:sz="0" w:space="0" w:color="auto"/>
                <w:right w:val="none" w:sz="0" w:space="0" w:color="auto"/>
              </w:divBdr>
            </w:div>
            <w:div w:id="573466414">
              <w:marLeft w:val="0"/>
              <w:marRight w:val="0"/>
              <w:marTop w:val="0"/>
              <w:marBottom w:val="0"/>
              <w:divBdr>
                <w:top w:val="none" w:sz="0" w:space="0" w:color="auto"/>
                <w:left w:val="none" w:sz="0" w:space="0" w:color="auto"/>
                <w:bottom w:val="none" w:sz="0" w:space="0" w:color="auto"/>
                <w:right w:val="none" w:sz="0" w:space="0" w:color="auto"/>
              </w:divBdr>
            </w:div>
            <w:div w:id="871772427">
              <w:marLeft w:val="0"/>
              <w:marRight w:val="0"/>
              <w:marTop w:val="0"/>
              <w:marBottom w:val="0"/>
              <w:divBdr>
                <w:top w:val="none" w:sz="0" w:space="0" w:color="auto"/>
                <w:left w:val="none" w:sz="0" w:space="0" w:color="auto"/>
                <w:bottom w:val="none" w:sz="0" w:space="0" w:color="auto"/>
                <w:right w:val="none" w:sz="0" w:space="0" w:color="auto"/>
              </w:divBdr>
            </w:div>
            <w:div w:id="1042444598">
              <w:marLeft w:val="0"/>
              <w:marRight w:val="0"/>
              <w:marTop w:val="0"/>
              <w:marBottom w:val="0"/>
              <w:divBdr>
                <w:top w:val="none" w:sz="0" w:space="0" w:color="auto"/>
                <w:left w:val="none" w:sz="0" w:space="0" w:color="auto"/>
                <w:bottom w:val="none" w:sz="0" w:space="0" w:color="auto"/>
                <w:right w:val="none" w:sz="0" w:space="0" w:color="auto"/>
              </w:divBdr>
            </w:div>
            <w:div w:id="1209563368">
              <w:marLeft w:val="0"/>
              <w:marRight w:val="0"/>
              <w:marTop w:val="0"/>
              <w:marBottom w:val="0"/>
              <w:divBdr>
                <w:top w:val="none" w:sz="0" w:space="0" w:color="auto"/>
                <w:left w:val="none" w:sz="0" w:space="0" w:color="auto"/>
                <w:bottom w:val="none" w:sz="0" w:space="0" w:color="auto"/>
                <w:right w:val="none" w:sz="0" w:space="0" w:color="auto"/>
              </w:divBdr>
            </w:div>
            <w:div w:id="1261060299">
              <w:marLeft w:val="0"/>
              <w:marRight w:val="0"/>
              <w:marTop w:val="0"/>
              <w:marBottom w:val="0"/>
              <w:divBdr>
                <w:top w:val="none" w:sz="0" w:space="0" w:color="auto"/>
                <w:left w:val="none" w:sz="0" w:space="0" w:color="auto"/>
                <w:bottom w:val="none" w:sz="0" w:space="0" w:color="auto"/>
                <w:right w:val="none" w:sz="0" w:space="0" w:color="auto"/>
              </w:divBdr>
            </w:div>
            <w:div w:id="1298879805">
              <w:marLeft w:val="0"/>
              <w:marRight w:val="0"/>
              <w:marTop w:val="0"/>
              <w:marBottom w:val="0"/>
              <w:divBdr>
                <w:top w:val="none" w:sz="0" w:space="0" w:color="auto"/>
                <w:left w:val="none" w:sz="0" w:space="0" w:color="auto"/>
                <w:bottom w:val="none" w:sz="0" w:space="0" w:color="auto"/>
                <w:right w:val="none" w:sz="0" w:space="0" w:color="auto"/>
              </w:divBdr>
            </w:div>
            <w:div w:id="1309087755">
              <w:marLeft w:val="0"/>
              <w:marRight w:val="0"/>
              <w:marTop w:val="0"/>
              <w:marBottom w:val="0"/>
              <w:divBdr>
                <w:top w:val="none" w:sz="0" w:space="0" w:color="auto"/>
                <w:left w:val="none" w:sz="0" w:space="0" w:color="auto"/>
                <w:bottom w:val="none" w:sz="0" w:space="0" w:color="auto"/>
                <w:right w:val="none" w:sz="0" w:space="0" w:color="auto"/>
              </w:divBdr>
            </w:div>
            <w:div w:id="1321420717">
              <w:marLeft w:val="0"/>
              <w:marRight w:val="0"/>
              <w:marTop w:val="0"/>
              <w:marBottom w:val="0"/>
              <w:divBdr>
                <w:top w:val="none" w:sz="0" w:space="0" w:color="auto"/>
                <w:left w:val="none" w:sz="0" w:space="0" w:color="auto"/>
                <w:bottom w:val="none" w:sz="0" w:space="0" w:color="auto"/>
                <w:right w:val="none" w:sz="0" w:space="0" w:color="auto"/>
              </w:divBdr>
            </w:div>
            <w:div w:id="1424960560">
              <w:marLeft w:val="0"/>
              <w:marRight w:val="0"/>
              <w:marTop w:val="0"/>
              <w:marBottom w:val="0"/>
              <w:divBdr>
                <w:top w:val="none" w:sz="0" w:space="0" w:color="auto"/>
                <w:left w:val="none" w:sz="0" w:space="0" w:color="auto"/>
                <w:bottom w:val="none" w:sz="0" w:space="0" w:color="auto"/>
                <w:right w:val="none" w:sz="0" w:space="0" w:color="auto"/>
              </w:divBdr>
            </w:div>
            <w:div w:id="1940721376">
              <w:marLeft w:val="0"/>
              <w:marRight w:val="0"/>
              <w:marTop w:val="0"/>
              <w:marBottom w:val="0"/>
              <w:divBdr>
                <w:top w:val="none" w:sz="0" w:space="0" w:color="auto"/>
                <w:left w:val="none" w:sz="0" w:space="0" w:color="auto"/>
                <w:bottom w:val="none" w:sz="0" w:space="0" w:color="auto"/>
                <w:right w:val="none" w:sz="0" w:space="0" w:color="auto"/>
              </w:divBdr>
            </w:div>
            <w:div w:id="1987389566">
              <w:marLeft w:val="0"/>
              <w:marRight w:val="0"/>
              <w:marTop w:val="0"/>
              <w:marBottom w:val="0"/>
              <w:divBdr>
                <w:top w:val="none" w:sz="0" w:space="0" w:color="auto"/>
                <w:left w:val="none" w:sz="0" w:space="0" w:color="auto"/>
                <w:bottom w:val="none" w:sz="0" w:space="0" w:color="auto"/>
                <w:right w:val="none" w:sz="0" w:space="0" w:color="auto"/>
              </w:divBdr>
            </w:div>
            <w:div w:id="211309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10429">
      <w:bodyDiv w:val="1"/>
      <w:marLeft w:val="0"/>
      <w:marRight w:val="0"/>
      <w:marTop w:val="0"/>
      <w:marBottom w:val="0"/>
      <w:divBdr>
        <w:top w:val="none" w:sz="0" w:space="0" w:color="auto"/>
        <w:left w:val="none" w:sz="0" w:space="0" w:color="auto"/>
        <w:bottom w:val="none" w:sz="0" w:space="0" w:color="auto"/>
        <w:right w:val="none" w:sz="0" w:space="0" w:color="auto"/>
      </w:divBdr>
      <w:divsChild>
        <w:div w:id="45448066">
          <w:marLeft w:val="0"/>
          <w:marRight w:val="0"/>
          <w:marTop w:val="0"/>
          <w:marBottom w:val="0"/>
          <w:divBdr>
            <w:top w:val="none" w:sz="0" w:space="0" w:color="auto"/>
            <w:left w:val="none" w:sz="0" w:space="0" w:color="auto"/>
            <w:bottom w:val="none" w:sz="0" w:space="0" w:color="auto"/>
            <w:right w:val="none" w:sz="0" w:space="0" w:color="auto"/>
          </w:divBdr>
          <w:divsChild>
            <w:div w:id="6443239">
              <w:marLeft w:val="0"/>
              <w:marRight w:val="0"/>
              <w:marTop w:val="0"/>
              <w:marBottom w:val="0"/>
              <w:divBdr>
                <w:top w:val="none" w:sz="0" w:space="0" w:color="auto"/>
                <w:left w:val="none" w:sz="0" w:space="0" w:color="auto"/>
                <w:bottom w:val="none" w:sz="0" w:space="0" w:color="auto"/>
                <w:right w:val="none" w:sz="0" w:space="0" w:color="auto"/>
              </w:divBdr>
            </w:div>
            <w:div w:id="21367348">
              <w:marLeft w:val="0"/>
              <w:marRight w:val="0"/>
              <w:marTop w:val="0"/>
              <w:marBottom w:val="0"/>
              <w:divBdr>
                <w:top w:val="none" w:sz="0" w:space="0" w:color="auto"/>
                <w:left w:val="none" w:sz="0" w:space="0" w:color="auto"/>
                <w:bottom w:val="none" w:sz="0" w:space="0" w:color="auto"/>
                <w:right w:val="none" w:sz="0" w:space="0" w:color="auto"/>
              </w:divBdr>
            </w:div>
            <w:div w:id="24986127">
              <w:marLeft w:val="0"/>
              <w:marRight w:val="0"/>
              <w:marTop w:val="0"/>
              <w:marBottom w:val="0"/>
              <w:divBdr>
                <w:top w:val="none" w:sz="0" w:space="0" w:color="auto"/>
                <w:left w:val="none" w:sz="0" w:space="0" w:color="auto"/>
                <w:bottom w:val="none" w:sz="0" w:space="0" w:color="auto"/>
                <w:right w:val="none" w:sz="0" w:space="0" w:color="auto"/>
              </w:divBdr>
            </w:div>
            <w:div w:id="33579875">
              <w:marLeft w:val="0"/>
              <w:marRight w:val="0"/>
              <w:marTop w:val="0"/>
              <w:marBottom w:val="0"/>
              <w:divBdr>
                <w:top w:val="none" w:sz="0" w:space="0" w:color="auto"/>
                <w:left w:val="none" w:sz="0" w:space="0" w:color="auto"/>
                <w:bottom w:val="none" w:sz="0" w:space="0" w:color="auto"/>
                <w:right w:val="none" w:sz="0" w:space="0" w:color="auto"/>
              </w:divBdr>
            </w:div>
            <w:div w:id="45685767">
              <w:marLeft w:val="0"/>
              <w:marRight w:val="0"/>
              <w:marTop w:val="0"/>
              <w:marBottom w:val="0"/>
              <w:divBdr>
                <w:top w:val="none" w:sz="0" w:space="0" w:color="auto"/>
                <w:left w:val="none" w:sz="0" w:space="0" w:color="auto"/>
                <w:bottom w:val="none" w:sz="0" w:space="0" w:color="auto"/>
                <w:right w:val="none" w:sz="0" w:space="0" w:color="auto"/>
              </w:divBdr>
            </w:div>
            <w:div w:id="48967624">
              <w:marLeft w:val="0"/>
              <w:marRight w:val="0"/>
              <w:marTop w:val="0"/>
              <w:marBottom w:val="0"/>
              <w:divBdr>
                <w:top w:val="none" w:sz="0" w:space="0" w:color="auto"/>
                <w:left w:val="none" w:sz="0" w:space="0" w:color="auto"/>
                <w:bottom w:val="none" w:sz="0" w:space="0" w:color="auto"/>
                <w:right w:val="none" w:sz="0" w:space="0" w:color="auto"/>
              </w:divBdr>
            </w:div>
            <w:div w:id="64108337">
              <w:marLeft w:val="0"/>
              <w:marRight w:val="0"/>
              <w:marTop w:val="0"/>
              <w:marBottom w:val="0"/>
              <w:divBdr>
                <w:top w:val="none" w:sz="0" w:space="0" w:color="auto"/>
                <w:left w:val="none" w:sz="0" w:space="0" w:color="auto"/>
                <w:bottom w:val="none" w:sz="0" w:space="0" w:color="auto"/>
                <w:right w:val="none" w:sz="0" w:space="0" w:color="auto"/>
              </w:divBdr>
            </w:div>
            <w:div w:id="104352777">
              <w:marLeft w:val="0"/>
              <w:marRight w:val="0"/>
              <w:marTop w:val="0"/>
              <w:marBottom w:val="0"/>
              <w:divBdr>
                <w:top w:val="none" w:sz="0" w:space="0" w:color="auto"/>
                <w:left w:val="none" w:sz="0" w:space="0" w:color="auto"/>
                <w:bottom w:val="none" w:sz="0" w:space="0" w:color="auto"/>
                <w:right w:val="none" w:sz="0" w:space="0" w:color="auto"/>
              </w:divBdr>
            </w:div>
            <w:div w:id="111555929">
              <w:marLeft w:val="0"/>
              <w:marRight w:val="0"/>
              <w:marTop w:val="0"/>
              <w:marBottom w:val="0"/>
              <w:divBdr>
                <w:top w:val="none" w:sz="0" w:space="0" w:color="auto"/>
                <w:left w:val="none" w:sz="0" w:space="0" w:color="auto"/>
                <w:bottom w:val="none" w:sz="0" w:space="0" w:color="auto"/>
                <w:right w:val="none" w:sz="0" w:space="0" w:color="auto"/>
              </w:divBdr>
            </w:div>
            <w:div w:id="111946462">
              <w:marLeft w:val="0"/>
              <w:marRight w:val="0"/>
              <w:marTop w:val="0"/>
              <w:marBottom w:val="0"/>
              <w:divBdr>
                <w:top w:val="none" w:sz="0" w:space="0" w:color="auto"/>
                <w:left w:val="none" w:sz="0" w:space="0" w:color="auto"/>
                <w:bottom w:val="none" w:sz="0" w:space="0" w:color="auto"/>
                <w:right w:val="none" w:sz="0" w:space="0" w:color="auto"/>
              </w:divBdr>
            </w:div>
            <w:div w:id="124589985">
              <w:marLeft w:val="0"/>
              <w:marRight w:val="0"/>
              <w:marTop w:val="0"/>
              <w:marBottom w:val="0"/>
              <w:divBdr>
                <w:top w:val="none" w:sz="0" w:space="0" w:color="auto"/>
                <w:left w:val="none" w:sz="0" w:space="0" w:color="auto"/>
                <w:bottom w:val="none" w:sz="0" w:space="0" w:color="auto"/>
                <w:right w:val="none" w:sz="0" w:space="0" w:color="auto"/>
              </w:divBdr>
            </w:div>
            <w:div w:id="131217043">
              <w:marLeft w:val="0"/>
              <w:marRight w:val="0"/>
              <w:marTop w:val="0"/>
              <w:marBottom w:val="0"/>
              <w:divBdr>
                <w:top w:val="none" w:sz="0" w:space="0" w:color="auto"/>
                <w:left w:val="none" w:sz="0" w:space="0" w:color="auto"/>
                <w:bottom w:val="none" w:sz="0" w:space="0" w:color="auto"/>
                <w:right w:val="none" w:sz="0" w:space="0" w:color="auto"/>
              </w:divBdr>
            </w:div>
            <w:div w:id="141892569">
              <w:marLeft w:val="0"/>
              <w:marRight w:val="0"/>
              <w:marTop w:val="0"/>
              <w:marBottom w:val="0"/>
              <w:divBdr>
                <w:top w:val="none" w:sz="0" w:space="0" w:color="auto"/>
                <w:left w:val="none" w:sz="0" w:space="0" w:color="auto"/>
                <w:bottom w:val="none" w:sz="0" w:space="0" w:color="auto"/>
                <w:right w:val="none" w:sz="0" w:space="0" w:color="auto"/>
              </w:divBdr>
            </w:div>
            <w:div w:id="145438375">
              <w:marLeft w:val="0"/>
              <w:marRight w:val="0"/>
              <w:marTop w:val="0"/>
              <w:marBottom w:val="0"/>
              <w:divBdr>
                <w:top w:val="none" w:sz="0" w:space="0" w:color="auto"/>
                <w:left w:val="none" w:sz="0" w:space="0" w:color="auto"/>
                <w:bottom w:val="none" w:sz="0" w:space="0" w:color="auto"/>
                <w:right w:val="none" w:sz="0" w:space="0" w:color="auto"/>
              </w:divBdr>
            </w:div>
            <w:div w:id="187453989">
              <w:marLeft w:val="0"/>
              <w:marRight w:val="0"/>
              <w:marTop w:val="0"/>
              <w:marBottom w:val="0"/>
              <w:divBdr>
                <w:top w:val="none" w:sz="0" w:space="0" w:color="auto"/>
                <w:left w:val="none" w:sz="0" w:space="0" w:color="auto"/>
                <w:bottom w:val="none" w:sz="0" w:space="0" w:color="auto"/>
                <w:right w:val="none" w:sz="0" w:space="0" w:color="auto"/>
              </w:divBdr>
            </w:div>
            <w:div w:id="195630183">
              <w:marLeft w:val="0"/>
              <w:marRight w:val="0"/>
              <w:marTop w:val="0"/>
              <w:marBottom w:val="0"/>
              <w:divBdr>
                <w:top w:val="none" w:sz="0" w:space="0" w:color="auto"/>
                <w:left w:val="none" w:sz="0" w:space="0" w:color="auto"/>
                <w:bottom w:val="none" w:sz="0" w:space="0" w:color="auto"/>
                <w:right w:val="none" w:sz="0" w:space="0" w:color="auto"/>
              </w:divBdr>
            </w:div>
            <w:div w:id="207644518">
              <w:marLeft w:val="0"/>
              <w:marRight w:val="0"/>
              <w:marTop w:val="0"/>
              <w:marBottom w:val="0"/>
              <w:divBdr>
                <w:top w:val="none" w:sz="0" w:space="0" w:color="auto"/>
                <w:left w:val="none" w:sz="0" w:space="0" w:color="auto"/>
                <w:bottom w:val="none" w:sz="0" w:space="0" w:color="auto"/>
                <w:right w:val="none" w:sz="0" w:space="0" w:color="auto"/>
              </w:divBdr>
            </w:div>
            <w:div w:id="215705789">
              <w:marLeft w:val="0"/>
              <w:marRight w:val="0"/>
              <w:marTop w:val="0"/>
              <w:marBottom w:val="0"/>
              <w:divBdr>
                <w:top w:val="none" w:sz="0" w:space="0" w:color="auto"/>
                <w:left w:val="none" w:sz="0" w:space="0" w:color="auto"/>
                <w:bottom w:val="none" w:sz="0" w:space="0" w:color="auto"/>
                <w:right w:val="none" w:sz="0" w:space="0" w:color="auto"/>
              </w:divBdr>
            </w:div>
            <w:div w:id="241574844">
              <w:marLeft w:val="0"/>
              <w:marRight w:val="0"/>
              <w:marTop w:val="0"/>
              <w:marBottom w:val="0"/>
              <w:divBdr>
                <w:top w:val="none" w:sz="0" w:space="0" w:color="auto"/>
                <w:left w:val="none" w:sz="0" w:space="0" w:color="auto"/>
                <w:bottom w:val="none" w:sz="0" w:space="0" w:color="auto"/>
                <w:right w:val="none" w:sz="0" w:space="0" w:color="auto"/>
              </w:divBdr>
            </w:div>
            <w:div w:id="253173758">
              <w:marLeft w:val="0"/>
              <w:marRight w:val="0"/>
              <w:marTop w:val="0"/>
              <w:marBottom w:val="0"/>
              <w:divBdr>
                <w:top w:val="none" w:sz="0" w:space="0" w:color="auto"/>
                <w:left w:val="none" w:sz="0" w:space="0" w:color="auto"/>
                <w:bottom w:val="none" w:sz="0" w:space="0" w:color="auto"/>
                <w:right w:val="none" w:sz="0" w:space="0" w:color="auto"/>
              </w:divBdr>
            </w:div>
            <w:div w:id="261644144">
              <w:marLeft w:val="0"/>
              <w:marRight w:val="0"/>
              <w:marTop w:val="0"/>
              <w:marBottom w:val="0"/>
              <w:divBdr>
                <w:top w:val="none" w:sz="0" w:space="0" w:color="auto"/>
                <w:left w:val="none" w:sz="0" w:space="0" w:color="auto"/>
                <w:bottom w:val="none" w:sz="0" w:space="0" w:color="auto"/>
                <w:right w:val="none" w:sz="0" w:space="0" w:color="auto"/>
              </w:divBdr>
            </w:div>
            <w:div w:id="263225314">
              <w:marLeft w:val="0"/>
              <w:marRight w:val="0"/>
              <w:marTop w:val="0"/>
              <w:marBottom w:val="0"/>
              <w:divBdr>
                <w:top w:val="none" w:sz="0" w:space="0" w:color="auto"/>
                <w:left w:val="none" w:sz="0" w:space="0" w:color="auto"/>
                <w:bottom w:val="none" w:sz="0" w:space="0" w:color="auto"/>
                <w:right w:val="none" w:sz="0" w:space="0" w:color="auto"/>
              </w:divBdr>
            </w:div>
            <w:div w:id="270674792">
              <w:marLeft w:val="0"/>
              <w:marRight w:val="0"/>
              <w:marTop w:val="0"/>
              <w:marBottom w:val="0"/>
              <w:divBdr>
                <w:top w:val="none" w:sz="0" w:space="0" w:color="auto"/>
                <w:left w:val="none" w:sz="0" w:space="0" w:color="auto"/>
                <w:bottom w:val="none" w:sz="0" w:space="0" w:color="auto"/>
                <w:right w:val="none" w:sz="0" w:space="0" w:color="auto"/>
              </w:divBdr>
            </w:div>
            <w:div w:id="297490745">
              <w:marLeft w:val="0"/>
              <w:marRight w:val="0"/>
              <w:marTop w:val="0"/>
              <w:marBottom w:val="0"/>
              <w:divBdr>
                <w:top w:val="none" w:sz="0" w:space="0" w:color="auto"/>
                <w:left w:val="none" w:sz="0" w:space="0" w:color="auto"/>
                <w:bottom w:val="none" w:sz="0" w:space="0" w:color="auto"/>
                <w:right w:val="none" w:sz="0" w:space="0" w:color="auto"/>
              </w:divBdr>
            </w:div>
            <w:div w:id="299844973">
              <w:marLeft w:val="0"/>
              <w:marRight w:val="0"/>
              <w:marTop w:val="0"/>
              <w:marBottom w:val="0"/>
              <w:divBdr>
                <w:top w:val="none" w:sz="0" w:space="0" w:color="auto"/>
                <w:left w:val="none" w:sz="0" w:space="0" w:color="auto"/>
                <w:bottom w:val="none" w:sz="0" w:space="0" w:color="auto"/>
                <w:right w:val="none" w:sz="0" w:space="0" w:color="auto"/>
              </w:divBdr>
            </w:div>
            <w:div w:id="369304048">
              <w:marLeft w:val="0"/>
              <w:marRight w:val="0"/>
              <w:marTop w:val="0"/>
              <w:marBottom w:val="0"/>
              <w:divBdr>
                <w:top w:val="none" w:sz="0" w:space="0" w:color="auto"/>
                <w:left w:val="none" w:sz="0" w:space="0" w:color="auto"/>
                <w:bottom w:val="none" w:sz="0" w:space="0" w:color="auto"/>
                <w:right w:val="none" w:sz="0" w:space="0" w:color="auto"/>
              </w:divBdr>
            </w:div>
            <w:div w:id="382488751">
              <w:marLeft w:val="0"/>
              <w:marRight w:val="0"/>
              <w:marTop w:val="0"/>
              <w:marBottom w:val="0"/>
              <w:divBdr>
                <w:top w:val="none" w:sz="0" w:space="0" w:color="auto"/>
                <w:left w:val="none" w:sz="0" w:space="0" w:color="auto"/>
                <w:bottom w:val="none" w:sz="0" w:space="0" w:color="auto"/>
                <w:right w:val="none" w:sz="0" w:space="0" w:color="auto"/>
              </w:divBdr>
            </w:div>
            <w:div w:id="396516508">
              <w:marLeft w:val="0"/>
              <w:marRight w:val="0"/>
              <w:marTop w:val="0"/>
              <w:marBottom w:val="0"/>
              <w:divBdr>
                <w:top w:val="none" w:sz="0" w:space="0" w:color="auto"/>
                <w:left w:val="none" w:sz="0" w:space="0" w:color="auto"/>
                <w:bottom w:val="none" w:sz="0" w:space="0" w:color="auto"/>
                <w:right w:val="none" w:sz="0" w:space="0" w:color="auto"/>
              </w:divBdr>
            </w:div>
            <w:div w:id="400493166">
              <w:marLeft w:val="0"/>
              <w:marRight w:val="0"/>
              <w:marTop w:val="0"/>
              <w:marBottom w:val="0"/>
              <w:divBdr>
                <w:top w:val="none" w:sz="0" w:space="0" w:color="auto"/>
                <w:left w:val="none" w:sz="0" w:space="0" w:color="auto"/>
                <w:bottom w:val="none" w:sz="0" w:space="0" w:color="auto"/>
                <w:right w:val="none" w:sz="0" w:space="0" w:color="auto"/>
              </w:divBdr>
            </w:div>
            <w:div w:id="425612147">
              <w:marLeft w:val="0"/>
              <w:marRight w:val="0"/>
              <w:marTop w:val="0"/>
              <w:marBottom w:val="0"/>
              <w:divBdr>
                <w:top w:val="none" w:sz="0" w:space="0" w:color="auto"/>
                <w:left w:val="none" w:sz="0" w:space="0" w:color="auto"/>
                <w:bottom w:val="none" w:sz="0" w:space="0" w:color="auto"/>
                <w:right w:val="none" w:sz="0" w:space="0" w:color="auto"/>
              </w:divBdr>
            </w:div>
            <w:div w:id="454641032">
              <w:marLeft w:val="0"/>
              <w:marRight w:val="0"/>
              <w:marTop w:val="0"/>
              <w:marBottom w:val="0"/>
              <w:divBdr>
                <w:top w:val="none" w:sz="0" w:space="0" w:color="auto"/>
                <w:left w:val="none" w:sz="0" w:space="0" w:color="auto"/>
                <w:bottom w:val="none" w:sz="0" w:space="0" w:color="auto"/>
                <w:right w:val="none" w:sz="0" w:space="0" w:color="auto"/>
              </w:divBdr>
            </w:div>
            <w:div w:id="462190051">
              <w:marLeft w:val="0"/>
              <w:marRight w:val="0"/>
              <w:marTop w:val="0"/>
              <w:marBottom w:val="0"/>
              <w:divBdr>
                <w:top w:val="none" w:sz="0" w:space="0" w:color="auto"/>
                <w:left w:val="none" w:sz="0" w:space="0" w:color="auto"/>
                <w:bottom w:val="none" w:sz="0" w:space="0" w:color="auto"/>
                <w:right w:val="none" w:sz="0" w:space="0" w:color="auto"/>
              </w:divBdr>
            </w:div>
            <w:div w:id="466510531">
              <w:marLeft w:val="0"/>
              <w:marRight w:val="0"/>
              <w:marTop w:val="0"/>
              <w:marBottom w:val="0"/>
              <w:divBdr>
                <w:top w:val="none" w:sz="0" w:space="0" w:color="auto"/>
                <w:left w:val="none" w:sz="0" w:space="0" w:color="auto"/>
                <w:bottom w:val="none" w:sz="0" w:space="0" w:color="auto"/>
                <w:right w:val="none" w:sz="0" w:space="0" w:color="auto"/>
              </w:divBdr>
            </w:div>
            <w:div w:id="486897600">
              <w:marLeft w:val="0"/>
              <w:marRight w:val="0"/>
              <w:marTop w:val="0"/>
              <w:marBottom w:val="0"/>
              <w:divBdr>
                <w:top w:val="none" w:sz="0" w:space="0" w:color="auto"/>
                <w:left w:val="none" w:sz="0" w:space="0" w:color="auto"/>
                <w:bottom w:val="none" w:sz="0" w:space="0" w:color="auto"/>
                <w:right w:val="none" w:sz="0" w:space="0" w:color="auto"/>
              </w:divBdr>
            </w:div>
            <w:div w:id="488984488">
              <w:marLeft w:val="0"/>
              <w:marRight w:val="0"/>
              <w:marTop w:val="0"/>
              <w:marBottom w:val="0"/>
              <w:divBdr>
                <w:top w:val="none" w:sz="0" w:space="0" w:color="auto"/>
                <w:left w:val="none" w:sz="0" w:space="0" w:color="auto"/>
                <w:bottom w:val="none" w:sz="0" w:space="0" w:color="auto"/>
                <w:right w:val="none" w:sz="0" w:space="0" w:color="auto"/>
              </w:divBdr>
            </w:div>
            <w:div w:id="489367197">
              <w:marLeft w:val="0"/>
              <w:marRight w:val="0"/>
              <w:marTop w:val="0"/>
              <w:marBottom w:val="0"/>
              <w:divBdr>
                <w:top w:val="none" w:sz="0" w:space="0" w:color="auto"/>
                <w:left w:val="none" w:sz="0" w:space="0" w:color="auto"/>
                <w:bottom w:val="none" w:sz="0" w:space="0" w:color="auto"/>
                <w:right w:val="none" w:sz="0" w:space="0" w:color="auto"/>
              </w:divBdr>
            </w:div>
            <w:div w:id="538784732">
              <w:marLeft w:val="0"/>
              <w:marRight w:val="0"/>
              <w:marTop w:val="0"/>
              <w:marBottom w:val="0"/>
              <w:divBdr>
                <w:top w:val="none" w:sz="0" w:space="0" w:color="auto"/>
                <w:left w:val="none" w:sz="0" w:space="0" w:color="auto"/>
                <w:bottom w:val="none" w:sz="0" w:space="0" w:color="auto"/>
                <w:right w:val="none" w:sz="0" w:space="0" w:color="auto"/>
              </w:divBdr>
            </w:div>
            <w:div w:id="562255959">
              <w:marLeft w:val="0"/>
              <w:marRight w:val="0"/>
              <w:marTop w:val="0"/>
              <w:marBottom w:val="0"/>
              <w:divBdr>
                <w:top w:val="none" w:sz="0" w:space="0" w:color="auto"/>
                <w:left w:val="none" w:sz="0" w:space="0" w:color="auto"/>
                <w:bottom w:val="none" w:sz="0" w:space="0" w:color="auto"/>
                <w:right w:val="none" w:sz="0" w:space="0" w:color="auto"/>
              </w:divBdr>
            </w:div>
            <w:div w:id="575821720">
              <w:marLeft w:val="0"/>
              <w:marRight w:val="0"/>
              <w:marTop w:val="0"/>
              <w:marBottom w:val="0"/>
              <w:divBdr>
                <w:top w:val="none" w:sz="0" w:space="0" w:color="auto"/>
                <w:left w:val="none" w:sz="0" w:space="0" w:color="auto"/>
                <w:bottom w:val="none" w:sz="0" w:space="0" w:color="auto"/>
                <w:right w:val="none" w:sz="0" w:space="0" w:color="auto"/>
              </w:divBdr>
            </w:div>
            <w:div w:id="617956981">
              <w:marLeft w:val="0"/>
              <w:marRight w:val="0"/>
              <w:marTop w:val="0"/>
              <w:marBottom w:val="0"/>
              <w:divBdr>
                <w:top w:val="none" w:sz="0" w:space="0" w:color="auto"/>
                <w:left w:val="none" w:sz="0" w:space="0" w:color="auto"/>
                <w:bottom w:val="none" w:sz="0" w:space="0" w:color="auto"/>
                <w:right w:val="none" w:sz="0" w:space="0" w:color="auto"/>
              </w:divBdr>
            </w:div>
            <w:div w:id="711000914">
              <w:marLeft w:val="0"/>
              <w:marRight w:val="0"/>
              <w:marTop w:val="0"/>
              <w:marBottom w:val="0"/>
              <w:divBdr>
                <w:top w:val="none" w:sz="0" w:space="0" w:color="auto"/>
                <w:left w:val="none" w:sz="0" w:space="0" w:color="auto"/>
                <w:bottom w:val="none" w:sz="0" w:space="0" w:color="auto"/>
                <w:right w:val="none" w:sz="0" w:space="0" w:color="auto"/>
              </w:divBdr>
            </w:div>
            <w:div w:id="727917959">
              <w:marLeft w:val="0"/>
              <w:marRight w:val="0"/>
              <w:marTop w:val="0"/>
              <w:marBottom w:val="0"/>
              <w:divBdr>
                <w:top w:val="none" w:sz="0" w:space="0" w:color="auto"/>
                <w:left w:val="none" w:sz="0" w:space="0" w:color="auto"/>
                <w:bottom w:val="none" w:sz="0" w:space="0" w:color="auto"/>
                <w:right w:val="none" w:sz="0" w:space="0" w:color="auto"/>
              </w:divBdr>
            </w:div>
            <w:div w:id="732776537">
              <w:marLeft w:val="0"/>
              <w:marRight w:val="0"/>
              <w:marTop w:val="0"/>
              <w:marBottom w:val="0"/>
              <w:divBdr>
                <w:top w:val="none" w:sz="0" w:space="0" w:color="auto"/>
                <w:left w:val="none" w:sz="0" w:space="0" w:color="auto"/>
                <w:bottom w:val="none" w:sz="0" w:space="0" w:color="auto"/>
                <w:right w:val="none" w:sz="0" w:space="0" w:color="auto"/>
              </w:divBdr>
            </w:div>
            <w:div w:id="740248993">
              <w:marLeft w:val="0"/>
              <w:marRight w:val="0"/>
              <w:marTop w:val="0"/>
              <w:marBottom w:val="0"/>
              <w:divBdr>
                <w:top w:val="none" w:sz="0" w:space="0" w:color="auto"/>
                <w:left w:val="none" w:sz="0" w:space="0" w:color="auto"/>
                <w:bottom w:val="none" w:sz="0" w:space="0" w:color="auto"/>
                <w:right w:val="none" w:sz="0" w:space="0" w:color="auto"/>
              </w:divBdr>
            </w:div>
            <w:div w:id="743603793">
              <w:marLeft w:val="0"/>
              <w:marRight w:val="0"/>
              <w:marTop w:val="0"/>
              <w:marBottom w:val="0"/>
              <w:divBdr>
                <w:top w:val="none" w:sz="0" w:space="0" w:color="auto"/>
                <w:left w:val="none" w:sz="0" w:space="0" w:color="auto"/>
                <w:bottom w:val="none" w:sz="0" w:space="0" w:color="auto"/>
                <w:right w:val="none" w:sz="0" w:space="0" w:color="auto"/>
              </w:divBdr>
            </w:div>
            <w:div w:id="782963831">
              <w:marLeft w:val="0"/>
              <w:marRight w:val="0"/>
              <w:marTop w:val="0"/>
              <w:marBottom w:val="0"/>
              <w:divBdr>
                <w:top w:val="none" w:sz="0" w:space="0" w:color="auto"/>
                <w:left w:val="none" w:sz="0" w:space="0" w:color="auto"/>
                <w:bottom w:val="none" w:sz="0" w:space="0" w:color="auto"/>
                <w:right w:val="none" w:sz="0" w:space="0" w:color="auto"/>
              </w:divBdr>
            </w:div>
            <w:div w:id="801388659">
              <w:marLeft w:val="0"/>
              <w:marRight w:val="0"/>
              <w:marTop w:val="0"/>
              <w:marBottom w:val="0"/>
              <w:divBdr>
                <w:top w:val="none" w:sz="0" w:space="0" w:color="auto"/>
                <w:left w:val="none" w:sz="0" w:space="0" w:color="auto"/>
                <w:bottom w:val="none" w:sz="0" w:space="0" w:color="auto"/>
                <w:right w:val="none" w:sz="0" w:space="0" w:color="auto"/>
              </w:divBdr>
            </w:div>
            <w:div w:id="817376918">
              <w:marLeft w:val="0"/>
              <w:marRight w:val="0"/>
              <w:marTop w:val="0"/>
              <w:marBottom w:val="0"/>
              <w:divBdr>
                <w:top w:val="none" w:sz="0" w:space="0" w:color="auto"/>
                <w:left w:val="none" w:sz="0" w:space="0" w:color="auto"/>
                <w:bottom w:val="none" w:sz="0" w:space="0" w:color="auto"/>
                <w:right w:val="none" w:sz="0" w:space="0" w:color="auto"/>
              </w:divBdr>
            </w:div>
            <w:div w:id="827865027">
              <w:marLeft w:val="0"/>
              <w:marRight w:val="0"/>
              <w:marTop w:val="0"/>
              <w:marBottom w:val="0"/>
              <w:divBdr>
                <w:top w:val="none" w:sz="0" w:space="0" w:color="auto"/>
                <w:left w:val="none" w:sz="0" w:space="0" w:color="auto"/>
                <w:bottom w:val="none" w:sz="0" w:space="0" w:color="auto"/>
                <w:right w:val="none" w:sz="0" w:space="0" w:color="auto"/>
              </w:divBdr>
            </w:div>
            <w:div w:id="846478473">
              <w:marLeft w:val="0"/>
              <w:marRight w:val="0"/>
              <w:marTop w:val="0"/>
              <w:marBottom w:val="0"/>
              <w:divBdr>
                <w:top w:val="none" w:sz="0" w:space="0" w:color="auto"/>
                <w:left w:val="none" w:sz="0" w:space="0" w:color="auto"/>
                <w:bottom w:val="none" w:sz="0" w:space="0" w:color="auto"/>
                <w:right w:val="none" w:sz="0" w:space="0" w:color="auto"/>
              </w:divBdr>
            </w:div>
            <w:div w:id="863521149">
              <w:marLeft w:val="0"/>
              <w:marRight w:val="0"/>
              <w:marTop w:val="0"/>
              <w:marBottom w:val="0"/>
              <w:divBdr>
                <w:top w:val="none" w:sz="0" w:space="0" w:color="auto"/>
                <w:left w:val="none" w:sz="0" w:space="0" w:color="auto"/>
                <w:bottom w:val="none" w:sz="0" w:space="0" w:color="auto"/>
                <w:right w:val="none" w:sz="0" w:space="0" w:color="auto"/>
              </w:divBdr>
            </w:div>
            <w:div w:id="869954177">
              <w:marLeft w:val="0"/>
              <w:marRight w:val="0"/>
              <w:marTop w:val="0"/>
              <w:marBottom w:val="0"/>
              <w:divBdr>
                <w:top w:val="none" w:sz="0" w:space="0" w:color="auto"/>
                <w:left w:val="none" w:sz="0" w:space="0" w:color="auto"/>
                <w:bottom w:val="none" w:sz="0" w:space="0" w:color="auto"/>
                <w:right w:val="none" w:sz="0" w:space="0" w:color="auto"/>
              </w:divBdr>
            </w:div>
            <w:div w:id="900557994">
              <w:marLeft w:val="0"/>
              <w:marRight w:val="0"/>
              <w:marTop w:val="0"/>
              <w:marBottom w:val="0"/>
              <w:divBdr>
                <w:top w:val="none" w:sz="0" w:space="0" w:color="auto"/>
                <w:left w:val="none" w:sz="0" w:space="0" w:color="auto"/>
                <w:bottom w:val="none" w:sz="0" w:space="0" w:color="auto"/>
                <w:right w:val="none" w:sz="0" w:space="0" w:color="auto"/>
              </w:divBdr>
            </w:div>
            <w:div w:id="910116554">
              <w:marLeft w:val="0"/>
              <w:marRight w:val="0"/>
              <w:marTop w:val="0"/>
              <w:marBottom w:val="0"/>
              <w:divBdr>
                <w:top w:val="none" w:sz="0" w:space="0" w:color="auto"/>
                <w:left w:val="none" w:sz="0" w:space="0" w:color="auto"/>
                <w:bottom w:val="none" w:sz="0" w:space="0" w:color="auto"/>
                <w:right w:val="none" w:sz="0" w:space="0" w:color="auto"/>
              </w:divBdr>
            </w:div>
            <w:div w:id="922879669">
              <w:marLeft w:val="0"/>
              <w:marRight w:val="0"/>
              <w:marTop w:val="0"/>
              <w:marBottom w:val="0"/>
              <w:divBdr>
                <w:top w:val="none" w:sz="0" w:space="0" w:color="auto"/>
                <w:left w:val="none" w:sz="0" w:space="0" w:color="auto"/>
                <w:bottom w:val="none" w:sz="0" w:space="0" w:color="auto"/>
                <w:right w:val="none" w:sz="0" w:space="0" w:color="auto"/>
              </w:divBdr>
            </w:div>
            <w:div w:id="939337418">
              <w:marLeft w:val="0"/>
              <w:marRight w:val="0"/>
              <w:marTop w:val="0"/>
              <w:marBottom w:val="0"/>
              <w:divBdr>
                <w:top w:val="none" w:sz="0" w:space="0" w:color="auto"/>
                <w:left w:val="none" w:sz="0" w:space="0" w:color="auto"/>
                <w:bottom w:val="none" w:sz="0" w:space="0" w:color="auto"/>
                <w:right w:val="none" w:sz="0" w:space="0" w:color="auto"/>
              </w:divBdr>
            </w:div>
            <w:div w:id="960572513">
              <w:marLeft w:val="0"/>
              <w:marRight w:val="0"/>
              <w:marTop w:val="0"/>
              <w:marBottom w:val="0"/>
              <w:divBdr>
                <w:top w:val="none" w:sz="0" w:space="0" w:color="auto"/>
                <w:left w:val="none" w:sz="0" w:space="0" w:color="auto"/>
                <w:bottom w:val="none" w:sz="0" w:space="0" w:color="auto"/>
                <w:right w:val="none" w:sz="0" w:space="0" w:color="auto"/>
              </w:divBdr>
            </w:div>
            <w:div w:id="967128414">
              <w:marLeft w:val="0"/>
              <w:marRight w:val="0"/>
              <w:marTop w:val="0"/>
              <w:marBottom w:val="0"/>
              <w:divBdr>
                <w:top w:val="none" w:sz="0" w:space="0" w:color="auto"/>
                <w:left w:val="none" w:sz="0" w:space="0" w:color="auto"/>
                <w:bottom w:val="none" w:sz="0" w:space="0" w:color="auto"/>
                <w:right w:val="none" w:sz="0" w:space="0" w:color="auto"/>
              </w:divBdr>
            </w:div>
            <w:div w:id="984551434">
              <w:marLeft w:val="0"/>
              <w:marRight w:val="0"/>
              <w:marTop w:val="0"/>
              <w:marBottom w:val="0"/>
              <w:divBdr>
                <w:top w:val="none" w:sz="0" w:space="0" w:color="auto"/>
                <w:left w:val="none" w:sz="0" w:space="0" w:color="auto"/>
                <w:bottom w:val="none" w:sz="0" w:space="0" w:color="auto"/>
                <w:right w:val="none" w:sz="0" w:space="0" w:color="auto"/>
              </w:divBdr>
            </w:div>
            <w:div w:id="986786022">
              <w:marLeft w:val="0"/>
              <w:marRight w:val="0"/>
              <w:marTop w:val="0"/>
              <w:marBottom w:val="0"/>
              <w:divBdr>
                <w:top w:val="none" w:sz="0" w:space="0" w:color="auto"/>
                <w:left w:val="none" w:sz="0" w:space="0" w:color="auto"/>
                <w:bottom w:val="none" w:sz="0" w:space="0" w:color="auto"/>
                <w:right w:val="none" w:sz="0" w:space="0" w:color="auto"/>
              </w:divBdr>
            </w:div>
            <w:div w:id="1000355039">
              <w:marLeft w:val="0"/>
              <w:marRight w:val="0"/>
              <w:marTop w:val="0"/>
              <w:marBottom w:val="0"/>
              <w:divBdr>
                <w:top w:val="none" w:sz="0" w:space="0" w:color="auto"/>
                <w:left w:val="none" w:sz="0" w:space="0" w:color="auto"/>
                <w:bottom w:val="none" w:sz="0" w:space="0" w:color="auto"/>
                <w:right w:val="none" w:sz="0" w:space="0" w:color="auto"/>
              </w:divBdr>
            </w:div>
            <w:div w:id="1001473948">
              <w:marLeft w:val="0"/>
              <w:marRight w:val="0"/>
              <w:marTop w:val="0"/>
              <w:marBottom w:val="0"/>
              <w:divBdr>
                <w:top w:val="none" w:sz="0" w:space="0" w:color="auto"/>
                <w:left w:val="none" w:sz="0" w:space="0" w:color="auto"/>
                <w:bottom w:val="none" w:sz="0" w:space="0" w:color="auto"/>
                <w:right w:val="none" w:sz="0" w:space="0" w:color="auto"/>
              </w:divBdr>
            </w:div>
            <w:div w:id="1001664972">
              <w:marLeft w:val="0"/>
              <w:marRight w:val="0"/>
              <w:marTop w:val="0"/>
              <w:marBottom w:val="0"/>
              <w:divBdr>
                <w:top w:val="none" w:sz="0" w:space="0" w:color="auto"/>
                <w:left w:val="none" w:sz="0" w:space="0" w:color="auto"/>
                <w:bottom w:val="none" w:sz="0" w:space="0" w:color="auto"/>
                <w:right w:val="none" w:sz="0" w:space="0" w:color="auto"/>
              </w:divBdr>
            </w:div>
            <w:div w:id="1003583775">
              <w:marLeft w:val="0"/>
              <w:marRight w:val="0"/>
              <w:marTop w:val="0"/>
              <w:marBottom w:val="0"/>
              <w:divBdr>
                <w:top w:val="none" w:sz="0" w:space="0" w:color="auto"/>
                <w:left w:val="none" w:sz="0" w:space="0" w:color="auto"/>
                <w:bottom w:val="none" w:sz="0" w:space="0" w:color="auto"/>
                <w:right w:val="none" w:sz="0" w:space="0" w:color="auto"/>
              </w:divBdr>
            </w:div>
            <w:div w:id="1004821585">
              <w:marLeft w:val="0"/>
              <w:marRight w:val="0"/>
              <w:marTop w:val="0"/>
              <w:marBottom w:val="0"/>
              <w:divBdr>
                <w:top w:val="none" w:sz="0" w:space="0" w:color="auto"/>
                <w:left w:val="none" w:sz="0" w:space="0" w:color="auto"/>
                <w:bottom w:val="none" w:sz="0" w:space="0" w:color="auto"/>
                <w:right w:val="none" w:sz="0" w:space="0" w:color="auto"/>
              </w:divBdr>
            </w:div>
            <w:div w:id="1008287133">
              <w:marLeft w:val="0"/>
              <w:marRight w:val="0"/>
              <w:marTop w:val="0"/>
              <w:marBottom w:val="0"/>
              <w:divBdr>
                <w:top w:val="none" w:sz="0" w:space="0" w:color="auto"/>
                <w:left w:val="none" w:sz="0" w:space="0" w:color="auto"/>
                <w:bottom w:val="none" w:sz="0" w:space="0" w:color="auto"/>
                <w:right w:val="none" w:sz="0" w:space="0" w:color="auto"/>
              </w:divBdr>
            </w:div>
            <w:div w:id="1012563264">
              <w:marLeft w:val="0"/>
              <w:marRight w:val="0"/>
              <w:marTop w:val="0"/>
              <w:marBottom w:val="0"/>
              <w:divBdr>
                <w:top w:val="none" w:sz="0" w:space="0" w:color="auto"/>
                <w:left w:val="none" w:sz="0" w:space="0" w:color="auto"/>
                <w:bottom w:val="none" w:sz="0" w:space="0" w:color="auto"/>
                <w:right w:val="none" w:sz="0" w:space="0" w:color="auto"/>
              </w:divBdr>
            </w:div>
            <w:div w:id="1044601325">
              <w:marLeft w:val="0"/>
              <w:marRight w:val="0"/>
              <w:marTop w:val="0"/>
              <w:marBottom w:val="0"/>
              <w:divBdr>
                <w:top w:val="none" w:sz="0" w:space="0" w:color="auto"/>
                <w:left w:val="none" w:sz="0" w:space="0" w:color="auto"/>
                <w:bottom w:val="none" w:sz="0" w:space="0" w:color="auto"/>
                <w:right w:val="none" w:sz="0" w:space="0" w:color="auto"/>
              </w:divBdr>
            </w:div>
            <w:div w:id="1050691265">
              <w:marLeft w:val="0"/>
              <w:marRight w:val="0"/>
              <w:marTop w:val="0"/>
              <w:marBottom w:val="0"/>
              <w:divBdr>
                <w:top w:val="none" w:sz="0" w:space="0" w:color="auto"/>
                <w:left w:val="none" w:sz="0" w:space="0" w:color="auto"/>
                <w:bottom w:val="none" w:sz="0" w:space="0" w:color="auto"/>
                <w:right w:val="none" w:sz="0" w:space="0" w:color="auto"/>
              </w:divBdr>
            </w:div>
            <w:div w:id="1109814819">
              <w:marLeft w:val="0"/>
              <w:marRight w:val="0"/>
              <w:marTop w:val="0"/>
              <w:marBottom w:val="0"/>
              <w:divBdr>
                <w:top w:val="none" w:sz="0" w:space="0" w:color="auto"/>
                <w:left w:val="none" w:sz="0" w:space="0" w:color="auto"/>
                <w:bottom w:val="none" w:sz="0" w:space="0" w:color="auto"/>
                <w:right w:val="none" w:sz="0" w:space="0" w:color="auto"/>
              </w:divBdr>
            </w:div>
            <w:div w:id="1156919779">
              <w:marLeft w:val="0"/>
              <w:marRight w:val="0"/>
              <w:marTop w:val="0"/>
              <w:marBottom w:val="0"/>
              <w:divBdr>
                <w:top w:val="none" w:sz="0" w:space="0" w:color="auto"/>
                <w:left w:val="none" w:sz="0" w:space="0" w:color="auto"/>
                <w:bottom w:val="none" w:sz="0" w:space="0" w:color="auto"/>
                <w:right w:val="none" w:sz="0" w:space="0" w:color="auto"/>
              </w:divBdr>
            </w:div>
            <w:div w:id="1204754736">
              <w:marLeft w:val="0"/>
              <w:marRight w:val="0"/>
              <w:marTop w:val="0"/>
              <w:marBottom w:val="0"/>
              <w:divBdr>
                <w:top w:val="none" w:sz="0" w:space="0" w:color="auto"/>
                <w:left w:val="none" w:sz="0" w:space="0" w:color="auto"/>
                <w:bottom w:val="none" w:sz="0" w:space="0" w:color="auto"/>
                <w:right w:val="none" w:sz="0" w:space="0" w:color="auto"/>
              </w:divBdr>
            </w:div>
            <w:div w:id="1236235751">
              <w:marLeft w:val="0"/>
              <w:marRight w:val="0"/>
              <w:marTop w:val="0"/>
              <w:marBottom w:val="0"/>
              <w:divBdr>
                <w:top w:val="none" w:sz="0" w:space="0" w:color="auto"/>
                <w:left w:val="none" w:sz="0" w:space="0" w:color="auto"/>
                <w:bottom w:val="none" w:sz="0" w:space="0" w:color="auto"/>
                <w:right w:val="none" w:sz="0" w:space="0" w:color="auto"/>
              </w:divBdr>
            </w:div>
            <w:div w:id="1244484207">
              <w:marLeft w:val="0"/>
              <w:marRight w:val="0"/>
              <w:marTop w:val="0"/>
              <w:marBottom w:val="0"/>
              <w:divBdr>
                <w:top w:val="none" w:sz="0" w:space="0" w:color="auto"/>
                <w:left w:val="none" w:sz="0" w:space="0" w:color="auto"/>
                <w:bottom w:val="none" w:sz="0" w:space="0" w:color="auto"/>
                <w:right w:val="none" w:sz="0" w:space="0" w:color="auto"/>
              </w:divBdr>
            </w:div>
            <w:div w:id="1251154662">
              <w:marLeft w:val="0"/>
              <w:marRight w:val="0"/>
              <w:marTop w:val="0"/>
              <w:marBottom w:val="0"/>
              <w:divBdr>
                <w:top w:val="none" w:sz="0" w:space="0" w:color="auto"/>
                <w:left w:val="none" w:sz="0" w:space="0" w:color="auto"/>
                <w:bottom w:val="none" w:sz="0" w:space="0" w:color="auto"/>
                <w:right w:val="none" w:sz="0" w:space="0" w:color="auto"/>
              </w:divBdr>
            </w:div>
            <w:div w:id="1284653101">
              <w:marLeft w:val="0"/>
              <w:marRight w:val="0"/>
              <w:marTop w:val="0"/>
              <w:marBottom w:val="0"/>
              <w:divBdr>
                <w:top w:val="none" w:sz="0" w:space="0" w:color="auto"/>
                <w:left w:val="none" w:sz="0" w:space="0" w:color="auto"/>
                <w:bottom w:val="none" w:sz="0" w:space="0" w:color="auto"/>
                <w:right w:val="none" w:sz="0" w:space="0" w:color="auto"/>
              </w:divBdr>
            </w:div>
            <w:div w:id="1294553929">
              <w:marLeft w:val="0"/>
              <w:marRight w:val="0"/>
              <w:marTop w:val="0"/>
              <w:marBottom w:val="0"/>
              <w:divBdr>
                <w:top w:val="none" w:sz="0" w:space="0" w:color="auto"/>
                <w:left w:val="none" w:sz="0" w:space="0" w:color="auto"/>
                <w:bottom w:val="none" w:sz="0" w:space="0" w:color="auto"/>
                <w:right w:val="none" w:sz="0" w:space="0" w:color="auto"/>
              </w:divBdr>
            </w:div>
            <w:div w:id="1295524859">
              <w:marLeft w:val="0"/>
              <w:marRight w:val="0"/>
              <w:marTop w:val="0"/>
              <w:marBottom w:val="0"/>
              <w:divBdr>
                <w:top w:val="none" w:sz="0" w:space="0" w:color="auto"/>
                <w:left w:val="none" w:sz="0" w:space="0" w:color="auto"/>
                <w:bottom w:val="none" w:sz="0" w:space="0" w:color="auto"/>
                <w:right w:val="none" w:sz="0" w:space="0" w:color="auto"/>
              </w:divBdr>
            </w:div>
            <w:div w:id="1296369072">
              <w:marLeft w:val="0"/>
              <w:marRight w:val="0"/>
              <w:marTop w:val="0"/>
              <w:marBottom w:val="0"/>
              <w:divBdr>
                <w:top w:val="none" w:sz="0" w:space="0" w:color="auto"/>
                <w:left w:val="none" w:sz="0" w:space="0" w:color="auto"/>
                <w:bottom w:val="none" w:sz="0" w:space="0" w:color="auto"/>
                <w:right w:val="none" w:sz="0" w:space="0" w:color="auto"/>
              </w:divBdr>
            </w:div>
            <w:div w:id="1319965725">
              <w:marLeft w:val="0"/>
              <w:marRight w:val="0"/>
              <w:marTop w:val="0"/>
              <w:marBottom w:val="0"/>
              <w:divBdr>
                <w:top w:val="none" w:sz="0" w:space="0" w:color="auto"/>
                <w:left w:val="none" w:sz="0" w:space="0" w:color="auto"/>
                <w:bottom w:val="none" w:sz="0" w:space="0" w:color="auto"/>
                <w:right w:val="none" w:sz="0" w:space="0" w:color="auto"/>
              </w:divBdr>
            </w:div>
            <w:div w:id="1322536635">
              <w:marLeft w:val="0"/>
              <w:marRight w:val="0"/>
              <w:marTop w:val="0"/>
              <w:marBottom w:val="0"/>
              <w:divBdr>
                <w:top w:val="none" w:sz="0" w:space="0" w:color="auto"/>
                <w:left w:val="none" w:sz="0" w:space="0" w:color="auto"/>
                <w:bottom w:val="none" w:sz="0" w:space="0" w:color="auto"/>
                <w:right w:val="none" w:sz="0" w:space="0" w:color="auto"/>
              </w:divBdr>
            </w:div>
            <w:div w:id="1324315719">
              <w:marLeft w:val="0"/>
              <w:marRight w:val="0"/>
              <w:marTop w:val="0"/>
              <w:marBottom w:val="0"/>
              <w:divBdr>
                <w:top w:val="none" w:sz="0" w:space="0" w:color="auto"/>
                <w:left w:val="none" w:sz="0" w:space="0" w:color="auto"/>
                <w:bottom w:val="none" w:sz="0" w:space="0" w:color="auto"/>
                <w:right w:val="none" w:sz="0" w:space="0" w:color="auto"/>
              </w:divBdr>
            </w:div>
            <w:div w:id="1334063779">
              <w:marLeft w:val="0"/>
              <w:marRight w:val="0"/>
              <w:marTop w:val="0"/>
              <w:marBottom w:val="0"/>
              <w:divBdr>
                <w:top w:val="none" w:sz="0" w:space="0" w:color="auto"/>
                <w:left w:val="none" w:sz="0" w:space="0" w:color="auto"/>
                <w:bottom w:val="none" w:sz="0" w:space="0" w:color="auto"/>
                <w:right w:val="none" w:sz="0" w:space="0" w:color="auto"/>
              </w:divBdr>
            </w:div>
            <w:div w:id="1341004899">
              <w:marLeft w:val="0"/>
              <w:marRight w:val="0"/>
              <w:marTop w:val="0"/>
              <w:marBottom w:val="0"/>
              <w:divBdr>
                <w:top w:val="none" w:sz="0" w:space="0" w:color="auto"/>
                <w:left w:val="none" w:sz="0" w:space="0" w:color="auto"/>
                <w:bottom w:val="none" w:sz="0" w:space="0" w:color="auto"/>
                <w:right w:val="none" w:sz="0" w:space="0" w:color="auto"/>
              </w:divBdr>
            </w:div>
            <w:div w:id="1353798317">
              <w:marLeft w:val="0"/>
              <w:marRight w:val="0"/>
              <w:marTop w:val="0"/>
              <w:marBottom w:val="0"/>
              <w:divBdr>
                <w:top w:val="none" w:sz="0" w:space="0" w:color="auto"/>
                <w:left w:val="none" w:sz="0" w:space="0" w:color="auto"/>
                <w:bottom w:val="none" w:sz="0" w:space="0" w:color="auto"/>
                <w:right w:val="none" w:sz="0" w:space="0" w:color="auto"/>
              </w:divBdr>
            </w:div>
            <w:div w:id="1379358857">
              <w:marLeft w:val="0"/>
              <w:marRight w:val="0"/>
              <w:marTop w:val="0"/>
              <w:marBottom w:val="0"/>
              <w:divBdr>
                <w:top w:val="none" w:sz="0" w:space="0" w:color="auto"/>
                <w:left w:val="none" w:sz="0" w:space="0" w:color="auto"/>
                <w:bottom w:val="none" w:sz="0" w:space="0" w:color="auto"/>
                <w:right w:val="none" w:sz="0" w:space="0" w:color="auto"/>
              </w:divBdr>
            </w:div>
            <w:div w:id="1387030990">
              <w:marLeft w:val="0"/>
              <w:marRight w:val="0"/>
              <w:marTop w:val="0"/>
              <w:marBottom w:val="0"/>
              <w:divBdr>
                <w:top w:val="none" w:sz="0" w:space="0" w:color="auto"/>
                <w:left w:val="none" w:sz="0" w:space="0" w:color="auto"/>
                <w:bottom w:val="none" w:sz="0" w:space="0" w:color="auto"/>
                <w:right w:val="none" w:sz="0" w:space="0" w:color="auto"/>
              </w:divBdr>
            </w:div>
            <w:div w:id="1394311126">
              <w:marLeft w:val="0"/>
              <w:marRight w:val="0"/>
              <w:marTop w:val="0"/>
              <w:marBottom w:val="0"/>
              <w:divBdr>
                <w:top w:val="none" w:sz="0" w:space="0" w:color="auto"/>
                <w:left w:val="none" w:sz="0" w:space="0" w:color="auto"/>
                <w:bottom w:val="none" w:sz="0" w:space="0" w:color="auto"/>
                <w:right w:val="none" w:sz="0" w:space="0" w:color="auto"/>
              </w:divBdr>
            </w:div>
            <w:div w:id="1394743624">
              <w:marLeft w:val="0"/>
              <w:marRight w:val="0"/>
              <w:marTop w:val="0"/>
              <w:marBottom w:val="0"/>
              <w:divBdr>
                <w:top w:val="none" w:sz="0" w:space="0" w:color="auto"/>
                <w:left w:val="none" w:sz="0" w:space="0" w:color="auto"/>
                <w:bottom w:val="none" w:sz="0" w:space="0" w:color="auto"/>
                <w:right w:val="none" w:sz="0" w:space="0" w:color="auto"/>
              </w:divBdr>
            </w:div>
            <w:div w:id="1428311886">
              <w:marLeft w:val="0"/>
              <w:marRight w:val="0"/>
              <w:marTop w:val="0"/>
              <w:marBottom w:val="0"/>
              <w:divBdr>
                <w:top w:val="none" w:sz="0" w:space="0" w:color="auto"/>
                <w:left w:val="none" w:sz="0" w:space="0" w:color="auto"/>
                <w:bottom w:val="none" w:sz="0" w:space="0" w:color="auto"/>
                <w:right w:val="none" w:sz="0" w:space="0" w:color="auto"/>
              </w:divBdr>
            </w:div>
            <w:div w:id="1428967756">
              <w:marLeft w:val="0"/>
              <w:marRight w:val="0"/>
              <w:marTop w:val="0"/>
              <w:marBottom w:val="0"/>
              <w:divBdr>
                <w:top w:val="none" w:sz="0" w:space="0" w:color="auto"/>
                <w:left w:val="none" w:sz="0" w:space="0" w:color="auto"/>
                <w:bottom w:val="none" w:sz="0" w:space="0" w:color="auto"/>
                <w:right w:val="none" w:sz="0" w:space="0" w:color="auto"/>
              </w:divBdr>
            </w:div>
            <w:div w:id="1435245077">
              <w:marLeft w:val="0"/>
              <w:marRight w:val="0"/>
              <w:marTop w:val="0"/>
              <w:marBottom w:val="0"/>
              <w:divBdr>
                <w:top w:val="none" w:sz="0" w:space="0" w:color="auto"/>
                <w:left w:val="none" w:sz="0" w:space="0" w:color="auto"/>
                <w:bottom w:val="none" w:sz="0" w:space="0" w:color="auto"/>
                <w:right w:val="none" w:sz="0" w:space="0" w:color="auto"/>
              </w:divBdr>
            </w:div>
            <w:div w:id="1447961845">
              <w:marLeft w:val="0"/>
              <w:marRight w:val="0"/>
              <w:marTop w:val="0"/>
              <w:marBottom w:val="0"/>
              <w:divBdr>
                <w:top w:val="none" w:sz="0" w:space="0" w:color="auto"/>
                <w:left w:val="none" w:sz="0" w:space="0" w:color="auto"/>
                <w:bottom w:val="none" w:sz="0" w:space="0" w:color="auto"/>
                <w:right w:val="none" w:sz="0" w:space="0" w:color="auto"/>
              </w:divBdr>
            </w:div>
            <w:div w:id="1454864428">
              <w:marLeft w:val="0"/>
              <w:marRight w:val="0"/>
              <w:marTop w:val="0"/>
              <w:marBottom w:val="0"/>
              <w:divBdr>
                <w:top w:val="none" w:sz="0" w:space="0" w:color="auto"/>
                <w:left w:val="none" w:sz="0" w:space="0" w:color="auto"/>
                <w:bottom w:val="none" w:sz="0" w:space="0" w:color="auto"/>
                <w:right w:val="none" w:sz="0" w:space="0" w:color="auto"/>
              </w:divBdr>
            </w:div>
            <w:div w:id="1471098728">
              <w:marLeft w:val="0"/>
              <w:marRight w:val="0"/>
              <w:marTop w:val="0"/>
              <w:marBottom w:val="0"/>
              <w:divBdr>
                <w:top w:val="none" w:sz="0" w:space="0" w:color="auto"/>
                <w:left w:val="none" w:sz="0" w:space="0" w:color="auto"/>
                <w:bottom w:val="none" w:sz="0" w:space="0" w:color="auto"/>
                <w:right w:val="none" w:sz="0" w:space="0" w:color="auto"/>
              </w:divBdr>
            </w:div>
            <w:div w:id="1483354446">
              <w:marLeft w:val="0"/>
              <w:marRight w:val="0"/>
              <w:marTop w:val="0"/>
              <w:marBottom w:val="0"/>
              <w:divBdr>
                <w:top w:val="none" w:sz="0" w:space="0" w:color="auto"/>
                <w:left w:val="none" w:sz="0" w:space="0" w:color="auto"/>
                <w:bottom w:val="none" w:sz="0" w:space="0" w:color="auto"/>
                <w:right w:val="none" w:sz="0" w:space="0" w:color="auto"/>
              </w:divBdr>
            </w:div>
            <w:div w:id="1489327714">
              <w:marLeft w:val="0"/>
              <w:marRight w:val="0"/>
              <w:marTop w:val="0"/>
              <w:marBottom w:val="0"/>
              <w:divBdr>
                <w:top w:val="none" w:sz="0" w:space="0" w:color="auto"/>
                <w:left w:val="none" w:sz="0" w:space="0" w:color="auto"/>
                <w:bottom w:val="none" w:sz="0" w:space="0" w:color="auto"/>
                <w:right w:val="none" w:sz="0" w:space="0" w:color="auto"/>
              </w:divBdr>
            </w:div>
            <w:div w:id="1502963687">
              <w:marLeft w:val="0"/>
              <w:marRight w:val="0"/>
              <w:marTop w:val="0"/>
              <w:marBottom w:val="0"/>
              <w:divBdr>
                <w:top w:val="none" w:sz="0" w:space="0" w:color="auto"/>
                <w:left w:val="none" w:sz="0" w:space="0" w:color="auto"/>
                <w:bottom w:val="none" w:sz="0" w:space="0" w:color="auto"/>
                <w:right w:val="none" w:sz="0" w:space="0" w:color="auto"/>
              </w:divBdr>
            </w:div>
            <w:div w:id="1533805163">
              <w:marLeft w:val="0"/>
              <w:marRight w:val="0"/>
              <w:marTop w:val="0"/>
              <w:marBottom w:val="0"/>
              <w:divBdr>
                <w:top w:val="none" w:sz="0" w:space="0" w:color="auto"/>
                <w:left w:val="none" w:sz="0" w:space="0" w:color="auto"/>
                <w:bottom w:val="none" w:sz="0" w:space="0" w:color="auto"/>
                <w:right w:val="none" w:sz="0" w:space="0" w:color="auto"/>
              </w:divBdr>
            </w:div>
            <w:div w:id="1559631334">
              <w:marLeft w:val="0"/>
              <w:marRight w:val="0"/>
              <w:marTop w:val="0"/>
              <w:marBottom w:val="0"/>
              <w:divBdr>
                <w:top w:val="none" w:sz="0" w:space="0" w:color="auto"/>
                <w:left w:val="none" w:sz="0" w:space="0" w:color="auto"/>
                <w:bottom w:val="none" w:sz="0" w:space="0" w:color="auto"/>
                <w:right w:val="none" w:sz="0" w:space="0" w:color="auto"/>
              </w:divBdr>
            </w:div>
            <w:div w:id="1565752858">
              <w:marLeft w:val="0"/>
              <w:marRight w:val="0"/>
              <w:marTop w:val="0"/>
              <w:marBottom w:val="0"/>
              <w:divBdr>
                <w:top w:val="none" w:sz="0" w:space="0" w:color="auto"/>
                <w:left w:val="none" w:sz="0" w:space="0" w:color="auto"/>
                <w:bottom w:val="none" w:sz="0" w:space="0" w:color="auto"/>
                <w:right w:val="none" w:sz="0" w:space="0" w:color="auto"/>
              </w:divBdr>
            </w:div>
            <w:div w:id="1603217645">
              <w:marLeft w:val="0"/>
              <w:marRight w:val="0"/>
              <w:marTop w:val="0"/>
              <w:marBottom w:val="0"/>
              <w:divBdr>
                <w:top w:val="none" w:sz="0" w:space="0" w:color="auto"/>
                <w:left w:val="none" w:sz="0" w:space="0" w:color="auto"/>
                <w:bottom w:val="none" w:sz="0" w:space="0" w:color="auto"/>
                <w:right w:val="none" w:sz="0" w:space="0" w:color="auto"/>
              </w:divBdr>
            </w:div>
            <w:div w:id="1615670166">
              <w:marLeft w:val="0"/>
              <w:marRight w:val="0"/>
              <w:marTop w:val="0"/>
              <w:marBottom w:val="0"/>
              <w:divBdr>
                <w:top w:val="none" w:sz="0" w:space="0" w:color="auto"/>
                <w:left w:val="none" w:sz="0" w:space="0" w:color="auto"/>
                <w:bottom w:val="none" w:sz="0" w:space="0" w:color="auto"/>
                <w:right w:val="none" w:sz="0" w:space="0" w:color="auto"/>
              </w:divBdr>
            </w:div>
            <w:div w:id="1649436581">
              <w:marLeft w:val="0"/>
              <w:marRight w:val="0"/>
              <w:marTop w:val="0"/>
              <w:marBottom w:val="0"/>
              <w:divBdr>
                <w:top w:val="none" w:sz="0" w:space="0" w:color="auto"/>
                <w:left w:val="none" w:sz="0" w:space="0" w:color="auto"/>
                <w:bottom w:val="none" w:sz="0" w:space="0" w:color="auto"/>
                <w:right w:val="none" w:sz="0" w:space="0" w:color="auto"/>
              </w:divBdr>
            </w:div>
            <w:div w:id="1651401794">
              <w:marLeft w:val="0"/>
              <w:marRight w:val="0"/>
              <w:marTop w:val="0"/>
              <w:marBottom w:val="0"/>
              <w:divBdr>
                <w:top w:val="none" w:sz="0" w:space="0" w:color="auto"/>
                <w:left w:val="none" w:sz="0" w:space="0" w:color="auto"/>
                <w:bottom w:val="none" w:sz="0" w:space="0" w:color="auto"/>
                <w:right w:val="none" w:sz="0" w:space="0" w:color="auto"/>
              </w:divBdr>
            </w:div>
            <w:div w:id="1656373293">
              <w:marLeft w:val="0"/>
              <w:marRight w:val="0"/>
              <w:marTop w:val="0"/>
              <w:marBottom w:val="0"/>
              <w:divBdr>
                <w:top w:val="none" w:sz="0" w:space="0" w:color="auto"/>
                <w:left w:val="none" w:sz="0" w:space="0" w:color="auto"/>
                <w:bottom w:val="none" w:sz="0" w:space="0" w:color="auto"/>
                <w:right w:val="none" w:sz="0" w:space="0" w:color="auto"/>
              </w:divBdr>
            </w:div>
            <w:div w:id="1661615450">
              <w:marLeft w:val="0"/>
              <w:marRight w:val="0"/>
              <w:marTop w:val="0"/>
              <w:marBottom w:val="0"/>
              <w:divBdr>
                <w:top w:val="none" w:sz="0" w:space="0" w:color="auto"/>
                <w:left w:val="none" w:sz="0" w:space="0" w:color="auto"/>
                <w:bottom w:val="none" w:sz="0" w:space="0" w:color="auto"/>
                <w:right w:val="none" w:sz="0" w:space="0" w:color="auto"/>
              </w:divBdr>
            </w:div>
            <w:div w:id="1701122430">
              <w:marLeft w:val="0"/>
              <w:marRight w:val="0"/>
              <w:marTop w:val="0"/>
              <w:marBottom w:val="0"/>
              <w:divBdr>
                <w:top w:val="none" w:sz="0" w:space="0" w:color="auto"/>
                <w:left w:val="none" w:sz="0" w:space="0" w:color="auto"/>
                <w:bottom w:val="none" w:sz="0" w:space="0" w:color="auto"/>
                <w:right w:val="none" w:sz="0" w:space="0" w:color="auto"/>
              </w:divBdr>
            </w:div>
            <w:div w:id="1702441577">
              <w:marLeft w:val="0"/>
              <w:marRight w:val="0"/>
              <w:marTop w:val="0"/>
              <w:marBottom w:val="0"/>
              <w:divBdr>
                <w:top w:val="none" w:sz="0" w:space="0" w:color="auto"/>
                <w:left w:val="none" w:sz="0" w:space="0" w:color="auto"/>
                <w:bottom w:val="none" w:sz="0" w:space="0" w:color="auto"/>
                <w:right w:val="none" w:sz="0" w:space="0" w:color="auto"/>
              </w:divBdr>
            </w:div>
            <w:div w:id="1723748129">
              <w:marLeft w:val="0"/>
              <w:marRight w:val="0"/>
              <w:marTop w:val="0"/>
              <w:marBottom w:val="0"/>
              <w:divBdr>
                <w:top w:val="none" w:sz="0" w:space="0" w:color="auto"/>
                <w:left w:val="none" w:sz="0" w:space="0" w:color="auto"/>
                <w:bottom w:val="none" w:sz="0" w:space="0" w:color="auto"/>
                <w:right w:val="none" w:sz="0" w:space="0" w:color="auto"/>
              </w:divBdr>
            </w:div>
            <w:div w:id="1723938492">
              <w:marLeft w:val="0"/>
              <w:marRight w:val="0"/>
              <w:marTop w:val="0"/>
              <w:marBottom w:val="0"/>
              <w:divBdr>
                <w:top w:val="none" w:sz="0" w:space="0" w:color="auto"/>
                <w:left w:val="none" w:sz="0" w:space="0" w:color="auto"/>
                <w:bottom w:val="none" w:sz="0" w:space="0" w:color="auto"/>
                <w:right w:val="none" w:sz="0" w:space="0" w:color="auto"/>
              </w:divBdr>
            </w:div>
            <w:div w:id="1738867117">
              <w:marLeft w:val="0"/>
              <w:marRight w:val="0"/>
              <w:marTop w:val="0"/>
              <w:marBottom w:val="0"/>
              <w:divBdr>
                <w:top w:val="none" w:sz="0" w:space="0" w:color="auto"/>
                <w:left w:val="none" w:sz="0" w:space="0" w:color="auto"/>
                <w:bottom w:val="none" w:sz="0" w:space="0" w:color="auto"/>
                <w:right w:val="none" w:sz="0" w:space="0" w:color="auto"/>
              </w:divBdr>
            </w:div>
            <w:div w:id="1758093082">
              <w:marLeft w:val="0"/>
              <w:marRight w:val="0"/>
              <w:marTop w:val="0"/>
              <w:marBottom w:val="0"/>
              <w:divBdr>
                <w:top w:val="none" w:sz="0" w:space="0" w:color="auto"/>
                <w:left w:val="none" w:sz="0" w:space="0" w:color="auto"/>
                <w:bottom w:val="none" w:sz="0" w:space="0" w:color="auto"/>
                <w:right w:val="none" w:sz="0" w:space="0" w:color="auto"/>
              </w:divBdr>
            </w:div>
            <w:div w:id="1760523889">
              <w:marLeft w:val="0"/>
              <w:marRight w:val="0"/>
              <w:marTop w:val="0"/>
              <w:marBottom w:val="0"/>
              <w:divBdr>
                <w:top w:val="none" w:sz="0" w:space="0" w:color="auto"/>
                <w:left w:val="none" w:sz="0" w:space="0" w:color="auto"/>
                <w:bottom w:val="none" w:sz="0" w:space="0" w:color="auto"/>
                <w:right w:val="none" w:sz="0" w:space="0" w:color="auto"/>
              </w:divBdr>
            </w:div>
            <w:div w:id="1760562869">
              <w:marLeft w:val="0"/>
              <w:marRight w:val="0"/>
              <w:marTop w:val="0"/>
              <w:marBottom w:val="0"/>
              <w:divBdr>
                <w:top w:val="none" w:sz="0" w:space="0" w:color="auto"/>
                <w:left w:val="none" w:sz="0" w:space="0" w:color="auto"/>
                <w:bottom w:val="none" w:sz="0" w:space="0" w:color="auto"/>
                <w:right w:val="none" w:sz="0" w:space="0" w:color="auto"/>
              </w:divBdr>
            </w:div>
            <w:div w:id="1771967562">
              <w:marLeft w:val="0"/>
              <w:marRight w:val="0"/>
              <w:marTop w:val="0"/>
              <w:marBottom w:val="0"/>
              <w:divBdr>
                <w:top w:val="none" w:sz="0" w:space="0" w:color="auto"/>
                <w:left w:val="none" w:sz="0" w:space="0" w:color="auto"/>
                <w:bottom w:val="none" w:sz="0" w:space="0" w:color="auto"/>
                <w:right w:val="none" w:sz="0" w:space="0" w:color="auto"/>
              </w:divBdr>
            </w:div>
            <w:div w:id="1816332483">
              <w:marLeft w:val="0"/>
              <w:marRight w:val="0"/>
              <w:marTop w:val="0"/>
              <w:marBottom w:val="0"/>
              <w:divBdr>
                <w:top w:val="none" w:sz="0" w:space="0" w:color="auto"/>
                <w:left w:val="none" w:sz="0" w:space="0" w:color="auto"/>
                <w:bottom w:val="none" w:sz="0" w:space="0" w:color="auto"/>
                <w:right w:val="none" w:sz="0" w:space="0" w:color="auto"/>
              </w:divBdr>
            </w:div>
            <w:div w:id="1817063517">
              <w:marLeft w:val="0"/>
              <w:marRight w:val="0"/>
              <w:marTop w:val="0"/>
              <w:marBottom w:val="0"/>
              <w:divBdr>
                <w:top w:val="none" w:sz="0" w:space="0" w:color="auto"/>
                <w:left w:val="none" w:sz="0" w:space="0" w:color="auto"/>
                <w:bottom w:val="none" w:sz="0" w:space="0" w:color="auto"/>
                <w:right w:val="none" w:sz="0" w:space="0" w:color="auto"/>
              </w:divBdr>
            </w:div>
            <w:div w:id="1849713916">
              <w:marLeft w:val="0"/>
              <w:marRight w:val="0"/>
              <w:marTop w:val="0"/>
              <w:marBottom w:val="0"/>
              <w:divBdr>
                <w:top w:val="none" w:sz="0" w:space="0" w:color="auto"/>
                <w:left w:val="none" w:sz="0" w:space="0" w:color="auto"/>
                <w:bottom w:val="none" w:sz="0" w:space="0" w:color="auto"/>
                <w:right w:val="none" w:sz="0" w:space="0" w:color="auto"/>
              </w:divBdr>
            </w:div>
            <w:div w:id="1857766641">
              <w:marLeft w:val="0"/>
              <w:marRight w:val="0"/>
              <w:marTop w:val="0"/>
              <w:marBottom w:val="0"/>
              <w:divBdr>
                <w:top w:val="none" w:sz="0" w:space="0" w:color="auto"/>
                <w:left w:val="none" w:sz="0" w:space="0" w:color="auto"/>
                <w:bottom w:val="none" w:sz="0" w:space="0" w:color="auto"/>
                <w:right w:val="none" w:sz="0" w:space="0" w:color="auto"/>
              </w:divBdr>
            </w:div>
            <w:div w:id="1858226680">
              <w:marLeft w:val="0"/>
              <w:marRight w:val="0"/>
              <w:marTop w:val="0"/>
              <w:marBottom w:val="0"/>
              <w:divBdr>
                <w:top w:val="none" w:sz="0" w:space="0" w:color="auto"/>
                <w:left w:val="none" w:sz="0" w:space="0" w:color="auto"/>
                <w:bottom w:val="none" w:sz="0" w:space="0" w:color="auto"/>
                <w:right w:val="none" w:sz="0" w:space="0" w:color="auto"/>
              </w:divBdr>
            </w:div>
            <w:div w:id="1861164891">
              <w:marLeft w:val="0"/>
              <w:marRight w:val="0"/>
              <w:marTop w:val="0"/>
              <w:marBottom w:val="0"/>
              <w:divBdr>
                <w:top w:val="none" w:sz="0" w:space="0" w:color="auto"/>
                <w:left w:val="none" w:sz="0" w:space="0" w:color="auto"/>
                <w:bottom w:val="none" w:sz="0" w:space="0" w:color="auto"/>
                <w:right w:val="none" w:sz="0" w:space="0" w:color="auto"/>
              </w:divBdr>
            </w:div>
            <w:div w:id="1867331436">
              <w:marLeft w:val="0"/>
              <w:marRight w:val="0"/>
              <w:marTop w:val="0"/>
              <w:marBottom w:val="0"/>
              <w:divBdr>
                <w:top w:val="none" w:sz="0" w:space="0" w:color="auto"/>
                <w:left w:val="none" w:sz="0" w:space="0" w:color="auto"/>
                <w:bottom w:val="none" w:sz="0" w:space="0" w:color="auto"/>
                <w:right w:val="none" w:sz="0" w:space="0" w:color="auto"/>
              </w:divBdr>
            </w:div>
            <w:div w:id="1875263592">
              <w:marLeft w:val="0"/>
              <w:marRight w:val="0"/>
              <w:marTop w:val="0"/>
              <w:marBottom w:val="0"/>
              <w:divBdr>
                <w:top w:val="none" w:sz="0" w:space="0" w:color="auto"/>
                <w:left w:val="none" w:sz="0" w:space="0" w:color="auto"/>
                <w:bottom w:val="none" w:sz="0" w:space="0" w:color="auto"/>
                <w:right w:val="none" w:sz="0" w:space="0" w:color="auto"/>
              </w:divBdr>
            </w:div>
            <w:div w:id="1899776628">
              <w:marLeft w:val="0"/>
              <w:marRight w:val="0"/>
              <w:marTop w:val="0"/>
              <w:marBottom w:val="0"/>
              <w:divBdr>
                <w:top w:val="none" w:sz="0" w:space="0" w:color="auto"/>
                <w:left w:val="none" w:sz="0" w:space="0" w:color="auto"/>
                <w:bottom w:val="none" w:sz="0" w:space="0" w:color="auto"/>
                <w:right w:val="none" w:sz="0" w:space="0" w:color="auto"/>
              </w:divBdr>
            </w:div>
            <w:div w:id="1910267589">
              <w:marLeft w:val="0"/>
              <w:marRight w:val="0"/>
              <w:marTop w:val="0"/>
              <w:marBottom w:val="0"/>
              <w:divBdr>
                <w:top w:val="none" w:sz="0" w:space="0" w:color="auto"/>
                <w:left w:val="none" w:sz="0" w:space="0" w:color="auto"/>
                <w:bottom w:val="none" w:sz="0" w:space="0" w:color="auto"/>
                <w:right w:val="none" w:sz="0" w:space="0" w:color="auto"/>
              </w:divBdr>
            </w:div>
            <w:div w:id="1913586714">
              <w:marLeft w:val="0"/>
              <w:marRight w:val="0"/>
              <w:marTop w:val="0"/>
              <w:marBottom w:val="0"/>
              <w:divBdr>
                <w:top w:val="none" w:sz="0" w:space="0" w:color="auto"/>
                <w:left w:val="none" w:sz="0" w:space="0" w:color="auto"/>
                <w:bottom w:val="none" w:sz="0" w:space="0" w:color="auto"/>
                <w:right w:val="none" w:sz="0" w:space="0" w:color="auto"/>
              </w:divBdr>
            </w:div>
            <w:div w:id="1914388622">
              <w:marLeft w:val="0"/>
              <w:marRight w:val="0"/>
              <w:marTop w:val="0"/>
              <w:marBottom w:val="0"/>
              <w:divBdr>
                <w:top w:val="none" w:sz="0" w:space="0" w:color="auto"/>
                <w:left w:val="none" w:sz="0" w:space="0" w:color="auto"/>
                <w:bottom w:val="none" w:sz="0" w:space="0" w:color="auto"/>
                <w:right w:val="none" w:sz="0" w:space="0" w:color="auto"/>
              </w:divBdr>
            </w:div>
            <w:div w:id="1928885482">
              <w:marLeft w:val="0"/>
              <w:marRight w:val="0"/>
              <w:marTop w:val="0"/>
              <w:marBottom w:val="0"/>
              <w:divBdr>
                <w:top w:val="none" w:sz="0" w:space="0" w:color="auto"/>
                <w:left w:val="none" w:sz="0" w:space="0" w:color="auto"/>
                <w:bottom w:val="none" w:sz="0" w:space="0" w:color="auto"/>
                <w:right w:val="none" w:sz="0" w:space="0" w:color="auto"/>
              </w:divBdr>
            </w:div>
            <w:div w:id="1950773245">
              <w:marLeft w:val="0"/>
              <w:marRight w:val="0"/>
              <w:marTop w:val="0"/>
              <w:marBottom w:val="0"/>
              <w:divBdr>
                <w:top w:val="none" w:sz="0" w:space="0" w:color="auto"/>
                <w:left w:val="none" w:sz="0" w:space="0" w:color="auto"/>
                <w:bottom w:val="none" w:sz="0" w:space="0" w:color="auto"/>
                <w:right w:val="none" w:sz="0" w:space="0" w:color="auto"/>
              </w:divBdr>
            </w:div>
            <w:div w:id="1959480919">
              <w:marLeft w:val="0"/>
              <w:marRight w:val="0"/>
              <w:marTop w:val="0"/>
              <w:marBottom w:val="0"/>
              <w:divBdr>
                <w:top w:val="none" w:sz="0" w:space="0" w:color="auto"/>
                <w:left w:val="none" w:sz="0" w:space="0" w:color="auto"/>
                <w:bottom w:val="none" w:sz="0" w:space="0" w:color="auto"/>
                <w:right w:val="none" w:sz="0" w:space="0" w:color="auto"/>
              </w:divBdr>
            </w:div>
            <w:div w:id="1972442098">
              <w:marLeft w:val="0"/>
              <w:marRight w:val="0"/>
              <w:marTop w:val="0"/>
              <w:marBottom w:val="0"/>
              <w:divBdr>
                <w:top w:val="none" w:sz="0" w:space="0" w:color="auto"/>
                <w:left w:val="none" w:sz="0" w:space="0" w:color="auto"/>
                <w:bottom w:val="none" w:sz="0" w:space="0" w:color="auto"/>
                <w:right w:val="none" w:sz="0" w:space="0" w:color="auto"/>
              </w:divBdr>
            </w:div>
            <w:div w:id="1974939769">
              <w:marLeft w:val="0"/>
              <w:marRight w:val="0"/>
              <w:marTop w:val="0"/>
              <w:marBottom w:val="0"/>
              <w:divBdr>
                <w:top w:val="none" w:sz="0" w:space="0" w:color="auto"/>
                <w:left w:val="none" w:sz="0" w:space="0" w:color="auto"/>
                <w:bottom w:val="none" w:sz="0" w:space="0" w:color="auto"/>
                <w:right w:val="none" w:sz="0" w:space="0" w:color="auto"/>
              </w:divBdr>
            </w:div>
            <w:div w:id="1998530458">
              <w:marLeft w:val="0"/>
              <w:marRight w:val="0"/>
              <w:marTop w:val="0"/>
              <w:marBottom w:val="0"/>
              <w:divBdr>
                <w:top w:val="none" w:sz="0" w:space="0" w:color="auto"/>
                <w:left w:val="none" w:sz="0" w:space="0" w:color="auto"/>
                <w:bottom w:val="none" w:sz="0" w:space="0" w:color="auto"/>
                <w:right w:val="none" w:sz="0" w:space="0" w:color="auto"/>
              </w:divBdr>
            </w:div>
            <w:div w:id="1999570694">
              <w:marLeft w:val="0"/>
              <w:marRight w:val="0"/>
              <w:marTop w:val="0"/>
              <w:marBottom w:val="0"/>
              <w:divBdr>
                <w:top w:val="none" w:sz="0" w:space="0" w:color="auto"/>
                <w:left w:val="none" w:sz="0" w:space="0" w:color="auto"/>
                <w:bottom w:val="none" w:sz="0" w:space="0" w:color="auto"/>
                <w:right w:val="none" w:sz="0" w:space="0" w:color="auto"/>
              </w:divBdr>
            </w:div>
            <w:div w:id="2000034017">
              <w:marLeft w:val="0"/>
              <w:marRight w:val="0"/>
              <w:marTop w:val="0"/>
              <w:marBottom w:val="0"/>
              <w:divBdr>
                <w:top w:val="none" w:sz="0" w:space="0" w:color="auto"/>
                <w:left w:val="none" w:sz="0" w:space="0" w:color="auto"/>
                <w:bottom w:val="none" w:sz="0" w:space="0" w:color="auto"/>
                <w:right w:val="none" w:sz="0" w:space="0" w:color="auto"/>
              </w:divBdr>
            </w:div>
            <w:div w:id="2006087690">
              <w:marLeft w:val="0"/>
              <w:marRight w:val="0"/>
              <w:marTop w:val="0"/>
              <w:marBottom w:val="0"/>
              <w:divBdr>
                <w:top w:val="none" w:sz="0" w:space="0" w:color="auto"/>
                <w:left w:val="none" w:sz="0" w:space="0" w:color="auto"/>
                <w:bottom w:val="none" w:sz="0" w:space="0" w:color="auto"/>
                <w:right w:val="none" w:sz="0" w:space="0" w:color="auto"/>
              </w:divBdr>
            </w:div>
            <w:div w:id="2036228450">
              <w:marLeft w:val="0"/>
              <w:marRight w:val="0"/>
              <w:marTop w:val="0"/>
              <w:marBottom w:val="0"/>
              <w:divBdr>
                <w:top w:val="none" w:sz="0" w:space="0" w:color="auto"/>
                <w:left w:val="none" w:sz="0" w:space="0" w:color="auto"/>
                <w:bottom w:val="none" w:sz="0" w:space="0" w:color="auto"/>
                <w:right w:val="none" w:sz="0" w:space="0" w:color="auto"/>
              </w:divBdr>
            </w:div>
            <w:div w:id="2077582077">
              <w:marLeft w:val="0"/>
              <w:marRight w:val="0"/>
              <w:marTop w:val="0"/>
              <w:marBottom w:val="0"/>
              <w:divBdr>
                <w:top w:val="none" w:sz="0" w:space="0" w:color="auto"/>
                <w:left w:val="none" w:sz="0" w:space="0" w:color="auto"/>
                <w:bottom w:val="none" w:sz="0" w:space="0" w:color="auto"/>
                <w:right w:val="none" w:sz="0" w:space="0" w:color="auto"/>
              </w:divBdr>
            </w:div>
            <w:div w:id="2080327788">
              <w:marLeft w:val="0"/>
              <w:marRight w:val="0"/>
              <w:marTop w:val="0"/>
              <w:marBottom w:val="0"/>
              <w:divBdr>
                <w:top w:val="none" w:sz="0" w:space="0" w:color="auto"/>
                <w:left w:val="none" w:sz="0" w:space="0" w:color="auto"/>
                <w:bottom w:val="none" w:sz="0" w:space="0" w:color="auto"/>
                <w:right w:val="none" w:sz="0" w:space="0" w:color="auto"/>
              </w:divBdr>
            </w:div>
            <w:div w:id="2098475316">
              <w:marLeft w:val="0"/>
              <w:marRight w:val="0"/>
              <w:marTop w:val="0"/>
              <w:marBottom w:val="0"/>
              <w:divBdr>
                <w:top w:val="none" w:sz="0" w:space="0" w:color="auto"/>
                <w:left w:val="none" w:sz="0" w:space="0" w:color="auto"/>
                <w:bottom w:val="none" w:sz="0" w:space="0" w:color="auto"/>
                <w:right w:val="none" w:sz="0" w:space="0" w:color="auto"/>
              </w:divBdr>
            </w:div>
            <w:div w:id="2118134423">
              <w:marLeft w:val="0"/>
              <w:marRight w:val="0"/>
              <w:marTop w:val="0"/>
              <w:marBottom w:val="0"/>
              <w:divBdr>
                <w:top w:val="none" w:sz="0" w:space="0" w:color="auto"/>
                <w:left w:val="none" w:sz="0" w:space="0" w:color="auto"/>
                <w:bottom w:val="none" w:sz="0" w:space="0" w:color="auto"/>
                <w:right w:val="none" w:sz="0" w:space="0" w:color="auto"/>
              </w:divBdr>
            </w:div>
            <w:div w:id="211867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533391">
      <w:bodyDiv w:val="1"/>
      <w:marLeft w:val="0"/>
      <w:marRight w:val="0"/>
      <w:marTop w:val="0"/>
      <w:marBottom w:val="0"/>
      <w:divBdr>
        <w:top w:val="none" w:sz="0" w:space="0" w:color="auto"/>
        <w:left w:val="none" w:sz="0" w:space="0" w:color="auto"/>
        <w:bottom w:val="none" w:sz="0" w:space="0" w:color="auto"/>
        <w:right w:val="none" w:sz="0" w:space="0" w:color="auto"/>
      </w:divBdr>
    </w:div>
    <w:div w:id="1692681933">
      <w:bodyDiv w:val="1"/>
      <w:marLeft w:val="0"/>
      <w:marRight w:val="0"/>
      <w:marTop w:val="0"/>
      <w:marBottom w:val="0"/>
      <w:divBdr>
        <w:top w:val="none" w:sz="0" w:space="0" w:color="auto"/>
        <w:left w:val="none" w:sz="0" w:space="0" w:color="auto"/>
        <w:bottom w:val="none" w:sz="0" w:space="0" w:color="auto"/>
        <w:right w:val="none" w:sz="0" w:space="0" w:color="auto"/>
      </w:divBdr>
      <w:divsChild>
        <w:div w:id="1717193099">
          <w:marLeft w:val="0"/>
          <w:marRight w:val="0"/>
          <w:marTop w:val="0"/>
          <w:marBottom w:val="0"/>
          <w:divBdr>
            <w:top w:val="none" w:sz="0" w:space="0" w:color="auto"/>
            <w:left w:val="none" w:sz="0" w:space="0" w:color="auto"/>
            <w:bottom w:val="none" w:sz="0" w:space="0" w:color="auto"/>
            <w:right w:val="none" w:sz="0" w:space="0" w:color="auto"/>
          </w:divBdr>
          <w:divsChild>
            <w:div w:id="56629676">
              <w:marLeft w:val="0"/>
              <w:marRight w:val="0"/>
              <w:marTop w:val="0"/>
              <w:marBottom w:val="0"/>
              <w:divBdr>
                <w:top w:val="none" w:sz="0" w:space="0" w:color="auto"/>
                <w:left w:val="none" w:sz="0" w:space="0" w:color="auto"/>
                <w:bottom w:val="none" w:sz="0" w:space="0" w:color="auto"/>
                <w:right w:val="none" w:sz="0" w:space="0" w:color="auto"/>
              </w:divBdr>
            </w:div>
            <w:div w:id="240454897">
              <w:marLeft w:val="0"/>
              <w:marRight w:val="0"/>
              <w:marTop w:val="0"/>
              <w:marBottom w:val="0"/>
              <w:divBdr>
                <w:top w:val="none" w:sz="0" w:space="0" w:color="auto"/>
                <w:left w:val="none" w:sz="0" w:space="0" w:color="auto"/>
                <w:bottom w:val="none" w:sz="0" w:space="0" w:color="auto"/>
                <w:right w:val="none" w:sz="0" w:space="0" w:color="auto"/>
              </w:divBdr>
            </w:div>
            <w:div w:id="369451151">
              <w:marLeft w:val="0"/>
              <w:marRight w:val="0"/>
              <w:marTop w:val="0"/>
              <w:marBottom w:val="0"/>
              <w:divBdr>
                <w:top w:val="none" w:sz="0" w:space="0" w:color="auto"/>
                <w:left w:val="none" w:sz="0" w:space="0" w:color="auto"/>
                <w:bottom w:val="none" w:sz="0" w:space="0" w:color="auto"/>
                <w:right w:val="none" w:sz="0" w:space="0" w:color="auto"/>
              </w:divBdr>
            </w:div>
            <w:div w:id="809521633">
              <w:marLeft w:val="0"/>
              <w:marRight w:val="0"/>
              <w:marTop w:val="0"/>
              <w:marBottom w:val="0"/>
              <w:divBdr>
                <w:top w:val="none" w:sz="0" w:space="0" w:color="auto"/>
                <w:left w:val="none" w:sz="0" w:space="0" w:color="auto"/>
                <w:bottom w:val="none" w:sz="0" w:space="0" w:color="auto"/>
                <w:right w:val="none" w:sz="0" w:space="0" w:color="auto"/>
              </w:divBdr>
            </w:div>
            <w:div w:id="840967316">
              <w:marLeft w:val="0"/>
              <w:marRight w:val="0"/>
              <w:marTop w:val="0"/>
              <w:marBottom w:val="0"/>
              <w:divBdr>
                <w:top w:val="none" w:sz="0" w:space="0" w:color="auto"/>
                <w:left w:val="none" w:sz="0" w:space="0" w:color="auto"/>
                <w:bottom w:val="none" w:sz="0" w:space="0" w:color="auto"/>
                <w:right w:val="none" w:sz="0" w:space="0" w:color="auto"/>
              </w:divBdr>
            </w:div>
            <w:div w:id="1005938213">
              <w:marLeft w:val="0"/>
              <w:marRight w:val="0"/>
              <w:marTop w:val="0"/>
              <w:marBottom w:val="0"/>
              <w:divBdr>
                <w:top w:val="none" w:sz="0" w:space="0" w:color="auto"/>
                <w:left w:val="none" w:sz="0" w:space="0" w:color="auto"/>
                <w:bottom w:val="none" w:sz="0" w:space="0" w:color="auto"/>
                <w:right w:val="none" w:sz="0" w:space="0" w:color="auto"/>
              </w:divBdr>
            </w:div>
            <w:div w:id="1138644123">
              <w:marLeft w:val="0"/>
              <w:marRight w:val="0"/>
              <w:marTop w:val="0"/>
              <w:marBottom w:val="0"/>
              <w:divBdr>
                <w:top w:val="none" w:sz="0" w:space="0" w:color="auto"/>
                <w:left w:val="none" w:sz="0" w:space="0" w:color="auto"/>
                <w:bottom w:val="none" w:sz="0" w:space="0" w:color="auto"/>
                <w:right w:val="none" w:sz="0" w:space="0" w:color="auto"/>
              </w:divBdr>
            </w:div>
            <w:div w:id="1332290456">
              <w:marLeft w:val="0"/>
              <w:marRight w:val="0"/>
              <w:marTop w:val="0"/>
              <w:marBottom w:val="0"/>
              <w:divBdr>
                <w:top w:val="none" w:sz="0" w:space="0" w:color="auto"/>
                <w:left w:val="none" w:sz="0" w:space="0" w:color="auto"/>
                <w:bottom w:val="none" w:sz="0" w:space="0" w:color="auto"/>
                <w:right w:val="none" w:sz="0" w:space="0" w:color="auto"/>
              </w:divBdr>
            </w:div>
            <w:div w:id="1424296992">
              <w:marLeft w:val="0"/>
              <w:marRight w:val="0"/>
              <w:marTop w:val="0"/>
              <w:marBottom w:val="0"/>
              <w:divBdr>
                <w:top w:val="none" w:sz="0" w:space="0" w:color="auto"/>
                <w:left w:val="none" w:sz="0" w:space="0" w:color="auto"/>
                <w:bottom w:val="none" w:sz="0" w:space="0" w:color="auto"/>
                <w:right w:val="none" w:sz="0" w:space="0" w:color="auto"/>
              </w:divBdr>
            </w:div>
            <w:div w:id="1506021288">
              <w:marLeft w:val="0"/>
              <w:marRight w:val="0"/>
              <w:marTop w:val="0"/>
              <w:marBottom w:val="0"/>
              <w:divBdr>
                <w:top w:val="none" w:sz="0" w:space="0" w:color="auto"/>
                <w:left w:val="none" w:sz="0" w:space="0" w:color="auto"/>
                <w:bottom w:val="none" w:sz="0" w:space="0" w:color="auto"/>
                <w:right w:val="none" w:sz="0" w:space="0" w:color="auto"/>
              </w:divBdr>
            </w:div>
            <w:div w:id="1690453093">
              <w:marLeft w:val="0"/>
              <w:marRight w:val="0"/>
              <w:marTop w:val="0"/>
              <w:marBottom w:val="0"/>
              <w:divBdr>
                <w:top w:val="none" w:sz="0" w:space="0" w:color="auto"/>
                <w:left w:val="none" w:sz="0" w:space="0" w:color="auto"/>
                <w:bottom w:val="none" w:sz="0" w:space="0" w:color="auto"/>
                <w:right w:val="none" w:sz="0" w:space="0" w:color="auto"/>
              </w:divBdr>
            </w:div>
            <w:div w:id="1715500316">
              <w:marLeft w:val="0"/>
              <w:marRight w:val="0"/>
              <w:marTop w:val="0"/>
              <w:marBottom w:val="0"/>
              <w:divBdr>
                <w:top w:val="none" w:sz="0" w:space="0" w:color="auto"/>
                <w:left w:val="none" w:sz="0" w:space="0" w:color="auto"/>
                <w:bottom w:val="none" w:sz="0" w:space="0" w:color="auto"/>
                <w:right w:val="none" w:sz="0" w:space="0" w:color="auto"/>
              </w:divBdr>
            </w:div>
            <w:div w:id="2013332357">
              <w:marLeft w:val="0"/>
              <w:marRight w:val="0"/>
              <w:marTop w:val="0"/>
              <w:marBottom w:val="0"/>
              <w:divBdr>
                <w:top w:val="none" w:sz="0" w:space="0" w:color="auto"/>
                <w:left w:val="none" w:sz="0" w:space="0" w:color="auto"/>
                <w:bottom w:val="none" w:sz="0" w:space="0" w:color="auto"/>
                <w:right w:val="none" w:sz="0" w:space="0" w:color="auto"/>
              </w:divBdr>
            </w:div>
            <w:div w:id="2053265979">
              <w:marLeft w:val="0"/>
              <w:marRight w:val="0"/>
              <w:marTop w:val="0"/>
              <w:marBottom w:val="0"/>
              <w:divBdr>
                <w:top w:val="none" w:sz="0" w:space="0" w:color="auto"/>
                <w:left w:val="none" w:sz="0" w:space="0" w:color="auto"/>
                <w:bottom w:val="none" w:sz="0" w:space="0" w:color="auto"/>
                <w:right w:val="none" w:sz="0" w:space="0" w:color="auto"/>
              </w:divBdr>
            </w:div>
            <w:div w:id="212554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800454">
      <w:bodyDiv w:val="1"/>
      <w:marLeft w:val="0"/>
      <w:marRight w:val="0"/>
      <w:marTop w:val="0"/>
      <w:marBottom w:val="0"/>
      <w:divBdr>
        <w:top w:val="none" w:sz="0" w:space="0" w:color="auto"/>
        <w:left w:val="none" w:sz="0" w:space="0" w:color="auto"/>
        <w:bottom w:val="none" w:sz="0" w:space="0" w:color="auto"/>
        <w:right w:val="none" w:sz="0" w:space="0" w:color="auto"/>
      </w:divBdr>
      <w:divsChild>
        <w:div w:id="977875474">
          <w:marLeft w:val="0"/>
          <w:marRight w:val="0"/>
          <w:marTop w:val="0"/>
          <w:marBottom w:val="0"/>
          <w:divBdr>
            <w:top w:val="none" w:sz="0" w:space="0" w:color="auto"/>
            <w:left w:val="none" w:sz="0" w:space="0" w:color="auto"/>
            <w:bottom w:val="none" w:sz="0" w:space="0" w:color="auto"/>
            <w:right w:val="none" w:sz="0" w:space="0" w:color="auto"/>
          </w:divBdr>
          <w:divsChild>
            <w:div w:id="4409361">
              <w:marLeft w:val="0"/>
              <w:marRight w:val="0"/>
              <w:marTop w:val="0"/>
              <w:marBottom w:val="0"/>
              <w:divBdr>
                <w:top w:val="none" w:sz="0" w:space="0" w:color="auto"/>
                <w:left w:val="none" w:sz="0" w:space="0" w:color="auto"/>
                <w:bottom w:val="none" w:sz="0" w:space="0" w:color="auto"/>
                <w:right w:val="none" w:sz="0" w:space="0" w:color="auto"/>
              </w:divBdr>
            </w:div>
            <w:div w:id="49967517">
              <w:marLeft w:val="0"/>
              <w:marRight w:val="0"/>
              <w:marTop w:val="0"/>
              <w:marBottom w:val="0"/>
              <w:divBdr>
                <w:top w:val="none" w:sz="0" w:space="0" w:color="auto"/>
                <w:left w:val="none" w:sz="0" w:space="0" w:color="auto"/>
                <w:bottom w:val="none" w:sz="0" w:space="0" w:color="auto"/>
                <w:right w:val="none" w:sz="0" w:space="0" w:color="auto"/>
              </w:divBdr>
            </w:div>
            <w:div w:id="53479852">
              <w:marLeft w:val="0"/>
              <w:marRight w:val="0"/>
              <w:marTop w:val="0"/>
              <w:marBottom w:val="0"/>
              <w:divBdr>
                <w:top w:val="none" w:sz="0" w:space="0" w:color="auto"/>
                <w:left w:val="none" w:sz="0" w:space="0" w:color="auto"/>
                <w:bottom w:val="none" w:sz="0" w:space="0" w:color="auto"/>
                <w:right w:val="none" w:sz="0" w:space="0" w:color="auto"/>
              </w:divBdr>
            </w:div>
            <w:div w:id="67507252">
              <w:marLeft w:val="0"/>
              <w:marRight w:val="0"/>
              <w:marTop w:val="0"/>
              <w:marBottom w:val="0"/>
              <w:divBdr>
                <w:top w:val="none" w:sz="0" w:space="0" w:color="auto"/>
                <w:left w:val="none" w:sz="0" w:space="0" w:color="auto"/>
                <w:bottom w:val="none" w:sz="0" w:space="0" w:color="auto"/>
                <w:right w:val="none" w:sz="0" w:space="0" w:color="auto"/>
              </w:divBdr>
            </w:div>
            <w:div w:id="98718503">
              <w:marLeft w:val="0"/>
              <w:marRight w:val="0"/>
              <w:marTop w:val="0"/>
              <w:marBottom w:val="0"/>
              <w:divBdr>
                <w:top w:val="none" w:sz="0" w:space="0" w:color="auto"/>
                <w:left w:val="none" w:sz="0" w:space="0" w:color="auto"/>
                <w:bottom w:val="none" w:sz="0" w:space="0" w:color="auto"/>
                <w:right w:val="none" w:sz="0" w:space="0" w:color="auto"/>
              </w:divBdr>
            </w:div>
            <w:div w:id="160052547">
              <w:marLeft w:val="0"/>
              <w:marRight w:val="0"/>
              <w:marTop w:val="0"/>
              <w:marBottom w:val="0"/>
              <w:divBdr>
                <w:top w:val="none" w:sz="0" w:space="0" w:color="auto"/>
                <w:left w:val="none" w:sz="0" w:space="0" w:color="auto"/>
                <w:bottom w:val="none" w:sz="0" w:space="0" w:color="auto"/>
                <w:right w:val="none" w:sz="0" w:space="0" w:color="auto"/>
              </w:divBdr>
            </w:div>
            <w:div w:id="163058811">
              <w:marLeft w:val="0"/>
              <w:marRight w:val="0"/>
              <w:marTop w:val="0"/>
              <w:marBottom w:val="0"/>
              <w:divBdr>
                <w:top w:val="none" w:sz="0" w:space="0" w:color="auto"/>
                <w:left w:val="none" w:sz="0" w:space="0" w:color="auto"/>
                <w:bottom w:val="none" w:sz="0" w:space="0" w:color="auto"/>
                <w:right w:val="none" w:sz="0" w:space="0" w:color="auto"/>
              </w:divBdr>
            </w:div>
            <w:div w:id="167983300">
              <w:marLeft w:val="0"/>
              <w:marRight w:val="0"/>
              <w:marTop w:val="0"/>
              <w:marBottom w:val="0"/>
              <w:divBdr>
                <w:top w:val="none" w:sz="0" w:space="0" w:color="auto"/>
                <w:left w:val="none" w:sz="0" w:space="0" w:color="auto"/>
                <w:bottom w:val="none" w:sz="0" w:space="0" w:color="auto"/>
                <w:right w:val="none" w:sz="0" w:space="0" w:color="auto"/>
              </w:divBdr>
            </w:div>
            <w:div w:id="178813725">
              <w:marLeft w:val="0"/>
              <w:marRight w:val="0"/>
              <w:marTop w:val="0"/>
              <w:marBottom w:val="0"/>
              <w:divBdr>
                <w:top w:val="none" w:sz="0" w:space="0" w:color="auto"/>
                <w:left w:val="none" w:sz="0" w:space="0" w:color="auto"/>
                <w:bottom w:val="none" w:sz="0" w:space="0" w:color="auto"/>
                <w:right w:val="none" w:sz="0" w:space="0" w:color="auto"/>
              </w:divBdr>
            </w:div>
            <w:div w:id="191193487">
              <w:marLeft w:val="0"/>
              <w:marRight w:val="0"/>
              <w:marTop w:val="0"/>
              <w:marBottom w:val="0"/>
              <w:divBdr>
                <w:top w:val="none" w:sz="0" w:space="0" w:color="auto"/>
                <w:left w:val="none" w:sz="0" w:space="0" w:color="auto"/>
                <w:bottom w:val="none" w:sz="0" w:space="0" w:color="auto"/>
                <w:right w:val="none" w:sz="0" w:space="0" w:color="auto"/>
              </w:divBdr>
            </w:div>
            <w:div w:id="233399409">
              <w:marLeft w:val="0"/>
              <w:marRight w:val="0"/>
              <w:marTop w:val="0"/>
              <w:marBottom w:val="0"/>
              <w:divBdr>
                <w:top w:val="none" w:sz="0" w:space="0" w:color="auto"/>
                <w:left w:val="none" w:sz="0" w:space="0" w:color="auto"/>
                <w:bottom w:val="none" w:sz="0" w:space="0" w:color="auto"/>
                <w:right w:val="none" w:sz="0" w:space="0" w:color="auto"/>
              </w:divBdr>
            </w:div>
            <w:div w:id="257520471">
              <w:marLeft w:val="0"/>
              <w:marRight w:val="0"/>
              <w:marTop w:val="0"/>
              <w:marBottom w:val="0"/>
              <w:divBdr>
                <w:top w:val="none" w:sz="0" w:space="0" w:color="auto"/>
                <w:left w:val="none" w:sz="0" w:space="0" w:color="auto"/>
                <w:bottom w:val="none" w:sz="0" w:space="0" w:color="auto"/>
                <w:right w:val="none" w:sz="0" w:space="0" w:color="auto"/>
              </w:divBdr>
            </w:div>
            <w:div w:id="262956485">
              <w:marLeft w:val="0"/>
              <w:marRight w:val="0"/>
              <w:marTop w:val="0"/>
              <w:marBottom w:val="0"/>
              <w:divBdr>
                <w:top w:val="none" w:sz="0" w:space="0" w:color="auto"/>
                <w:left w:val="none" w:sz="0" w:space="0" w:color="auto"/>
                <w:bottom w:val="none" w:sz="0" w:space="0" w:color="auto"/>
                <w:right w:val="none" w:sz="0" w:space="0" w:color="auto"/>
              </w:divBdr>
            </w:div>
            <w:div w:id="274018325">
              <w:marLeft w:val="0"/>
              <w:marRight w:val="0"/>
              <w:marTop w:val="0"/>
              <w:marBottom w:val="0"/>
              <w:divBdr>
                <w:top w:val="none" w:sz="0" w:space="0" w:color="auto"/>
                <w:left w:val="none" w:sz="0" w:space="0" w:color="auto"/>
                <w:bottom w:val="none" w:sz="0" w:space="0" w:color="auto"/>
                <w:right w:val="none" w:sz="0" w:space="0" w:color="auto"/>
              </w:divBdr>
            </w:div>
            <w:div w:id="278335918">
              <w:marLeft w:val="0"/>
              <w:marRight w:val="0"/>
              <w:marTop w:val="0"/>
              <w:marBottom w:val="0"/>
              <w:divBdr>
                <w:top w:val="none" w:sz="0" w:space="0" w:color="auto"/>
                <w:left w:val="none" w:sz="0" w:space="0" w:color="auto"/>
                <w:bottom w:val="none" w:sz="0" w:space="0" w:color="auto"/>
                <w:right w:val="none" w:sz="0" w:space="0" w:color="auto"/>
              </w:divBdr>
            </w:div>
            <w:div w:id="294800477">
              <w:marLeft w:val="0"/>
              <w:marRight w:val="0"/>
              <w:marTop w:val="0"/>
              <w:marBottom w:val="0"/>
              <w:divBdr>
                <w:top w:val="none" w:sz="0" w:space="0" w:color="auto"/>
                <w:left w:val="none" w:sz="0" w:space="0" w:color="auto"/>
                <w:bottom w:val="none" w:sz="0" w:space="0" w:color="auto"/>
                <w:right w:val="none" w:sz="0" w:space="0" w:color="auto"/>
              </w:divBdr>
            </w:div>
            <w:div w:id="306205357">
              <w:marLeft w:val="0"/>
              <w:marRight w:val="0"/>
              <w:marTop w:val="0"/>
              <w:marBottom w:val="0"/>
              <w:divBdr>
                <w:top w:val="none" w:sz="0" w:space="0" w:color="auto"/>
                <w:left w:val="none" w:sz="0" w:space="0" w:color="auto"/>
                <w:bottom w:val="none" w:sz="0" w:space="0" w:color="auto"/>
                <w:right w:val="none" w:sz="0" w:space="0" w:color="auto"/>
              </w:divBdr>
            </w:div>
            <w:div w:id="322511980">
              <w:marLeft w:val="0"/>
              <w:marRight w:val="0"/>
              <w:marTop w:val="0"/>
              <w:marBottom w:val="0"/>
              <w:divBdr>
                <w:top w:val="none" w:sz="0" w:space="0" w:color="auto"/>
                <w:left w:val="none" w:sz="0" w:space="0" w:color="auto"/>
                <w:bottom w:val="none" w:sz="0" w:space="0" w:color="auto"/>
                <w:right w:val="none" w:sz="0" w:space="0" w:color="auto"/>
              </w:divBdr>
            </w:div>
            <w:div w:id="340011139">
              <w:marLeft w:val="0"/>
              <w:marRight w:val="0"/>
              <w:marTop w:val="0"/>
              <w:marBottom w:val="0"/>
              <w:divBdr>
                <w:top w:val="none" w:sz="0" w:space="0" w:color="auto"/>
                <w:left w:val="none" w:sz="0" w:space="0" w:color="auto"/>
                <w:bottom w:val="none" w:sz="0" w:space="0" w:color="auto"/>
                <w:right w:val="none" w:sz="0" w:space="0" w:color="auto"/>
              </w:divBdr>
            </w:div>
            <w:div w:id="350689950">
              <w:marLeft w:val="0"/>
              <w:marRight w:val="0"/>
              <w:marTop w:val="0"/>
              <w:marBottom w:val="0"/>
              <w:divBdr>
                <w:top w:val="none" w:sz="0" w:space="0" w:color="auto"/>
                <w:left w:val="none" w:sz="0" w:space="0" w:color="auto"/>
                <w:bottom w:val="none" w:sz="0" w:space="0" w:color="auto"/>
                <w:right w:val="none" w:sz="0" w:space="0" w:color="auto"/>
              </w:divBdr>
            </w:div>
            <w:div w:id="354965837">
              <w:marLeft w:val="0"/>
              <w:marRight w:val="0"/>
              <w:marTop w:val="0"/>
              <w:marBottom w:val="0"/>
              <w:divBdr>
                <w:top w:val="none" w:sz="0" w:space="0" w:color="auto"/>
                <w:left w:val="none" w:sz="0" w:space="0" w:color="auto"/>
                <w:bottom w:val="none" w:sz="0" w:space="0" w:color="auto"/>
                <w:right w:val="none" w:sz="0" w:space="0" w:color="auto"/>
              </w:divBdr>
            </w:div>
            <w:div w:id="372658471">
              <w:marLeft w:val="0"/>
              <w:marRight w:val="0"/>
              <w:marTop w:val="0"/>
              <w:marBottom w:val="0"/>
              <w:divBdr>
                <w:top w:val="none" w:sz="0" w:space="0" w:color="auto"/>
                <w:left w:val="none" w:sz="0" w:space="0" w:color="auto"/>
                <w:bottom w:val="none" w:sz="0" w:space="0" w:color="auto"/>
                <w:right w:val="none" w:sz="0" w:space="0" w:color="auto"/>
              </w:divBdr>
            </w:div>
            <w:div w:id="391856051">
              <w:marLeft w:val="0"/>
              <w:marRight w:val="0"/>
              <w:marTop w:val="0"/>
              <w:marBottom w:val="0"/>
              <w:divBdr>
                <w:top w:val="none" w:sz="0" w:space="0" w:color="auto"/>
                <w:left w:val="none" w:sz="0" w:space="0" w:color="auto"/>
                <w:bottom w:val="none" w:sz="0" w:space="0" w:color="auto"/>
                <w:right w:val="none" w:sz="0" w:space="0" w:color="auto"/>
              </w:divBdr>
            </w:div>
            <w:div w:id="424302806">
              <w:marLeft w:val="0"/>
              <w:marRight w:val="0"/>
              <w:marTop w:val="0"/>
              <w:marBottom w:val="0"/>
              <w:divBdr>
                <w:top w:val="none" w:sz="0" w:space="0" w:color="auto"/>
                <w:left w:val="none" w:sz="0" w:space="0" w:color="auto"/>
                <w:bottom w:val="none" w:sz="0" w:space="0" w:color="auto"/>
                <w:right w:val="none" w:sz="0" w:space="0" w:color="auto"/>
              </w:divBdr>
            </w:div>
            <w:div w:id="445542000">
              <w:marLeft w:val="0"/>
              <w:marRight w:val="0"/>
              <w:marTop w:val="0"/>
              <w:marBottom w:val="0"/>
              <w:divBdr>
                <w:top w:val="none" w:sz="0" w:space="0" w:color="auto"/>
                <w:left w:val="none" w:sz="0" w:space="0" w:color="auto"/>
                <w:bottom w:val="none" w:sz="0" w:space="0" w:color="auto"/>
                <w:right w:val="none" w:sz="0" w:space="0" w:color="auto"/>
              </w:divBdr>
            </w:div>
            <w:div w:id="496917263">
              <w:marLeft w:val="0"/>
              <w:marRight w:val="0"/>
              <w:marTop w:val="0"/>
              <w:marBottom w:val="0"/>
              <w:divBdr>
                <w:top w:val="none" w:sz="0" w:space="0" w:color="auto"/>
                <w:left w:val="none" w:sz="0" w:space="0" w:color="auto"/>
                <w:bottom w:val="none" w:sz="0" w:space="0" w:color="auto"/>
                <w:right w:val="none" w:sz="0" w:space="0" w:color="auto"/>
              </w:divBdr>
            </w:div>
            <w:div w:id="560556511">
              <w:marLeft w:val="0"/>
              <w:marRight w:val="0"/>
              <w:marTop w:val="0"/>
              <w:marBottom w:val="0"/>
              <w:divBdr>
                <w:top w:val="none" w:sz="0" w:space="0" w:color="auto"/>
                <w:left w:val="none" w:sz="0" w:space="0" w:color="auto"/>
                <w:bottom w:val="none" w:sz="0" w:space="0" w:color="auto"/>
                <w:right w:val="none" w:sz="0" w:space="0" w:color="auto"/>
              </w:divBdr>
            </w:div>
            <w:div w:id="585652759">
              <w:marLeft w:val="0"/>
              <w:marRight w:val="0"/>
              <w:marTop w:val="0"/>
              <w:marBottom w:val="0"/>
              <w:divBdr>
                <w:top w:val="none" w:sz="0" w:space="0" w:color="auto"/>
                <w:left w:val="none" w:sz="0" w:space="0" w:color="auto"/>
                <w:bottom w:val="none" w:sz="0" w:space="0" w:color="auto"/>
                <w:right w:val="none" w:sz="0" w:space="0" w:color="auto"/>
              </w:divBdr>
            </w:div>
            <w:div w:id="586115375">
              <w:marLeft w:val="0"/>
              <w:marRight w:val="0"/>
              <w:marTop w:val="0"/>
              <w:marBottom w:val="0"/>
              <w:divBdr>
                <w:top w:val="none" w:sz="0" w:space="0" w:color="auto"/>
                <w:left w:val="none" w:sz="0" w:space="0" w:color="auto"/>
                <w:bottom w:val="none" w:sz="0" w:space="0" w:color="auto"/>
                <w:right w:val="none" w:sz="0" w:space="0" w:color="auto"/>
              </w:divBdr>
            </w:div>
            <w:div w:id="595402559">
              <w:marLeft w:val="0"/>
              <w:marRight w:val="0"/>
              <w:marTop w:val="0"/>
              <w:marBottom w:val="0"/>
              <w:divBdr>
                <w:top w:val="none" w:sz="0" w:space="0" w:color="auto"/>
                <w:left w:val="none" w:sz="0" w:space="0" w:color="auto"/>
                <w:bottom w:val="none" w:sz="0" w:space="0" w:color="auto"/>
                <w:right w:val="none" w:sz="0" w:space="0" w:color="auto"/>
              </w:divBdr>
            </w:div>
            <w:div w:id="603226021">
              <w:marLeft w:val="0"/>
              <w:marRight w:val="0"/>
              <w:marTop w:val="0"/>
              <w:marBottom w:val="0"/>
              <w:divBdr>
                <w:top w:val="none" w:sz="0" w:space="0" w:color="auto"/>
                <w:left w:val="none" w:sz="0" w:space="0" w:color="auto"/>
                <w:bottom w:val="none" w:sz="0" w:space="0" w:color="auto"/>
                <w:right w:val="none" w:sz="0" w:space="0" w:color="auto"/>
              </w:divBdr>
            </w:div>
            <w:div w:id="626619105">
              <w:marLeft w:val="0"/>
              <w:marRight w:val="0"/>
              <w:marTop w:val="0"/>
              <w:marBottom w:val="0"/>
              <w:divBdr>
                <w:top w:val="none" w:sz="0" w:space="0" w:color="auto"/>
                <w:left w:val="none" w:sz="0" w:space="0" w:color="auto"/>
                <w:bottom w:val="none" w:sz="0" w:space="0" w:color="auto"/>
                <w:right w:val="none" w:sz="0" w:space="0" w:color="auto"/>
              </w:divBdr>
            </w:div>
            <w:div w:id="655033281">
              <w:marLeft w:val="0"/>
              <w:marRight w:val="0"/>
              <w:marTop w:val="0"/>
              <w:marBottom w:val="0"/>
              <w:divBdr>
                <w:top w:val="none" w:sz="0" w:space="0" w:color="auto"/>
                <w:left w:val="none" w:sz="0" w:space="0" w:color="auto"/>
                <w:bottom w:val="none" w:sz="0" w:space="0" w:color="auto"/>
                <w:right w:val="none" w:sz="0" w:space="0" w:color="auto"/>
              </w:divBdr>
            </w:div>
            <w:div w:id="669212619">
              <w:marLeft w:val="0"/>
              <w:marRight w:val="0"/>
              <w:marTop w:val="0"/>
              <w:marBottom w:val="0"/>
              <w:divBdr>
                <w:top w:val="none" w:sz="0" w:space="0" w:color="auto"/>
                <w:left w:val="none" w:sz="0" w:space="0" w:color="auto"/>
                <w:bottom w:val="none" w:sz="0" w:space="0" w:color="auto"/>
                <w:right w:val="none" w:sz="0" w:space="0" w:color="auto"/>
              </w:divBdr>
            </w:div>
            <w:div w:id="671567922">
              <w:marLeft w:val="0"/>
              <w:marRight w:val="0"/>
              <w:marTop w:val="0"/>
              <w:marBottom w:val="0"/>
              <w:divBdr>
                <w:top w:val="none" w:sz="0" w:space="0" w:color="auto"/>
                <w:left w:val="none" w:sz="0" w:space="0" w:color="auto"/>
                <w:bottom w:val="none" w:sz="0" w:space="0" w:color="auto"/>
                <w:right w:val="none" w:sz="0" w:space="0" w:color="auto"/>
              </w:divBdr>
            </w:div>
            <w:div w:id="688725313">
              <w:marLeft w:val="0"/>
              <w:marRight w:val="0"/>
              <w:marTop w:val="0"/>
              <w:marBottom w:val="0"/>
              <w:divBdr>
                <w:top w:val="none" w:sz="0" w:space="0" w:color="auto"/>
                <w:left w:val="none" w:sz="0" w:space="0" w:color="auto"/>
                <w:bottom w:val="none" w:sz="0" w:space="0" w:color="auto"/>
                <w:right w:val="none" w:sz="0" w:space="0" w:color="auto"/>
              </w:divBdr>
            </w:div>
            <w:div w:id="735974761">
              <w:marLeft w:val="0"/>
              <w:marRight w:val="0"/>
              <w:marTop w:val="0"/>
              <w:marBottom w:val="0"/>
              <w:divBdr>
                <w:top w:val="none" w:sz="0" w:space="0" w:color="auto"/>
                <w:left w:val="none" w:sz="0" w:space="0" w:color="auto"/>
                <w:bottom w:val="none" w:sz="0" w:space="0" w:color="auto"/>
                <w:right w:val="none" w:sz="0" w:space="0" w:color="auto"/>
              </w:divBdr>
            </w:div>
            <w:div w:id="773011526">
              <w:marLeft w:val="0"/>
              <w:marRight w:val="0"/>
              <w:marTop w:val="0"/>
              <w:marBottom w:val="0"/>
              <w:divBdr>
                <w:top w:val="none" w:sz="0" w:space="0" w:color="auto"/>
                <w:left w:val="none" w:sz="0" w:space="0" w:color="auto"/>
                <w:bottom w:val="none" w:sz="0" w:space="0" w:color="auto"/>
                <w:right w:val="none" w:sz="0" w:space="0" w:color="auto"/>
              </w:divBdr>
            </w:div>
            <w:div w:id="776143583">
              <w:marLeft w:val="0"/>
              <w:marRight w:val="0"/>
              <w:marTop w:val="0"/>
              <w:marBottom w:val="0"/>
              <w:divBdr>
                <w:top w:val="none" w:sz="0" w:space="0" w:color="auto"/>
                <w:left w:val="none" w:sz="0" w:space="0" w:color="auto"/>
                <w:bottom w:val="none" w:sz="0" w:space="0" w:color="auto"/>
                <w:right w:val="none" w:sz="0" w:space="0" w:color="auto"/>
              </w:divBdr>
            </w:div>
            <w:div w:id="781416046">
              <w:marLeft w:val="0"/>
              <w:marRight w:val="0"/>
              <w:marTop w:val="0"/>
              <w:marBottom w:val="0"/>
              <w:divBdr>
                <w:top w:val="none" w:sz="0" w:space="0" w:color="auto"/>
                <w:left w:val="none" w:sz="0" w:space="0" w:color="auto"/>
                <w:bottom w:val="none" w:sz="0" w:space="0" w:color="auto"/>
                <w:right w:val="none" w:sz="0" w:space="0" w:color="auto"/>
              </w:divBdr>
            </w:div>
            <w:div w:id="792944328">
              <w:marLeft w:val="0"/>
              <w:marRight w:val="0"/>
              <w:marTop w:val="0"/>
              <w:marBottom w:val="0"/>
              <w:divBdr>
                <w:top w:val="none" w:sz="0" w:space="0" w:color="auto"/>
                <w:left w:val="none" w:sz="0" w:space="0" w:color="auto"/>
                <w:bottom w:val="none" w:sz="0" w:space="0" w:color="auto"/>
                <w:right w:val="none" w:sz="0" w:space="0" w:color="auto"/>
              </w:divBdr>
            </w:div>
            <w:div w:id="801848819">
              <w:marLeft w:val="0"/>
              <w:marRight w:val="0"/>
              <w:marTop w:val="0"/>
              <w:marBottom w:val="0"/>
              <w:divBdr>
                <w:top w:val="none" w:sz="0" w:space="0" w:color="auto"/>
                <w:left w:val="none" w:sz="0" w:space="0" w:color="auto"/>
                <w:bottom w:val="none" w:sz="0" w:space="0" w:color="auto"/>
                <w:right w:val="none" w:sz="0" w:space="0" w:color="auto"/>
              </w:divBdr>
            </w:div>
            <w:div w:id="802232718">
              <w:marLeft w:val="0"/>
              <w:marRight w:val="0"/>
              <w:marTop w:val="0"/>
              <w:marBottom w:val="0"/>
              <w:divBdr>
                <w:top w:val="none" w:sz="0" w:space="0" w:color="auto"/>
                <w:left w:val="none" w:sz="0" w:space="0" w:color="auto"/>
                <w:bottom w:val="none" w:sz="0" w:space="0" w:color="auto"/>
                <w:right w:val="none" w:sz="0" w:space="0" w:color="auto"/>
              </w:divBdr>
            </w:div>
            <w:div w:id="823667616">
              <w:marLeft w:val="0"/>
              <w:marRight w:val="0"/>
              <w:marTop w:val="0"/>
              <w:marBottom w:val="0"/>
              <w:divBdr>
                <w:top w:val="none" w:sz="0" w:space="0" w:color="auto"/>
                <w:left w:val="none" w:sz="0" w:space="0" w:color="auto"/>
                <w:bottom w:val="none" w:sz="0" w:space="0" w:color="auto"/>
                <w:right w:val="none" w:sz="0" w:space="0" w:color="auto"/>
              </w:divBdr>
            </w:div>
            <w:div w:id="824974305">
              <w:marLeft w:val="0"/>
              <w:marRight w:val="0"/>
              <w:marTop w:val="0"/>
              <w:marBottom w:val="0"/>
              <w:divBdr>
                <w:top w:val="none" w:sz="0" w:space="0" w:color="auto"/>
                <w:left w:val="none" w:sz="0" w:space="0" w:color="auto"/>
                <w:bottom w:val="none" w:sz="0" w:space="0" w:color="auto"/>
                <w:right w:val="none" w:sz="0" w:space="0" w:color="auto"/>
              </w:divBdr>
            </w:div>
            <w:div w:id="879632765">
              <w:marLeft w:val="0"/>
              <w:marRight w:val="0"/>
              <w:marTop w:val="0"/>
              <w:marBottom w:val="0"/>
              <w:divBdr>
                <w:top w:val="none" w:sz="0" w:space="0" w:color="auto"/>
                <w:left w:val="none" w:sz="0" w:space="0" w:color="auto"/>
                <w:bottom w:val="none" w:sz="0" w:space="0" w:color="auto"/>
                <w:right w:val="none" w:sz="0" w:space="0" w:color="auto"/>
              </w:divBdr>
            </w:div>
            <w:div w:id="885218217">
              <w:marLeft w:val="0"/>
              <w:marRight w:val="0"/>
              <w:marTop w:val="0"/>
              <w:marBottom w:val="0"/>
              <w:divBdr>
                <w:top w:val="none" w:sz="0" w:space="0" w:color="auto"/>
                <w:left w:val="none" w:sz="0" w:space="0" w:color="auto"/>
                <w:bottom w:val="none" w:sz="0" w:space="0" w:color="auto"/>
                <w:right w:val="none" w:sz="0" w:space="0" w:color="auto"/>
              </w:divBdr>
            </w:div>
            <w:div w:id="951788867">
              <w:marLeft w:val="0"/>
              <w:marRight w:val="0"/>
              <w:marTop w:val="0"/>
              <w:marBottom w:val="0"/>
              <w:divBdr>
                <w:top w:val="none" w:sz="0" w:space="0" w:color="auto"/>
                <w:left w:val="none" w:sz="0" w:space="0" w:color="auto"/>
                <w:bottom w:val="none" w:sz="0" w:space="0" w:color="auto"/>
                <w:right w:val="none" w:sz="0" w:space="0" w:color="auto"/>
              </w:divBdr>
            </w:div>
            <w:div w:id="1000541027">
              <w:marLeft w:val="0"/>
              <w:marRight w:val="0"/>
              <w:marTop w:val="0"/>
              <w:marBottom w:val="0"/>
              <w:divBdr>
                <w:top w:val="none" w:sz="0" w:space="0" w:color="auto"/>
                <w:left w:val="none" w:sz="0" w:space="0" w:color="auto"/>
                <w:bottom w:val="none" w:sz="0" w:space="0" w:color="auto"/>
                <w:right w:val="none" w:sz="0" w:space="0" w:color="auto"/>
              </w:divBdr>
            </w:div>
            <w:div w:id="1007169674">
              <w:marLeft w:val="0"/>
              <w:marRight w:val="0"/>
              <w:marTop w:val="0"/>
              <w:marBottom w:val="0"/>
              <w:divBdr>
                <w:top w:val="none" w:sz="0" w:space="0" w:color="auto"/>
                <w:left w:val="none" w:sz="0" w:space="0" w:color="auto"/>
                <w:bottom w:val="none" w:sz="0" w:space="0" w:color="auto"/>
                <w:right w:val="none" w:sz="0" w:space="0" w:color="auto"/>
              </w:divBdr>
            </w:div>
            <w:div w:id="1088499721">
              <w:marLeft w:val="0"/>
              <w:marRight w:val="0"/>
              <w:marTop w:val="0"/>
              <w:marBottom w:val="0"/>
              <w:divBdr>
                <w:top w:val="none" w:sz="0" w:space="0" w:color="auto"/>
                <w:left w:val="none" w:sz="0" w:space="0" w:color="auto"/>
                <w:bottom w:val="none" w:sz="0" w:space="0" w:color="auto"/>
                <w:right w:val="none" w:sz="0" w:space="0" w:color="auto"/>
              </w:divBdr>
            </w:div>
            <w:div w:id="1098142539">
              <w:marLeft w:val="0"/>
              <w:marRight w:val="0"/>
              <w:marTop w:val="0"/>
              <w:marBottom w:val="0"/>
              <w:divBdr>
                <w:top w:val="none" w:sz="0" w:space="0" w:color="auto"/>
                <w:left w:val="none" w:sz="0" w:space="0" w:color="auto"/>
                <w:bottom w:val="none" w:sz="0" w:space="0" w:color="auto"/>
                <w:right w:val="none" w:sz="0" w:space="0" w:color="auto"/>
              </w:divBdr>
            </w:div>
            <w:div w:id="1107232646">
              <w:marLeft w:val="0"/>
              <w:marRight w:val="0"/>
              <w:marTop w:val="0"/>
              <w:marBottom w:val="0"/>
              <w:divBdr>
                <w:top w:val="none" w:sz="0" w:space="0" w:color="auto"/>
                <w:left w:val="none" w:sz="0" w:space="0" w:color="auto"/>
                <w:bottom w:val="none" w:sz="0" w:space="0" w:color="auto"/>
                <w:right w:val="none" w:sz="0" w:space="0" w:color="auto"/>
              </w:divBdr>
            </w:div>
            <w:div w:id="1157187966">
              <w:marLeft w:val="0"/>
              <w:marRight w:val="0"/>
              <w:marTop w:val="0"/>
              <w:marBottom w:val="0"/>
              <w:divBdr>
                <w:top w:val="none" w:sz="0" w:space="0" w:color="auto"/>
                <w:left w:val="none" w:sz="0" w:space="0" w:color="auto"/>
                <w:bottom w:val="none" w:sz="0" w:space="0" w:color="auto"/>
                <w:right w:val="none" w:sz="0" w:space="0" w:color="auto"/>
              </w:divBdr>
            </w:div>
            <w:div w:id="1167670958">
              <w:marLeft w:val="0"/>
              <w:marRight w:val="0"/>
              <w:marTop w:val="0"/>
              <w:marBottom w:val="0"/>
              <w:divBdr>
                <w:top w:val="none" w:sz="0" w:space="0" w:color="auto"/>
                <w:left w:val="none" w:sz="0" w:space="0" w:color="auto"/>
                <w:bottom w:val="none" w:sz="0" w:space="0" w:color="auto"/>
                <w:right w:val="none" w:sz="0" w:space="0" w:color="auto"/>
              </w:divBdr>
            </w:div>
            <w:div w:id="1177112388">
              <w:marLeft w:val="0"/>
              <w:marRight w:val="0"/>
              <w:marTop w:val="0"/>
              <w:marBottom w:val="0"/>
              <w:divBdr>
                <w:top w:val="none" w:sz="0" w:space="0" w:color="auto"/>
                <w:left w:val="none" w:sz="0" w:space="0" w:color="auto"/>
                <w:bottom w:val="none" w:sz="0" w:space="0" w:color="auto"/>
                <w:right w:val="none" w:sz="0" w:space="0" w:color="auto"/>
              </w:divBdr>
            </w:div>
            <w:div w:id="1221407260">
              <w:marLeft w:val="0"/>
              <w:marRight w:val="0"/>
              <w:marTop w:val="0"/>
              <w:marBottom w:val="0"/>
              <w:divBdr>
                <w:top w:val="none" w:sz="0" w:space="0" w:color="auto"/>
                <w:left w:val="none" w:sz="0" w:space="0" w:color="auto"/>
                <w:bottom w:val="none" w:sz="0" w:space="0" w:color="auto"/>
                <w:right w:val="none" w:sz="0" w:space="0" w:color="auto"/>
              </w:divBdr>
            </w:div>
            <w:div w:id="1241015680">
              <w:marLeft w:val="0"/>
              <w:marRight w:val="0"/>
              <w:marTop w:val="0"/>
              <w:marBottom w:val="0"/>
              <w:divBdr>
                <w:top w:val="none" w:sz="0" w:space="0" w:color="auto"/>
                <w:left w:val="none" w:sz="0" w:space="0" w:color="auto"/>
                <w:bottom w:val="none" w:sz="0" w:space="0" w:color="auto"/>
                <w:right w:val="none" w:sz="0" w:space="0" w:color="auto"/>
              </w:divBdr>
            </w:div>
            <w:div w:id="1271473437">
              <w:marLeft w:val="0"/>
              <w:marRight w:val="0"/>
              <w:marTop w:val="0"/>
              <w:marBottom w:val="0"/>
              <w:divBdr>
                <w:top w:val="none" w:sz="0" w:space="0" w:color="auto"/>
                <w:left w:val="none" w:sz="0" w:space="0" w:color="auto"/>
                <w:bottom w:val="none" w:sz="0" w:space="0" w:color="auto"/>
                <w:right w:val="none" w:sz="0" w:space="0" w:color="auto"/>
              </w:divBdr>
            </w:div>
            <w:div w:id="1286734150">
              <w:marLeft w:val="0"/>
              <w:marRight w:val="0"/>
              <w:marTop w:val="0"/>
              <w:marBottom w:val="0"/>
              <w:divBdr>
                <w:top w:val="none" w:sz="0" w:space="0" w:color="auto"/>
                <w:left w:val="none" w:sz="0" w:space="0" w:color="auto"/>
                <w:bottom w:val="none" w:sz="0" w:space="0" w:color="auto"/>
                <w:right w:val="none" w:sz="0" w:space="0" w:color="auto"/>
              </w:divBdr>
            </w:div>
            <w:div w:id="1299916664">
              <w:marLeft w:val="0"/>
              <w:marRight w:val="0"/>
              <w:marTop w:val="0"/>
              <w:marBottom w:val="0"/>
              <w:divBdr>
                <w:top w:val="none" w:sz="0" w:space="0" w:color="auto"/>
                <w:left w:val="none" w:sz="0" w:space="0" w:color="auto"/>
                <w:bottom w:val="none" w:sz="0" w:space="0" w:color="auto"/>
                <w:right w:val="none" w:sz="0" w:space="0" w:color="auto"/>
              </w:divBdr>
            </w:div>
            <w:div w:id="1300040345">
              <w:marLeft w:val="0"/>
              <w:marRight w:val="0"/>
              <w:marTop w:val="0"/>
              <w:marBottom w:val="0"/>
              <w:divBdr>
                <w:top w:val="none" w:sz="0" w:space="0" w:color="auto"/>
                <w:left w:val="none" w:sz="0" w:space="0" w:color="auto"/>
                <w:bottom w:val="none" w:sz="0" w:space="0" w:color="auto"/>
                <w:right w:val="none" w:sz="0" w:space="0" w:color="auto"/>
              </w:divBdr>
            </w:div>
            <w:div w:id="1322778652">
              <w:marLeft w:val="0"/>
              <w:marRight w:val="0"/>
              <w:marTop w:val="0"/>
              <w:marBottom w:val="0"/>
              <w:divBdr>
                <w:top w:val="none" w:sz="0" w:space="0" w:color="auto"/>
                <w:left w:val="none" w:sz="0" w:space="0" w:color="auto"/>
                <w:bottom w:val="none" w:sz="0" w:space="0" w:color="auto"/>
                <w:right w:val="none" w:sz="0" w:space="0" w:color="auto"/>
              </w:divBdr>
            </w:div>
            <w:div w:id="1361004858">
              <w:marLeft w:val="0"/>
              <w:marRight w:val="0"/>
              <w:marTop w:val="0"/>
              <w:marBottom w:val="0"/>
              <w:divBdr>
                <w:top w:val="none" w:sz="0" w:space="0" w:color="auto"/>
                <w:left w:val="none" w:sz="0" w:space="0" w:color="auto"/>
                <w:bottom w:val="none" w:sz="0" w:space="0" w:color="auto"/>
                <w:right w:val="none" w:sz="0" w:space="0" w:color="auto"/>
              </w:divBdr>
            </w:div>
            <w:div w:id="1367026338">
              <w:marLeft w:val="0"/>
              <w:marRight w:val="0"/>
              <w:marTop w:val="0"/>
              <w:marBottom w:val="0"/>
              <w:divBdr>
                <w:top w:val="none" w:sz="0" w:space="0" w:color="auto"/>
                <w:left w:val="none" w:sz="0" w:space="0" w:color="auto"/>
                <w:bottom w:val="none" w:sz="0" w:space="0" w:color="auto"/>
                <w:right w:val="none" w:sz="0" w:space="0" w:color="auto"/>
              </w:divBdr>
            </w:div>
            <w:div w:id="1373309723">
              <w:marLeft w:val="0"/>
              <w:marRight w:val="0"/>
              <w:marTop w:val="0"/>
              <w:marBottom w:val="0"/>
              <w:divBdr>
                <w:top w:val="none" w:sz="0" w:space="0" w:color="auto"/>
                <w:left w:val="none" w:sz="0" w:space="0" w:color="auto"/>
                <w:bottom w:val="none" w:sz="0" w:space="0" w:color="auto"/>
                <w:right w:val="none" w:sz="0" w:space="0" w:color="auto"/>
              </w:divBdr>
            </w:div>
            <w:div w:id="1384869034">
              <w:marLeft w:val="0"/>
              <w:marRight w:val="0"/>
              <w:marTop w:val="0"/>
              <w:marBottom w:val="0"/>
              <w:divBdr>
                <w:top w:val="none" w:sz="0" w:space="0" w:color="auto"/>
                <w:left w:val="none" w:sz="0" w:space="0" w:color="auto"/>
                <w:bottom w:val="none" w:sz="0" w:space="0" w:color="auto"/>
                <w:right w:val="none" w:sz="0" w:space="0" w:color="auto"/>
              </w:divBdr>
            </w:div>
            <w:div w:id="1392927379">
              <w:marLeft w:val="0"/>
              <w:marRight w:val="0"/>
              <w:marTop w:val="0"/>
              <w:marBottom w:val="0"/>
              <w:divBdr>
                <w:top w:val="none" w:sz="0" w:space="0" w:color="auto"/>
                <w:left w:val="none" w:sz="0" w:space="0" w:color="auto"/>
                <w:bottom w:val="none" w:sz="0" w:space="0" w:color="auto"/>
                <w:right w:val="none" w:sz="0" w:space="0" w:color="auto"/>
              </w:divBdr>
            </w:div>
            <w:div w:id="1412582345">
              <w:marLeft w:val="0"/>
              <w:marRight w:val="0"/>
              <w:marTop w:val="0"/>
              <w:marBottom w:val="0"/>
              <w:divBdr>
                <w:top w:val="none" w:sz="0" w:space="0" w:color="auto"/>
                <w:left w:val="none" w:sz="0" w:space="0" w:color="auto"/>
                <w:bottom w:val="none" w:sz="0" w:space="0" w:color="auto"/>
                <w:right w:val="none" w:sz="0" w:space="0" w:color="auto"/>
              </w:divBdr>
            </w:div>
            <w:div w:id="1419865817">
              <w:marLeft w:val="0"/>
              <w:marRight w:val="0"/>
              <w:marTop w:val="0"/>
              <w:marBottom w:val="0"/>
              <w:divBdr>
                <w:top w:val="none" w:sz="0" w:space="0" w:color="auto"/>
                <w:left w:val="none" w:sz="0" w:space="0" w:color="auto"/>
                <w:bottom w:val="none" w:sz="0" w:space="0" w:color="auto"/>
                <w:right w:val="none" w:sz="0" w:space="0" w:color="auto"/>
              </w:divBdr>
            </w:div>
            <w:div w:id="1420785850">
              <w:marLeft w:val="0"/>
              <w:marRight w:val="0"/>
              <w:marTop w:val="0"/>
              <w:marBottom w:val="0"/>
              <w:divBdr>
                <w:top w:val="none" w:sz="0" w:space="0" w:color="auto"/>
                <w:left w:val="none" w:sz="0" w:space="0" w:color="auto"/>
                <w:bottom w:val="none" w:sz="0" w:space="0" w:color="auto"/>
                <w:right w:val="none" w:sz="0" w:space="0" w:color="auto"/>
              </w:divBdr>
            </w:div>
            <w:div w:id="1428886369">
              <w:marLeft w:val="0"/>
              <w:marRight w:val="0"/>
              <w:marTop w:val="0"/>
              <w:marBottom w:val="0"/>
              <w:divBdr>
                <w:top w:val="none" w:sz="0" w:space="0" w:color="auto"/>
                <w:left w:val="none" w:sz="0" w:space="0" w:color="auto"/>
                <w:bottom w:val="none" w:sz="0" w:space="0" w:color="auto"/>
                <w:right w:val="none" w:sz="0" w:space="0" w:color="auto"/>
              </w:divBdr>
            </w:div>
            <w:div w:id="1430003099">
              <w:marLeft w:val="0"/>
              <w:marRight w:val="0"/>
              <w:marTop w:val="0"/>
              <w:marBottom w:val="0"/>
              <w:divBdr>
                <w:top w:val="none" w:sz="0" w:space="0" w:color="auto"/>
                <w:left w:val="none" w:sz="0" w:space="0" w:color="auto"/>
                <w:bottom w:val="none" w:sz="0" w:space="0" w:color="auto"/>
                <w:right w:val="none" w:sz="0" w:space="0" w:color="auto"/>
              </w:divBdr>
            </w:div>
            <w:div w:id="1552424453">
              <w:marLeft w:val="0"/>
              <w:marRight w:val="0"/>
              <w:marTop w:val="0"/>
              <w:marBottom w:val="0"/>
              <w:divBdr>
                <w:top w:val="none" w:sz="0" w:space="0" w:color="auto"/>
                <w:left w:val="none" w:sz="0" w:space="0" w:color="auto"/>
                <w:bottom w:val="none" w:sz="0" w:space="0" w:color="auto"/>
                <w:right w:val="none" w:sz="0" w:space="0" w:color="auto"/>
              </w:divBdr>
            </w:div>
            <w:div w:id="1553884330">
              <w:marLeft w:val="0"/>
              <w:marRight w:val="0"/>
              <w:marTop w:val="0"/>
              <w:marBottom w:val="0"/>
              <w:divBdr>
                <w:top w:val="none" w:sz="0" w:space="0" w:color="auto"/>
                <w:left w:val="none" w:sz="0" w:space="0" w:color="auto"/>
                <w:bottom w:val="none" w:sz="0" w:space="0" w:color="auto"/>
                <w:right w:val="none" w:sz="0" w:space="0" w:color="auto"/>
              </w:divBdr>
            </w:div>
            <w:div w:id="1594895287">
              <w:marLeft w:val="0"/>
              <w:marRight w:val="0"/>
              <w:marTop w:val="0"/>
              <w:marBottom w:val="0"/>
              <w:divBdr>
                <w:top w:val="none" w:sz="0" w:space="0" w:color="auto"/>
                <w:left w:val="none" w:sz="0" w:space="0" w:color="auto"/>
                <w:bottom w:val="none" w:sz="0" w:space="0" w:color="auto"/>
                <w:right w:val="none" w:sz="0" w:space="0" w:color="auto"/>
              </w:divBdr>
            </w:div>
            <w:div w:id="1612323829">
              <w:marLeft w:val="0"/>
              <w:marRight w:val="0"/>
              <w:marTop w:val="0"/>
              <w:marBottom w:val="0"/>
              <w:divBdr>
                <w:top w:val="none" w:sz="0" w:space="0" w:color="auto"/>
                <w:left w:val="none" w:sz="0" w:space="0" w:color="auto"/>
                <w:bottom w:val="none" w:sz="0" w:space="0" w:color="auto"/>
                <w:right w:val="none" w:sz="0" w:space="0" w:color="auto"/>
              </w:divBdr>
            </w:div>
            <w:div w:id="1630623799">
              <w:marLeft w:val="0"/>
              <w:marRight w:val="0"/>
              <w:marTop w:val="0"/>
              <w:marBottom w:val="0"/>
              <w:divBdr>
                <w:top w:val="none" w:sz="0" w:space="0" w:color="auto"/>
                <w:left w:val="none" w:sz="0" w:space="0" w:color="auto"/>
                <w:bottom w:val="none" w:sz="0" w:space="0" w:color="auto"/>
                <w:right w:val="none" w:sz="0" w:space="0" w:color="auto"/>
              </w:divBdr>
            </w:div>
            <w:div w:id="1654601666">
              <w:marLeft w:val="0"/>
              <w:marRight w:val="0"/>
              <w:marTop w:val="0"/>
              <w:marBottom w:val="0"/>
              <w:divBdr>
                <w:top w:val="none" w:sz="0" w:space="0" w:color="auto"/>
                <w:left w:val="none" w:sz="0" w:space="0" w:color="auto"/>
                <w:bottom w:val="none" w:sz="0" w:space="0" w:color="auto"/>
                <w:right w:val="none" w:sz="0" w:space="0" w:color="auto"/>
              </w:divBdr>
            </w:div>
            <w:div w:id="1686439032">
              <w:marLeft w:val="0"/>
              <w:marRight w:val="0"/>
              <w:marTop w:val="0"/>
              <w:marBottom w:val="0"/>
              <w:divBdr>
                <w:top w:val="none" w:sz="0" w:space="0" w:color="auto"/>
                <w:left w:val="none" w:sz="0" w:space="0" w:color="auto"/>
                <w:bottom w:val="none" w:sz="0" w:space="0" w:color="auto"/>
                <w:right w:val="none" w:sz="0" w:space="0" w:color="auto"/>
              </w:divBdr>
            </w:div>
            <w:div w:id="1775510765">
              <w:marLeft w:val="0"/>
              <w:marRight w:val="0"/>
              <w:marTop w:val="0"/>
              <w:marBottom w:val="0"/>
              <w:divBdr>
                <w:top w:val="none" w:sz="0" w:space="0" w:color="auto"/>
                <w:left w:val="none" w:sz="0" w:space="0" w:color="auto"/>
                <w:bottom w:val="none" w:sz="0" w:space="0" w:color="auto"/>
                <w:right w:val="none" w:sz="0" w:space="0" w:color="auto"/>
              </w:divBdr>
            </w:div>
            <w:div w:id="1794639532">
              <w:marLeft w:val="0"/>
              <w:marRight w:val="0"/>
              <w:marTop w:val="0"/>
              <w:marBottom w:val="0"/>
              <w:divBdr>
                <w:top w:val="none" w:sz="0" w:space="0" w:color="auto"/>
                <w:left w:val="none" w:sz="0" w:space="0" w:color="auto"/>
                <w:bottom w:val="none" w:sz="0" w:space="0" w:color="auto"/>
                <w:right w:val="none" w:sz="0" w:space="0" w:color="auto"/>
              </w:divBdr>
            </w:div>
            <w:div w:id="1849439870">
              <w:marLeft w:val="0"/>
              <w:marRight w:val="0"/>
              <w:marTop w:val="0"/>
              <w:marBottom w:val="0"/>
              <w:divBdr>
                <w:top w:val="none" w:sz="0" w:space="0" w:color="auto"/>
                <w:left w:val="none" w:sz="0" w:space="0" w:color="auto"/>
                <w:bottom w:val="none" w:sz="0" w:space="0" w:color="auto"/>
                <w:right w:val="none" w:sz="0" w:space="0" w:color="auto"/>
              </w:divBdr>
            </w:div>
            <w:div w:id="1853647872">
              <w:marLeft w:val="0"/>
              <w:marRight w:val="0"/>
              <w:marTop w:val="0"/>
              <w:marBottom w:val="0"/>
              <w:divBdr>
                <w:top w:val="none" w:sz="0" w:space="0" w:color="auto"/>
                <w:left w:val="none" w:sz="0" w:space="0" w:color="auto"/>
                <w:bottom w:val="none" w:sz="0" w:space="0" w:color="auto"/>
                <w:right w:val="none" w:sz="0" w:space="0" w:color="auto"/>
              </w:divBdr>
            </w:div>
            <w:div w:id="1863471767">
              <w:marLeft w:val="0"/>
              <w:marRight w:val="0"/>
              <w:marTop w:val="0"/>
              <w:marBottom w:val="0"/>
              <w:divBdr>
                <w:top w:val="none" w:sz="0" w:space="0" w:color="auto"/>
                <w:left w:val="none" w:sz="0" w:space="0" w:color="auto"/>
                <w:bottom w:val="none" w:sz="0" w:space="0" w:color="auto"/>
                <w:right w:val="none" w:sz="0" w:space="0" w:color="auto"/>
              </w:divBdr>
            </w:div>
            <w:div w:id="1887182150">
              <w:marLeft w:val="0"/>
              <w:marRight w:val="0"/>
              <w:marTop w:val="0"/>
              <w:marBottom w:val="0"/>
              <w:divBdr>
                <w:top w:val="none" w:sz="0" w:space="0" w:color="auto"/>
                <w:left w:val="none" w:sz="0" w:space="0" w:color="auto"/>
                <w:bottom w:val="none" w:sz="0" w:space="0" w:color="auto"/>
                <w:right w:val="none" w:sz="0" w:space="0" w:color="auto"/>
              </w:divBdr>
            </w:div>
            <w:div w:id="1887335542">
              <w:marLeft w:val="0"/>
              <w:marRight w:val="0"/>
              <w:marTop w:val="0"/>
              <w:marBottom w:val="0"/>
              <w:divBdr>
                <w:top w:val="none" w:sz="0" w:space="0" w:color="auto"/>
                <w:left w:val="none" w:sz="0" w:space="0" w:color="auto"/>
                <w:bottom w:val="none" w:sz="0" w:space="0" w:color="auto"/>
                <w:right w:val="none" w:sz="0" w:space="0" w:color="auto"/>
              </w:divBdr>
            </w:div>
            <w:div w:id="1905528768">
              <w:marLeft w:val="0"/>
              <w:marRight w:val="0"/>
              <w:marTop w:val="0"/>
              <w:marBottom w:val="0"/>
              <w:divBdr>
                <w:top w:val="none" w:sz="0" w:space="0" w:color="auto"/>
                <w:left w:val="none" w:sz="0" w:space="0" w:color="auto"/>
                <w:bottom w:val="none" w:sz="0" w:space="0" w:color="auto"/>
                <w:right w:val="none" w:sz="0" w:space="0" w:color="auto"/>
              </w:divBdr>
            </w:div>
            <w:div w:id="1922331857">
              <w:marLeft w:val="0"/>
              <w:marRight w:val="0"/>
              <w:marTop w:val="0"/>
              <w:marBottom w:val="0"/>
              <w:divBdr>
                <w:top w:val="none" w:sz="0" w:space="0" w:color="auto"/>
                <w:left w:val="none" w:sz="0" w:space="0" w:color="auto"/>
                <w:bottom w:val="none" w:sz="0" w:space="0" w:color="auto"/>
                <w:right w:val="none" w:sz="0" w:space="0" w:color="auto"/>
              </w:divBdr>
            </w:div>
            <w:div w:id="1932884924">
              <w:marLeft w:val="0"/>
              <w:marRight w:val="0"/>
              <w:marTop w:val="0"/>
              <w:marBottom w:val="0"/>
              <w:divBdr>
                <w:top w:val="none" w:sz="0" w:space="0" w:color="auto"/>
                <w:left w:val="none" w:sz="0" w:space="0" w:color="auto"/>
                <w:bottom w:val="none" w:sz="0" w:space="0" w:color="auto"/>
                <w:right w:val="none" w:sz="0" w:space="0" w:color="auto"/>
              </w:divBdr>
            </w:div>
            <w:div w:id="1956519788">
              <w:marLeft w:val="0"/>
              <w:marRight w:val="0"/>
              <w:marTop w:val="0"/>
              <w:marBottom w:val="0"/>
              <w:divBdr>
                <w:top w:val="none" w:sz="0" w:space="0" w:color="auto"/>
                <w:left w:val="none" w:sz="0" w:space="0" w:color="auto"/>
                <w:bottom w:val="none" w:sz="0" w:space="0" w:color="auto"/>
                <w:right w:val="none" w:sz="0" w:space="0" w:color="auto"/>
              </w:divBdr>
            </w:div>
            <w:div w:id="1957365961">
              <w:marLeft w:val="0"/>
              <w:marRight w:val="0"/>
              <w:marTop w:val="0"/>
              <w:marBottom w:val="0"/>
              <w:divBdr>
                <w:top w:val="none" w:sz="0" w:space="0" w:color="auto"/>
                <w:left w:val="none" w:sz="0" w:space="0" w:color="auto"/>
                <w:bottom w:val="none" w:sz="0" w:space="0" w:color="auto"/>
                <w:right w:val="none" w:sz="0" w:space="0" w:color="auto"/>
              </w:divBdr>
            </w:div>
            <w:div w:id="1977639465">
              <w:marLeft w:val="0"/>
              <w:marRight w:val="0"/>
              <w:marTop w:val="0"/>
              <w:marBottom w:val="0"/>
              <w:divBdr>
                <w:top w:val="none" w:sz="0" w:space="0" w:color="auto"/>
                <w:left w:val="none" w:sz="0" w:space="0" w:color="auto"/>
                <w:bottom w:val="none" w:sz="0" w:space="0" w:color="auto"/>
                <w:right w:val="none" w:sz="0" w:space="0" w:color="auto"/>
              </w:divBdr>
            </w:div>
            <w:div w:id="2025091241">
              <w:marLeft w:val="0"/>
              <w:marRight w:val="0"/>
              <w:marTop w:val="0"/>
              <w:marBottom w:val="0"/>
              <w:divBdr>
                <w:top w:val="none" w:sz="0" w:space="0" w:color="auto"/>
                <w:left w:val="none" w:sz="0" w:space="0" w:color="auto"/>
                <w:bottom w:val="none" w:sz="0" w:space="0" w:color="auto"/>
                <w:right w:val="none" w:sz="0" w:space="0" w:color="auto"/>
              </w:divBdr>
            </w:div>
            <w:div w:id="2079550853">
              <w:marLeft w:val="0"/>
              <w:marRight w:val="0"/>
              <w:marTop w:val="0"/>
              <w:marBottom w:val="0"/>
              <w:divBdr>
                <w:top w:val="none" w:sz="0" w:space="0" w:color="auto"/>
                <w:left w:val="none" w:sz="0" w:space="0" w:color="auto"/>
                <w:bottom w:val="none" w:sz="0" w:space="0" w:color="auto"/>
                <w:right w:val="none" w:sz="0" w:space="0" w:color="auto"/>
              </w:divBdr>
            </w:div>
            <w:div w:id="210013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537034">
      <w:bodyDiv w:val="1"/>
      <w:marLeft w:val="0"/>
      <w:marRight w:val="0"/>
      <w:marTop w:val="0"/>
      <w:marBottom w:val="0"/>
      <w:divBdr>
        <w:top w:val="none" w:sz="0" w:space="0" w:color="auto"/>
        <w:left w:val="none" w:sz="0" w:space="0" w:color="auto"/>
        <w:bottom w:val="none" w:sz="0" w:space="0" w:color="auto"/>
        <w:right w:val="none" w:sz="0" w:space="0" w:color="auto"/>
      </w:divBdr>
    </w:div>
    <w:div w:id="1700008775">
      <w:bodyDiv w:val="1"/>
      <w:marLeft w:val="0"/>
      <w:marRight w:val="0"/>
      <w:marTop w:val="0"/>
      <w:marBottom w:val="0"/>
      <w:divBdr>
        <w:top w:val="none" w:sz="0" w:space="0" w:color="auto"/>
        <w:left w:val="none" w:sz="0" w:space="0" w:color="auto"/>
        <w:bottom w:val="none" w:sz="0" w:space="0" w:color="auto"/>
        <w:right w:val="none" w:sz="0" w:space="0" w:color="auto"/>
      </w:divBdr>
      <w:divsChild>
        <w:div w:id="2118134606">
          <w:marLeft w:val="0"/>
          <w:marRight w:val="0"/>
          <w:marTop w:val="0"/>
          <w:marBottom w:val="0"/>
          <w:divBdr>
            <w:top w:val="none" w:sz="0" w:space="0" w:color="auto"/>
            <w:left w:val="none" w:sz="0" w:space="0" w:color="auto"/>
            <w:bottom w:val="none" w:sz="0" w:space="0" w:color="auto"/>
            <w:right w:val="none" w:sz="0" w:space="0" w:color="auto"/>
          </w:divBdr>
          <w:divsChild>
            <w:div w:id="37319409">
              <w:marLeft w:val="0"/>
              <w:marRight w:val="0"/>
              <w:marTop w:val="0"/>
              <w:marBottom w:val="0"/>
              <w:divBdr>
                <w:top w:val="none" w:sz="0" w:space="0" w:color="auto"/>
                <w:left w:val="none" w:sz="0" w:space="0" w:color="auto"/>
                <w:bottom w:val="none" w:sz="0" w:space="0" w:color="auto"/>
                <w:right w:val="none" w:sz="0" w:space="0" w:color="auto"/>
              </w:divBdr>
            </w:div>
            <w:div w:id="57359404">
              <w:marLeft w:val="0"/>
              <w:marRight w:val="0"/>
              <w:marTop w:val="0"/>
              <w:marBottom w:val="0"/>
              <w:divBdr>
                <w:top w:val="none" w:sz="0" w:space="0" w:color="auto"/>
                <w:left w:val="none" w:sz="0" w:space="0" w:color="auto"/>
                <w:bottom w:val="none" w:sz="0" w:space="0" w:color="auto"/>
                <w:right w:val="none" w:sz="0" w:space="0" w:color="auto"/>
              </w:divBdr>
            </w:div>
            <w:div w:id="73170660">
              <w:marLeft w:val="0"/>
              <w:marRight w:val="0"/>
              <w:marTop w:val="0"/>
              <w:marBottom w:val="0"/>
              <w:divBdr>
                <w:top w:val="none" w:sz="0" w:space="0" w:color="auto"/>
                <w:left w:val="none" w:sz="0" w:space="0" w:color="auto"/>
                <w:bottom w:val="none" w:sz="0" w:space="0" w:color="auto"/>
                <w:right w:val="none" w:sz="0" w:space="0" w:color="auto"/>
              </w:divBdr>
            </w:div>
            <w:div w:id="93520830">
              <w:marLeft w:val="0"/>
              <w:marRight w:val="0"/>
              <w:marTop w:val="0"/>
              <w:marBottom w:val="0"/>
              <w:divBdr>
                <w:top w:val="none" w:sz="0" w:space="0" w:color="auto"/>
                <w:left w:val="none" w:sz="0" w:space="0" w:color="auto"/>
                <w:bottom w:val="none" w:sz="0" w:space="0" w:color="auto"/>
                <w:right w:val="none" w:sz="0" w:space="0" w:color="auto"/>
              </w:divBdr>
            </w:div>
            <w:div w:id="101338411">
              <w:marLeft w:val="0"/>
              <w:marRight w:val="0"/>
              <w:marTop w:val="0"/>
              <w:marBottom w:val="0"/>
              <w:divBdr>
                <w:top w:val="none" w:sz="0" w:space="0" w:color="auto"/>
                <w:left w:val="none" w:sz="0" w:space="0" w:color="auto"/>
                <w:bottom w:val="none" w:sz="0" w:space="0" w:color="auto"/>
                <w:right w:val="none" w:sz="0" w:space="0" w:color="auto"/>
              </w:divBdr>
            </w:div>
            <w:div w:id="213741647">
              <w:marLeft w:val="0"/>
              <w:marRight w:val="0"/>
              <w:marTop w:val="0"/>
              <w:marBottom w:val="0"/>
              <w:divBdr>
                <w:top w:val="none" w:sz="0" w:space="0" w:color="auto"/>
                <w:left w:val="none" w:sz="0" w:space="0" w:color="auto"/>
                <w:bottom w:val="none" w:sz="0" w:space="0" w:color="auto"/>
                <w:right w:val="none" w:sz="0" w:space="0" w:color="auto"/>
              </w:divBdr>
            </w:div>
            <w:div w:id="258299477">
              <w:marLeft w:val="0"/>
              <w:marRight w:val="0"/>
              <w:marTop w:val="0"/>
              <w:marBottom w:val="0"/>
              <w:divBdr>
                <w:top w:val="none" w:sz="0" w:space="0" w:color="auto"/>
                <w:left w:val="none" w:sz="0" w:space="0" w:color="auto"/>
                <w:bottom w:val="none" w:sz="0" w:space="0" w:color="auto"/>
                <w:right w:val="none" w:sz="0" w:space="0" w:color="auto"/>
              </w:divBdr>
            </w:div>
            <w:div w:id="398745866">
              <w:marLeft w:val="0"/>
              <w:marRight w:val="0"/>
              <w:marTop w:val="0"/>
              <w:marBottom w:val="0"/>
              <w:divBdr>
                <w:top w:val="none" w:sz="0" w:space="0" w:color="auto"/>
                <w:left w:val="none" w:sz="0" w:space="0" w:color="auto"/>
                <w:bottom w:val="none" w:sz="0" w:space="0" w:color="auto"/>
                <w:right w:val="none" w:sz="0" w:space="0" w:color="auto"/>
              </w:divBdr>
            </w:div>
            <w:div w:id="439034952">
              <w:marLeft w:val="0"/>
              <w:marRight w:val="0"/>
              <w:marTop w:val="0"/>
              <w:marBottom w:val="0"/>
              <w:divBdr>
                <w:top w:val="none" w:sz="0" w:space="0" w:color="auto"/>
                <w:left w:val="none" w:sz="0" w:space="0" w:color="auto"/>
                <w:bottom w:val="none" w:sz="0" w:space="0" w:color="auto"/>
                <w:right w:val="none" w:sz="0" w:space="0" w:color="auto"/>
              </w:divBdr>
            </w:div>
            <w:div w:id="476654637">
              <w:marLeft w:val="0"/>
              <w:marRight w:val="0"/>
              <w:marTop w:val="0"/>
              <w:marBottom w:val="0"/>
              <w:divBdr>
                <w:top w:val="none" w:sz="0" w:space="0" w:color="auto"/>
                <w:left w:val="none" w:sz="0" w:space="0" w:color="auto"/>
                <w:bottom w:val="none" w:sz="0" w:space="0" w:color="auto"/>
                <w:right w:val="none" w:sz="0" w:space="0" w:color="auto"/>
              </w:divBdr>
            </w:div>
            <w:div w:id="529224285">
              <w:marLeft w:val="0"/>
              <w:marRight w:val="0"/>
              <w:marTop w:val="0"/>
              <w:marBottom w:val="0"/>
              <w:divBdr>
                <w:top w:val="none" w:sz="0" w:space="0" w:color="auto"/>
                <w:left w:val="none" w:sz="0" w:space="0" w:color="auto"/>
                <w:bottom w:val="none" w:sz="0" w:space="0" w:color="auto"/>
                <w:right w:val="none" w:sz="0" w:space="0" w:color="auto"/>
              </w:divBdr>
            </w:div>
            <w:div w:id="661465624">
              <w:marLeft w:val="0"/>
              <w:marRight w:val="0"/>
              <w:marTop w:val="0"/>
              <w:marBottom w:val="0"/>
              <w:divBdr>
                <w:top w:val="none" w:sz="0" w:space="0" w:color="auto"/>
                <w:left w:val="none" w:sz="0" w:space="0" w:color="auto"/>
                <w:bottom w:val="none" w:sz="0" w:space="0" w:color="auto"/>
                <w:right w:val="none" w:sz="0" w:space="0" w:color="auto"/>
              </w:divBdr>
            </w:div>
            <w:div w:id="665203406">
              <w:marLeft w:val="0"/>
              <w:marRight w:val="0"/>
              <w:marTop w:val="0"/>
              <w:marBottom w:val="0"/>
              <w:divBdr>
                <w:top w:val="none" w:sz="0" w:space="0" w:color="auto"/>
                <w:left w:val="none" w:sz="0" w:space="0" w:color="auto"/>
                <w:bottom w:val="none" w:sz="0" w:space="0" w:color="auto"/>
                <w:right w:val="none" w:sz="0" w:space="0" w:color="auto"/>
              </w:divBdr>
            </w:div>
            <w:div w:id="680281514">
              <w:marLeft w:val="0"/>
              <w:marRight w:val="0"/>
              <w:marTop w:val="0"/>
              <w:marBottom w:val="0"/>
              <w:divBdr>
                <w:top w:val="none" w:sz="0" w:space="0" w:color="auto"/>
                <w:left w:val="none" w:sz="0" w:space="0" w:color="auto"/>
                <w:bottom w:val="none" w:sz="0" w:space="0" w:color="auto"/>
                <w:right w:val="none" w:sz="0" w:space="0" w:color="auto"/>
              </w:divBdr>
            </w:div>
            <w:div w:id="686442057">
              <w:marLeft w:val="0"/>
              <w:marRight w:val="0"/>
              <w:marTop w:val="0"/>
              <w:marBottom w:val="0"/>
              <w:divBdr>
                <w:top w:val="none" w:sz="0" w:space="0" w:color="auto"/>
                <w:left w:val="none" w:sz="0" w:space="0" w:color="auto"/>
                <w:bottom w:val="none" w:sz="0" w:space="0" w:color="auto"/>
                <w:right w:val="none" w:sz="0" w:space="0" w:color="auto"/>
              </w:divBdr>
            </w:div>
            <w:div w:id="732243093">
              <w:marLeft w:val="0"/>
              <w:marRight w:val="0"/>
              <w:marTop w:val="0"/>
              <w:marBottom w:val="0"/>
              <w:divBdr>
                <w:top w:val="none" w:sz="0" w:space="0" w:color="auto"/>
                <w:left w:val="none" w:sz="0" w:space="0" w:color="auto"/>
                <w:bottom w:val="none" w:sz="0" w:space="0" w:color="auto"/>
                <w:right w:val="none" w:sz="0" w:space="0" w:color="auto"/>
              </w:divBdr>
            </w:div>
            <w:div w:id="827330785">
              <w:marLeft w:val="0"/>
              <w:marRight w:val="0"/>
              <w:marTop w:val="0"/>
              <w:marBottom w:val="0"/>
              <w:divBdr>
                <w:top w:val="none" w:sz="0" w:space="0" w:color="auto"/>
                <w:left w:val="none" w:sz="0" w:space="0" w:color="auto"/>
                <w:bottom w:val="none" w:sz="0" w:space="0" w:color="auto"/>
                <w:right w:val="none" w:sz="0" w:space="0" w:color="auto"/>
              </w:divBdr>
            </w:div>
            <w:div w:id="862474959">
              <w:marLeft w:val="0"/>
              <w:marRight w:val="0"/>
              <w:marTop w:val="0"/>
              <w:marBottom w:val="0"/>
              <w:divBdr>
                <w:top w:val="none" w:sz="0" w:space="0" w:color="auto"/>
                <w:left w:val="none" w:sz="0" w:space="0" w:color="auto"/>
                <w:bottom w:val="none" w:sz="0" w:space="0" w:color="auto"/>
                <w:right w:val="none" w:sz="0" w:space="0" w:color="auto"/>
              </w:divBdr>
            </w:div>
            <w:div w:id="959411833">
              <w:marLeft w:val="0"/>
              <w:marRight w:val="0"/>
              <w:marTop w:val="0"/>
              <w:marBottom w:val="0"/>
              <w:divBdr>
                <w:top w:val="none" w:sz="0" w:space="0" w:color="auto"/>
                <w:left w:val="none" w:sz="0" w:space="0" w:color="auto"/>
                <w:bottom w:val="none" w:sz="0" w:space="0" w:color="auto"/>
                <w:right w:val="none" w:sz="0" w:space="0" w:color="auto"/>
              </w:divBdr>
            </w:div>
            <w:div w:id="1042091319">
              <w:marLeft w:val="0"/>
              <w:marRight w:val="0"/>
              <w:marTop w:val="0"/>
              <w:marBottom w:val="0"/>
              <w:divBdr>
                <w:top w:val="none" w:sz="0" w:space="0" w:color="auto"/>
                <w:left w:val="none" w:sz="0" w:space="0" w:color="auto"/>
                <w:bottom w:val="none" w:sz="0" w:space="0" w:color="auto"/>
                <w:right w:val="none" w:sz="0" w:space="0" w:color="auto"/>
              </w:divBdr>
            </w:div>
            <w:div w:id="1059017212">
              <w:marLeft w:val="0"/>
              <w:marRight w:val="0"/>
              <w:marTop w:val="0"/>
              <w:marBottom w:val="0"/>
              <w:divBdr>
                <w:top w:val="none" w:sz="0" w:space="0" w:color="auto"/>
                <w:left w:val="none" w:sz="0" w:space="0" w:color="auto"/>
                <w:bottom w:val="none" w:sz="0" w:space="0" w:color="auto"/>
                <w:right w:val="none" w:sz="0" w:space="0" w:color="auto"/>
              </w:divBdr>
            </w:div>
            <w:div w:id="1076053826">
              <w:marLeft w:val="0"/>
              <w:marRight w:val="0"/>
              <w:marTop w:val="0"/>
              <w:marBottom w:val="0"/>
              <w:divBdr>
                <w:top w:val="none" w:sz="0" w:space="0" w:color="auto"/>
                <w:left w:val="none" w:sz="0" w:space="0" w:color="auto"/>
                <w:bottom w:val="none" w:sz="0" w:space="0" w:color="auto"/>
                <w:right w:val="none" w:sz="0" w:space="0" w:color="auto"/>
              </w:divBdr>
            </w:div>
            <w:div w:id="1111129306">
              <w:marLeft w:val="0"/>
              <w:marRight w:val="0"/>
              <w:marTop w:val="0"/>
              <w:marBottom w:val="0"/>
              <w:divBdr>
                <w:top w:val="none" w:sz="0" w:space="0" w:color="auto"/>
                <w:left w:val="none" w:sz="0" w:space="0" w:color="auto"/>
                <w:bottom w:val="none" w:sz="0" w:space="0" w:color="auto"/>
                <w:right w:val="none" w:sz="0" w:space="0" w:color="auto"/>
              </w:divBdr>
            </w:div>
            <w:div w:id="1259558701">
              <w:marLeft w:val="0"/>
              <w:marRight w:val="0"/>
              <w:marTop w:val="0"/>
              <w:marBottom w:val="0"/>
              <w:divBdr>
                <w:top w:val="none" w:sz="0" w:space="0" w:color="auto"/>
                <w:left w:val="none" w:sz="0" w:space="0" w:color="auto"/>
                <w:bottom w:val="none" w:sz="0" w:space="0" w:color="auto"/>
                <w:right w:val="none" w:sz="0" w:space="0" w:color="auto"/>
              </w:divBdr>
            </w:div>
            <w:div w:id="1347830212">
              <w:marLeft w:val="0"/>
              <w:marRight w:val="0"/>
              <w:marTop w:val="0"/>
              <w:marBottom w:val="0"/>
              <w:divBdr>
                <w:top w:val="none" w:sz="0" w:space="0" w:color="auto"/>
                <w:left w:val="none" w:sz="0" w:space="0" w:color="auto"/>
                <w:bottom w:val="none" w:sz="0" w:space="0" w:color="auto"/>
                <w:right w:val="none" w:sz="0" w:space="0" w:color="auto"/>
              </w:divBdr>
            </w:div>
            <w:div w:id="1353996552">
              <w:marLeft w:val="0"/>
              <w:marRight w:val="0"/>
              <w:marTop w:val="0"/>
              <w:marBottom w:val="0"/>
              <w:divBdr>
                <w:top w:val="none" w:sz="0" w:space="0" w:color="auto"/>
                <w:left w:val="none" w:sz="0" w:space="0" w:color="auto"/>
                <w:bottom w:val="none" w:sz="0" w:space="0" w:color="auto"/>
                <w:right w:val="none" w:sz="0" w:space="0" w:color="auto"/>
              </w:divBdr>
            </w:div>
            <w:div w:id="1412042938">
              <w:marLeft w:val="0"/>
              <w:marRight w:val="0"/>
              <w:marTop w:val="0"/>
              <w:marBottom w:val="0"/>
              <w:divBdr>
                <w:top w:val="none" w:sz="0" w:space="0" w:color="auto"/>
                <w:left w:val="none" w:sz="0" w:space="0" w:color="auto"/>
                <w:bottom w:val="none" w:sz="0" w:space="0" w:color="auto"/>
                <w:right w:val="none" w:sz="0" w:space="0" w:color="auto"/>
              </w:divBdr>
            </w:div>
            <w:div w:id="1610625956">
              <w:marLeft w:val="0"/>
              <w:marRight w:val="0"/>
              <w:marTop w:val="0"/>
              <w:marBottom w:val="0"/>
              <w:divBdr>
                <w:top w:val="none" w:sz="0" w:space="0" w:color="auto"/>
                <w:left w:val="none" w:sz="0" w:space="0" w:color="auto"/>
                <w:bottom w:val="none" w:sz="0" w:space="0" w:color="auto"/>
                <w:right w:val="none" w:sz="0" w:space="0" w:color="auto"/>
              </w:divBdr>
            </w:div>
            <w:div w:id="1636449589">
              <w:marLeft w:val="0"/>
              <w:marRight w:val="0"/>
              <w:marTop w:val="0"/>
              <w:marBottom w:val="0"/>
              <w:divBdr>
                <w:top w:val="none" w:sz="0" w:space="0" w:color="auto"/>
                <w:left w:val="none" w:sz="0" w:space="0" w:color="auto"/>
                <w:bottom w:val="none" w:sz="0" w:space="0" w:color="auto"/>
                <w:right w:val="none" w:sz="0" w:space="0" w:color="auto"/>
              </w:divBdr>
            </w:div>
            <w:div w:id="1674919811">
              <w:marLeft w:val="0"/>
              <w:marRight w:val="0"/>
              <w:marTop w:val="0"/>
              <w:marBottom w:val="0"/>
              <w:divBdr>
                <w:top w:val="none" w:sz="0" w:space="0" w:color="auto"/>
                <w:left w:val="none" w:sz="0" w:space="0" w:color="auto"/>
                <w:bottom w:val="none" w:sz="0" w:space="0" w:color="auto"/>
                <w:right w:val="none" w:sz="0" w:space="0" w:color="auto"/>
              </w:divBdr>
            </w:div>
            <w:div w:id="1761871812">
              <w:marLeft w:val="0"/>
              <w:marRight w:val="0"/>
              <w:marTop w:val="0"/>
              <w:marBottom w:val="0"/>
              <w:divBdr>
                <w:top w:val="none" w:sz="0" w:space="0" w:color="auto"/>
                <w:left w:val="none" w:sz="0" w:space="0" w:color="auto"/>
                <w:bottom w:val="none" w:sz="0" w:space="0" w:color="auto"/>
                <w:right w:val="none" w:sz="0" w:space="0" w:color="auto"/>
              </w:divBdr>
            </w:div>
            <w:div w:id="1773013150">
              <w:marLeft w:val="0"/>
              <w:marRight w:val="0"/>
              <w:marTop w:val="0"/>
              <w:marBottom w:val="0"/>
              <w:divBdr>
                <w:top w:val="none" w:sz="0" w:space="0" w:color="auto"/>
                <w:left w:val="none" w:sz="0" w:space="0" w:color="auto"/>
                <w:bottom w:val="none" w:sz="0" w:space="0" w:color="auto"/>
                <w:right w:val="none" w:sz="0" w:space="0" w:color="auto"/>
              </w:divBdr>
            </w:div>
            <w:div w:id="1806894383">
              <w:marLeft w:val="0"/>
              <w:marRight w:val="0"/>
              <w:marTop w:val="0"/>
              <w:marBottom w:val="0"/>
              <w:divBdr>
                <w:top w:val="none" w:sz="0" w:space="0" w:color="auto"/>
                <w:left w:val="none" w:sz="0" w:space="0" w:color="auto"/>
                <w:bottom w:val="none" w:sz="0" w:space="0" w:color="auto"/>
                <w:right w:val="none" w:sz="0" w:space="0" w:color="auto"/>
              </w:divBdr>
            </w:div>
            <w:div w:id="1883326012">
              <w:marLeft w:val="0"/>
              <w:marRight w:val="0"/>
              <w:marTop w:val="0"/>
              <w:marBottom w:val="0"/>
              <w:divBdr>
                <w:top w:val="none" w:sz="0" w:space="0" w:color="auto"/>
                <w:left w:val="none" w:sz="0" w:space="0" w:color="auto"/>
                <w:bottom w:val="none" w:sz="0" w:space="0" w:color="auto"/>
                <w:right w:val="none" w:sz="0" w:space="0" w:color="auto"/>
              </w:divBdr>
            </w:div>
            <w:div w:id="1889413810">
              <w:marLeft w:val="0"/>
              <w:marRight w:val="0"/>
              <w:marTop w:val="0"/>
              <w:marBottom w:val="0"/>
              <w:divBdr>
                <w:top w:val="none" w:sz="0" w:space="0" w:color="auto"/>
                <w:left w:val="none" w:sz="0" w:space="0" w:color="auto"/>
                <w:bottom w:val="none" w:sz="0" w:space="0" w:color="auto"/>
                <w:right w:val="none" w:sz="0" w:space="0" w:color="auto"/>
              </w:divBdr>
            </w:div>
            <w:div w:id="1904674305">
              <w:marLeft w:val="0"/>
              <w:marRight w:val="0"/>
              <w:marTop w:val="0"/>
              <w:marBottom w:val="0"/>
              <w:divBdr>
                <w:top w:val="none" w:sz="0" w:space="0" w:color="auto"/>
                <w:left w:val="none" w:sz="0" w:space="0" w:color="auto"/>
                <w:bottom w:val="none" w:sz="0" w:space="0" w:color="auto"/>
                <w:right w:val="none" w:sz="0" w:space="0" w:color="auto"/>
              </w:divBdr>
            </w:div>
            <w:div w:id="1932078893">
              <w:marLeft w:val="0"/>
              <w:marRight w:val="0"/>
              <w:marTop w:val="0"/>
              <w:marBottom w:val="0"/>
              <w:divBdr>
                <w:top w:val="none" w:sz="0" w:space="0" w:color="auto"/>
                <w:left w:val="none" w:sz="0" w:space="0" w:color="auto"/>
                <w:bottom w:val="none" w:sz="0" w:space="0" w:color="auto"/>
                <w:right w:val="none" w:sz="0" w:space="0" w:color="auto"/>
              </w:divBdr>
            </w:div>
            <w:div w:id="212284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85295">
      <w:bodyDiv w:val="1"/>
      <w:marLeft w:val="0"/>
      <w:marRight w:val="0"/>
      <w:marTop w:val="0"/>
      <w:marBottom w:val="0"/>
      <w:divBdr>
        <w:top w:val="none" w:sz="0" w:space="0" w:color="auto"/>
        <w:left w:val="none" w:sz="0" w:space="0" w:color="auto"/>
        <w:bottom w:val="none" w:sz="0" w:space="0" w:color="auto"/>
        <w:right w:val="none" w:sz="0" w:space="0" w:color="auto"/>
      </w:divBdr>
      <w:divsChild>
        <w:div w:id="1736314907">
          <w:marLeft w:val="0"/>
          <w:marRight w:val="0"/>
          <w:marTop w:val="0"/>
          <w:marBottom w:val="0"/>
          <w:divBdr>
            <w:top w:val="none" w:sz="0" w:space="0" w:color="auto"/>
            <w:left w:val="none" w:sz="0" w:space="0" w:color="auto"/>
            <w:bottom w:val="none" w:sz="0" w:space="0" w:color="auto"/>
            <w:right w:val="none" w:sz="0" w:space="0" w:color="auto"/>
          </w:divBdr>
          <w:divsChild>
            <w:div w:id="12268572">
              <w:marLeft w:val="0"/>
              <w:marRight w:val="0"/>
              <w:marTop w:val="0"/>
              <w:marBottom w:val="0"/>
              <w:divBdr>
                <w:top w:val="none" w:sz="0" w:space="0" w:color="auto"/>
                <w:left w:val="none" w:sz="0" w:space="0" w:color="auto"/>
                <w:bottom w:val="none" w:sz="0" w:space="0" w:color="auto"/>
                <w:right w:val="none" w:sz="0" w:space="0" w:color="auto"/>
              </w:divBdr>
            </w:div>
            <w:div w:id="135490452">
              <w:marLeft w:val="0"/>
              <w:marRight w:val="0"/>
              <w:marTop w:val="0"/>
              <w:marBottom w:val="0"/>
              <w:divBdr>
                <w:top w:val="none" w:sz="0" w:space="0" w:color="auto"/>
                <w:left w:val="none" w:sz="0" w:space="0" w:color="auto"/>
                <w:bottom w:val="none" w:sz="0" w:space="0" w:color="auto"/>
                <w:right w:val="none" w:sz="0" w:space="0" w:color="auto"/>
              </w:divBdr>
            </w:div>
            <w:div w:id="259218303">
              <w:marLeft w:val="0"/>
              <w:marRight w:val="0"/>
              <w:marTop w:val="0"/>
              <w:marBottom w:val="0"/>
              <w:divBdr>
                <w:top w:val="none" w:sz="0" w:space="0" w:color="auto"/>
                <w:left w:val="none" w:sz="0" w:space="0" w:color="auto"/>
                <w:bottom w:val="none" w:sz="0" w:space="0" w:color="auto"/>
                <w:right w:val="none" w:sz="0" w:space="0" w:color="auto"/>
              </w:divBdr>
            </w:div>
            <w:div w:id="311373732">
              <w:marLeft w:val="0"/>
              <w:marRight w:val="0"/>
              <w:marTop w:val="0"/>
              <w:marBottom w:val="0"/>
              <w:divBdr>
                <w:top w:val="none" w:sz="0" w:space="0" w:color="auto"/>
                <w:left w:val="none" w:sz="0" w:space="0" w:color="auto"/>
                <w:bottom w:val="none" w:sz="0" w:space="0" w:color="auto"/>
                <w:right w:val="none" w:sz="0" w:space="0" w:color="auto"/>
              </w:divBdr>
            </w:div>
            <w:div w:id="404256198">
              <w:marLeft w:val="0"/>
              <w:marRight w:val="0"/>
              <w:marTop w:val="0"/>
              <w:marBottom w:val="0"/>
              <w:divBdr>
                <w:top w:val="none" w:sz="0" w:space="0" w:color="auto"/>
                <w:left w:val="none" w:sz="0" w:space="0" w:color="auto"/>
                <w:bottom w:val="none" w:sz="0" w:space="0" w:color="auto"/>
                <w:right w:val="none" w:sz="0" w:space="0" w:color="auto"/>
              </w:divBdr>
            </w:div>
            <w:div w:id="411435083">
              <w:marLeft w:val="0"/>
              <w:marRight w:val="0"/>
              <w:marTop w:val="0"/>
              <w:marBottom w:val="0"/>
              <w:divBdr>
                <w:top w:val="none" w:sz="0" w:space="0" w:color="auto"/>
                <w:left w:val="none" w:sz="0" w:space="0" w:color="auto"/>
                <w:bottom w:val="none" w:sz="0" w:space="0" w:color="auto"/>
                <w:right w:val="none" w:sz="0" w:space="0" w:color="auto"/>
              </w:divBdr>
            </w:div>
            <w:div w:id="481774602">
              <w:marLeft w:val="0"/>
              <w:marRight w:val="0"/>
              <w:marTop w:val="0"/>
              <w:marBottom w:val="0"/>
              <w:divBdr>
                <w:top w:val="none" w:sz="0" w:space="0" w:color="auto"/>
                <w:left w:val="none" w:sz="0" w:space="0" w:color="auto"/>
                <w:bottom w:val="none" w:sz="0" w:space="0" w:color="auto"/>
                <w:right w:val="none" w:sz="0" w:space="0" w:color="auto"/>
              </w:divBdr>
            </w:div>
            <w:div w:id="487865569">
              <w:marLeft w:val="0"/>
              <w:marRight w:val="0"/>
              <w:marTop w:val="0"/>
              <w:marBottom w:val="0"/>
              <w:divBdr>
                <w:top w:val="none" w:sz="0" w:space="0" w:color="auto"/>
                <w:left w:val="none" w:sz="0" w:space="0" w:color="auto"/>
                <w:bottom w:val="none" w:sz="0" w:space="0" w:color="auto"/>
                <w:right w:val="none" w:sz="0" w:space="0" w:color="auto"/>
              </w:divBdr>
            </w:div>
            <w:div w:id="515854109">
              <w:marLeft w:val="0"/>
              <w:marRight w:val="0"/>
              <w:marTop w:val="0"/>
              <w:marBottom w:val="0"/>
              <w:divBdr>
                <w:top w:val="none" w:sz="0" w:space="0" w:color="auto"/>
                <w:left w:val="none" w:sz="0" w:space="0" w:color="auto"/>
                <w:bottom w:val="none" w:sz="0" w:space="0" w:color="auto"/>
                <w:right w:val="none" w:sz="0" w:space="0" w:color="auto"/>
              </w:divBdr>
            </w:div>
            <w:div w:id="704019336">
              <w:marLeft w:val="0"/>
              <w:marRight w:val="0"/>
              <w:marTop w:val="0"/>
              <w:marBottom w:val="0"/>
              <w:divBdr>
                <w:top w:val="none" w:sz="0" w:space="0" w:color="auto"/>
                <w:left w:val="none" w:sz="0" w:space="0" w:color="auto"/>
                <w:bottom w:val="none" w:sz="0" w:space="0" w:color="auto"/>
                <w:right w:val="none" w:sz="0" w:space="0" w:color="auto"/>
              </w:divBdr>
            </w:div>
            <w:div w:id="790512824">
              <w:marLeft w:val="0"/>
              <w:marRight w:val="0"/>
              <w:marTop w:val="0"/>
              <w:marBottom w:val="0"/>
              <w:divBdr>
                <w:top w:val="none" w:sz="0" w:space="0" w:color="auto"/>
                <w:left w:val="none" w:sz="0" w:space="0" w:color="auto"/>
                <w:bottom w:val="none" w:sz="0" w:space="0" w:color="auto"/>
                <w:right w:val="none" w:sz="0" w:space="0" w:color="auto"/>
              </w:divBdr>
            </w:div>
            <w:div w:id="791555604">
              <w:marLeft w:val="0"/>
              <w:marRight w:val="0"/>
              <w:marTop w:val="0"/>
              <w:marBottom w:val="0"/>
              <w:divBdr>
                <w:top w:val="none" w:sz="0" w:space="0" w:color="auto"/>
                <w:left w:val="none" w:sz="0" w:space="0" w:color="auto"/>
                <w:bottom w:val="none" w:sz="0" w:space="0" w:color="auto"/>
                <w:right w:val="none" w:sz="0" w:space="0" w:color="auto"/>
              </w:divBdr>
            </w:div>
            <w:div w:id="852038582">
              <w:marLeft w:val="0"/>
              <w:marRight w:val="0"/>
              <w:marTop w:val="0"/>
              <w:marBottom w:val="0"/>
              <w:divBdr>
                <w:top w:val="none" w:sz="0" w:space="0" w:color="auto"/>
                <w:left w:val="none" w:sz="0" w:space="0" w:color="auto"/>
                <w:bottom w:val="none" w:sz="0" w:space="0" w:color="auto"/>
                <w:right w:val="none" w:sz="0" w:space="0" w:color="auto"/>
              </w:divBdr>
            </w:div>
            <w:div w:id="877860421">
              <w:marLeft w:val="0"/>
              <w:marRight w:val="0"/>
              <w:marTop w:val="0"/>
              <w:marBottom w:val="0"/>
              <w:divBdr>
                <w:top w:val="none" w:sz="0" w:space="0" w:color="auto"/>
                <w:left w:val="none" w:sz="0" w:space="0" w:color="auto"/>
                <w:bottom w:val="none" w:sz="0" w:space="0" w:color="auto"/>
                <w:right w:val="none" w:sz="0" w:space="0" w:color="auto"/>
              </w:divBdr>
            </w:div>
            <w:div w:id="879632789">
              <w:marLeft w:val="0"/>
              <w:marRight w:val="0"/>
              <w:marTop w:val="0"/>
              <w:marBottom w:val="0"/>
              <w:divBdr>
                <w:top w:val="none" w:sz="0" w:space="0" w:color="auto"/>
                <w:left w:val="none" w:sz="0" w:space="0" w:color="auto"/>
                <w:bottom w:val="none" w:sz="0" w:space="0" w:color="auto"/>
                <w:right w:val="none" w:sz="0" w:space="0" w:color="auto"/>
              </w:divBdr>
            </w:div>
            <w:div w:id="932787757">
              <w:marLeft w:val="0"/>
              <w:marRight w:val="0"/>
              <w:marTop w:val="0"/>
              <w:marBottom w:val="0"/>
              <w:divBdr>
                <w:top w:val="none" w:sz="0" w:space="0" w:color="auto"/>
                <w:left w:val="none" w:sz="0" w:space="0" w:color="auto"/>
                <w:bottom w:val="none" w:sz="0" w:space="0" w:color="auto"/>
                <w:right w:val="none" w:sz="0" w:space="0" w:color="auto"/>
              </w:divBdr>
            </w:div>
            <w:div w:id="964383967">
              <w:marLeft w:val="0"/>
              <w:marRight w:val="0"/>
              <w:marTop w:val="0"/>
              <w:marBottom w:val="0"/>
              <w:divBdr>
                <w:top w:val="none" w:sz="0" w:space="0" w:color="auto"/>
                <w:left w:val="none" w:sz="0" w:space="0" w:color="auto"/>
                <w:bottom w:val="none" w:sz="0" w:space="0" w:color="auto"/>
                <w:right w:val="none" w:sz="0" w:space="0" w:color="auto"/>
              </w:divBdr>
            </w:div>
            <w:div w:id="995379515">
              <w:marLeft w:val="0"/>
              <w:marRight w:val="0"/>
              <w:marTop w:val="0"/>
              <w:marBottom w:val="0"/>
              <w:divBdr>
                <w:top w:val="none" w:sz="0" w:space="0" w:color="auto"/>
                <w:left w:val="none" w:sz="0" w:space="0" w:color="auto"/>
                <w:bottom w:val="none" w:sz="0" w:space="0" w:color="auto"/>
                <w:right w:val="none" w:sz="0" w:space="0" w:color="auto"/>
              </w:divBdr>
            </w:div>
            <w:div w:id="1014458181">
              <w:marLeft w:val="0"/>
              <w:marRight w:val="0"/>
              <w:marTop w:val="0"/>
              <w:marBottom w:val="0"/>
              <w:divBdr>
                <w:top w:val="none" w:sz="0" w:space="0" w:color="auto"/>
                <w:left w:val="none" w:sz="0" w:space="0" w:color="auto"/>
                <w:bottom w:val="none" w:sz="0" w:space="0" w:color="auto"/>
                <w:right w:val="none" w:sz="0" w:space="0" w:color="auto"/>
              </w:divBdr>
            </w:div>
            <w:div w:id="1062480586">
              <w:marLeft w:val="0"/>
              <w:marRight w:val="0"/>
              <w:marTop w:val="0"/>
              <w:marBottom w:val="0"/>
              <w:divBdr>
                <w:top w:val="none" w:sz="0" w:space="0" w:color="auto"/>
                <w:left w:val="none" w:sz="0" w:space="0" w:color="auto"/>
                <w:bottom w:val="none" w:sz="0" w:space="0" w:color="auto"/>
                <w:right w:val="none" w:sz="0" w:space="0" w:color="auto"/>
              </w:divBdr>
            </w:div>
            <w:div w:id="1090467321">
              <w:marLeft w:val="0"/>
              <w:marRight w:val="0"/>
              <w:marTop w:val="0"/>
              <w:marBottom w:val="0"/>
              <w:divBdr>
                <w:top w:val="none" w:sz="0" w:space="0" w:color="auto"/>
                <w:left w:val="none" w:sz="0" w:space="0" w:color="auto"/>
                <w:bottom w:val="none" w:sz="0" w:space="0" w:color="auto"/>
                <w:right w:val="none" w:sz="0" w:space="0" w:color="auto"/>
              </w:divBdr>
            </w:div>
            <w:div w:id="1098256061">
              <w:marLeft w:val="0"/>
              <w:marRight w:val="0"/>
              <w:marTop w:val="0"/>
              <w:marBottom w:val="0"/>
              <w:divBdr>
                <w:top w:val="none" w:sz="0" w:space="0" w:color="auto"/>
                <w:left w:val="none" w:sz="0" w:space="0" w:color="auto"/>
                <w:bottom w:val="none" w:sz="0" w:space="0" w:color="auto"/>
                <w:right w:val="none" w:sz="0" w:space="0" w:color="auto"/>
              </w:divBdr>
            </w:div>
            <w:div w:id="1099721627">
              <w:marLeft w:val="0"/>
              <w:marRight w:val="0"/>
              <w:marTop w:val="0"/>
              <w:marBottom w:val="0"/>
              <w:divBdr>
                <w:top w:val="none" w:sz="0" w:space="0" w:color="auto"/>
                <w:left w:val="none" w:sz="0" w:space="0" w:color="auto"/>
                <w:bottom w:val="none" w:sz="0" w:space="0" w:color="auto"/>
                <w:right w:val="none" w:sz="0" w:space="0" w:color="auto"/>
              </w:divBdr>
            </w:div>
            <w:div w:id="1153134153">
              <w:marLeft w:val="0"/>
              <w:marRight w:val="0"/>
              <w:marTop w:val="0"/>
              <w:marBottom w:val="0"/>
              <w:divBdr>
                <w:top w:val="none" w:sz="0" w:space="0" w:color="auto"/>
                <w:left w:val="none" w:sz="0" w:space="0" w:color="auto"/>
                <w:bottom w:val="none" w:sz="0" w:space="0" w:color="auto"/>
                <w:right w:val="none" w:sz="0" w:space="0" w:color="auto"/>
              </w:divBdr>
            </w:div>
            <w:div w:id="1162938130">
              <w:marLeft w:val="0"/>
              <w:marRight w:val="0"/>
              <w:marTop w:val="0"/>
              <w:marBottom w:val="0"/>
              <w:divBdr>
                <w:top w:val="none" w:sz="0" w:space="0" w:color="auto"/>
                <w:left w:val="none" w:sz="0" w:space="0" w:color="auto"/>
                <w:bottom w:val="none" w:sz="0" w:space="0" w:color="auto"/>
                <w:right w:val="none" w:sz="0" w:space="0" w:color="auto"/>
              </w:divBdr>
            </w:div>
            <w:div w:id="1163736282">
              <w:marLeft w:val="0"/>
              <w:marRight w:val="0"/>
              <w:marTop w:val="0"/>
              <w:marBottom w:val="0"/>
              <w:divBdr>
                <w:top w:val="none" w:sz="0" w:space="0" w:color="auto"/>
                <w:left w:val="none" w:sz="0" w:space="0" w:color="auto"/>
                <w:bottom w:val="none" w:sz="0" w:space="0" w:color="auto"/>
                <w:right w:val="none" w:sz="0" w:space="0" w:color="auto"/>
              </w:divBdr>
            </w:div>
            <w:div w:id="1257326250">
              <w:marLeft w:val="0"/>
              <w:marRight w:val="0"/>
              <w:marTop w:val="0"/>
              <w:marBottom w:val="0"/>
              <w:divBdr>
                <w:top w:val="none" w:sz="0" w:space="0" w:color="auto"/>
                <w:left w:val="none" w:sz="0" w:space="0" w:color="auto"/>
                <w:bottom w:val="none" w:sz="0" w:space="0" w:color="auto"/>
                <w:right w:val="none" w:sz="0" w:space="0" w:color="auto"/>
              </w:divBdr>
            </w:div>
            <w:div w:id="1425954256">
              <w:marLeft w:val="0"/>
              <w:marRight w:val="0"/>
              <w:marTop w:val="0"/>
              <w:marBottom w:val="0"/>
              <w:divBdr>
                <w:top w:val="none" w:sz="0" w:space="0" w:color="auto"/>
                <w:left w:val="none" w:sz="0" w:space="0" w:color="auto"/>
                <w:bottom w:val="none" w:sz="0" w:space="0" w:color="auto"/>
                <w:right w:val="none" w:sz="0" w:space="0" w:color="auto"/>
              </w:divBdr>
            </w:div>
            <w:div w:id="1492214205">
              <w:marLeft w:val="0"/>
              <w:marRight w:val="0"/>
              <w:marTop w:val="0"/>
              <w:marBottom w:val="0"/>
              <w:divBdr>
                <w:top w:val="none" w:sz="0" w:space="0" w:color="auto"/>
                <w:left w:val="none" w:sz="0" w:space="0" w:color="auto"/>
                <w:bottom w:val="none" w:sz="0" w:space="0" w:color="auto"/>
                <w:right w:val="none" w:sz="0" w:space="0" w:color="auto"/>
              </w:divBdr>
            </w:div>
            <w:div w:id="1568757374">
              <w:marLeft w:val="0"/>
              <w:marRight w:val="0"/>
              <w:marTop w:val="0"/>
              <w:marBottom w:val="0"/>
              <w:divBdr>
                <w:top w:val="none" w:sz="0" w:space="0" w:color="auto"/>
                <w:left w:val="none" w:sz="0" w:space="0" w:color="auto"/>
                <w:bottom w:val="none" w:sz="0" w:space="0" w:color="auto"/>
                <w:right w:val="none" w:sz="0" w:space="0" w:color="auto"/>
              </w:divBdr>
            </w:div>
            <w:div w:id="1686595781">
              <w:marLeft w:val="0"/>
              <w:marRight w:val="0"/>
              <w:marTop w:val="0"/>
              <w:marBottom w:val="0"/>
              <w:divBdr>
                <w:top w:val="none" w:sz="0" w:space="0" w:color="auto"/>
                <w:left w:val="none" w:sz="0" w:space="0" w:color="auto"/>
                <w:bottom w:val="none" w:sz="0" w:space="0" w:color="auto"/>
                <w:right w:val="none" w:sz="0" w:space="0" w:color="auto"/>
              </w:divBdr>
            </w:div>
            <w:div w:id="1699620843">
              <w:marLeft w:val="0"/>
              <w:marRight w:val="0"/>
              <w:marTop w:val="0"/>
              <w:marBottom w:val="0"/>
              <w:divBdr>
                <w:top w:val="none" w:sz="0" w:space="0" w:color="auto"/>
                <w:left w:val="none" w:sz="0" w:space="0" w:color="auto"/>
                <w:bottom w:val="none" w:sz="0" w:space="0" w:color="auto"/>
                <w:right w:val="none" w:sz="0" w:space="0" w:color="auto"/>
              </w:divBdr>
            </w:div>
            <w:div w:id="1719091023">
              <w:marLeft w:val="0"/>
              <w:marRight w:val="0"/>
              <w:marTop w:val="0"/>
              <w:marBottom w:val="0"/>
              <w:divBdr>
                <w:top w:val="none" w:sz="0" w:space="0" w:color="auto"/>
                <w:left w:val="none" w:sz="0" w:space="0" w:color="auto"/>
                <w:bottom w:val="none" w:sz="0" w:space="0" w:color="auto"/>
                <w:right w:val="none" w:sz="0" w:space="0" w:color="auto"/>
              </w:divBdr>
            </w:div>
            <w:div w:id="1719162175">
              <w:marLeft w:val="0"/>
              <w:marRight w:val="0"/>
              <w:marTop w:val="0"/>
              <w:marBottom w:val="0"/>
              <w:divBdr>
                <w:top w:val="none" w:sz="0" w:space="0" w:color="auto"/>
                <w:left w:val="none" w:sz="0" w:space="0" w:color="auto"/>
                <w:bottom w:val="none" w:sz="0" w:space="0" w:color="auto"/>
                <w:right w:val="none" w:sz="0" w:space="0" w:color="auto"/>
              </w:divBdr>
            </w:div>
            <w:div w:id="1750300534">
              <w:marLeft w:val="0"/>
              <w:marRight w:val="0"/>
              <w:marTop w:val="0"/>
              <w:marBottom w:val="0"/>
              <w:divBdr>
                <w:top w:val="none" w:sz="0" w:space="0" w:color="auto"/>
                <w:left w:val="none" w:sz="0" w:space="0" w:color="auto"/>
                <w:bottom w:val="none" w:sz="0" w:space="0" w:color="auto"/>
                <w:right w:val="none" w:sz="0" w:space="0" w:color="auto"/>
              </w:divBdr>
            </w:div>
            <w:div w:id="1753814734">
              <w:marLeft w:val="0"/>
              <w:marRight w:val="0"/>
              <w:marTop w:val="0"/>
              <w:marBottom w:val="0"/>
              <w:divBdr>
                <w:top w:val="none" w:sz="0" w:space="0" w:color="auto"/>
                <w:left w:val="none" w:sz="0" w:space="0" w:color="auto"/>
                <w:bottom w:val="none" w:sz="0" w:space="0" w:color="auto"/>
                <w:right w:val="none" w:sz="0" w:space="0" w:color="auto"/>
              </w:divBdr>
            </w:div>
            <w:div w:id="1762918989">
              <w:marLeft w:val="0"/>
              <w:marRight w:val="0"/>
              <w:marTop w:val="0"/>
              <w:marBottom w:val="0"/>
              <w:divBdr>
                <w:top w:val="none" w:sz="0" w:space="0" w:color="auto"/>
                <w:left w:val="none" w:sz="0" w:space="0" w:color="auto"/>
                <w:bottom w:val="none" w:sz="0" w:space="0" w:color="auto"/>
                <w:right w:val="none" w:sz="0" w:space="0" w:color="auto"/>
              </w:divBdr>
            </w:div>
            <w:div w:id="1835418217">
              <w:marLeft w:val="0"/>
              <w:marRight w:val="0"/>
              <w:marTop w:val="0"/>
              <w:marBottom w:val="0"/>
              <w:divBdr>
                <w:top w:val="none" w:sz="0" w:space="0" w:color="auto"/>
                <w:left w:val="none" w:sz="0" w:space="0" w:color="auto"/>
                <w:bottom w:val="none" w:sz="0" w:space="0" w:color="auto"/>
                <w:right w:val="none" w:sz="0" w:space="0" w:color="auto"/>
              </w:divBdr>
            </w:div>
            <w:div w:id="1869027797">
              <w:marLeft w:val="0"/>
              <w:marRight w:val="0"/>
              <w:marTop w:val="0"/>
              <w:marBottom w:val="0"/>
              <w:divBdr>
                <w:top w:val="none" w:sz="0" w:space="0" w:color="auto"/>
                <w:left w:val="none" w:sz="0" w:space="0" w:color="auto"/>
                <w:bottom w:val="none" w:sz="0" w:space="0" w:color="auto"/>
                <w:right w:val="none" w:sz="0" w:space="0" w:color="auto"/>
              </w:divBdr>
            </w:div>
            <w:div w:id="1935504676">
              <w:marLeft w:val="0"/>
              <w:marRight w:val="0"/>
              <w:marTop w:val="0"/>
              <w:marBottom w:val="0"/>
              <w:divBdr>
                <w:top w:val="none" w:sz="0" w:space="0" w:color="auto"/>
                <w:left w:val="none" w:sz="0" w:space="0" w:color="auto"/>
                <w:bottom w:val="none" w:sz="0" w:space="0" w:color="auto"/>
                <w:right w:val="none" w:sz="0" w:space="0" w:color="auto"/>
              </w:divBdr>
            </w:div>
            <w:div w:id="2054502170">
              <w:marLeft w:val="0"/>
              <w:marRight w:val="0"/>
              <w:marTop w:val="0"/>
              <w:marBottom w:val="0"/>
              <w:divBdr>
                <w:top w:val="none" w:sz="0" w:space="0" w:color="auto"/>
                <w:left w:val="none" w:sz="0" w:space="0" w:color="auto"/>
                <w:bottom w:val="none" w:sz="0" w:space="0" w:color="auto"/>
                <w:right w:val="none" w:sz="0" w:space="0" w:color="auto"/>
              </w:divBdr>
            </w:div>
            <w:div w:id="2090347790">
              <w:marLeft w:val="0"/>
              <w:marRight w:val="0"/>
              <w:marTop w:val="0"/>
              <w:marBottom w:val="0"/>
              <w:divBdr>
                <w:top w:val="none" w:sz="0" w:space="0" w:color="auto"/>
                <w:left w:val="none" w:sz="0" w:space="0" w:color="auto"/>
                <w:bottom w:val="none" w:sz="0" w:space="0" w:color="auto"/>
                <w:right w:val="none" w:sz="0" w:space="0" w:color="auto"/>
              </w:divBdr>
            </w:div>
            <w:div w:id="2094858509">
              <w:marLeft w:val="0"/>
              <w:marRight w:val="0"/>
              <w:marTop w:val="0"/>
              <w:marBottom w:val="0"/>
              <w:divBdr>
                <w:top w:val="none" w:sz="0" w:space="0" w:color="auto"/>
                <w:left w:val="none" w:sz="0" w:space="0" w:color="auto"/>
                <w:bottom w:val="none" w:sz="0" w:space="0" w:color="auto"/>
                <w:right w:val="none" w:sz="0" w:space="0" w:color="auto"/>
              </w:divBdr>
            </w:div>
            <w:div w:id="2109691317">
              <w:marLeft w:val="0"/>
              <w:marRight w:val="0"/>
              <w:marTop w:val="0"/>
              <w:marBottom w:val="0"/>
              <w:divBdr>
                <w:top w:val="none" w:sz="0" w:space="0" w:color="auto"/>
                <w:left w:val="none" w:sz="0" w:space="0" w:color="auto"/>
                <w:bottom w:val="none" w:sz="0" w:space="0" w:color="auto"/>
                <w:right w:val="none" w:sz="0" w:space="0" w:color="auto"/>
              </w:divBdr>
            </w:div>
            <w:div w:id="2119400600">
              <w:marLeft w:val="0"/>
              <w:marRight w:val="0"/>
              <w:marTop w:val="0"/>
              <w:marBottom w:val="0"/>
              <w:divBdr>
                <w:top w:val="none" w:sz="0" w:space="0" w:color="auto"/>
                <w:left w:val="none" w:sz="0" w:space="0" w:color="auto"/>
                <w:bottom w:val="none" w:sz="0" w:space="0" w:color="auto"/>
                <w:right w:val="none" w:sz="0" w:space="0" w:color="auto"/>
              </w:divBdr>
            </w:div>
            <w:div w:id="214449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88135">
      <w:bodyDiv w:val="1"/>
      <w:marLeft w:val="0"/>
      <w:marRight w:val="0"/>
      <w:marTop w:val="0"/>
      <w:marBottom w:val="0"/>
      <w:divBdr>
        <w:top w:val="none" w:sz="0" w:space="0" w:color="auto"/>
        <w:left w:val="none" w:sz="0" w:space="0" w:color="auto"/>
        <w:bottom w:val="none" w:sz="0" w:space="0" w:color="auto"/>
        <w:right w:val="none" w:sz="0" w:space="0" w:color="auto"/>
      </w:divBdr>
      <w:divsChild>
        <w:div w:id="203180423">
          <w:marLeft w:val="0"/>
          <w:marRight w:val="0"/>
          <w:marTop w:val="0"/>
          <w:marBottom w:val="0"/>
          <w:divBdr>
            <w:top w:val="none" w:sz="0" w:space="0" w:color="auto"/>
            <w:left w:val="none" w:sz="0" w:space="0" w:color="auto"/>
            <w:bottom w:val="none" w:sz="0" w:space="0" w:color="auto"/>
            <w:right w:val="none" w:sz="0" w:space="0" w:color="auto"/>
          </w:divBdr>
          <w:divsChild>
            <w:div w:id="500118148">
              <w:marLeft w:val="0"/>
              <w:marRight w:val="0"/>
              <w:marTop w:val="0"/>
              <w:marBottom w:val="0"/>
              <w:divBdr>
                <w:top w:val="none" w:sz="0" w:space="0" w:color="auto"/>
                <w:left w:val="none" w:sz="0" w:space="0" w:color="auto"/>
                <w:bottom w:val="none" w:sz="0" w:space="0" w:color="auto"/>
                <w:right w:val="none" w:sz="0" w:space="0" w:color="auto"/>
              </w:divBdr>
            </w:div>
            <w:div w:id="556478216">
              <w:marLeft w:val="0"/>
              <w:marRight w:val="0"/>
              <w:marTop w:val="0"/>
              <w:marBottom w:val="0"/>
              <w:divBdr>
                <w:top w:val="none" w:sz="0" w:space="0" w:color="auto"/>
                <w:left w:val="none" w:sz="0" w:space="0" w:color="auto"/>
                <w:bottom w:val="none" w:sz="0" w:space="0" w:color="auto"/>
                <w:right w:val="none" w:sz="0" w:space="0" w:color="auto"/>
              </w:divBdr>
            </w:div>
            <w:div w:id="612639564">
              <w:marLeft w:val="0"/>
              <w:marRight w:val="0"/>
              <w:marTop w:val="0"/>
              <w:marBottom w:val="0"/>
              <w:divBdr>
                <w:top w:val="none" w:sz="0" w:space="0" w:color="auto"/>
                <w:left w:val="none" w:sz="0" w:space="0" w:color="auto"/>
                <w:bottom w:val="none" w:sz="0" w:space="0" w:color="auto"/>
                <w:right w:val="none" w:sz="0" w:space="0" w:color="auto"/>
              </w:divBdr>
            </w:div>
            <w:div w:id="969170756">
              <w:marLeft w:val="0"/>
              <w:marRight w:val="0"/>
              <w:marTop w:val="0"/>
              <w:marBottom w:val="0"/>
              <w:divBdr>
                <w:top w:val="none" w:sz="0" w:space="0" w:color="auto"/>
                <w:left w:val="none" w:sz="0" w:space="0" w:color="auto"/>
                <w:bottom w:val="none" w:sz="0" w:space="0" w:color="auto"/>
                <w:right w:val="none" w:sz="0" w:space="0" w:color="auto"/>
              </w:divBdr>
            </w:div>
            <w:div w:id="1387530255">
              <w:marLeft w:val="0"/>
              <w:marRight w:val="0"/>
              <w:marTop w:val="0"/>
              <w:marBottom w:val="0"/>
              <w:divBdr>
                <w:top w:val="none" w:sz="0" w:space="0" w:color="auto"/>
                <w:left w:val="none" w:sz="0" w:space="0" w:color="auto"/>
                <w:bottom w:val="none" w:sz="0" w:space="0" w:color="auto"/>
                <w:right w:val="none" w:sz="0" w:space="0" w:color="auto"/>
              </w:divBdr>
            </w:div>
            <w:div w:id="1580752216">
              <w:marLeft w:val="0"/>
              <w:marRight w:val="0"/>
              <w:marTop w:val="0"/>
              <w:marBottom w:val="0"/>
              <w:divBdr>
                <w:top w:val="none" w:sz="0" w:space="0" w:color="auto"/>
                <w:left w:val="none" w:sz="0" w:space="0" w:color="auto"/>
                <w:bottom w:val="none" w:sz="0" w:space="0" w:color="auto"/>
                <w:right w:val="none" w:sz="0" w:space="0" w:color="auto"/>
              </w:divBdr>
            </w:div>
            <w:div w:id="212896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739131">
      <w:bodyDiv w:val="1"/>
      <w:marLeft w:val="0"/>
      <w:marRight w:val="0"/>
      <w:marTop w:val="0"/>
      <w:marBottom w:val="0"/>
      <w:divBdr>
        <w:top w:val="none" w:sz="0" w:space="0" w:color="auto"/>
        <w:left w:val="none" w:sz="0" w:space="0" w:color="auto"/>
        <w:bottom w:val="none" w:sz="0" w:space="0" w:color="auto"/>
        <w:right w:val="none" w:sz="0" w:space="0" w:color="auto"/>
      </w:divBdr>
      <w:divsChild>
        <w:div w:id="1792361573">
          <w:marLeft w:val="0"/>
          <w:marRight w:val="0"/>
          <w:marTop w:val="0"/>
          <w:marBottom w:val="0"/>
          <w:divBdr>
            <w:top w:val="none" w:sz="0" w:space="0" w:color="auto"/>
            <w:left w:val="none" w:sz="0" w:space="0" w:color="auto"/>
            <w:bottom w:val="none" w:sz="0" w:space="0" w:color="auto"/>
            <w:right w:val="none" w:sz="0" w:space="0" w:color="auto"/>
          </w:divBdr>
          <w:divsChild>
            <w:div w:id="30762982">
              <w:marLeft w:val="0"/>
              <w:marRight w:val="0"/>
              <w:marTop w:val="0"/>
              <w:marBottom w:val="0"/>
              <w:divBdr>
                <w:top w:val="none" w:sz="0" w:space="0" w:color="auto"/>
                <w:left w:val="none" w:sz="0" w:space="0" w:color="auto"/>
                <w:bottom w:val="none" w:sz="0" w:space="0" w:color="auto"/>
                <w:right w:val="none" w:sz="0" w:space="0" w:color="auto"/>
              </w:divBdr>
            </w:div>
            <w:div w:id="35468615">
              <w:marLeft w:val="0"/>
              <w:marRight w:val="0"/>
              <w:marTop w:val="0"/>
              <w:marBottom w:val="0"/>
              <w:divBdr>
                <w:top w:val="none" w:sz="0" w:space="0" w:color="auto"/>
                <w:left w:val="none" w:sz="0" w:space="0" w:color="auto"/>
                <w:bottom w:val="none" w:sz="0" w:space="0" w:color="auto"/>
                <w:right w:val="none" w:sz="0" w:space="0" w:color="auto"/>
              </w:divBdr>
            </w:div>
            <w:div w:id="108202768">
              <w:marLeft w:val="0"/>
              <w:marRight w:val="0"/>
              <w:marTop w:val="0"/>
              <w:marBottom w:val="0"/>
              <w:divBdr>
                <w:top w:val="none" w:sz="0" w:space="0" w:color="auto"/>
                <w:left w:val="none" w:sz="0" w:space="0" w:color="auto"/>
                <w:bottom w:val="none" w:sz="0" w:space="0" w:color="auto"/>
                <w:right w:val="none" w:sz="0" w:space="0" w:color="auto"/>
              </w:divBdr>
            </w:div>
            <w:div w:id="126707106">
              <w:marLeft w:val="0"/>
              <w:marRight w:val="0"/>
              <w:marTop w:val="0"/>
              <w:marBottom w:val="0"/>
              <w:divBdr>
                <w:top w:val="none" w:sz="0" w:space="0" w:color="auto"/>
                <w:left w:val="none" w:sz="0" w:space="0" w:color="auto"/>
                <w:bottom w:val="none" w:sz="0" w:space="0" w:color="auto"/>
                <w:right w:val="none" w:sz="0" w:space="0" w:color="auto"/>
              </w:divBdr>
            </w:div>
            <w:div w:id="189611474">
              <w:marLeft w:val="0"/>
              <w:marRight w:val="0"/>
              <w:marTop w:val="0"/>
              <w:marBottom w:val="0"/>
              <w:divBdr>
                <w:top w:val="none" w:sz="0" w:space="0" w:color="auto"/>
                <w:left w:val="none" w:sz="0" w:space="0" w:color="auto"/>
                <w:bottom w:val="none" w:sz="0" w:space="0" w:color="auto"/>
                <w:right w:val="none" w:sz="0" w:space="0" w:color="auto"/>
              </w:divBdr>
            </w:div>
            <w:div w:id="229116732">
              <w:marLeft w:val="0"/>
              <w:marRight w:val="0"/>
              <w:marTop w:val="0"/>
              <w:marBottom w:val="0"/>
              <w:divBdr>
                <w:top w:val="none" w:sz="0" w:space="0" w:color="auto"/>
                <w:left w:val="none" w:sz="0" w:space="0" w:color="auto"/>
                <w:bottom w:val="none" w:sz="0" w:space="0" w:color="auto"/>
                <w:right w:val="none" w:sz="0" w:space="0" w:color="auto"/>
              </w:divBdr>
            </w:div>
            <w:div w:id="230433941">
              <w:marLeft w:val="0"/>
              <w:marRight w:val="0"/>
              <w:marTop w:val="0"/>
              <w:marBottom w:val="0"/>
              <w:divBdr>
                <w:top w:val="none" w:sz="0" w:space="0" w:color="auto"/>
                <w:left w:val="none" w:sz="0" w:space="0" w:color="auto"/>
                <w:bottom w:val="none" w:sz="0" w:space="0" w:color="auto"/>
                <w:right w:val="none" w:sz="0" w:space="0" w:color="auto"/>
              </w:divBdr>
            </w:div>
            <w:div w:id="240454090">
              <w:marLeft w:val="0"/>
              <w:marRight w:val="0"/>
              <w:marTop w:val="0"/>
              <w:marBottom w:val="0"/>
              <w:divBdr>
                <w:top w:val="none" w:sz="0" w:space="0" w:color="auto"/>
                <w:left w:val="none" w:sz="0" w:space="0" w:color="auto"/>
                <w:bottom w:val="none" w:sz="0" w:space="0" w:color="auto"/>
                <w:right w:val="none" w:sz="0" w:space="0" w:color="auto"/>
              </w:divBdr>
            </w:div>
            <w:div w:id="316109189">
              <w:marLeft w:val="0"/>
              <w:marRight w:val="0"/>
              <w:marTop w:val="0"/>
              <w:marBottom w:val="0"/>
              <w:divBdr>
                <w:top w:val="none" w:sz="0" w:space="0" w:color="auto"/>
                <w:left w:val="none" w:sz="0" w:space="0" w:color="auto"/>
                <w:bottom w:val="none" w:sz="0" w:space="0" w:color="auto"/>
                <w:right w:val="none" w:sz="0" w:space="0" w:color="auto"/>
              </w:divBdr>
            </w:div>
            <w:div w:id="359673848">
              <w:marLeft w:val="0"/>
              <w:marRight w:val="0"/>
              <w:marTop w:val="0"/>
              <w:marBottom w:val="0"/>
              <w:divBdr>
                <w:top w:val="none" w:sz="0" w:space="0" w:color="auto"/>
                <w:left w:val="none" w:sz="0" w:space="0" w:color="auto"/>
                <w:bottom w:val="none" w:sz="0" w:space="0" w:color="auto"/>
                <w:right w:val="none" w:sz="0" w:space="0" w:color="auto"/>
              </w:divBdr>
            </w:div>
            <w:div w:id="375550841">
              <w:marLeft w:val="0"/>
              <w:marRight w:val="0"/>
              <w:marTop w:val="0"/>
              <w:marBottom w:val="0"/>
              <w:divBdr>
                <w:top w:val="none" w:sz="0" w:space="0" w:color="auto"/>
                <w:left w:val="none" w:sz="0" w:space="0" w:color="auto"/>
                <w:bottom w:val="none" w:sz="0" w:space="0" w:color="auto"/>
                <w:right w:val="none" w:sz="0" w:space="0" w:color="auto"/>
              </w:divBdr>
            </w:div>
            <w:div w:id="412701598">
              <w:marLeft w:val="0"/>
              <w:marRight w:val="0"/>
              <w:marTop w:val="0"/>
              <w:marBottom w:val="0"/>
              <w:divBdr>
                <w:top w:val="none" w:sz="0" w:space="0" w:color="auto"/>
                <w:left w:val="none" w:sz="0" w:space="0" w:color="auto"/>
                <w:bottom w:val="none" w:sz="0" w:space="0" w:color="auto"/>
                <w:right w:val="none" w:sz="0" w:space="0" w:color="auto"/>
              </w:divBdr>
            </w:div>
            <w:div w:id="427584399">
              <w:marLeft w:val="0"/>
              <w:marRight w:val="0"/>
              <w:marTop w:val="0"/>
              <w:marBottom w:val="0"/>
              <w:divBdr>
                <w:top w:val="none" w:sz="0" w:space="0" w:color="auto"/>
                <w:left w:val="none" w:sz="0" w:space="0" w:color="auto"/>
                <w:bottom w:val="none" w:sz="0" w:space="0" w:color="auto"/>
                <w:right w:val="none" w:sz="0" w:space="0" w:color="auto"/>
              </w:divBdr>
            </w:div>
            <w:div w:id="515341787">
              <w:marLeft w:val="0"/>
              <w:marRight w:val="0"/>
              <w:marTop w:val="0"/>
              <w:marBottom w:val="0"/>
              <w:divBdr>
                <w:top w:val="none" w:sz="0" w:space="0" w:color="auto"/>
                <w:left w:val="none" w:sz="0" w:space="0" w:color="auto"/>
                <w:bottom w:val="none" w:sz="0" w:space="0" w:color="auto"/>
                <w:right w:val="none" w:sz="0" w:space="0" w:color="auto"/>
              </w:divBdr>
            </w:div>
            <w:div w:id="596793001">
              <w:marLeft w:val="0"/>
              <w:marRight w:val="0"/>
              <w:marTop w:val="0"/>
              <w:marBottom w:val="0"/>
              <w:divBdr>
                <w:top w:val="none" w:sz="0" w:space="0" w:color="auto"/>
                <w:left w:val="none" w:sz="0" w:space="0" w:color="auto"/>
                <w:bottom w:val="none" w:sz="0" w:space="0" w:color="auto"/>
                <w:right w:val="none" w:sz="0" w:space="0" w:color="auto"/>
              </w:divBdr>
            </w:div>
            <w:div w:id="748383054">
              <w:marLeft w:val="0"/>
              <w:marRight w:val="0"/>
              <w:marTop w:val="0"/>
              <w:marBottom w:val="0"/>
              <w:divBdr>
                <w:top w:val="none" w:sz="0" w:space="0" w:color="auto"/>
                <w:left w:val="none" w:sz="0" w:space="0" w:color="auto"/>
                <w:bottom w:val="none" w:sz="0" w:space="0" w:color="auto"/>
                <w:right w:val="none" w:sz="0" w:space="0" w:color="auto"/>
              </w:divBdr>
            </w:div>
            <w:div w:id="830296986">
              <w:marLeft w:val="0"/>
              <w:marRight w:val="0"/>
              <w:marTop w:val="0"/>
              <w:marBottom w:val="0"/>
              <w:divBdr>
                <w:top w:val="none" w:sz="0" w:space="0" w:color="auto"/>
                <w:left w:val="none" w:sz="0" w:space="0" w:color="auto"/>
                <w:bottom w:val="none" w:sz="0" w:space="0" w:color="auto"/>
                <w:right w:val="none" w:sz="0" w:space="0" w:color="auto"/>
              </w:divBdr>
            </w:div>
            <w:div w:id="848955129">
              <w:marLeft w:val="0"/>
              <w:marRight w:val="0"/>
              <w:marTop w:val="0"/>
              <w:marBottom w:val="0"/>
              <w:divBdr>
                <w:top w:val="none" w:sz="0" w:space="0" w:color="auto"/>
                <w:left w:val="none" w:sz="0" w:space="0" w:color="auto"/>
                <w:bottom w:val="none" w:sz="0" w:space="0" w:color="auto"/>
                <w:right w:val="none" w:sz="0" w:space="0" w:color="auto"/>
              </w:divBdr>
            </w:div>
            <w:div w:id="889532125">
              <w:marLeft w:val="0"/>
              <w:marRight w:val="0"/>
              <w:marTop w:val="0"/>
              <w:marBottom w:val="0"/>
              <w:divBdr>
                <w:top w:val="none" w:sz="0" w:space="0" w:color="auto"/>
                <w:left w:val="none" w:sz="0" w:space="0" w:color="auto"/>
                <w:bottom w:val="none" w:sz="0" w:space="0" w:color="auto"/>
                <w:right w:val="none" w:sz="0" w:space="0" w:color="auto"/>
              </w:divBdr>
            </w:div>
            <w:div w:id="890725677">
              <w:marLeft w:val="0"/>
              <w:marRight w:val="0"/>
              <w:marTop w:val="0"/>
              <w:marBottom w:val="0"/>
              <w:divBdr>
                <w:top w:val="none" w:sz="0" w:space="0" w:color="auto"/>
                <w:left w:val="none" w:sz="0" w:space="0" w:color="auto"/>
                <w:bottom w:val="none" w:sz="0" w:space="0" w:color="auto"/>
                <w:right w:val="none" w:sz="0" w:space="0" w:color="auto"/>
              </w:divBdr>
            </w:div>
            <w:div w:id="903569337">
              <w:marLeft w:val="0"/>
              <w:marRight w:val="0"/>
              <w:marTop w:val="0"/>
              <w:marBottom w:val="0"/>
              <w:divBdr>
                <w:top w:val="none" w:sz="0" w:space="0" w:color="auto"/>
                <w:left w:val="none" w:sz="0" w:space="0" w:color="auto"/>
                <w:bottom w:val="none" w:sz="0" w:space="0" w:color="auto"/>
                <w:right w:val="none" w:sz="0" w:space="0" w:color="auto"/>
              </w:divBdr>
            </w:div>
            <w:div w:id="933976776">
              <w:marLeft w:val="0"/>
              <w:marRight w:val="0"/>
              <w:marTop w:val="0"/>
              <w:marBottom w:val="0"/>
              <w:divBdr>
                <w:top w:val="none" w:sz="0" w:space="0" w:color="auto"/>
                <w:left w:val="none" w:sz="0" w:space="0" w:color="auto"/>
                <w:bottom w:val="none" w:sz="0" w:space="0" w:color="auto"/>
                <w:right w:val="none" w:sz="0" w:space="0" w:color="auto"/>
              </w:divBdr>
            </w:div>
            <w:div w:id="948665714">
              <w:marLeft w:val="0"/>
              <w:marRight w:val="0"/>
              <w:marTop w:val="0"/>
              <w:marBottom w:val="0"/>
              <w:divBdr>
                <w:top w:val="none" w:sz="0" w:space="0" w:color="auto"/>
                <w:left w:val="none" w:sz="0" w:space="0" w:color="auto"/>
                <w:bottom w:val="none" w:sz="0" w:space="0" w:color="auto"/>
                <w:right w:val="none" w:sz="0" w:space="0" w:color="auto"/>
              </w:divBdr>
            </w:div>
            <w:div w:id="949705820">
              <w:marLeft w:val="0"/>
              <w:marRight w:val="0"/>
              <w:marTop w:val="0"/>
              <w:marBottom w:val="0"/>
              <w:divBdr>
                <w:top w:val="none" w:sz="0" w:space="0" w:color="auto"/>
                <w:left w:val="none" w:sz="0" w:space="0" w:color="auto"/>
                <w:bottom w:val="none" w:sz="0" w:space="0" w:color="auto"/>
                <w:right w:val="none" w:sz="0" w:space="0" w:color="auto"/>
              </w:divBdr>
            </w:div>
            <w:div w:id="971206730">
              <w:marLeft w:val="0"/>
              <w:marRight w:val="0"/>
              <w:marTop w:val="0"/>
              <w:marBottom w:val="0"/>
              <w:divBdr>
                <w:top w:val="none" w:sz="0" w:space="0" w:color="auto"/>
                <w:left w:val="none" w:sz="0" w:space="0" w:color="auto"/>
                <w:bottom w:val="none" w:sz="0" w:space="0" w:color="auto"/>
                <w:right w:val="none" w:sz="0" w:space="0" w:color="auto"/>
              </w:divBdr>
            </w:div>
            <w:div w:id="1055736762">
              <w:marLeft w:val="0"/>
              <w:marRight w:val="0"/>
              <w:marTop w:val="0"/>
              <w:marBottom w:val="0"/>
              <w:divBdr>
                <w:top w:val="none" w:sz="0" w:space="0" w:color="auto"/>
                <w:left w:val="none" w:sz="0" w:space="0" w:color="auto"/>
                <w:bottom w:val="none" w:sz="0" w:space="0" w:color="auto"/>
                <w:right w:val="none" w:sz="0" w:space="0" w:color="auto"/>
              </w:divBdr>
            </w:div>
            <w:div w:id="1061632593">
              <w:marLeft w:val="0"/>
              <w:marRight w:val="0"/>
              <w:marTop w:val="0"/>
              <w:marBottom w:val="0"/>
              <w:divBdr>
                <w:top w:val="none" w:sz="0" w:space="0" w:color="auto"/>
                <w:left w:val="none" w:sz="0" w:space="0" w:color="auto"/>
                <w:bottom w:val="none" w:sz="0" w:space="0" w:color="auto"/>
                <w:right w:val="none" w:sz="0" w:space="0" w:color="auto"/>
              </w:divBdr>
            </w:div>
            <w:div w:id="1164279480">
              <w:marLeft w:val="0"/>
              <w:marRight w:val="0"/>
              <w:marTop w:val="0"/>
              <w:marBottom w:val="0"/>
              <w:divBdr>
                <w:top w:val="none" w:sz="0" w:space="0" w:color="auto"/>
                <w:left w:val="none" w:sz="0" w:space="0" w:color="auto"/>
                <w:bottom w:val="none" w:sz="0" w:space="0" w:color="auto"/>
                <w:right w:val="none" w:sz="0" w:space="0" w:color="auto"/>
              </w:divBdr>
            </w:div>
            <w:div w:id="1255825353">
              <w:marLeft w:val="0"/>
              <w:marRight w:val="0"/>
              <w:marTop w:val="0"/>
              <w:marBottom w:val="0"/>
              <w:divBdr>
                <w:top w:val="none" w:sz="0" w:space="0" w:color="auto"/>
                <w:left w:val="none" w:sz="0" w:space="0" w:color="auto"/>
                <w:bottom w:val="none" w:sz="0" w:space="0" w:color="auto"/>
                <w:right w:val="none" w:sz="0" w:space="0" w:color="auto"/>
              </w:divBdr>
            </w:div>
            <w:div w:id="1292398127">
              <w:marLeft w:val="0"/>
              <w:marRight w:val="0"/>
              <w:marTop w:val="0"/>
              <w:marBottom w:val="0"/>
              <w:divBdr>
                <w:top w:val="none" w:sz="0" w:space="0" w:color="auto"/>
                <w:left w:val="none" w:sz="0" w:space="0" w:color="auto"/>
                <w:bottom w:val="none" w:sz="0" w:space="0" w:color="auto"/>
                <w:right w:val="none" w:sz="0" w:space="0" w:color="auto"/>
              </w:divBdr>
            </w:div>
            <w:div w:id="1302879481">
              <w:marLeft w:val="0"/>
              <w:marRight w:val="0"/>
              <w:marTop w:val="0"/>
              <w:marBottom w:val="0"/>
              <w:divBdr>
                <w:top w:val="none" w:sz="0" w:space="0" w:color="auto"/>
                <w:left w:val="none" w:sz="0" w:space="0" w:color="auto"/>
                <w:bottom w:val="none" w:sz="0" w:space="0" w:color="auto"/>
                <w:right w:val="none" w:sz="0" w:space="0" w:color="auto"/>
              </w:divBdr>
            </w:div>
            <w:div w:id="1348748740">
              <w:marLeft w:val="0"/>
              <w:marRight w:val="0"/>
              <w:marTop w:val="0"/>
              <w:marBottom w:val="0"/>
              <w:divBdr>
                <w:top w:val="none" w:sz="0" w:space="0" w:color="auto"/>
                <w:left w:val="none" w:sz="0" w:space="0" w:color="auto"/>
                <w:bottom w:val="none" w:sz="0" w:space="0" w:color="auto"/>
                <w:right w:val="none" w:sz="0" w:space="0" w:color="auto"/>
              </w:divBdr>
            </w:div>
            <w:div w:id="1472016109">
              <w:marLeft w:val="0"/>
              <w:marRight w:val="0"/>
              <w:marTop w:val="0"/>
              <w:marBottom w:val="0"/>
              <w:divBdr>
                <w:top w:val="none" w:sz="0" w:space="0" w:color="auto"/>
                <w:left w:val="none" w:sz="0" w:space="0" w:color="auto"/>
                <w:bottom w:val="none" w:sz="0" w:space="0" w:color="auto"/>
                <w:right w:val="none" w:sz="0" w:space="0" w:color="auto"/>
              </w:divBdr>
            </w:div>
            <w:div w:id="1521237572">
              <w:marLeft w:val="0"/>
              <w:marRight w:val="0"/>
              <w:marTop w:val="0"/>
              <w:marBottom w:val="0"/>
              <w:divBdr>
                <w:top w:val="none" w:sz="0" w:space="0" w:color="auto"/>
                <w:left w:val="none" w:sz="0" w:space="0" w:color="auto"/>
                <w:bottom w:val="none" w:sz="0" w:space="0" w:color="auto"/>
                <w:right w:val="none" w:sz="0" w:space="0" w:color="auto"/>
              </w:divBdr>
            </w:div>
            <w:div w:id="1608346699">
              <w:marLeft w:val="0"/>
              <w:marRight w:val="0"/>
              <w:marTop w:val="0"/>
              <w:marBottom w:val="0"/>
              <w:divBdr>
                <w:top w:val="none" w:sz="0" w:space="0" w:color="auto"/>
                <w:left w:val="none" w:sz="0" w:space="0" w:color="auto"/>
                <w:bottom w:val="none" w:sz="0" w:space="0" w:color="auto"/>
                <w:right w:val="none" w:sz="0" w:space="0" w:color="auto"/>
              </w:divBdr>
            </w:div>
            <w:div w:id="1658996495">
              <w:marLeft w:val="0"/>
              <w:marRight w:val="0"/>
              <w:marTop w:val="0"/>
              <w:marBottom w:val="0"/>
              <w:divBdr>
                <w:top w:val="none" w:sz="0" w:space="0" w:color="auto"/>
                <w:left w:val="none" w:sz="0" w:space="0" w:color="auto"/>
                <w:bottom w:val="none" w:sz="0" w:space="0" w:color="auto"/>
                <w:right w:val="none" w:sz="0" w:space="0" w:color="auto"/>
              </w:divBdr>
            </w:div>
            <w:div w:id="1660111039">
              <w:marLeft w:val="0"/>
              <w:marRight w:val="0"/>
              <w:marTop w:val="0"/>
              <w:marBottom w:val="0"/>
              <w:divBdr>
                <w:top w:val="none" w:sz="0" w:space="0" w:color="auto"/>
                <w:left w:val="none" w:sz="0" w:space="0" w:color="auto"/>
                <w:bottom w:val="none" w:sz="0" w:space="0" w:color="auto"/>
                <w:right w:val="none" w:sz="0" w:space="0" w:color="auto"/>
              </w:divBdr>
            </w:div>
            <w:div w:id="1677145954">
              <w:marLeft w:val="0"/>
              <w:marRight w:val="0"/>
              <w:marTop w:val="0"/>
              <w:marBottom w:val="0"/>
              <w:divBdr>
                <w:top w:val="none" w:sz="0" w:space="0" w:color="auto"/>
                <w:left w:val="none" w:sz="0" w:space="0" w:color="auto"/>
                <w:bottom w:val="none" w:sz="0" w:space="0" w:color="auto"/>
                <w:right w:val="none" w:sz="0" w:space="0" w:color="auto"/>
              </w:divBdr>
            </w:div>
            <w:div w:id="1743988045">
              <w:marLeft w:val="0"/>
              <w:marRight w:val="0"/>
              <w:marTop w:val="0"/>
              <w:marBottom w:val="0"/>
              <w:divBdr>
                <w:top w:val="none" w:sz="0" w:space="0" w:color="auto"/>
                <w:left w:val="none" w:sz="0" w:space="0" w:color="auto"/>
                <w:bottom w:val="none" w:sz="0" w:space="0" w:color="auto"/>
                <w:right w:val="none" w:sz="0" w:space="0" w:color="auto"/>
              </w:divBdr>
            </w:div>
            <w:div w:id="1773160143">
              <w:marLeft w:val="0"/>
              <w:marRight w:val="0"/>
              <w:marTop w:val="0"/>
              <w:marBottom w:val="0"/>
              <w:divBdr>
                <w:top w:val="none" w:sz="0" w:space="0" w:color="auto"/>
                <w:left w:val="none" w:sz="0" w:space="0" w:color="auto"/>
                <w:bottom w:val="none" w:sz="0" w:space="0" w:color="auto"/>
                <w:right w:val="none" w:sz="0" w:space="0" w:color="auto"/>
              </w:divBdr>
            </w:div>
            <w:div w:id="1786273363">
              <w:marLeft w:val="0"/>
              <w:marRight w:val="0"/>
              <w:marTop w:val="0"/>
              <w:marBottom w:val="0"/>
              <w:divBdr>
                <w:top w:val="none" w:sz="0" w:space="0" w:color="auto"/>
                <w:left w:val="none" w:sz="0" w:space="0" w:color="auto"/>
                <w:bottom w:val="none" w:sz="0" w:space="0" w:color="auto"/>
                <w:right w:val="none" w:sz="0" w:space="0" w:color="auto"/>
              </w:divBdr>
            </w:div>
            <w:div w:id="1918052963">
              <w:marLeft w:val="0"/>
              <w:marRight w:val="0"/>
              <w:marTop w:val="0"/>
              <w:marBottom w:val="0"/>
              <w:divBdr>
                <w:top w:val="none" w:sz="0" w:space="0" w:color="auto"/>
                <w:left w:val="none" w:sz="0" w:space="0" w:color="auto"/>
                <w:bottom w:val="none" w:sz="0" w:space="0" w:color="auto"/>
                <w:right w:val="none" w:sz="0" w:space="0" w:color="auto"/>
              </w:divBdr>
            </w:div>
            <w:div w:id="2000620708">
              <w:marLeft w:val="0"/>
              <w:marRight w:val="0"/>
              <w:marTop w:val="0"/>
              <w:marBottom w:val="0"/>
              <w:divBdr>
                <w:top w:val="none" w:sz="0" w:space="0" w:color="auto"/>
                <w:left w:val="none" w:sz="0" w:space="0" w:color="auto"/>
                <w:bottom w:val="none" w:sz="0" w:space="0" w:color="auto"/>
                <w:right w:val="none" w:sz="0" w:space="0" w:color="auto"/>
              </w:divBdr>
            </w:div>
            <w:div w:id="2060320816">
              <w:marLeft w:val="0"/>
              <w:marRight w:val="0"/>
              <w:marTop w:val="0"/>
              <w:marBottom w:val="0"/>
              <w:divBdr>
                <w:top w:val="none" w:sz="0" w:space="0" w:color="auto"/>
                <w:left w:val="none" w:sz="0" w:space="0" w:color="auto"/>
                <w:bottom w:val="none" w:sz="0" w:space="0" w:color="auto"/>
                <w:right w:val="none" w:sz="0" w:space="0" w:color="auto"/>
              </w:divBdr>
            </w:div>
            <w:div w:id="2091079966">
              <w:marLeft w:val="0"/>
              <w:marRight w:val="0"/>
              <w:marTop w:val="0"/>
              <w:marBottom w:val="0"/>
              <w:divBdr>
                <w:top w:val="none" w:sz="0" w:space="0" w:color="auto"/>
                <w:left w:val="none" w:sz="0" w:space="0" w:color="auto"/>
                <w:bottom w:val="none" w:sz="0" w:space="0" w:color="auto"/>
                <w:right w:val="none" w:sz="0" w:space="0" w:color="auto"/>
              </w:divBdr>
            </w:div>
            <w:div w:id="211670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665880">
      <w:bodyDiv w:val="1"/>
      <w:marLeft w:val="0"/>
      <w:marRight w:val="0"/>
      <w:marTop w:val="0"/>
      <w:marBottom w:val="0"/>
      <w:divBdr>
        <w:top w:val="none" w:sz="0" w:space="0" w:color="auto"/>
        <w:left w:val="none" w:sz="0" w:space="0" w:color="auto"/>
        <w:bottom w:val="none" w:sz="0" w:space="0" w:color="auto"/>
        <w:right w:val="none" w:sz="0" w:space="0" w:color="auto"/>
      </w:divBdr>
      <w:divsChild>
        <w:div w:id="1051539869">
          <w:marLeft w:val="0"/>
          <w:marRight w:val="0"/>
          <w:marTop w:val="0"/>
          <w:marBottom w:val="0"/>
          <w:divBdr>
            <w:top w:val="none" w:sz="0" w:space="0" w:color="auto"/>
            <w:left w:val="none" w:sz="0" w:space="0" w:color="auto"/>
            <w:bottom w:val="none" w:sz="0" w:space="0" w:color="auto"/>
            <w:right w:val="none" w:sz="0" w:space="0" w:color="auto"/>
          </w:divBdr>
          <w:divsChild>
            <w:div w:id="393160898">
              <w:marLeft w:val="0"/>
              <w:marRight w:val="0"/>
              <w:marTop w:val="0"/>
              <w:marBottom w:val="0"/>
              <w:divBdr>
                <w:top w:val="none" w:sz="0" w:space="0" w:color="auto"/>
                <w:left w:val="none" w:sz="0" w:space="0" w:color="auto"/>
                <w:bottom w:val="none" w:sz="0" w:space="0" w:color="auto"/>
                <w:right w:val="none" w:sz="0" w:space="0" w:color="auto"/>
              </w:divBdr>
            </w:div>
            <w:div w:id="808090492">
              <w:marLeft w:val="0"/>
              <w:marRight w:val="0"/>
              <w:marTop w:val="0"/>
              <w:marBottom w:val="0"/>
              <w:divBdr>
                <w:top w:val="none" w:sz="0" w:space="0" w:color="auto"/>
                <w:left w:val="none" w:sz="0" w:space="0" w:color="auto"/>
                <w:bottom w:val="none" w:sz="0" w:space="0" w:color="auto"/>
                <w:right w:val="none" w:sz="0" w:space="0" w:color="auto"/>
              </w:divBdr>
            </w:div>
            <w:div w:id="875653673">
              <w:marLeft w:val="0"/>
              <w:marRight w:val="0"/>
              <w:marTop w:val="0"/>
              <w:marBottom w:val="0"/>
              <w:divBdr>
                <w:top w:val="none" w:sz="0" w:space="0" w:color="auto"/>
                <w:left w:val="none" w:sz="0" w:space="0" w:color="auto"/>
                <w:bottom w:val="none" w:sz="0" w:space="0" w:color="auto"/>
                <w:right w:val="none" w:sz="0" w:space="0" w:color="auto"/>
              </w:divBdr>
            </w:div>
            <w:div w:id="1009259816">
              <w:marLeft w:val="0"/>
              <w:marRight w:val="0"/>
              <w:marTop w:val="0"/>
              <w:marBottom w:val="0"/>
              <w:divBdr>
                <w:top w:val="none" w:sz="0" w:space="0" w:color="auto"/>
                <w:left w:val="none" w:sz="0" w:space="0" w:color="auto"/>
                <w:bottom w:val="none" w:sz="0" w:space="0" w:color="auto"/>
                <w:right w:val="none" w:sz="0" w:space="0" w:color="auto"/>
              </w:divBdr>
            </w:div>
            <w:div w:id="1490827885">
              <w:marLeft w:val="0"/>
              <w:marRight w:val="0"/>
              <w:marTop w:val="0"/>
              <w:marBottom w:val="0"/>
              <w:divBdr>
                <w:top w:val="none" w:sz="0" w:space="0" w:color="auto"/>
                <w:left w:val="none" w:sz="0" w:space="0" w:color="auto"/>
                <w:bottom w:val="none" w:sz="0" w:space="0" w:color="auto"/>
                <w:right w:val="none" w:sz="0" w:space="0" w:color="auto"/>
              </w:divBdr>
            </w:div>
            <w:div w:id="1784956603">
              <w:marLeft w:val="0"/>
              <w:marRight w:val="0"/>
              <w:marTop w:val="0"/>
              <w:marBottom w:val="0"/>
              <w:divBdr>
                <w:top w:val="none" w:sz="0" w:space="0" w:color="auto"/>
                <w:left w:val="none" w:sz="0" w:space="0" w:color="auto"/>
                <w:bottom w:val="none" w:sz="0" w:space="0" w:color="auto"/>
                <w:right w:val="none" w:sz="0" w:space="0" w:color="auto"/>
              </w:divBdr>
            </w:div>
            <w:div w:id="197587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333911">
      <w:bodyDiv w:val="1"/>
      <w:marLeft w:val="0"/>
      <w:marRight w:val="0"/>
      <w:marTop w:val="0"/>
      <w:marBottom w:val="0"/>
      <w:divBdr>
        <w:top w:val="none" w:sz="0" w:space="0" w:color="auto"/>
        <w:left w:val="none" w:sz="0" w:space="0" w:color="auto"/>
        <w:bottom w:val="none" w:sz="0" w:space="0" w:color="auto"/>
        <w:right w:val="none" w:sz="0" w:space="0" w:color="auto"/>
      </w:divBdr>
    </w:div>
    <w:div w:id="1727097423">
      <w:bodyDiv w:val="1"/>
      <w:marLeft w:val="0"/>
      <w:marRight w:val="0"/>
      <w:marTop w:val="0"/>
      <w:marBottom w:val="0"/>
      <w:divBdr>
        <w:top w:val="none" w:sz="0" w:space="0" w:color="auto"/>
        <w:left w:val="none" w:sz="0" w:space="0" w:color="auto"/>
        <w:bottom w:val="none" w:sz="0" w:space="0" w:color="auto"/>
        <w:right w:val="none" w:sz="0" w:space="0" w:color="auto"/>
      </w:divBdr>
    </w:div>
    <w:div w:id="1727992629">
      <w:bodyDiv w:val="1"/>
      <w:marLeft w:val="0"/>
      <w:marRight w:val="0"/>
      <w:marTop w:val="0"/>
      <w:marBottom w:val="0"/>
      <w:divBdr>
        <w:top w:val="none" w:sz="0" w:space="0" w:color="auto"/>
        <w:left w:val="none" w:sz="0" w:space="0" w:color="auto"/>
        <w:bottom w:val="none" w:sz="0" w:space="0" w:color="auto"/>
        <w:right w:val="none" w:sz="0" w:space="0" w:color="auto"/>
      </w:divBdr>
      <w:divsChild>
        <w:div w:id="1818957204">
          <w:marLeft w:val="0"/>
          <w:marRight w:val="0"/>
          <w:marTop w:val="0"/>
          <w:marBottom w:val="0"/>
          <w:divBdr>
            <w:top w:val="none" w:sz="0" w:space="0" w:color="auto"/>
            <w:left w:val="none" w:sz="0" w:space="0" w:color="auto"/>
            <w:bottom w:val="none" w:sz="0" w:space="0" w:color="auto"/>
            <w:right w:val="none" w:sz="0" w:space="0" w:color="auto"/>
          </w:divBdr>
          <w:divsChild>
            <w:div w:id="1113940293">
              <w:marLeft w:val="0"/>
              <w:marRight w:val="0"/>
              <w:marTop w:val="0"/>
              <w:marBottom w:val="0"/>
              <w:divBdr>
                <w:top w:val="none" w:sz="0" w:space="0" w:color="auto"/>
                <w:left w:val="none" w:sz="0" w:space="0" w:color="auto"/>
                <w:bottom w:val="none" w:sz="0" w:space="0" w:color="auto"/>
                <w:right w:val="none" w:sz="0" w:space="0" w:color="auto"/>
              </w:divBdr>
            </w:div>
            <w:div w:id="1092891889">
              <w:marLeft w:val="0"/>
              <w:marRight w:val="0"/>
              <w:marTop w:val="0"/>
              <w:marBottom w:val="0"/>
              <w:divBdr>
                <w:top w:val="none" w:sz="0" w:space="0" w:color="auto"/>
                <w:left w:val="none" w:sz="0" w:space="0" w:color="auto"/>
                <w:bottom w:val="none" w:sz="0" w:space="0" w:color="auto"/>
                <w:right w:val="none" w:sz="0" w:space="0" w:color="auto"/>
              </w:divBdr>
            </w:div>
            <w:div w:id="350573420">
              <w:marLeft w:val="0"/>
              <w:marRight w:val="0"/>
              <w:marTop w:val="0"/>
              <w:marBottom w:val="0"/>
              <w:divBdr>
                <w:top w:val="none" w:sz="0" w:space="0" w:color="auto"/>
                <w:left w:val="none" w:sz="0" w:space="0" w:color="auto"/>
                <w:bottom w:val="none" w:sz="0" w:space="0" w:color="auto"/>
                <w:right w:val="none" w:sz="0" w:space="0" w:color="auto"/>
              </w:divBdr>
            </w:div>
            <w:div w:id="2009210258">
              <w:marLeft w:val="0"/>
              <w:marRight w:val="0"/>
              <w:marTop w:val="0"/>
              <w:marBottom w:val="0"/>
              <w:divBdr>
                <w:top w:val="none" w:sz="0" w:space="0" w:color="auto"/>
                <w:left w:val="none" w:sz="0" w:space="0" w:color="auto"/>
                <w:bottom w:val="none" w:sz="0" w:space="0" w:color="auto"/>
                <w:right w:val="none" w:sz="0" w:space="0" w:color="auto"/>
              </w:divBdr>
            </w:div>
            <w:div w:id="2073313222">
              <w:marLeft w:val="0"/>
              <w:marRight w:val="0"/>
              <w:marTop w:val="0"/>
              <w:marBottom w:val="0"/>
              <w:divBdr>
                <w:top w:val="none" w:sz="0" w:space="0" w:color="auto"/>
                <w:left w:val="none" w:sz="0" w:space="0" w:color="auto"/>
                <w:bottom w:val="none" w:sz="0" w:space="0" w:color="auto"/>
                <w:right w:val="none" w:sz="0" w:space="0" w:color="auto"/>
              </w:divBdr>
            </w:div>
            <w:div w:id="81626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86712">
      <w:bodyDiv w:val="1"/>
      <w:marLeft w:val="0"/>
      <w:marRight w:val="0"/>
      <w:marTop w:val="0"/>
      <w:marBottom w:val="0"/>
      <w:divBdr>
        <w:top w:val="none" w:sz="0" w:space="0" w:color="auto"/>
        <w:left w:val="none" w:sz="0" w:space="0" w:color="auto"/>
        <w:bottom w:val="none" w:sz="0" w:space="0" w:color="auto"/>
        <w:right w:val="none" w:sz="0" w:space="0" w:color="auto"/>
      </w:divBdr>
    </w:div>
    <w:div w:id="1744839857">
      <w:bodyDiv w:val="1"/>
      <w:marLeft w:val="0"/>
      <w:marRight w:val="0"/>
      <w:marTop w:val="0"/>
      <w:marBottom w:val="0"/>
      <w:divBdr>
        <w:top w:val="none" w:sz="0" w:space="0" w:color="auto"/>
        <w:left w:val="none" w:sz="0" w:space="0" w:color="auto"/>
        <w:bottom w:val="none" w:sz="0" w:space="0" w:color="auto"/>
        <w:right w:val="none" w:sz="0" w:space="0" w:color="auto"/>
      </w:divBdr>
      <w:divsChild>
        <w:div w:id="1205798712">
          <w:marLeft w:val="0"/>
          <w:marRight w:val="0"/>
          <w:marTop w:val="0"/>
          <w:marBottom w:val="0"/>
          <w:divBdr>
            <w:top w:val="none" w:sz="0" w:space="0" w:color="auto"/>
            <w:left w:val="none" w:sz="0" w:space="0" w:color="auto"/>
            <w:bottom w:val="none" w:sz="0" w:space="0" w:color="auto"/>
            <w:right w:val="none" w:sz="0" w:space="0" w:color="auto"/>
          </w:divBdr>
          <w:divsChild>
            <w:div w:id="395325882">
              <w:marLeft w:val="0"/>
              <w:marRight w:val="0"/>
              <w:marTop w:val="0"/>
              <w:marBottom w:val="0"/>
              <w:divBdr>
                <w:top w:val="none" w:sz="0" w:space="0" w:color="auto"/>
                <w:left w:val="none" w:sz="0" w:space="0" w:color="auto"/>
                <w:bottom w:val="none" w:sz="0" w:space="0" w:color="auto"/>
                <w:right w:val="none" w:sz="0" w:space="0" w:color="auto"/>
              </w:divBdr>
            </w:div>
            <w:div w:id="397830367">
              <w:marLeft w:val="0"/>
              <w:marRight w:val="0"/>
              <w:marTop w:val="0"/>
              <w:marBottom w:val="0"/>
              <w:divBdr>
                <w:top w:val="none" w:sz="0" w:space="0" w:color="auto"/>
                <w:left w:val="none" w:sz="0" w:space="0" w:color="auto"/>
                <w:bottom w:val="none" w:sz="0" w:space="0" w:color="auto"/>
                <w:right w:val="none" w:sz="0" w:space="0" w:color="auto"/>
              </w:divBdr>
            </w:div>
            <w:div w:id="837965434">
              <w:marLeft w:val="0"/>
              <w:marRight w:val="0"/>
              <w:marTop w:val="0"/>
              <w:marBottom w:val="0"/>
              <w:divBdr>
                <w:top w:val="none" w:sz="0" w:space="0" w:color="auto"/>
                <w:left w:val="none" w:sz="0" w:space="0" w:color="auto"/>
                <w:bottom w:val="none" w:sz="0" w:space="0" w:color="auto"/>
                <w:right w:val="none" w:sz="0" w:space="0" w:color="auto"/>
              </w:divBdr>
            </w:div>
            <w:div w:id="985935377">
              <w:marLeft w:val="0"/>
              <w:marRight w:val="0"/>
              <w:marTop w:val="0"/>
              <w:marBottom w:val="0"/>
              <w:divBdr>
                <w:top w:val="none" w:sz="0" w:space="0" w:color="auto"/>
                <w:left w:val="none" w:sz="0" w:space="0" w:color="auto"/>
                <w:bottom w:val="none" w:sz="0" w:space="0" w:color="auto"/>
                <w:right w:val="none" w:sz="0" w:space="0" w:color="auto"/>
              </w:divBdr>
            </w:div>
            <w:div w:id="1420176304">
              <w:marLeft w:val="0"/>
              <w:marRight w:val="0"/>
              <w:marTop w:val="0"/>
              <w:marBottom w:val="0"/>
              <w:divBdr>
                <w:top w:val="none" w:sz="0" w:space="0" w:color="auto"/>
                <w:left w:val="none" w:sz="0" w:space="0" w:color="auto"/>
                <w:bottom w:val="none" w:sz="0" w:space="0" w:color="auto"/>
                <w:right w:val="none" w:sz="0" w:space="0" w:color="auto"/>
              </w:divBdr>
            </w:div>
            <w:div w:id="1462840328">
              <w:marLeft w:val="0"/>
              <w:marRight w:val="0"/>
              <w:marTop w:val="0"/>
              <w:marBottom w:val="0"/>
              <w:divBdr>
                <w:top w:val="none" w:sz="0" w:space="0" w:color="auto"/>
                <w:left w:val="none" w:sz="0" w:space="0" w:color="auto"/>
                <w:bottom w:val="none" w:sz="0" w:space="0" w:color="auto"/>
                <w:right w:val="none" w:sz="0" w:space="0" w:color="auto"/>
              </w:divBdr>
            </w:div>
            <w:div w:id="171681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728464">
      <w:bodyDiv w:val="1"/>
      <w:marLeft w:val="0"/>
      <w:marRight w:val="0"/>
      <w:marTop w:val="0"/>
      <w:marBottom w:val="0"/>
      <w:divBdr>
        <w:top w:val="none" w:sz="0" w:space="0" w:color="auto"/>
        <w:left w:val="none" w:sz="0" w:space="0" w:color="auto"/>
        <w:bottom w:val="none" w:sz="0" w:space="0" w:color="auto"/>
        <w:right w:val="none" w:sz="0" w:space="0" w:color="auto"/>
      </w:divBdr>
      <w:divsChild>
        <w:div w:id="1575628909">
          <w:marLeft w:val="0"/>
          <w:marRight w:val="0"/>
          <w:marTop w:val="0"/>
          <w:marBottom w:val="0"/>
          <w:divBdr>
            <w:top w:val="none" w:sz="0" w:space="0" w:color="auto"/>
            <w:left w:val="none" w:sz="0" w:space="0" w:color="auto"/>
            <w:bottom w:val="none" w:sz="0" w:space="0" w:color="auto"/>
            <w:right w:val="none" w:sz="0" w:space="0" w:color="auto"/>
          </w:divBdr>
          <w:divsChild>
            <w:div w:id="13000245">
              <w:marLeft w:val="0"/>
              <w:marRight w:val="0"/>
              <w:marTop w:val="0"/>
              <w:marBottom w:val="0"/>
              <w:divBdr>
                <w:top w:val="none" w:sz="0" w:space="0" w:color="auto"/>
                <w:left w:val="none" w:sz="0" w:space="0" w:color="auto"/>
                <w:bottom w:val="none" w:sz="0" w:space="0" w:color="auto"/>
                <w:right w:val="none" w:sz="0" w:space="0" w:color="auto"/>
              </w:divBdr>
            </w:div>
            <w:div w:id="28145738">
              <w:marLeft w:val="0"/>
              <w:marRight w:val="0"/>
              <w:marTop w:val="0"/>
              <w:marBottom w:val="0"/>
              <w:divBdr>
                <w:top w:val="none" w:sz="0" w:space="0" w:color="auto"/>
                <w:left w:val="none" w:sz="0" w:space="0" w:color="auto"/>
                <w:bottom w:val="none" w:sz="0" w:space="0" w:color="auto"/>
                <w:right w:val="none" w:sz="0" w:space="0" w:color="auto"/>
              </w:divBdr>
            </w:div>
            <w:div w:id="28603183">
              <w:marLeft w:val="0"/>
              <w:marRight w:val="0"/>
              <w:marTop w:val="0"/>
              <w:marBottom w:val="0"/>
              <w:divBdr>
                <w:top w:val="none" w:sz="0" w:space="0" w:color="auto"/>
                <w:left w:val="none" w:sz="0" w:space="0" w:color="auto"/>
                <w:bottom w:val="none" w:sz="0" w:space="0" w:color="auto"/>
                <w:right w:val="none" w:sz="0" w:space="0" w:color="auto"/>
              </w:divBdr>
            </w:div>
            <w:div w:id="30956186">
              <w:marLeft w:val="0"/>
              <w:marRight w:val="0"/>
              <w:marTop w:val="0"/>
              <w:marBottom w:val="0"/>
              <w:divBdr>
                <w:top w:val="none" w:sz="0" w:space="0" w:color="auto"/>
                <w:left w:val="none" w:sz="0" w:space="0" w:color="auto"/>
                <w:bottom w:val="none" w:sz="0" w:space="0" w:color="auto"/>
                <w:right w:val="none" w:sz="0" w:space="0" w:color="auto"/>
              </w:divBdr>
            </w:div>
            <w:div w:id="52700589">
              <w:marLeft w:val="0"/>
              <w:marRight w:val="0"/>
              <w:marTop w:val="0"/>
              <w:marBottom w:val="0"/>
              <w:divBdr>
                <w:top w:val="none" w:sz="0" w:space="0" w:color="auto"/>
                <w:left w:val="none" w:sz="0" w:space="0" w:color="auto"/>
                <w:bottom w:val="none" w:sz="0" w:space="0" w:color="auto"/>
                <w:right w:val="none" w:sz="0" w:space="0" w:color="auto"/>
              </w:divBdr>
            </w:div>
            <w:div w:id="53091235">
              <w:marLeft w:val="0"/>
              <w:marRight w:val="0"/>
              <w:marTop w:val="0"/>
              <w:marBottom w:val="0"/>
              <w:divBdr>
                <w:top w:val="none" w:sz="0" w:space="0" w:color="auto"/>
                <w:left w:val="none" w:sz="0" w:space="0" w:color="auto"/>
                <w:bottom w:val="none" w:sz="0" w:space="0" w:color="auto"/>
                <w:right w:val="none" w:sz="0" w:space="0" w:color="auto"/>
              </w:divBdr>
            </w:div>
            <w:div w:id="62260205">
              <w:marLeft w:val="0"/>
              <w:marRight w:val="0"/>
              <w:marTop w:val="0"/>
              <w:marBottom w:val="0"/>
              <w:divBdr>
                <w:top w:val="none" w:sz="0" w:space="0" w:color="auto"/>
                <w:left w:val="none" w:sz="0" w:space="0" w:color="auto"/>
                <w:bottom w:val="none" w:sz="0" w:space="0" w:color="auto"/>
                <w:right w:val="none" w:sz="0" w:space="0" w:color="auto"/>
              </w:divBdr>
            </w:div>
            <w:div w:id="137646828">
              <w:marLeft w:val="0"/>
              <w:marRight w:val="0"/>
              <w:marTop w:val="0"/>
              <w:marBottom w:val="0"/>
              <w:divBdr>
                <w:top w:val="none" w:sz="0" w:space="0" w:color="auto"/>
                <w:left w:val="none" w:sz="0" w:space="0" w:color="auto"/>
                <w:bottom w:val="none" w:sz="0" w:space="0" w:color="auto"/>
                <w:right w:val="none" w:sz="0" w:space="0" w:color="auto"/>
              </w:divBdr>
            </w:div>
            <w:div w:id="147287386">
              <w:marLeft w:val="0"/>
              <w:marRight w:val="0"/>
              <w:marTop w:val="0"/>
              <w:marBottom w:val="0"/>
              <w:divBdr>
                <w:top w:val="none" w:sz="0" w:space="0" w:color="auto"/>
                <w:left w:val="none" w:sz="0" w:space="0" w:color="auto"/>
                <w:bottom w:val="none" w:sz="0" w:space="0" w:color="auto"/>
                <w:right w:val="none" w:sz="0" w:space="0" w:color="auto"/>
              </w:divBdr>
            </w:div>
            <w:div w:id="148792826">
              <w:marLeft w:val="0"/>
              <w:marRight w:val="0"/>
              <w:marTop w:val="0"/>
              <w:marBottom w:val="0"/>
              <w:divBdr>
                <w:top w:val="none" w:sz="0" w:space="0" w:color="auto"/>
                <w:left w:val="none" w:sz="0" w:space="0" w:color="auto"/>
                <w:bottom w:val="none" w:sz="0" w:space="0" w:color="auto"/>
                <w:right w:val="none" w:sz="0" w:space="0" w:color="auto"/>
              </w:divBdr>
            </w:div>
            <w:div w:id="152335804">
              <w:marLeft w:val="0"/>
              <w:marRight w:val="0"/>
              <w:marTop w:val="0"/>
              <w:marBottom w:val="0"/>
              <w:divBdr>
                <w:top w:val="none" w:sz="0" w:space="0" w:color="auto"/>
                <w:left w:val="none" w:sz="0" w:space="0" w:color="auto"/>
                <w:bottom w:val="none" w:sz="0" w:space="0" w:color="auto"/>
                <w:right w:val="none" w:sz="0" w:space="0" w:color="auto"/>
              </w:divBdr>
            </w:div>
            <w:div w:id="159662977">
              <w:marLeft w:val="0"/>
              <w:marRight w:val="0"/>
              <w:marTop w:val="0"/>
              <w:marBottom w:val="0"/>
              <w:divBdr>
                <w:top w:val="none" w:sz="0" w:space="0" w:color="auto"/>
                <w:left w:val="none" w:sz="0" w:space="0" w:color="auto"/>
                <w:bottom w:val="none" w:sz="0" w:space="0" w:color="auto"/>
                <w:right w:val="none" w:sz="0" w:space="0" w:color="auto"/>
              </w:divBdr>
            </w:div>
            <w:div w:id="186991066">
              <w:marLeft w:val="0"/>
              <w:marRight w:val="0"/>
              <w:marTop w:val="0"/>
              <w:marBottom w:val="0"/>
              <w:divBdr>
                <w:top w:val="none" w:sz="0" w:space="0" w:color="auto"/>
                <w:left w:val="none" w:sz="0" w:space="0" w:color="auto"/>
                <w:bottom w:val="none" w:sz="0" w:space="0" w:color="auto"/>
                <w:right w:val="none" w:sz="0" w:space="0" w:color="auto"/>
              </w:divBdr>
            </w:div>
            <w:div w:id="196166139">
              <w:marLeft w:val="0"/>
              <w:marRight w:val="0"/>
              <w:marTop w:val="0"/>
              <w:marBottom w:val="0"/>
              <w:divBdr>
                <w:top w:val="none" w:sz="0" w:space="0" w:color="auto"/>
                <w:left w:val="none" w:sz="0" w:space="0" w:color="auto"/>
                <w:bottom w:val="none" w:sz="0" w:space="0" w:color="auto"/>
                <w:right w:val="none" w:sz="0" w:space="0" w:color="auto"/>
              </w:divBdr>
            </w:div>
            <w:div w:id="223958126">
              <w:marLeft w:val="0"/>
              <w:marRight w:val="0"/>
              <w:marTop w:val="0"/>
              <w:marBottom w:val="0"/>
              <w:divBdr>
                <w:top w:val="none" w:sz="0" w:space="0" w:color="auto"/>
                <w:left w:val="none" w:sz="0" w:space="0" w:color="auto"/>
                <w:bottom w:val="none" w:sz="0" w:space="0" w:color="auto"/>
                <w:right w:val="none" w:sz="0" w:space="0" w:color="auto"/>
              </w:divBdr>
            </w:div>
            <w:div w:id="256984480">
              <w:marLeft w:val="0"/>
              <w:marRight w:val="0"/>
              <w:marTop w:val="0"/>
              <w:marBottom w:val="0"/>
              <w:divBdr>
                <w:top w:val="none" w:sz="0" w:space="0" w:color="auto"/>
                <w:left w:val="none" w:sz="0" w:space="0" w:color="auto"/>
                <w:bottom w:val="none" w:sz="0" w:space="0" w:color="auto"/>
                <w:right w:val="none" w:sz="0" w:space="0" w:color="auto"/>
              </w:divBdr>
            </w:div>
            <w:div w:id="275142550">
              <w:marLeft w:val="0"/>
              <w:marRight w:val="0"/>
              <w:marTop w:val="0"/>
              <w:marBottom w:val="0"/>
              <w:divBdr>
                <w:top w:val="none" w:sz="0" w:space="0" w:color="auto"/>
                <w:left w:val="none" w:sz="0" w:space="0" w:color="auto"/>
                <w:bottom w:val="none" w:sz="0" w:space="0" w:color="auto"/>
                <w:right w:val="none" w:sz="0" w:space="0" w:color="auto"/>
              </w:divBdr>
            </w:div>
            <w:div w:id="326441150">
              <w:marLeft w:val="0"/>
              <w:marRight w:val="0"/>
              <w:marTop w:val="0"/>
              <w:marBottom w:val="0"/>
              <w:divBdr>
                <w:top w:val="none" w:sz="0" w:space="0" w:color="auto"/>
                <w:left w:val="none" w:sz="0" w:space="0" w:color="auto"/>
                <w:bottom w:val="none" w:sz="0" w:space="0" w:color="auto"/>
                <w:right w:val="none" w:sz="0" w:space="0" w:color="auto"/>
              </w:divBdr>
            </w:div>
            <w:div w:id="339814036">
              <w:marLeft w:val="0"/>
              <w:marRight w:val="0"/>
              <w:marTop w:val="0"/>
              <w:marBottom w:val="0"/>
              <w:divBdr>
                <w:top w:val="none" w:sz="0" w:space="0" w:color="auto"/>
                <w:left w:val="none" w:sz="0" w:space="0" w:color="auto"/>
                <w:bottom w:val="none" w:sz="0" w:space="0" w:color="auto"/>
                <w:right w:val="none" w:sz="0" w:space="0" w:color="auto"/>
              </w:divBdr>
            </w:div>
            <w:div w:id="346248055">
              <w:marLeft w:val="0"/>
              <w:marRight w:val="0"/>
              <w:marTop w:val="0"/>
              <w:marBottom w:val="0"/>
              <w:divBdr>
                <w:top w:val="none" w:sz="0" w:space="0" w:color="auto"/>
                <w:left w:val="none" w:sz="0" w:space="0" w:color="auto"/>
                <w:bottom w:val="none" w:sz="0" w:space="0" w:color="auto"/>
                <w:right w:val="none" w:sz="0" w:space="0" w:color="auto"/>
              </w:divBdr>
            </w:div>
            <w:div w:id="357971916">
              <w:marLeft w:val="0"/>
              <w:marRight w:val="0"/>
              <w:marTop w:val="0"/>
              <w:marBottom w:val="0"/>
              <w:divBdr>
                <w:top w:val="none" w:sz="0" w:space="0" w:color="auto"/>
                <w:left w:val="none" w:sz="0" w:space="0" w:color="auto"/>
                <w:bottom w:val="none" w:sz="0" w:space="0" w:color="auto"/>
                <w:right w:val="none" w:sz="0" w:space="0" w:color="auto"/>
              </w:divBdr>
            </w:div>
            <w:div w:id="369574399">
              <w:marLeft w:val="0"/>
              <w:marRight w:val="0"/>
              <w:marTop w:val="0"/>
              <w:marBottom w:val="0"/>
              <w:divBdr>
                <w:top w:val="none" w:sz="0" w:space="0" w:color="auto"/>
                <w:left w:val="none" w:sz="0" w:space="0" w:color="auto"/>
                <w:bottom w:val="none" w:sz="0" w:space="0" w:color="auto"/>
                <w:right w:val="none" w:sz="0" w:space="0" w:color="auto"/>
              </w:divBdr>
            </w:div>
            <w:div w:id="375546202">
              <w:marLeft w:val="0"/>
              <w:marRight w:val="0"/>
              <w:marTop w:val="0"/>
              <w:marBottom w:val="0"/>
              <w:divBdr>
                <w:top w:val="none" w:sz="0" w:space="0" w:color="auto"/>
                <w:left w:val="none" w:sz="0" w:space="0" w:color="auto"/>
                <w:bottom w:val="none" w:sz="0" w:space="0" w:color="auto"/>
                <w:right w:val="none" w:sz="0" w:space="0" w:color="auto"/>
              </w:divBdr>
            </w:div>
            <w:div w:id="377510311">
              <w:marLeft w:val="0"/>
              <w:marRight w:val="0"/>
              <w:marTop w:val="0"/>
              <w:marBottom w:val="0"/>
              <w:divBdr>
                <w:top w:val="none" w:sz="0" w:space="0" w:color="auto"/>
                <w:left w:val="none" w:sz="0" w:space="0" w:color="auto"/>
                <w:bottom w:val="none" w:sz="0" w:space="0" w:color="auto"/>
                <w:right w:val="none" w:sz="0" w:space="0" w:color="auto"/>
              </w:divBdr>
            </w:div>
            <w:div w:id="380445533">
              <w:marLeft w:val="0"/>
              <w:marRight w:val="0"/>
              <w:marTop w:val="0"/>
              <w:marBottom w:val="0"/>
              <w:divBdr>
                <w:top w:val="none" w:sz="0" w:space="0" w:color="auto"/>
                <w:left w:val="none" w:sz="0" w:space="0" w:color="auto"/>
                <w:bottom w:val="none" w:sz="0" w:space="0" w:color="auto"/>
                <w:right w:val="none" w:sz="0" w:space="0" w:color="auto"/>
              </w:divBdr>
            </w:div>
            <w:div w:id="386687851">
              <w:marLeft w:val="0"/>
              <w:marRight w:val="0"/>
              <w:marTop w:val="0"/>
              <w:marBottom w:val="0"/>
              <w:divBdr>
                <w:top w:val="none" w:sz="0" w:space="0" w:color="auto"/>
                <w:left w:val="none" w:sz="0" w:space="0" w:color="auto"/>
                <w:bottom w:val="none" w:sz="0" w:space="0" w:color="auto"/>
                <w:right w:val="none" w:sz="0" w:space="0" w:color="auto"/>
              </w:divBdr>
            </w:div>
            <w:div w:id="403576737">
              <w:marLeft w:val="0"/>
              <w:marRight w:val="0"/>
              <w:marTop w:val="0"/>
              <w:marBottom w:val="0"/>
              <w:divBdr>
                <w:top w:val="none" w:sz="0" w:space="0" w:color="auto"/>
                <w:left w:val="none" w:sz="0" w:space="0" w:color="auto"/>
                <w:bottom w:val="none" w:sz="0" w:space="0" w:color="auto"/>
                <w:right w:val="none" w:sz="0" w:space="0" w:color="auto"/>
              </w:divBdr>
            </w:div>
            <w:div w:id="415638774">
              <w:marLeft w:val="0"/>
              <w:marRight w:val="0"/>
              <w:marTop w:val="0"/>
              <w:marBottom w:val="0"/>
              <w:divBdr>
                <w:top w:val="none" w:sz="0" w:space="0" w:color="auto"/>
                <w:left w:val="none" w:sz="0" w:space="0" w:color="auto"/>
                <w:bottom w:val="none" w:sz="0" w:space="0" w:color="auto"/>
                <w:right w:val="none" w:sz="0" w:space="0" w:color="auto"/>
              </w:divBdr>
            </w:div>
            <w:div w:id="419562974">
              <w:marLeft w:val="0"/>
              <w:marRight w:val="0"/>
              <w:marTop w:val="0"/>
              <w:marBottom w:val="0"/>
              <w:divBdr>
                <w:top w:val="none" w:sz="0" w:space="0" w:color="auto"/>
                <w:left w:val="none" w:sz="0" w:space="0" w:color="auto"/>
                <w:bottom w:val="none" w:sz="0" w:space="0" w:color="auto"/>
                <w:right w:val="none" w:sz="0" w:space="0" w:color="auto"/>
              </w:divBdr>
            </w:div>
            <w:div w:id="428040832">
              <w:marLeft w:val="0"/>
              <w:marRight w:val="0"/>
              <w:marTop w:val="0"/>
              <w:marBottom w:val="0"/>
              <w:divBdr>
                <w:top w:val="none" w:sz="0" w:space="0" w:color="auto"/>
                <w:left w:val="none" w:sz="0" w:space="0" w:color="auto"/>
                <w:bottom w:val="none" w:sz="0" w:space="0" w:color="auto"/>
                <w:right w:val="none" w:sz="0" w:space="0" w:color="auto"/>
              </w:divBdr>
            </w:div>
            <w:div w:id="435174857">
              <w:marLeft w:val="0"/>
              <w:marRight w:val="0"/>
              <w:marTop w:val="0"/>
              <w:marBottom w:val="0"/>
              <w:divBdr>
                <w:top w:val="none" w:sz="0" w:space="0" w:color="auto"/>
                <w:left w:val="none" w:sz="0" w:space="0" w:color="auto"/>
                <w:bottom w:val="none" w:sz="0" w:space="0" w:color="auto"/>
                <w:right w:val="none" w:sz="0" w:space="0" w:color="auto"/>
              </w:divBdr>
            </w:div>
            <w:div w:id="445662304">
              <w:marLeft w:val="0"/>
              <w:marRight w:val="0"/>
              <w:marTop w:val="0"/>
              <w:marBottom w:val="0"/>
              <w:divBdr>
                <w:top w:val="none" w:sz="0" w:space="0" w:color="auto"/>
                <w:left w:val="none" w:sz="0" w:space="0" w:color="auto"/>
                <w:bottom w:val="none" w:sz="0" w:space="0" w:color="auto"/>
                <w:right w:val="none" w:sz="0" w:space="0" w:color="auto"/>
              </w:divBdr>
            </w:div>
            <w:div w:id="455225419">
              <w:marLeft w:val="0"/>
              <w:marRight w:val="0"/>
              <w:marTop w:val="0"/>
              <w:marBottom w:val="0"/>
              <w:divBdr>
                <w:top w:val="none" w:sz="0" w:space="0" w:color="auto"/>
                <w:left w:val="none" w:sz="0" w:space="0" w:color="auto"/>
                <w:bottom w:val="none" w:sz="0" w:space="0" w:color="auto"/>
                <w:right w:val="none" w:sz="0" w:space="0" w:color="auto"/>
              </w:divBdr>
            </w:div>
            <w:div w:id="465972497">
              <w:marLeft w:val="0"/>
              <w:marRight w:val="0"/>
              <w:marTop w:val="0"/>
              <w:marBottom w:val="0"/>
              <w:divBdr>
                <w:top w:val="none" w:sz="0" w:space="0" w:color="auto"/>
                <w:left w:val="none" w:sz="0" w:space="0" w:color="auto"/>
                <w:bottom w:val="none" w:sz="0" w:space="0" w:color="auto"/>
                <w:right w:val="none" w:sz="0" w:space="0" w:color="auto"/>
              </w:divBdr>
            </w:div>
            <w:div w:id="479421585">
              <w:marLeft w:val="0"/>
              <w:marRight w:val="0"/>
              <w:marTop w:val="0"/>
              <w:marBottom w:val="0"/>
              <w:divBdr>
                <w:top w:val="none" w:sz="0" w:space="0" w:color="auto"/>
                <w:left w:val="none" w:sz="0" w:space="0" w:color="auto"/>
                <w:bottom w:val="none" w:sz="0" w:space="0" w:color="auto"/>
                <w:right w:val="none" w:sz="0" w:space="0" w:color="auto"/>
              </w:divBdr>
            </w:div>
            <w:div w:id="485785322">
              <w:marLeft w:val="0"/>
              <w:marRight w:val="0"/>
              <w:marTop w:val="0"/>
              <w:marBottom w:val="0"/>
              <w:divBdr>
                <w:top w:val="none" w:sz="0" w:space="0" w:color="auto"/>
                <w:left w:val="none" w:sz="0" w:space="0" w:color="auto"/>
                <w:bottom w:val="none" w:sz="0" w:space="0" w:color="auto"/>
                <w:right w:val="none" w:sz="0" w:space="0" w:color="auto"/>
              </w:divBdr>
            </w:div>
            <w:div w:id="490491771">
              <w:marLeft w:val="0"/>
              <w:marRight w:val="0"/>
              <w:marTop w:val="0"/>
              <w:marBottom w:val="0"/>
              <w:divBdr>
                <w:top w:val="none" w:sz="0" w:space="0" w:color="auto"/>
                <w:left w:val="none" w:sz="0" w:space="0" w:color="auto"/>
                <w:bottom w:val="none" w:sz="0" w:space="0" w:color="auto"/>
                <w:right w:val="none" w:sz="0" w:space="0" w:color="auto"/>
              </w:divBdr>
            </w:div>
            <w:div w:id="491532305">
              <w:marLeft w:val="0"/>
              <w:marRight w:val="0"/>
              <w:marTop w:val="0"/>
              <w:marBottom w:val="0"/>
              <w:divBdr>
                <w:top w:val="none" w:sz="0" w:space="0" w:color="auto"/>
                <w:left w:val="none" w:sz="0" w:space="0" w:color="auto"/>
                <w:bottom w:val="none" w:sz="0" w:space="0" w:color="auto"/>
                <w:right w:val="none" w:sz="0" w:space="0" w:color="auto"/>
              </w:divBdr>
            </w:div>
            <w:div w:id="502088081">
              <w:marLeft w:val="0"/>
              <w:marRight w:val="0"/>
              <w:marTop w:val="0"/>
              <w:marBottom w:val="0"/>
              <w:divBdr>
                <w:top w:val="none" w:sz="0" w:space="0" w:color="auto"/>
                <w:left w:val="none" w:sz="0" w:space="0" w:color="auto"/>
                <w:bottom w:val="none" w:sz="0" w:space="0" w:color="auto"/>
                <w:right w:val="none" w:sz="0" w:space="0" w:color="auto"/>
              </w:divBdr>
            </w:div>
            <w:div w:id="512645609">
              <w:marLeft w:val="0"/>
              <w:marRight w:val="0"/>
              <w:marTop w:val="0"/>
              <w:marBottom w:val="0"/>
              <w:divBdr>
                <w:top w:val="none" w:sz="0" w:space="0" w:color="auto"/>
                <w:left w:val="none" w:sz="0" w:space="0" w:color="auto"/>
                <w:bottom w:val="none" w:sz="0" w:space="0" w:color="auto"/>
                <w:right w:val="none" w:sz="0" w:space="0" w:color="auto"/>
              </w:divBdr>
            </w:div>
            <w:div w:id="513157170">
              <w:marLeft w:val="0"/>
              <w:marRight w:val="0"/>
              <w:marTop w:val="0"/>
              <w:marBottom w:val="0"/>
              <w:divBdr>
                <w:top w:val="none" w:sz="0" w:space="0" w:color="auto"/>
                <w:left w:val="none" w:sz="0" w:space="0" w:color="auto"/>
                <w:bottom w:val="none" w:sz="0" w:space="0" w:color="auto"/>
                <w:right w:val="none" w:sz="0" w:space="0" w:color="auto"/>
              </w:divBdr>
            </w:div>
            <w:div w:id="551313995">
              <w:marLeft w:val="0"/>
              <w:marRight w:val="0"/>
              <w:marTop w:val="0"/>
              <w:marBottom w:val="0"/>
              <w:divBdr>
                <w:top w:val="none" w:sz="0" w:space="0" w:color="auto"/>
                <w:left w:val="none" w:sz="0" w:space="0" w:color="auto"/>
                <w:bottom w:val="none" w:sz="0" w:space="0" w:color="auto"/>
                <w:right w:val="none" w:sz="0" w:space="0" w:color="auto"/>
              </w:divBdr>
            </w:div>
            <w:div w:id="575437209">
              <w:marLeft w:val="0"/>
              <w:marRight w:val="0"/>
              <w:marTop w:val="0"/>
              <w:marBottom w:val="0"/>
              <w:divBdr>
                <w:top w:val="none" w:sz="0" w:space="0" w:color="auto"/>
                <w:left w:val="none" w:sz="0" w:space="0" w:color="auto"/>
                <w:bottom w:val="none" w:sz="0" w:space="0" w:color="auto"/>
                <w:right w:val="none" w:sz="0" w:space="0" w:color="auto"/>
              </w:divBdr>
            </w:div>
            <w:div w:id="580798197">
              <w:marLeft w:val="0"/>
              <w:marRight w:val="0"/>
              <w:marTop w:val="0"/>
              <w:marBottom w:val="0"/>
              <w:divBdr>
                <w:top w:val="none" w:sz="0" w:space="0" w:color="auto"/>
                <w:left w:val="none" w:sz="0" w:space="0" w:color="auto"/>
                <w:bottom w:val="none" w:sz="0" w:space="0" w:color="auto"/>
                <w:right w:val="none" w:sz="0" w:space="0" w:color="auto"/>
              </w:divBdr>
            </w:div>
            <w:div w:id="587034095">
              <w:marLeft w:val="0"/>
              <w:marRight w:val="0"/>
              <w:marTop w:val="0"/>
              <w:marBottom w:val="0"/>
              <w:divBdr>
                <w:top w:val="none" w:sz="0" w:space="0" w:color="auto"/>
                <w:left w:val="none" w:sz="0" w:space="0" w:color="auto"/>
                <w:bottom w:val="none" w:sz="0" w:space="0" w:color="auto"/>
                <w:right w:val="none" w:sz="0" w:space="0" w:color="auto"/>
              </w:divBdr>
            </w:div>
            <w:div w:id="617030990">
              <w:marLeft w:val="0"/>
              <w:marRight w:val="0"/>
              <w:marTop w:val="0"/>
              <w:marBottom w:val="0"/>
              <w:divBdr>
                <w:top w:val="none" w:sz="0" w:space="0" w:color="auto"/>
                <w:left w:val="none" w:sz="0" w:space="0" w:color="auto"/>
                <w:bottom w:val="none" w:sz="0" w:space="0" w:color="auto"/>
                <w:right w:val="none" w:sz="0" w:space="0" w:color="auto"/>
              </w:divBdr>
            </w:div>
            <w:div w:id="635063274">
              <w:marLeft w:val="0"/>
              <w:marRight w:val="0"/>
              <w:marTop w:val="0"/>
              <w:marBottom w:val="0"/>
              <w:divBdr>
                <w:top w:val="none" w:sz="0" w:space="0" w:color="auto"/>
                <w:left w:val="none" w:sz="0" w:space="0" w:color="auto"/>
                <w:bottom w:val="none" w:sz="0" w:space="0" w:color="auto"/>
                <w:right w:val="none" w:sz="0" w:space="0" w:color="auto"/>
              </w:divBdr>
            </w:div>
            <w:div w:id="643970283">
              <w:marLeft w:val="0"/>
              <w:marRight w:val="0"/>
              <w:marTop w:val="0"/>
              <w:marBottom w:val="0"/>
              <w:divBdr>
                <w:top w:val="none" w:sz="0" w:space="0" w:color="auto"/>
                <w:left w:val="none" w:sz="0" w:space="0" w:color="auto"/>
                <w:bottom w:val="none" w:sz="0" w:space="0" w:color="auto"/>
                <w:right w:val="none" w:sz="0" w:space="0" w:color="auto"/>
              </w:divBdr>
            </w:div>
            <w:div w:id="656615494">
              <w:marLeft w:val="0"/>
              <w:marRight w:val="0"/>
              <w:marTop w:val="0"/>
              <w:marBottom w:val="0"/>
              <w:divBdr>
                <w:top w:val="none" w:sz="0" w:space="0" w:color="auto"/>
                <w:left w:val="none" w:sz="0" w:space="0" w:color="auto"/>
                <w:bottom w:val="none" w:sz="0" w:space="0" w:color="auto"/>
                <w:right w:val="none" w:sz="0" w:space="0" w:color="auto"/>
              </w:divBdr>
            </w:div>
            <w:div w:id="658769781">
              <w:marLeft w:val="0"/>
              <w:marRight w:val="0"/>
              <w:marTop w:val="0"/>
              <w:marBottom w:val="0"/>
              <w:divBdr>
                <w:top w:val="none" w:sz="0" w:space="0" w:color="auto"/>
                <w:left w:val="none" w:sz="0" w:space="0" w:color="auto"/>
                <w:bottom w:val="none" w:sz="0" w:space="0" w:color="auto"/>
                <w:right w:val="none" w:sz="0" w:space="0" w:color="auto"/>
              </w:divBdr>
            </w:div>
            <w:div w:id="667174144">
              <w:marLeft w:val="0"/>
              <w:marRight w:val="0"/>
              <w:marTop w:val="0"/>
              <w:marBottom w:val="0"/>
              <w:divBdr>
                <w:top w:val="none" w:sz="0" w:space="0" w:color="auto"/>
                <w:left w:val="none" w:sz="0" w:space="0" w:color="auto"/>
                <w:bottom w:val="none" w:sz="0" w:space="0" w:color="auto"/>
                <w:right w:val="none" w:sz="0" w:space="0" w:color="auto"/>
              </w:divBdr>
            </w:div>
            <w:div w:id="676884619">
              <w:marLeft w:val="0"/>
              <w:marRight w:val="0"/>
              <w:marTop w:val="0"/>
              <w:marBottom w:val="0"/>
              <w:divBdr>
                <w:top w:val="none" w:sz="0" w:space="0" w:color="auto"/>
                <w:left w:val="none" w:sz="0" w:space="0" w:color="auto"/>
                <w:bottom w:val="none" w:sz="0" w:space="0" w:color="auto"/>
                <w:right w:val="none" w:sz="0" w:space="0" w:color="auto"/>
              </w:divBdr>
            </w:div>
            <w:div w:id="678040615">
              <w:marLeft w:val="0"/>
              <w:marRight w:val="0"/>
              <w:marTop w:val="0"/>
              <w:marBottom w:val="0"/>
              <w:divBdr>
                <w:top w:val="none" w:sz="0" w:space="0" w:color="auto"/>
                <w:left w:val="none" w:sz="0" w:space="0" w:color="auto"/>
                <w:bottom w:val="none" w:sz="0" w:space="0" w:color="auto"/>
                <w:right w:val="none" w:sz="0" w:space="0" w:color="auto"/>
              </w:divBdr>
            </w:div>
            <w:div w:id="689992703">
              <w:marLeft w:val="0"/>
              <w:marRight w:val="0"/>
              <w:marTop w:val="0"/>
              <w:marBottom w:val="0"/>
              <w:divBdr>
                <w:top w:val="none" w:sz="0" w:space="0" w:color="auto"/>
                <w:left w:val="none" w:sz="0" w:space="0" w:color="auto"/>
                <w:bottom w:val="none" w:sz="0" w:space="0" w:color="auto"/>
                <w:right w:val="none" w:sz="0" w:space="0" w:color="auto"/>
              </w:divBdr>
            </w:div>
            <w:div w:id="709114635">
              <w:marLeft w:val="0"/>
              <w:marRight w:val="0"/>
              <w:marTop w:val="0"/>
              <w:marBottom w:val="0"/>
              <w:divBdr>
                <w:top w:val="none" w:sz="0" w:space="0" w:color="auto"/>
                <w:left w:val="none" w:sz="0" w:space="0" w:color="auto"/>
                <w:bottom w:val="none" w:sz="0" w:space="0" w:color="auto"/>
                <w:right w:val="none" w:sz="0" w:space="0" w:color="auto"/>
              </w:divBdr>
            </w:div>
            <w:div w:id="712848396">
              <w:marLeft w:val="0"/>
              <w:marRight w:val="0"/>
              <w:marTop w:val="0"/>
              <w:marBottom w:val="0"/>
              <w:divBdr>
                <w:top w:val="none" w:sz="0" w:space="0" w:color="auto"/>
                <w:left w:val="none" w:sz="0" w:space="0" w:color="auto"/>
                <w:bottom w:val="none" w:sz="0" w:space="0" w:color="auto"/>
                <w:right w:val="none" w:sz="0" w:space="0" w:color="auto"/>
              </w:divBdr>
            </w:div>
            <w:div w:id="722292082">
              <w:marLeft w:val="0"/>
              <w:marRight w:val="0"/>
              <w:marTop w:val="0"/>
              <w:marBottom w:val="0"/>
              <w:divBdr>
                <w:top w:val="none" w:sz="0" w:space="0" w:color="auto"/>
                <w:left w:val="none" w:sz="0" w:space="0" w:color="auto"/>
                <w:bottom w:val="none" w:sz="0" w:space="0" w:color="auto"/>
                <w:right w:val="none" w:sz="0" w:space="0" w:color="auto"/>
              </w:divBdr>
            </w:div>
            <w:div w:id="724376779">
              <w:marLeft w:val="0"/>
              <w:marRight w:val="0"/>
              <w:marTop w:val="0"/>
              <w:marBottom w:val="0"/>
              <w:divBdr>
                <w:top w:val="none" w:sz="0" w:space="0" w:color="auto"/>
                <w:left w:val="none" w:sz="0" w:space="0" w:color="auto"/>
                <w:bottom w:val="none" w:sz="0" w:space="0" w:color="auto"/>
                <w:right w:val="none" w:sz="0" w:space="0" w:color="auto"/>
              </w:divBdr>
            </w:div>
            <w:div w:id="725177323">
              <w:marLeft w:val="0"/>
              <w:marRight w:val="0"/>
              <w:marTop w:val="0"/>
              <w:marBottom w:val="0"/>
              <w:divBdr>
                <w:top w:val="none" w:sz="0" w:space="0" w:color="auto"/>
                <w:left w:val="none" w:sz="0" w:space="0" w:color="auto"/>
                <w:bottom w:val="none" w:sz="0" w:space="0" w:color="auto"/>
                <w:right w:val="none" w:sz="0" w:space="0" w:color="auto"/>
              </w:divBdr>
            </w:div>
            <w:div w:id="742988817">
              <w:marLeft w:val="0"/>
              <w:marRight w:val="0"/>
              <w:marTop w:val="0"/>
              <w:marBottom w:val="0"/>
              <w:divBdr>
                <w:top w:val="none" w:sz="0" w:space="0" w:color="auto"/>
                <w:left w:val="none" w:sz="0" w:space="0" w:color="auto"/>
                <w:bottom w:val="none" w:sz="0" w:space="0" w:color="auto"/>
                <w:right w:val="none" w:sz="0" w:space="0" w:color="auto"/>
              </w:divBdr>
            </w:div>
            <w:div w:id="744882836">
              <w:marLeft w:val="0"/>
              <w:marRight w:val="0"/>
              <w:marTop w:val="0"/>
              <w:marBottom w:val="0"/>
              <w:divBdr>
                <w:top w:val="none" w:sz="0" w:space="0" w:color="auto"/>
                <w:left w:val="none" w:sz="0" w:space="0" w:color="auto"/>
                <w:bottom w:val="none" w:sz="0" w:space="0" w:color="auto"/>
                <w:right w:val="none" w:sz="0" w:space="0" w:color="auto"/>
              </w:divBdr>
            </w:div>
            <w:div w:id="760181868">
              <w:marLeft w:val="0"/>
              <w:marRight w:val="0"/>
              <w:marTop w:val="0"/>
              <w:marBottom w:val="0"/>
              <w:divBdr>
                <w:top w:val="none" w:sz="0" w:space="0" w:color="auto"/>
                <w:left w:val="none" w:sz="0" w:space="0" w:color="auto"/>
                <w:bottom w:val="none" w:sz="0" w:space="0" w:color="auto"/>
                <w:right w:val="none" w:sz="0" w:space="0" w:color="auto"/>
              </w:divBdr>
            </w:div>
            <w:div w:id="762798892">
              <w:marLeft w:val="0"/>
              <w:marRight w:val="0"/>
              <w:marTop w:val="0"/>
              <w:marBottom w:val="0"/>
              <w:divBdr>
                <w:top w:val="none" w:sz="0" w:space="0" w:color="auto"/>
                <w:left w:val="none" w:sz="0" w:space="0" w:color="auto"/>
                <w:bottom w:val="none" w:sz="0" w:space="0" w:color="auto"/>
                <w:right w:val="none" w:sz="0" w:space="0" w:color="auto"/>
              </w:divBdr>
            </w:div>
            <w:div w:id="779497422">
              <w:marLeft w:val="0"/>
              <w:marRight w:val="0"/>
              <w:marTop w:val="0"/>
              <w:marBottom w:val="0"/>
              <w:divBdr>
                <w:top w:val="none" w:sz="0" w:space="0" w:color="auto"/>
                <w:left w:val="none" w:sz="0" w:space="0" w:color="auto"/>
                <w:bottom w:val="none" w:sz="0" w:space="0" w:color="auto"/>
                <w:right w:val="none" w:sz="0" w:space="0" w:color="auto"/>
              </w:divBdr>
            </w:div>
            <w:div w:id="787239628">
              <w:marLeft w:val="0"/>
              <w:marRight w:val="0"/>
              <w:marTop w:val="0"/>
              <w:marBottom w:val="0"/>
              <w:divBdr>
                <w:top w:val="none" w:sz="0" w:space="0" w:color="auto"/>
                <w:left w:val="none" w:sz="0" w:space="0" w:color="auto"/>
                <w:bottom w:val="none" w:sz="0" w:space="0" w:color="auto"/>
                <w:right w:val="none" w:sz="0" w:space="0" w:color="auto"/>
              </w:divBdr>
            </w:div>
            <w:div w:id="791827838">
              <w:marLeft w:val="0"/>
              <w:marRight w:val="0"/>
              <w:marTop w:val="0"/>
              <w:marBottom w:val="0"/>
              <w:divBdr>
                <w:top w:val="none" w:sz="0" w:space="0" w:color="auto"/>
                <w:left w:val="none" w:sz="0" w:space="0" w:color="auto"/>
                <w:bottom w:val="none" w:sz="0" w:space="0" w:color="auto"/>
                <w:right w:val="none" w:sz="0" w:space="0" w:color="auto"/>
              </w:divBdr>
            </w:div>
            <w:div w:id="826168897">
              <w:marLeft w:val="0"/>
              <w:marRight w:val="0"/>
              <w:marTop w:val="0"/>
              <w:marBottom w:val="0"/>
              <w:divBdr>
                <w:top w:val="none" w:sz="0" w:space="0" w:color="auto"/>
                <w:left w:val="none" w:sz="0" w:space="0" w:color="auto"/>
                <w:bottom w:val="none" w:sz="0" w:space="0" w:color="auto"/>
                <w:right w:val="none" w:sz="0" w:space="0" w:color="auto"/>
              </w:divBdr>
            </w:div>
            <w:div w:id="828864935">
              <w:marLeft w:val="0"/>
              <w:marRight w:val="0"/>
              <w:marTop w:val="0"/>
              <w:marBottom w:val="0"/>
              <w:divBdr>
                <w:top w:val="none" w:sz="0" w:space="0" w:color="auto"/>
                <w:left w:val="none" w:sz="0" w:space="0" w:color="auto"/>
                <w:bottom w:val="none" w:sz="0" w:space="0" w:color="auto"/>
                <w:right w:val="none" w:sz="0" w:space="0" w:color="auto"/>
              </w:divBdr>
            </w:div>
            <w:div w:id="834610127">
              <w:marLeft w:val="0"/>
              <w:marRight w:val="0"/>
              <w:marTop w:val="0"/>
              <w:marBottom w:val="0"/>
              <w:divBdr>
                <w:top w:val="none" w:sz="0" w:space="0" w:color="auto"/>
                <w:left w:val="none" w:sz="0" w:space="0" w:color="auto"/>
                <w:bottom w:val="none" w:sz="0" w:space="0" w:color="auto"/>
                <w:right w:val="none" w:sz="0" w:space="0" w:color="auto"/>
              </w:divBdr>
            </w:div>
            <w:div w:id="852230400">
              <w:marLeft w:val="0"/>
              <w:marRight w:val="0"/>
              <w:marTop w:val="0"/>
              <w:marBottom w:val="0"/>
              <w:divBdr>
                <w:top w:val="none" w:sz="0" w:space="0" w:color="auto"/>
                <w:left w:val="none" w:sz="0" w:space="0" w:color="auto"/>
                <w:bottom w:val="none" w:sz="0" w:space="0" w:color="auto"/>
                <w:right w:val="none" w:sz="0" w:space="0" w:color="auto"/>
              </w:divBdr>
            </w:div>
            <w:div w:id="861825724">
              <w:marLeft w:val="0"/>
              <w:marRight w:val="0"/>
              <w:marTop w:val="0"/>
              <w:marBottom w:val="0"/>
              <w:divBdr>
                <w:top w:val="none" w:sz="0" w:space="0" w:color="auto"/>
                <w:left w:val="none" w:sz="0" w:space="0" w:color="auto"/>
                <w:bottom w:val="none" w:sz="0" w:space="0" w:color="auto"/>
                <w:right w:val="none" w:sz="0" w:space="0" w:color="auto"/>
              </w:divBdr>
            </w:div>
            <w:div w:id="871577518">
              <w:marLeft w:val="0"/>
              <w:marRight w:val="0"/>
              <w:marTop w:val="0"/>
              <w:marBottom w:val="0"/>
              <w:divBdr>
                <w:top w:val="none" w:sz="0" w:space="0" w:color="auto"/>
                <w:left w:val="none" w:sz="0" w:space="0" w:color="auto"/>
                <w:bottom w:val="none" w:sz="0" w:space="0" w:color="auto"/>
                <w:right w:val="none" w:sz="0" w:space="0" w:color="auto"/>
              </w:divBdr>
            </w:div>
            <w:div w:id="873612660">
              <w:marLeft w:val="0"/>
              <w:marRight w:val="0"/>
              <w:marTop w:val="0"/>
              <w:marBottom w:val="0"/>
              <w:divBdr>
                <w:top w:val="none" w:sz="0" w:space="0" w:color="auto"/>
                <w:left w:val="none" w:sz="0" w:space="0" w:color="auto"/>
                <w:bottom w:val="none" w:sz="0" w:space="0" w:color="auto"/>
                <w:right w:val="none" w:sz="0" w:space="0" w:color="auto"/>
              </w:divBdr>
            </w:div>
            <w:div w:id="884873938">
              <w:marLeft w:val="0"/>
              <w:marRight w:val="0"/>
              <w:marTop w:val="0"/>
              <w:marBottom w:val="0"/>
              <w:divBdr>
                <w:top w:val="none" w:sz="0" w:space="0" w:color="auto"/>
                <w:left w:val="none" w:sz="0" w:space="0" w:color="auto"/>
                <w:bottom w:val="none" w:sz="0" w:space="0" w:color="auto"/>
                <w:right w:val="none" w:sz="0" w:space="0" w:color="auto"/>
              </w:divBdr>
            </w:div>
            <w:div w:id="896824015">
              <w:marLeft w:val="0"/>
              <w:marRight w:val="0"/>
              <w:marTop w:val="0"/>
              <w:marBottom w:val="0"/>
              <w:divBdr>
                <w:top w:val="none" w:sz="0" w:space="0" w:color="auto"/>
                <w:left w:val="none" w:sz="0" w:space="0" w:color="auto"/>
                <w:bottom w:val="none" w:sz="0" w:space="0" w:color="auto"/>
                <w:right w:val="none" w:sz="0" w:space="0" w:color="auto"/>
              </w:divBdr>
            </w:div>
            <w:div w:id="897521193">
              <w:marLeft w:val="0"/>
              <w:marRight w:val="0"/>
              <w:marTop w:val="0"/>
              <w:marBottom w:val="0"/>
              <w:divBdr>
                <w:top w:val="none" w:sz="0" w:space="0" w:color="auto"/>
                <w:left w:val="none" w:sz="0" w:space="0" w:color="auto"/>
                <w:bottom w:val="none" w:sz="0" w:space="0" w:color="auto"/>
                <w:right w:val="none" w:sz="0" w:space="0" w:color="auto"/>
              </w:divBdr>
            </w:div>
            <w:div w:id="908885228">
              <w:marLeft w:val="0"/>
              <w:marRight w:val="0"/>
              <w:marTop w:val="0"/>
              <w:marBottom w:val="0"/>
              <w:divBdr>
                <w:top w:val="none" w:sz="0" w:space="0" w:color="auto"/>
                <w:left w:val="none" w:sz="0" w:space="0" w:color="auto"/>
                <w:bottom w:val="none" w:sz="0" w:space="0" w:color="auto"/>
                <w:right w:val="none" w:sz="0" w:space="0" w:color="auto"/>
              </w:divBdr>
            </w:div>
            <w:div w:id="923534542">
              <w:marLeft w:val="0"/>
              <w:marRight w:val="0"/>
              <w:marTop w:val="0"/>
              <w:marBottom w:val="0"/>
              <w:divBdr>
                <w:top w:val="none" w:sz="0" w:space="0" w:color="auto"/>
                <w:left w:val="none" w:sz="0" w:space="0" w:color="auto"/>
                <w:bottom w:val="none" w:sz="0" w:space="0" w:color="auto"/>
                <w:right w:val="none" w:sz="0" w:space="0" w:color="auto"/>
              </w:divBdr>
            </w:div>
            <w:div w:id="927032480">
              <w:marLeft w:val="0"/>
              <w:marRight w:val="0"/>
              <w:marTop w:val="0"/>
              <w:marBottom w:val="0"/>
              <w:divBdr>
                <w:top w:val="none" w:sz="0" w:space="0" w:color="auto"/>
                <w:left w:val="none" w:sz="0" w:space="0" w:color="auto"/>
                <w:bottom w:val="none" w:sz="0" w:space="0" w:color="auto"/>
                <w:right w:val="none" w:sz="0" w:space="0" w:color="auto"/>
              </w:divBdr>
            </w:div>
            <w:div w:id="948468218">
              <w:marLeft w:val="0"/>
              <w:marRight w:val="0"/>
              <w:marTop w:val="0"/>
              <w:marBottom w:val="0"/>
              <w:divBdr>
                <w:top w:val="none" w:sz="0" w:space="0" w:color="auto"/>
                <w:left w:val="none" w:sz="0" w:space="0" w:color="auto"/>
                <w:bottom w:val="none" w:sz="0" w:space="0" w:color="auto"/>
                <w:right w:val="none" w:sz="0" w:space="0" w:color="auto"/>
              </w:divBdr>
            </w:div>
            <w:div w:id="959534991">
              <w:marLeft w:val="0"/>
              <w:marRight w:val="0"/>
              <w:marTop w:val="0"/>
              <w:marBottom w:val="0"/>
              <w:divBdr>
                <w:top w:val="none" w:sz="0" w:space="0" w:color="auto"/>
                <w:left w:val="none" w:sz="0" w:space="0" w:color="auto"/>
                <w:bottom w:val="none" w:sz="0" w:space="0" w:color="auto"/>
                <w:right w:val="none" w:sz="0" w:space="0" w:color="auto"/>
              </w:divBdr>
            </w:div>
            <w:div w:id="963195964">
              <w:marLeft w:val="0"/>
              <w:marRight w:val="0"/>
              <w:marTop w:val="0"/>
              <w:marBottom w:val="0"/>
              <w:divBdr>
                <w:top w:val="none" w:sz="0" w:space="0" w:color="auto"/>
                <w:left w:val="none" w:sz="0" w:space="0" w:color="auto"/>
                <w:bottom w:val="none" w:sz="0" w:space="0" w:color="auto"/>
                <w:right w:val="none" w:sz="0" w:space="0" w:color="auto"/>
              </w:divBdr>
            </w:div>
            <w:div w:id="991252865">
              <w:marLeft w:val="0"/>
              <w:marRight w:val="0"/>
              <w:marTop w:val="0"/>
              <w:marBottom w:val="0"/>
              <w:divBdr>
                <w:top w:val="none" w:sz="0" w:space="0" w:color="auto"/>
                <w:left w:val="none" w:sz="0" w:space="0" w:color="auto"/>
                <w:bottom w:val="none" w:sz="0" w:space="0" w:color="auto"/>
                <w:right w:val="none" w:sz="0" w:space="0" w:color="auto"/>
              </w:divBdr>
            </w:div>
            <w:div w:id="996763087">
              <w:marLeft w:val="0"/>
              <w:marRight w:val="0"/>
              <w:marTop w:val="0"/>
              <w:marBottom w:val="0"/>
              <w:divBdr>
                <w:top w:val="none" w:sz="0" w:space="0" w:color="auto"/>
                <w:left w:val="none" w:sz="0" w:space="0" w:color="auto"/>
                <w:bottom w:val="none" w:sz="0" w:space="0" w:color="auto"/>
                <w:right w:val="none" w:sz="0" w:space="0" w:color="auto"/>
              </w:divBdr>
            </w:div>
            <w:div w:id="1009140993">
              <w:marLeft w:val="0"/>
              <w:marRight w:val="0"/>
              <w:marTop w:val="0"/>
              <w:marBottom w:val="0"/>
              <w:divBdr>
                <w:top w:val="none" w:sz="0" w:space="0" w:color="auto"/>
                <w:left w:val="none" w:sz="0" w:space="0" w:color="auto"/>
                <w:bottom w:val="none" w:sz="0" w:space="0" w:color="auto"/>
                <w:right w:val="none" w:sz="0" w:space="0" w:color="auto"/>
              </w:divBdr>
            </w:div>
            <w:div w:id="1025210202">
              <w:marLeft w:val="0"/>
              <w:marRight w:val="0"/>
              <w:marTop w:val="0"/>
              <w:marBottom w:val="0"/>
              <w:divBdr>
                <w:top w:val="none" w:sz="0" w:space="0" w:color="auto"/>
                <w:left w:val="none" w:sz="0" w:space="0" w:color="auto"/>
                <w:bottom w:val="none" w:sz="0" w:space="0" w:color="auto"/>
                <w:right w:val="none" w:sz="0" w:space="0" w:color="auto"/>
              </w:divBdr>
            </w:div>
            <w:div w:id="1030257217">
              <w:marLeft w:val="0"/>
              <w:marRight w:val="0"/>
              <w:marTop w:val="0"/>
              <w:marBottom w:val="0"/>
              <w:divBdr>
                <w:top w:val="none" w:sz="0" w:space="0" w:color="auto"/>
                <w:left w:val="none" w:sz="0" w:space="0" w:color="auto"/>
                <w:bottom w:val="none" w:sz="0" w:space="0" w:color="auto"/>
                <w:right w:val="none" w:sz="0" w:space="0" w:color="auto"/>
              </w:divBdr>
            </w:div>
            <w:div w:id="1061321961">
              <w:marLeft w:val="0"/>
              <w:marRight w:val="0"/>
              <w:marTop w:val="0"/>
              <w:marBottom w:val="0"/>
              <w:divBdr>
                <w:top w:val="none" w:sz="0" w:space="0" w:color="auto"/>
                <w:left w:val="none" w:sz="0" w:space="0" w:color="auto"/>
                <w:bottom w:val="none" w:sz="0" w:space="0" w:color="auto"/>
                <w:right w:val="none" w:sz="0" w:space="0" w:color="auto"/>
              </w:divBdr>
            </w:div>
            <w:div w:id="1082869532">
              <w:marLeft w:val="0"/>
              <w:marRight w:val="0"/>
              <w:marTop w:val="0"/>
              <w:marBottom w:val="0"/>
              <w:divBdr>
                <w:top w:val="none" w:sz="0" w:space="0" w:color="auto"/>
                <w:left w:val="none" w:sz="0" w:space="0" w:color="auto"/>
                <w:bottom w:val="none" w:sz="0" w:space="0" w:color="auto"/>
                <w:right w:val="none" w:sz="0" w:space="0" w:color="auto"/>
              </w:divBdr>
            </w:div>
            <w:div w:id="1099981230">
              <w:marLeft w:val="0"/>
              <w:marRight w:val="0"/>
              <w:marTop w:val="0"/>
              <w:marBottom w:val="0"/>
              <w:divBdr>
                <w:top w:val="none" w:sz="0" w:space="0" w:color="auto"/>
                <w:left w:val="none" w:sz="0" w:space="0" w:color="auto"/>
                <w:bottom w:val="none" w:sz="0" w:space="0" w:color="auto"/>
                <w:right w:val="none" w:sz="0" w:space="0" w:color="auto"/>
              </w:divBdr>
            </w:div>
            <w:div w:id="1101799396">
              <w:marLeft w:val="0"/>
              <w:marRight w:val="0"/>
              <w:marTop w:val="0"/>
              <w:marBottom w:val="0"/>
              <w:divBdr>
                <w:top w:val="none" w:sz="0" w:space="0" w:color="auto"/>
                <w:left w:val="none" w:sz="0" w:space="0" w:color="auto"/>
                <w:bottom w:val="none" w:sz="0" w:space="0" w:color="auto"/>
                <w:right w:val="none" w:sz="0" w:space="0" w:color="auto"/>
              </w:divBdr>
            </w:div>
            <w:div w:id="1141119059">
              <w:marLeft w:val="0"/>
              <w:marRight w:val="0"/>
              <w:marTop w:val="0"/>
              <w:marBottom w:val="0"/>
              <w:divBdr>
                <w:top w:val="none" w:sz="0" w:space="0" w:color="auto"/>
                <w:left w:val="none" w:sz="0" w:space="0" w:color="auto"/>
                <w:bottom w:val="none" w:sz="0" w:space="0" w:color="auto"/>
                <w:right w:val="none" w:sz="0" w:space="0" w:color="auto"/>
              </w:divBdr>
            </w:div>
            <w:div w:id="1162770772">
              <w:marLeft w:val="0"/>
              <w:marRight w:val="0"/>
              <w:marTop w:val="0"/>
              <w:marBottom w:val="0"/>
              <w:divBdr>
                <w:top w:val="none" w:sz="0" w:space="0" w:color="auto"/>
                <w:left w:val="none" w:sz="0" w:space="0" w:color="auto"/>
                <w:bottom w:val="none" w:sz="0" w:space="0" w:color="auto"/>
                <w:right w:val="none" w:sz="0" w:space="0" w:color="auto"/>
              </w:divBdr>
            </w:div>
            <w:div w:id="1165778067">
              <w:marLeft w:val="0"/>
              <w:marRight w:val="0"/>
              <w:marTop w:val="0"/>
              <w:marBottom w:val="0"/>
              <w:divBdr>
                <w:top w:val="none" w:sz="0" w:space="0" w:color="auto"/>
                <w:left w:val="none" w:sz="0" w:space="0" w:color="auto"/>
                <w:bottom w:val="none" w:sz="0" w:space="0" w:color="auto"/>
                <w:right w:val="none" w:sz="0" w:space="0" w:color="auto"/>
              </w:divBdr>
            </w:div>
            <w:div w:id="1170291169">
              <w:marLeft w:val="0"/>
              <w:marRight w:val="0"/>
              <w:marTop w:val="0"/>
              <w:marBottom w:val="0"/>
              <w:divBdr>
                <w:top w:val="none" w:sz="0" w:space="0" w:color="auto"/>
                <w:left w:val="none" w:sz="0" w:space="0" w:color="auto"/>
                <w:bottom w:val="none" w:sz="0" w:space="0" w:color="auto"/>
                <w:right w:val="none" w:sz="0" w:space="0" w:color="auto"/>
              </w:divBdr>
            </w:div>
            <w:div w:id="1173572281">
              <w:marLeft w:val="0"/>
              <w:marRight w:val="0"/>
              <w:marTop w:val="0"/>
              <w:marBottom w:val="0"/>
              <w:divBdr>
                <w:top w:val="none" w:sz="0" w:space="0" w:color="auto"/>
                <w:left w:val="none" w:sz="0" w:space="0" w:color="auto"/>
                <w:bottom w:val="none" w:sz="0" w:space="0" w:color="auto"/>
                <w:right w:val="none" w:sz="0" w:space="0" w:color="auto"/>
              </w:divBdr>
            </w:div>
            <w:div w:id="1179124333">
              <w:marLeft w:val="0"/>
              <w:marRight w:val="0"/>
              <w:marTop w:val="0"/>
              <w:marBottom w:val="0"/>
              <w:divBdr>
                <w:top w:val="none" w:sz="0" w:space="0" w:color="auto"/>
                <w:left w:val="none" w:sz="0" w:space="0" w:color="auto"/>
                <w:bottom w:val="none" w:sz="0" w:space="0" w:color="auto"/>
                <w:right w:val="none" w:sz="0" w:space="0" w:color="auto"/>
              </w:divBdr>
            </w:div>
            <w:div w:id="1229729716">
              <w:marLeft w:val="0"/>
              <w:marRight w:val="0"/>
              <w:marTop w:val="0"/>
              <w:marBottom w:val="0"/>
              <w:divBdr>
                <w:top w:val="none" w:sz="0" w:space="0" w:color="auto"/>
                <w:left w:val="none" w:sz="0" w:space="0" w:color="auto"/>
                <w:bottom w:val="none" w:sz="0" w:space="0" w:color="auto"/>
                <w:right w:val="none" w:sz="0" w:space="0" w:color="auto"/>
              </w:divBdr>
            </w:div>
            <w:div w:id="1247836802">
              <w:marLeft w:val="0"/>
              <w:marRight w:val="0"/>
              <w:marTop w:val="0"/>
              <w:marBottom w:val="0"/>
              <w:divBdr>
                <w:top w:val="none" w:sz="0" w:space="0" w:color="auto"/>
                <w:left w:val="none" w:sz="0" w:space="0" w:color="auto"/>
                <w:bottom w:val="none" w:sz="0" w:space="0" w:color="auto"/>
                <w:right w:val="none" w:sz="0" w:space="0" w:color="auto"/>
              </w:divBdr>
            </w:div>
            <w:div w:id="1283002752">
              <w:marLeft w:val="0"/>
              <w:marRight w:val="0"/>
              <w:marTop w:val="0"/>
              <w:marBottom w:val="0"/>
              <w:divBdr>
                <w:top w:val="none" w:sz="0" w:space="0" w:color="auto"/>
                <w:left w:val="none" w:sz="0" w:space="0" w:color="auto"/>
                <w:bottom w:val="none" w:sz="0" w:space="0" w:color="auto"/>
                <w:right w:val="none" w:sz="0" w:space="0" w:color="auto"/>
              </w:divBdr>
            </w:div>
            <w:div w:id="1307055029">
              <w:marLeft w:val="0"/>
              <w:marRight w:val="0"/>
              <w:marTop w:val="0"/>
              <w:marBottom w:val="0"/>
              <w:divBdr>
                <w:top w:val="none" w:sz="0" w:space="0" w:color="auto"/>
                <w:left w:val="none" w:sz="0" w:space="0" w:color="auto"/>
                <w:bottom w:val="none" w:sz="0" w:space="0" w:color="auto"/>
                <w:right w:val="none" w:sz="0" w:space="0" w:color="auto"/>
              </w:divBdr>
            </w:div>
            <w:div w:id="1308630599">
              <w:marLeft w:val="0"/>
              <w:marRight w:val="0"/>
              <w:marTop w:val="0"/>
              <w:marBottom w:val="0"/>
              <w:divBdr>
                <w:top w:val="none" w:sz="0" w:space="0" w:color="auto"/>
                <w:left w:val="none" w:sz="0" w:space="0" w:color="auto"/>
                <w:bottom w:val="none" w:sz="0" w:space="0" w:color="auto"/>
                <w:right w:val="none" w:sz="0" w:space="0" w:color="auto"/>
              </w:divBdr>
            </w:div>
            <w:div w:id="1326742024">
              <w:marLeft w:val="0"/>
              <w:marRight w:val="0"/>
              <w:marTop w:val="0"/>
              <w:marBottom w:val="0"/>
              <w:divBdr>
                <w:top w:val="none" w:sz="0" w:space="0" w:color="auto"/>
                <w:left w:val="none" w:sz="0" w:space="0" w:color="auto"/>
                <w:bottom w:val="none" w:sz="0" w:space="0" w:color="auto"/>
                <w:right w:val="none" w:sz="0" w:space="0" w:color="auto"/>
              </w:divBdr>
            </w:div>
            <w:div w:id="1330669321">
              <w:marLeft w:val="0"/>
              <w:marRight w:val="0"/>
              <w:marTop w:val="0"/>
              <w:marBottom w:val="0"/>
              <w:divBdr>
                <w:top w:val="none" w:sz="0" w:space="0" w:color="auto"/>
                <w:left w:val="none" w:sz="0" w:space="0" w:color="auto"/>
                <w:bottom w:val="none" w:sz="0" w:space="0" w:color="auto"/>
                <w:right w:val="none" w:sz="0" w:space="0" w:color="auto"/>
              </w:divBdr>
            </w:div>
            <w:div w:id="1368988574">
              <w:marLeft w:val="0"/>
              <w:marRight w:val="0"/>
              <w:marTop w:val="0"/>
              <w:marBottom w:val="0"/>
              <w:divBdr>
                <w:top w:val="none" w:sz="0" w:space="0" w:color="auto"/>
                <w:left w:val="none" w:sz="0" w:space="0" w:color="auto"/>
                <w:bottom w:val="none" w:sz="0" w:space="0" w:color="auto"/>
                <w:right w:val="none" w:sz="0" w:space="0" w:color="auto"/>
              </w:divBdr>
            </w:div>
            <w:div w:id="1369259049">
              <w:marLeft w:val="0"/>
              <w:marRight w:val="0"/>
              <w:marTop w:val="0"/>
              <w:marBottom w:val="0"/>
              <w:divBdr>
                <w:top w:val="none" w:sz="0" w:space="0" w:color="auto"/>
                <w:left w:val="none" w:sz="0" w:space="0" w:color="auto"/>
                <w:bottom w:val="none" w:sz="0" w:space="0" w:color="auto"/>
                <w:right w:val="none" w:sz="0" w:space="0" w:color="auto"/>
              </w:divBdr>
            </w:div>
            <w:div w:id="1378239565">
              <w:marLeft w:val="0"/>
              <w:marRight w:val="0"/>
              <w:marTop w:val="0"/>
              <w:marBottom w:val="0"/>
              <w:divBdr>
                <w:top w:val="none" w:sz="0" w:space="0" w:color="auto"/>
                <w:left w:val="none" w:sz="0" w:space="0" w:color="auto"/>
                <w:bottom w:val="none" w:sz="0" w:space="0" w:color="auto"/>
                <w:right w:val="none" w:sz="0" w:space="0" w:color="auto"/>
              </w:divBdr>
            </w:div>
            <w:div w:id="1422068242">
              <w:marLeft w:val="0"/>
              <w:marRight w:val="0"/>
              <w:marTop w:val="0"/>
              <w:marBottom w:val="0"/>
              <w:divBdr>
                <w:top w:val="none" w:sz="0" w:space="0" w:color="auto"/>
                <w:left w:val="none" w:sz="0" w:space="0" w:color="auto"/>
                <w:bottom w:val="none" w:sz="0" w:space="0" w:color="auto"/>
                <w:right w:val="none" w:sz="0" w:space="0" w:color="auto"/>
              </w:divBdr>
            </w:div>
            <w:div w:id="1422264656">
              <w:marLeft w:val="0"/>
              <w:marRight w:val="0"/>
              <w:marTop w:val="0"/>
              <w:marBottom w:val="0"/>
              <w:divBdr>
                <w:top w:val="none" w:sz="0" w:space="0" w:color="auto"/>
                <w:left w:val="none" w:sz="0" w:space="0" w:color="auto"/>
                <w:bottom w:val="none" w:sz="0" w:space="0" w:color="auto"/>
                <w:right w:val="none" w:sz="0" w:space="0" w:color="auto"/>
              </w:divBdr>
            </w:div>
            <w:div w:id="1426030295">
              <w:marLeft w:val="0"/>
              <w:marRight w:val="0"/>
              <w:marTop w:val="0"/>
              <w:marBottom w:val="0"/>
              <w:divBdr>
                <w:top w:val="none" w:sz="0" w:space="0" w:color="auto"/>
                <w:left w:val="none" w:sz="0" w:space="0" w:color="auto"/>
                <w:bottom w:val="none" w:sz="0" w:space="0" w:color="auto"/>
                <w:right w:val="none" w:sz="0" w:space="0" w:color="auto"/>
              </w:divBdr>
            </w:div>
            <w:div w:id="1431850767">
              <w:marLeft w:val="0"/>
              <w:marRight w:val="0"/>
              <w:marTop w:val="0"/>
              <w:marBottom w:val="0"/>
              <w:divBdr>
                <w:top w:val="none" w:sz="0" w:space="0" w:color="auto"/>
                <w:left w:val="none" w:sz="0" w:space="0" w:color="auto"/>
                <w:bottom w:val="none" w:sz="0" w:space="0" w:color="auto"/>
                <w:right w:val="none" w:sz="0" w:space="0" w:color="auto"/>
              </w:divBdr>
            </w:div>
            <w:div w:id="1446538472">
              <w:marLeft w:val="0"/>
              <w:marRight w:val="0"/>
              <w:marTop w:val="0"/>
              <w:marBottom w:val="0"/>
              <w:divBdr>
                <w:top w:val="none" w:sz="0" w:space="0" w:color="auto"/>
                <w:left w:val="none" w:sz="0" w:space="0" w:color="auto"/>
                <w:bottom w:val="none" w:sz="0" w:space="0" w:color="auto"/>
                <w:right w:val="none" w:sz="0" w:space="0" w:color="auto"/>
              </w:divBdr>
            </w:div>
            <w:div w:id="1447626069">
              <w:marLeft w:val="0"/>
              <w:marRight w:val="0"/>
              <w:marTop w:val="0"/>
              <w:marBottom w:val="0"/>
              <w:divBdr>
                <w:top w:val="none" w:sz="0" w:space="0" w:color="auto"/>
                <w:left w:val="none" w:sz="0" w:space="0" w:color="auto"/>
                <w:bottom w:val="none" w:sz="0" w:space="0" w:color="auto"/>
                <w:right w:val="none" w:sz="0" w:space="0" w:color="auto"/>
              </w:divBdr>
            </w:div>
            <w:div w:id="1457210616">
              <w:marLeft w:val="0"/>
              <w:marRight w:val="0"/>
              <w:marTop w:val="0"/>
              <w:marBottom w:val="0"/>
              <w:divBdr>
                <w:top w:val="none" w:sz="0" w:space="0" w:color="auto"/>
                <w:left w:val="none" w:sz="0" w:space="0" w:color="auto"/>
                <w:bottom w:val="none" w:sz="0" w:space="0" w:color="auto"/>
                <w:right w:val="none" w:sz="0" w:space="0" w:color="auto"/>
              </w:divBdr>
            </w:div>
            <w:div w:id="1458908294">
              <w:marLeft w:val="0"/>
              <w:marRight w:val="0"/>
              <w:marTop w:val="0"/>
              <w:marBottom w:val="0"/>
              <w:divBdr>
                <w:top w:val="none" w:sz="0" w:space="0" w:color="auto"/>
                <w:left w:val="none" w:sz="0" w:space="0" w:color="auto"/>
                <w:bottom w:val="none" w:sz="0" w:space="0" w:color="auto"/>
                <w:right w:val="none" w:sz="0" w:space="0" w:color="auto"/>
              </w:divBdr>
            </w:div>
            <w:div w:id="1465662970">
              <w:marLeft w:val="0"/>
              <w:marRight w:val="0"/>
              <w:marTop w:val="0"/>
              <w:marBottom w:val="0"/>
              <w:divBdr>
                <w:top w:val="none" w:sz="0" w:space="0" w:color="auto"/>
                <w:left w:val="none" w:sz="0" w:space="0" w:color="auto"/>
                <w:bottom w:val="none" w:sz="0" w:space="0" w:color="auto"/>
                <w:right w:val="none" w:sz="0" w:space="0" w:color="auto"/>
              </w:divBdr>
            </w:div>
            <w:div w:id="1478493173">
              <w:marLeft w:val="0"/>
              <w:marRight w:val="0"/>
              <w:marTop w:val="0"/>
              <w:marBottom w:val="0"/>
              <w:divBdr>
                <w:top w:val="none" w:sz="0" w:space="0" w:color="auto"/>
                <w:left w:val="none" w:sz="0" w:space="0" w:color="auto"/>
                <w:bottom w:val="none" w:sz="0" w:space="0" w:color="auto"/>
                <w:right w:val="none" w:sz="0" w:space="0" w:color="auto"/>
              </w:divBdr>
            </w:div>
            <w:div w:id="1482773981">
              <w:marLeft w:val="0"/>
              <w:marRight w:val="0"/>
              <w:marTop w:val="0"/>
              <w:marBottom w:val="0"/>
              <w:divBdr>
                <w:top w:val="none" w:sz="0" w:space="0" w:color="auto"/>
                <w:left w:val="none" w:sz="0" w:space="0" w:color="auto"/>
                <w:bottom w:val="none" w:sz="0" w:space="0" w:color="auto"/>
                <w:right w:val="none" w:sz="0" w:space="0" w:color="auto"/>
              </w:divBdr>
            </w:div>
            <w:div w:id="1489705504">
              <w:marLeft w:val="0"/>
              <w:marRight w:val="0"/>
              <w:marTop w:val="0"/>
              <w:marBottom w:val="0"/>
              <w:divBdr>
                <w:top w:val="none" w:sz="0" w:space="0" w:color="auto"/>
                <w:left w:val="none" w:sz="0" w:space="0" w:color="auto"/>
                <w:bottom w:val="none" w:sz="0" w:space="0" w:color="auto"/>
                <w:right w:val="none" w:sz="0" w:space="0" w:color="auto"/>
              </w:divBdr>
            </w:div>
            <w:div w:id="1505588801">
              <w:marLeft w:val="0"/>
              <w:marRight w:val="0"/>
              <w:marTop w:val="0"/>
              <w:marBottom w:val="0"/>
              <w:divBdr>
                <w:top w:val="none" w:sz="0" w:space="0" w:color="auto"/>
                <w:left w:val="none" w:sz="0" w:space="0" w:color="auto"/>
                <w:bottom w:val="none" w:sz="0" w:space="0" w:color="auto"/>
                <w:right w:val="none" w:sz="0" w:space="0" w:color="auto"/>
              </w:divBdr>
            </w:div>
            <w:div w:id="1514412927">
              <w:marLeft w:val="0"/>
              <w:marRight w:val="0"/>
              <w:marTop w:val="0"/>
              <w:marBottom w:val="0"/>
              <w:divBdr>
                <w:top w:val="none" w:sz="0" w:space="0" w:color="auto"/>
                <w:left w:val="none" w:sz="0" w:space="0" w:color="auto"/>
                <w:bottom w:val="none" w:sz="0" w:space="0" w:color="auto"/>
                <w:right w:val="none" w:sz="0" w:space="0" w:color="auto"/>
              </w:divBdr>
            </w:div>
            <w:div w:id="1514761899">
              <w:marLeft w:val="0"/>
              <w:marRight w:val="0"/>
              <w:marTop w:val="0"/>
              <w:marBottom w:val="0"/>
              <w:divBdr>
                <w:top w:val="none" w:sz="0" w:space="0" w:color="auto"/>
                <w:left w:val="none" w:sz="0" w:space="0" w:color="auto"/>
                <w:bottom w:val="none" w:sz="0" w:space="0" w:color="auto"/>
                <w:right w:val="none" w:sz="0" w:space="0" w:color="auto"/>
              </w:divBdr>
            </w:div>
            <w:div w:id="1542013426">
              <w:marLeft w:val="0"/>
              <w:marRight w:val="0"/>
              <w:marTop w:val="0"/>
              <w:marBottom w:val="0"/>
              <w:divBdr>
                <w:top w:val="none" w:sz="0" w:space="0" w:color="auto"/>
                <w:left w:val="none" w:sz="0" w:space="0" w:color="auto"/>
                <w:bottom w:val="none" w:sz="0" w:space="0" w:color="auto"/>
                <w:right w:val="none" w:sz="0" w:space="0" w:color="auto"/>
              </w:divBdr>
            </w:div>
            <w:div w:id="1590262948">
              <w:marLeft w:val="0"/>
              <w:marRight w:val="0"/>
              <w:marTop w:val="0"/>
              <w:marBottom w:val="0"/>
              <w:divBdr>
                <w:top w:val="none" w:sz="0" w:space="0" w:color="auto"/>
                <w:left w:val="none" w:sz="0" w:space="0" w:color="auto"/>
                <w:bottom w:val="none" w:sz="0" w:space="0" w:color="auto"/>
                <w:right w:val="none" w:sz="0" w:space="0" w:color="auto"/>
              </w:divBdr>
            </w:div>
            <w:div w:id="1603948422">
              <w:marLeft w:val="0"/>
              <w:marRight w:val="0"/>
              <w:marTop w:val="0"/>
              <w:marBottom w:val="0"/>
              <w:divBdr>
                <w:top w:val="none" w:sz="0" w:space="0" w:color="auto"/>
                <w:left w:val="none" w:sz="0" w:space="0" w:color="auto"/>
                <w:bottom w:val="none" w:sz="0" w:space="0" w:color="auto"/>
                <w:right w:val="none" w:sz="0" w:space="0" w:color="auto"/>
              </w:divBdr>
            </w:div>
            <w:div w:id="1603951541">
              <w:marLeft w:val="0"/>
              <w:marRight w:val="0"/>
              <w:marTop w:val="0"/>
              <w:marBottom w:val="0"/>
              <w:divBdr>
                <w:top w:val="none" w:sz="0" w:space="0" w:color="auto"/>
                <w:left w:val="none" w:sz="0" w:space="0" w:color="auto"/>
                <w:bottom w:val="none" w:sz="0" w:space="0" w:color="auto"/>
                <w:right w:val="none" w:sz="0" w:space="0" w:color="auto"/>
              </w:divBdr>
            </w:div>
            <w:div w:id="1620187248">
              <w:marLeft w:val="0"/>
              <w:marRight w:val="0"/>
              <w:marTop w:val="0"/>
              <w:marBottom w:val="0"/>
              <w:divBdr>
                <w:top w:val="none" w:sz="0" w:space="0" w:color="auto"/>
                <w:left w:val="none" w:sz="0" w:space="0" w:color="auto"/>
                <w:bottom w:val="none" w:sz="0" w:space="0" w:color="auto"/>
                <w:right w:val="none" w:sz="0" w:space="0" w:color="auto"/>
              </w:divBdr>
            </w:div>
            <w:div w:id="1633362867">
              <w:marLeft w:val="0"/>
              <w:marRight w:val="0"/>
              <w:marTop w:val="0"/>
              <w:marBottom w:val="0"/>
              <w:divBdr>
                <w:top w:val="none" w:sz="0" w:space="0" w:color="auto"/>
                <w:left w:val="none" w:sz="0" w:space="0" w:color="auto"/>
                <w:bottom w:val="none" w:sz="0" w:space="0" w:color="auto"/>
                <w:right w:val="none" w:sz="0" w:space="0" w:color="auto"/>
              </w:divBdr>
            </w:div>
            <w:div w:id="1651472073">
              <w:marLeft w:val="0"/>
              <w:marRight w:val="0"/>
              <w:marTop w:val="0"/>
              <w:marBottom w:val="0"/>
              <w:divBdr>
                <w:top w:val="none" w:sz="0" w:space="0" w:color="auto"/>
                <w:left w:val="none" w:sz="0" w:space="0" w:color="auto"/>
                <w:bottom w:val="none" w:sz="0" w:space="0" w:color="auto"/>
                <w:right w:val="none" w:sz="0" w:space="0" w:color="auto"/>
              </w:divBdr>
            </w:div>
            <w:div w:id="1700466045">
              <w:marLeft w:val="0"/>
              <w:marRight w:val="0"/>
              <w:marTop w:val="0"/>
              <w:marBottom w:val="0"/>
              <w:divBdr>
                <w:top w:val="none" w:sz="0" w:space="0" w:color="auto"/>
                <w:left w:val="none" w:sz="0" w:space="0" w:color="auto"/>
                <w:bottom w:val="none" w:sz="0" w:space="0" w:color="auto"/>
                <w:right w:val="none" w:sz="0" w:space="0" w:color="auto"/>
              </w:divBdr>
            </w:div>
            <w:div w:id="1706104469">
              <w:marLeft w:val="0"/>
              <w:marRight w:val="0"/>
              <w:marTop w:val="0"/>
              <w:marBottom w:val="0"/>
              <w:divBdr>
                <w:top w:val="none" w:sz="0" w:space="0" w:color="auto"/>
                <w:left w:val="none" w:sz="0" w:space="0" w:color="auto"/>
                <w:bottom w:val="none" w:sz="0" w:space="0" w:color="auto"/>
                <w:right w:val="none" w:sz="0" w:space="0" w:color="auto"/>
              </w:divBdr>
            </w:div>
            <w:div w:id="1721592867">
              <w:marLeft w:val="0"/>
              <w:marRight w:val="0"/>
              <w:marTop w:val="0"/>
              <w:marBottom w:val="0"/>
              <w:divBdr>
                <w:top w:val="none" w:sz="0" w:space="0" w:color="auto"/>
                <w:left w:val="none" w:sz="0" w:space="0" w:color="auto"/>
                <w:bottom w:val="none" w:sz="0" w:space="0" w:color="auto"/>
                <w:right w:val="none" w:sz="0" w:space="0" w:color="auto"/>
              </w:divBdr>
            </w:div>
            <w:div w:id="1772703395">
              <w:marLeft w:val="0"/>
              <w:marRight w:val="0"/>
              <w:marTop w:val="0"/>
              <w:marBottom w:val="0"/>
              <w:divBdr>
                <w:top w:val="none" w:sz="0" w:space="0" w:color="auto"/>
                <w:left w:val="none" w:sz="0" w:space="0" w:color="auto"/>
                <w:bottom w:val="none" w:sz="0" w:space="0" w:color="auto"/>
                <w:right w:val="none" w:sz="0" w:space="0" w:color="auto"/>
              </w:divBdr>
            </w:div>
            <w:div w:id="1782722244">
              <w:marLeft w:val="0"/>
              <w:marRight w:val="0"/>
              <w:marTop w:val="0"/>
              <w:marBottom w:val="0"/>
              <w:divBdr>
                <w:top w:val="none" w:sz="0" w:space="0" w:color="auto"/>
                <w:left w:val="none" w:sz="0" w:space="0" w:color="auto"/>
                <w:bottom w:val="none" w:sz="0" w:space="0" w:color="auto"/>
                <w:right w:val="none" w:sz="0" w:space="0" w:color="auto"/>
              </w:divBdr>
            </w:div>
            <w:div w:id="1807770318">
              <w:marLeft w:val="0"/>
              <w:marRight w:val="0"/>
              <w:marTop w:val="0"/>
              <w:marBottom w:val="0"/>
              <w:divBdr>
                <w:top w:val="none" w:sz="0" w:space="0" w:color="auto"/>
                <w:left w:val="none" w:sz="0" w:space="0" w:color="auto"/>
                <w:bottom w:val="none" w:sz="0" w:space="0" w:color="auto"/>
                <w:right w:val="none" w:sz="0" w:space="0" w:color="auto"/>
              </w:divBdr>
            </w:div>
            <w:div w:id="1824732558">
              <w:marLeft w:val="0"/>
              <w:marRight w:val="0"/>
              <w:marTop w:val="0"/>
              <w:marBottom w:val="0"/>
              <w:divBdr>
                <w:top w:val="none" w:sz="0" w:space="0" w:color="auto"/>
                <w:left w:val="none" w:sz="0" w:space="0" w:color="auto"/>
                <w:bottom w:val="none" w:sz="0" w:space="0" w:color="auto"/>
                <w:right w:val="none" w:sz="0" w:space="0" w:color="auto"/>
              </w:divBdr>
            </w:div>
            <w:div w:id="1839927147">
              <w:marLeft w:val="0"/>
              <w:marRight w:val="0"/>
              <w:marTop w:val="0"/>
              <w:marBottom w:val="0"/>
              <w:divBdr>
                <w:top w:val="none" w:sz="0" w:space="0" w:color="auto"/>
                <w:left w:val="none" w:sz="0" w:space="0" w:color="auto"/>
                <w:bottom w:val="none" w:sz="0" w:space="0" w:color="auto"/>
                <w:right w:val="none" w:sz="0" w:space="0" w:color="auto"/>
              </w:divBdr>
            </w:div>
            <w:div w:id="1857573077">
              <w:marLeft w:val="0"/>
              <w:marRight w:val="0"/>
              <w:marTop w:val="0"/>
              <w:marBottom w:val="0"/>
              <w:divBdr>
                <w:top w:val="none" w:sz="0" w:space="0" w:color="auto"/>
                <w:left w:val="none" w:sz="0" w:space="0" w:color="auto"/>
                <w:bottom w:val="none" w:sz="0" w:space="0" w:color="auto"/>
                <w:right w:val="none" w:sz="0" w:space="0" w:color="auto"/>
              </w:divBdr>
            </w:div>
            <w:div w:id="1863201390">
              <w:marLeft w:val="0"/>
              <w:marRight w:val="0"/>
              <w:marTop w:val="0"/>
              <w:marBottom w:val="0"/>
              <w:divBdr>
                <w:top w:val="none" w:sz="0" w:space="0" w:color="auto"/>
                <w:left w:val="none" w:sz="0" w:space="0" w:color="auto"/>
                <w:bottom w:val="none" w:sz="0" w:space="0" w:color="auto"/>
                <w:right w:val="none" w:sz="0" w:space="0" w:color="auto"/>
              </w:divBdr>
            </w:div>
            <w:div w:id="1886747840">
              <w:marLeft w:val="0"/>
              <w:marRight w:val="0"/>
              <w:marTop w:val="0"/>
              <w:marBottom w:val="0"/>
              <w:divBdr>
                <w:top w:val="none" w:sz="0" w:space="0" w:color="auto"/>
                <w:left w:val="none" w:sz="0" w:space="0" w:color="auto"/>
                <w:bottom w:val="none" w:sz="0" w:space="0" w:color="auto"/>
                <w:right w:val="none" w:sz="0" w:space="0" w:color="auto"/>
              </w:divBdr>
            </w:div>
            <w:div w:id="1930767246">
              <w:marLeft w:val="0"/>
              <w:marRight w:val="0"/>
              <w:marTop w:val="0"/>
              <w:marBottom w:val="0"/>
              <w:divBdr>
                <w:top w:val="none" w:sz="0" w:space="0" w:color="auto"/>
                <w:left w:val="none" w:sz="0" w:space="0" w:color="auto"/>
                <w:bottom w:val="none" w:sz="0" w:space="0" w:color="auto"/>
                <w:right w:val="none" w:sz="0" w:space="0" w:color="auto"/>
              </w:divBdr>
            </w:div>
            <w:div w:id="1946229509">
              <w:marLeft w:val="0"/>
              <w:marRight w:val="0"/>
              <w:marTop w:val="0"/>
              <w:marBottom w:val="0"/>
              <w:divBdr>
                <w:top w:val="none" w:sz="0" w:space="0" w:color="auto"/>
                <w:left w:val="none" w:sz="0" w:space="0" w:color="auto"/>
                <w:bottom w:val="none" w:sz="0" w:space="0" w:color="auto"/>
                <w:right w:val="none" w:sz="0" w:space="0" w:color="auto"/>
              </w:divBdr>
            </w:div>
            <w:div w:id="1955137118">
              <w:marLeft w:val="0"/>
              <w:marRight w:val="0"/>
              <w:marTop w:val="0"/>
              <w:marBottom w:val="0"/>
              <w:divBdr>
                <w:top w:val="none" w:sz="0" w:space="0" w:color="auto"/>
                <w:left w:val="none" w:sz="0" w:space="0" w:color="auto"/>
                <w:bottom w:val="none" w:sz="0" w:space="0" w:color="auto"/>
                <w:right w:val="none" w:sz="0" w:space="0" w:color="auto"/>
              </w:divBdr>
            </w:div>
            <w:div w:id="1966501412">
              <w:marLeft w:val="0"/>
              <w:marRight w:val="0"/>
              <w:marTop w:val="0"/>
              <w:marBottom w:val="0"/>
              <w:divBdr>
                <w:top w:val="none" w:sz="0" w:space="0" w:color="auto"/>
                <w:left w:val="none" w:sz="0" w:space="0" w:color="auto"/>
                <w:bottom w:val="none" w:sz="0" w:space="0" w:color="auto"/>
                <w:right w:val="none" w:sz="0" w:space="0" w:color="auto"/>
              </w:divBdr>
            </w:div>
            <w:div w:id="1979917029">
              <w:marLeft w:val="0"/>
              <w:marRight w:val="0"/>
              <w:marTop w:val="0"/>
              <w:marBottom w:val="0"/>
              <w:divBdr>
                <w:top w:val="none" w:sz="0" w:space="0" w:color="auto"/>
                <w:left w:val="none" w:sz="0" w:space="0" w:color="auto"/>
                <w:bottom w:val="none" w:sz="0" w:space="0" w:color="auto"/>
                <w:right w:val="none" w:sz="0" w:space="0" w:color="auto"/>
              </w:divBdr>
            </w:div>
            <w:div w:id="1996254027">
              <w:marLeft w:val="0"/>
              <w:marRight w:val="0"/>
              <w:marTop w:val="0"/>
              <w:marBottom w:val="0"/>
              <w:divBdr>
                <w:top w:val="none" w:sz="0" w:space="0" w:color="auto"/>
                <w:left w:val="none" w:sz="0" w:space="0" w:color="auto"/>
                <w:bottom w:val="none" w:sz="0" w:space="0" w:color="auto"/>
                <w:right w:val="none" w:sz="0" w:space="0" w:color="auto"/>
              </w:divBdr>
            </w:div>
            <w:div w:id="2013725429">
              <w:marLeft w:val="0"/>
              <w:marRight w:val="0"/>
              <w:marTop w:val="0"/>
              <w:marBottom w:val="0"/>
              <w:divBdr>
                <w:top w:val="none" w:sz="0" w:space="0" w:color="auto"/>
                <w:left w:val="none" w:sz="0" w:space="0" w:color="auto"/>
                <w:bottom w:val="none" w:sz="0" w:space="0" w:color="auto"/>
                <w:right w:val="none" w:sz="0" w:space="0" w:color="auto"/>
              </w:divBdr>
            </w:div>
            <w:div w:id="2025592037">
              <w:marLeft w:val="0"/>
              <w:marRight w:val="0"/>
              <w:marTop w:val="0"/>
              <w:marBottom w:val="0"/>
              <w:divBdr>
                <w:top w:val="none" w:sz="0" w:space="0" w:color="auto"/>
                <w:left w:val="none" w:sz="0" w:space="0" w:color="auto"/>
                <w:bottom w:val="none" w:sz="0" w:space="0" w:color="auto"/>
                <w:right w:val="none" w:sz="0" w:space="0" w:color="auto"/>
              </w:divBdr>
            </w:div>
            <w:div w:id="2034531551">
              <w:marLeft w:val="0"/>
              <w:marRight w:val="0"/>
              <w:marTop w:val="0"/>
              <w:marBottom w:val="0"/>
              <w:divBdr>
                <w:top w:val="none" w:sz="0" w:space="0" w:color="auto"/>
                <w:left w:val="none" w:sz="0" w:space="0" w:color="auto"/>
                <w:bottom w:val="none" w:sz="0" w:space="0" w:color="auto"/>
                <w:right w:val="none" w:sz="0" w:space="0" w:color="auto"/>
              </w:divBdr>
            </w:div>
            <w:div w:id="2044016786">
              <w:marLeft w:val="0"/>
              <w:marRight w:val="0"/>
              <w:marTop w:val="0"/>
              <w:marBottom w:val="0"/>
              <w:divBdr>
                <w:top w:val="none" w:sz="0" w:space="0" w:color="auto"/>
                <w:left w:val="none" w:sz="0" w:space="0" w:color="auto"/>
                <w:bottom w:val="none" w:sz="0" w:space="0" w:color="auto"/>
                <w:right w:val="none" w:sz="0" w:space="0" w:color="auto"/>
              </w:divBdr>
            </w:div>
            <w:div w:id="2067487368">
              <w:marLeft w:val="0"/>
              <w:marRight w:val="0"/>
              <w:marTop w:val="0"/>
              <w:marBottom w:val="0"/>
              <w:divBdr>
                <w:top w:val="none" w:sz="0" w:space="0" w:color="auto"/>
                <w:left w:val="none" w:sz="0" w:space="0" w:color="auto"/>
                <w:bottom w:val="none" w:sz="0" w:space="0" w:color="auto"/>
                <w:right w:val="none" w:sz="0" w:space="0" w:color="auto"/>
              </w:divBdr>
            </w:div>
            <w:div w:id="2092044644">
              <w:marLeft w:val="0"/>
              <w:marRight w:val="0"/>
              <w:marTop w:val="0"/>
              <w:marBottom w:val="0"/>
              <w:divBdr>
                <w:top w:val="none" w:sz="0" w:space="0" w:color="auto"/>
                <w:left w:val="none" w:sz="0" w:space="0" w:color="auto"/>
                <w:bottom w:val="none" w:sz="0" w:space="0" w:color="auto"/>
                <w:right w:val="none" w:sz="0" w:space="0" w:color="auto"/>
              </w:divBdr>
            </w:div>
            <w:div w:id="2097245086">
              <w:marLeft w:val="0"/>
              <w:marRight w:val="0"/>
              <w:marTop w:val="0"/>
              <w:marBottom w:val="0"/>
              <w:divBdr>
                <w:top w:val="none" w:sz="0" w:space="0" w:color="auto"/>
                <w:left w:val="none" w:sz="0" w:space="0" w:color="auto"/>
                <w:bottom w:val="none" w:sz="0" w:space="0" w:color="auto"/>
                <w:right w:val="none" w:sz="0" w:space="0" w:color="auto"/>
              </w:divBdr>
            </w:div>
            <w:div w:id="2133400225">
              <w:marLeft w:val="0"/>
              <w:marRight w:val="0"/>
              <w:marTop w:val="0"/>
              <w:marBottom w:val="0"/>
              <w:divBdr>
                <w:top w:val="none" w:sz="0" w:space="0" w:color="auto"/>
                <w:left w:val="none" w:sz="0" w:space="0" w:color="auto"/>
                <w:bottom w:val="none" w:sz="0" w:space="0" w:color="auto"/>
                <w:right w:val="none" w:sz="0" w:space="0" w:color="auto"/>
              </w:divBdr>
            </w:div>
            <w:div w:id="2139298195">
              <w:marLeft w:val="0"/>
              <w:marRight w:val="0"/>
              <w:marTop w:val="0"/>
              <w:marBottom w:val="0"/>
              <w:divBdr>
                <w:top w:val="none" w:sz="0" w:space="0" w:color="auto"/>
                <w:left w:val="none" w:sz="0" w:space="0" w:color="auto"/>
                <w:bottom w:val="none" w:sz="0" w:space="0" w:color="auto"/>
                <w:right w:val="none" w:sz="0" w:space="0" w:color="auto"/>
              </w:divBdr>
            </w:div>
            <w:div w:id="214558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652473">
      <w:bodyDiv w:val="1"/>
      <w:marLeft w:val="0"/>
      <w:marRight w:val="0"/>
      <w:marTop w:val="0"/>
      <w:marBottom w:val="0"/>
      <w:divBdr>
        <w:top w:val="none" w:sz="0" w:space="0" w:color="auto"/>
        <w:left w:val="none" w:sz="0" w:space="0" w:color="auto"/>
        <w:bottom w:val="none" w:sz="0" w:space="0" w:color="auto"/>
        <w:right w:val="none" w:sz="0" w:space="0" w:color="auto"/>
      </w:divBdr>
      <w:divsChild>
        <w:div w:id="2063291354">
          <w:marLeft w:val="0"/>
          <w:marRight w:val="0"/>
          <w:marTop w:val="0"/>
          <w:marBottom w:val="0"/>
          <w:divBdr>
            <w:top w:val="none" w:sz="0" w:space="0" w:color="auto"/>
            <w:left w:val="none" w:sz="0" w:space="0" w:color="auto"/>
            <w:bottom w:val="none" w:sz="0" w:space="0" w:color="auto"/>
            <w:right w:val="none" w:sz="0" w:space="0" w:color="auto"/>
          </w:divBdr>
          <w:divsChild>
            <w:div w:id="5600347">
              <w:marLeft w:val="0"/>
              <w:marRight w:val="0"/>
              <w:marTop w:val="0"/>
              <w:marBottom w:val="0"/>
              <w:divBdr>
                <w:top w:val="none" w:sz="0" w:space="0" w:color="auto"/>
                <w:left w:val="none" w:sz="0" w:space="0" w:color="auto"/>
                <w:bottom w:val="none" w:sz="0" w:space="0" w:color="auto"/>
                <w:right w:val="none" w:sz="0" w:space="0" w:color="auto"/>
              </w:divBdr>
            </w:div>
            <w:div w:id="54206148">
              <w:marLeft w:val="0"/>
              <w:marRight w:val="0"/>
              <w:marTop w:val="0"/>
              <w:marBottom w:val="0"/>
              <w:divBdr>
                <w:top w:val="none" w:sz="0" w:space="0" w:color="auto"/>
                <w:left w:val="none" w:sz="0" w:space="0" w:color="auto"/>
                <w:bottom w:val="none" w:sz="0" w:space="0" w:color="auto"/>
                <w:right w:val="none" w:sz="0" w:space="0" w:color="auto"/>
              </w:divBdr>
            </w:div>
            <w:div w:id="235213778">
              <w:marLeft w:val="0"/>
              <w:marRight w:val="0"/>
              <w:marTop w:val="0"/>
              <w:marBottom w:val="0"/>
              <w:divBdr>
                <w:top w:val="none" w:sz="0" w:space="0" w:color="auto"/>
                <w:left w:val="none" w:sz="0" w:space="0" w:color="auto"/>
                <w:bottom w:val="none" w:sz="0" w:space="0" w:color="auto"/>
                <w:right w:val="none" w:sz="0" w:space="0" w:color="auto"/>
              </w:divBdr>
            </w:div>
            <w:div w:id="261888120">
              <w:marLeft w:val="0"/>
              <w:marRight w:val="0"/>
              <w:marTop w:val="0"/>
              <w:marBottom w:val="0"/>
              <w:divBdr>
                <w:top w:val="none" w:sz="0" w:space="0" w:color="auto"/>
                <w:left w:val="none" w:sz="0" w:space="0" w:color="auto"/>
                <w:bottom w:val="none" w:sz="0" w:space="0" w:color="auto"/>
                <w:right w:val="none" w:sz="0" w:space="0" w:color="auto"/>
              </w:divBdr>
            </w:div>
            <w:div w:id="288051237">
              <w:marLeft w:val="0"/>
              <w:marRight w:val="0"/>
              <w:marTop w:val="0"/>
              <w:marBottom w:val="0"/>
              <w:divBdr>
                <w:top w:val="none" w:sz="0" w:space="0" w:color="auto"/>
                <w:left w:val="none" w:sz="0" w:space="0" w:color="auto"/>
                <w:bottom w:val="none" w:sz="0" w:space="0" w:color="auto"/>
                <w:right w:val="none" w:sz="0" w:space="0" w:color="auto"/>
              </w:divBdr>
            </w:div>
            <w:div w:id="473790892">
              <w:marLeft w:val="0"/>
              <w:marRight w:val="0"/>
              <w:marTop w:val="0"/>
              <w:marBottom w:val="0"/>
              <w:divBdr>
                <w:top w:val="none" w:sz="0" w:space="0" w:color="auto"/>
                <w:left w:val="none" w:sz="0" w:space="0" w:color="auto"/>
                <w:bottom w:val="none" w:sz="0" w:space="0" w:color="auto"/>
                <w:right w:val="none" w:sz="0" w:space="0" w:color="auto"/>
              </w:divBdr>
            </w:div>
            <w:div w:id="524908830">
              <w:marLeft w:val="0"/>
              <w:marRight w:val="0"/>
              <w:marTop w:val="0"/>
              <w:marBottom w:val="0"/>
              <w:divBdr>
                <w:top w:val="none" w:sz="0" w:space="0" w:color="auto"/>
                <w:left w:val="none" w:sz="0" w:space="0" w:color="auto"/>
                <w:bottom w:val="none" w:sz="0" w:space="0" w:color="auto"/>
                <w:right w:val="none" w:sz="0" w:space="0" w:color="auto"/>
              </w:divBdr>
            </w:div>
            <w:div w:id="601108308">
              <w:marLeft w:val="0"/>
              <w:marRight w:val="0"/>
              <w:marTop w:val="0"/>
              <w:marBottom w:val="0"/>
              <w:divBdr>
                <w:top w:val="none" w:sz="0" w:space="0" w:color="auto"/>
                <w:left w:val="none" w:sz="0" w:space="0" w:color="auto"/>
                <w:bottom w:val="none" w:sz="0" w:space="0" w:color="auto"/>
                <w:right w:val="none" w:sz="0" w:space="0" w:color="auto"/>
              </w:divBdr>
            </w:div>
            <w:div w:id="606692235">
              <w:marLeft w:val="0"/>
              <w:marRight w:val="0"/>
              <w:marTop w:val="0"/>
              <w:marBottom w:val="0"/>
              <w:divBdr>
                <w:top w:val="none" w:sz="0" w:space="0" w:color="auto"/>
                <w:left w:val="none" w:sz="0" w:space="0" w:color="auto"/>
                <w:bottom w:val="none" w:sz="0" w:space="0" w:color="auto"/>
                <w:right w:val="none" w:sz="0" w:space="0" w:color="auto"/>
              </w:divBdr>
            </w:div>
            <w:div w:id="1025253938">
              <w:marLeft w:val="0"/>
              <w:marRight w:val="0"/>
              <w:marTop w:val="0"/>
              <w:marBottom w:val="0"/>
              <w:divBdr>
                <w:top w:val="none" w:sz="0" w:space="0" w:color="auto"/>
                <w:left w:val="none" w:sz="0" w:space="0" w:color="auto"/>
                <w:bottom w:val="none" w:sz="0" w:space="0" w:color="auto"/>
                <w:right w:val="none" w:sz="0" w:space="0" w:color="auto"/>
              </w:divBdr>
            </w:div>
            <w:div w:id="1081826913">
              <w:marLeft w:val="0"/>
              <w:marRight w:val="0"/>
              <w:marTop w:val="0"/>
              <w:marBottom w:val="0"/>
              <w:divBdr>
                <w:top w:val="none" w:sz="0" w:space="0" w:color="auto"/>
                <w:left w:val="none" w:sz="0" w:space="0" w:color="auto"/>
                <w:bottom w:val="none" w:sz="0" w:space="0" w:color="auto"/>
                <w:right w:val="none" w:sz="0" w:space="0" w:color="auto"/>
              </w:divBdr>
            </w:div>
            <w:div w:id="1097094670">
              <w:marLeft w:val="0"/>
              <w:marRight w:val="0"/>
              <w:marTop w:val="0"/>
              <w:marBottom w:val="0"/>
              <w:divBdr>
                <w:top w:val="none" w:sz="0" w:space="0" w:color="auto"/>
                <w:left w:val="none" w:sz="0" w:space="0" w:color="auto"/>
                <w:bottom w:val="none" w:sz="0" w:space="0" w:color="auto"/>
                <w:right w:val="none" w:sz="0" w:space="0" w:color="auto"/>
              </w:divBdr>
            </w:div>
            <w:div w:id="1167743283">
              <w:marLeft w:val="0"/>
              <w:marRight w:val="0"/>
              <w:marTop w:val="0"/>
              <w:marBottom w:val="0"/>
              <w:divBdr>
                <w:top w:val="none" w:sz="0" w:space="0" w:color="auto"/>
                <w:left w:val="none" w:sz="0" w:space="0" w:color="auto"/>
                <w:bottom w:val="none" w:sz="0" w:space="0" w:color="auto"/>
                <w:right w:val="none" w:sz="0" w:space="0" w:color="auto"/>
              </w:divBdr>
            </w:div>
            <w:div w:id="1278486872">
              <w:marLeft w:val="0"/>
              <w:marRight w:val="0"/>
              <w:marTop w:val="0"/>
              <w:marBottom w:val="0"/>
              <w:divBdr>
                <w:top w:val="none" w:sz="0" w:space="0" w:color="auto"/>
                <w:left w:val="none" w:sz="0" w:space="0" w:color="auto"/>
                <w:bottom w:val="none" w:sz="0" w:space="0" w:color="auto"/>
                <w:right w:val="none" w:sz="0" w:space="0" w:color="auto"/>
              </w:divBdr>
            </w:div>
            <w:div w:id="1280260156">
              <w:marLeft w:val="0"/>
              <w:marRight w:val="0"/>
              <w:marTop w:val="0"/>
              <w:marBottom w:val="0"/>
              <w:divBdr>
                <w:top w:val="none" w:sz="0" w:space="0" w:color="auto"/>
                <w:left w:val="none" w:sz="0" w:space="0" w:color="auto"/>
                <w:bottom w:val="none" w:sz="0" w:space="0" w:color="auto"/>
                <w:right w:val="none" w:sz="0" w:space="0" w:color="auto"/>
              </w:divBdr>
            </w:div>
            <w:div w:id="1480420600">
              <w:marLeft w:val="0"/>
              <w:marRight w:val="0"/>
              <w:marTop w:val="0"/>
              <w:marBottom w:val="0"/>
              <w:divBdr>
                <w:top w:val="none" w:sz="0" w:space="0" w:color="auto"/>
                <w:left w:val="none" w:sz="0" w:space="0" w:color="auto"/>
                <w:bottom w:val="none" w:sz="0" w:space="0" w:color="auto"/>
                <w:right w:val="none" w:sz="0" w:space="0" w:color="auto"/>
              </w:divBdr>
            </w:div>
            <w:div w:id="1511412020">
              <w:marLeft w:val="0"/>
              <w:marRight w:val="0"/>
              <w:marTop w:val="0"/>
              <w:marBottom w:val="0"/>
              <w:divBdr>
                <w:top w:val="none" w:sz="0" w:space="0" w:color="auto"/>
                <w:left w:val="none" w:sz="0" w:space="0" w:color="auto"/>
                <w:bottom w:val="none" w:sz="0" w:space="0" w:color="auto"/>
                <w:right w:val="none" w:sz="0" w:space="0" w:color="auto"/>
              </w:divBdr>
            </w:div>
            <w:div w:id="1561095621">
              <w:marLeft w:val="0"/>
              <w:marRight w:val="0"/>
              <w:marTop w:val="0"/>
              <w:marBottom w:val="0"/>
              <w:divBdr>
                <w:top w:val="none" w:sz="0" w:space="0" w:color="auto"/>
                <w:left w:val="none" w:sz="0" w:space="0" w:color="auto"/>
                <w:bottom w:val="none" w:sz="0" w:space="0" w:color="auto"/>
                <w:right w:val="none" w:sz="0" w:space="0" w:color="auto"/>
              </w:divBdr>
            </w:div>
            <w:div w:id="1577476092">
              <w:marLeft w:val="0"/>
              <w:marRight w:val="0"/>
              <w:marTop w:val="0"/>
              <w:marBottom w:val="0"/>
              <w:divBdr>
                <w:top w:val="none" w:sz="0" w:space="0" w:color="auto"/>
                <w:left w:val="none" w:sz="0" w:space="0" w:color="auto"/>
                <w:bottom w:val="none" w:sz="0" w:space="0" w:color="auto"/>
                <w:right w:val="none" w:sz="0" w:space="0" w:color="auto"/>
              </w:divBdr>
            </w:div>
            <w:div w:id="1660382012">
              <w:marLeft w:val="0"/>
              <w:marRight w:val="0"/>
              <w:marTop w:val="0"/>
              <w:marBottom w:val="0"/>
              <w:divBdr>
                <w:top w:val="none" w:sz="0" w:space="0" w:color="auto"/>
                <w:left w:val="none" w:sz="0" w:space="0" w:color="auto"/>
                <w:bottom w:val="none" w:sz="0" w:space="0" w:color="auto"/>
                <w:right w:val="none" w:sz="0" w:space="0" w:color="auto"/>
              </w:divBdr>
            </w:div>
            <w:div w:id="1693533039">
              <w:marLeft w:val="0"/>
              <w:marRight w:val="0"/>
              <w:marTop w:val="0"/>
              <w:marBottom w:val="0"/>
              <w:divBdr>
                <w:top w:val="none" w:sz="0" w:space="0" w:color="auto"/>
                <w:left w:val="none" w:sz="0" w:space="0" w:color="auto"/>
                <w:bottom w:val="none" w:sz="0" w:space="0" w:color="auto"/>
                <w:right w:val="none" w:sz="0" w:space="0" w:color="auto"/>
              </w:divBdr>
            </w:div>
            <w:div w:id="210148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64178">
      <w:bodyDiv w:val="1"/>
      <w:marLeft w:val="0"/>
      <w:marRight w:val="0"/>
      <w:marTop w:val="0"/>
      <w:marBottom w:val="0"/>
      <w:divBdr>
        <w:top w:val="none" w:sz="0" w:space="0" w:color="auto"/>
        <w:left w:val="none" w:sz="0" w:space="0" w:color="auto"/>
        <w:bottom w:val="none" w:sz="0" w:space="0" w:color="auto"/>
        <w:right w:val="none" w:sz="0" w:space="0" w:color="auto"/>
      </w:divBdr>
      <w:divsChild>
        <w:div w:id="1600290537">
          <w:marLeft w:val="0"/>
          <w:marRight w:val="0"/>
          <w:marTop w:val="0"/>
          <w:marBottom w:val="0"/>
          <w:divBdr>
            <w:top w:val="none" w:sz="0" w:space="0" w:color="auto"/>
            <w:left w:val="none" w:sz="0" w:space="0" w:color="auto"/>
            <w:bottom w:val="none" w:sz="0" w:space="0" w:color="auto"/>
            <w:right w:val="none" w:sz="0" w:space="0" w:color="auto"/>
          </w:divBdr>
          <w:divsChild>
            <w:div w:id="456797346">
              <w:marLeft w:val="0"/>
              <w:marRight w:val="0"/>
              <w:marTop w:val="0"/>
              <w:marBottom w:val="0"/>
              <w:divBdr>
                <w:top w:val="none" w:sz="0" w:space="0" w:color="auto"/>
                <w:left w:val="none" w:sz="0" w:space="0" w:color="auto"/>
                <w:bottom w:val="none" w:sz="0" w:space="0" w:color="auto"/>
                <w:right w:val="none" w:sz="0" w:space="0" w:color="auto"/>
              </w:divBdr>
            </w:div>
            <w:div w:id="816646353">
              <w:marLeft w:val="0"/>
              <w:marRight w:val="0"/>
              <w:marTop w:val="0"/>
              <w:marBottom w:val="0"/>
              <w:divBdr>
                <w:top w:val="none" w:sz="0" w:space="0" w:color="auto"/>
                <w:left w:val="none" w:sz="0" w:space="0" w:color="auto"/>
                <w:bottom w:val="none" w:sz="0" w:space="0" w:color="auto"/>
                <w:right w:val="none" w:sz="0" w:space="0" w:color="auto"/>
              </w:divBdr>
            </w:div>
            <w:div w:id="910582500">
              <w:marLeft w:val="0"/>
              <w:marRight w:val="0"/>
              <w:marTop w:val="0"/>
              <w:marBottom w:val="0"/>
              <w:divBdr>
                <w:top w:val="none" w:sz="0" w:space="0" w:color="auto"/>
                <w:left w:val="none" w:sz="0" w:space="0" w:color="auto"/>
                <w:bottom w:val="none" w:sz="0" w:space="0" w:color="auto"/>
                <w:right w:val="none" w:sz="0" w:space="0" w:color="auto"/>
              </w:divBdr>
            </w:div>
            <w:div w:id="1283850832">
              <w:marLeft w:val="0"/>
              <w:marRight w:val="0"/>
              <w:marTop w:val="0"/>
              <w:marBottom w:val="0"/>
              <w:divBdr>
                <w:top w:val="none" w:sz="0" w:space="0" w:color="auto"/>
                <w:left w:val="none" w:sz="0" w:space="0" w:color="auto"/>
                <w:bottom w:val="none" w:sz="0" w:space="0" w:color="auto"/>
                <w:right w:val="none" w:sz="0" w:space="0" w:color="auto"/>
              </w:divBdr>
            </w:div>
            <w:div w:id="1445465408">
              <w:marLeft w:val="0"/>
              <w:marRight w:val="0"/>
              <w:marTop w:val="0"/>
              <w:marBottom w:val="0"/>
              <w:divBdr>
                <w:top w:val="none" w:sz="0" w:space="0" w:color="auto"/>
                <w:left w:val="none" w:sz="0" w:space="0" w:color="auto"/>
                <w:bottom w:val="none" w:sz="0" w:space="0" w:color="auto"/>
                <w:right w:val="none" w:sz="0" w:space="0" w:color="auto"/>
              </w:divBdr>
            </w:div>
            <w:div w:id="19518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235285">
      <w:bodyDiv w:val="1"/>
      <w:marLeft w:val="0"/>
      <w:marRight w:val="0"/>
      <w:marTop w:val="0"/>
      <w:marBottom w:val="0"/>
      <w:divBdr>
        <w:top w:val="none" w:sz="0" w:space="0" w:color="auto"/>
        <w:left w:val="none" w:sz="0" w:space="0" w:color="auto"/>
        <w:bottom w:val="none" w:sz="0" w:space="0" w:color="auto"/>
        <w:right w:val="none" w:sz="0" w:space="0" w:color="auto"/>
      </w:divBdr>
      <w:divsChild>
        <w:div w:id="1379091944">
          <w:marLeft w:val="0"/>
          <w:marRight w:val="0"/>
          <w:marTop w:val="0"/>
          <w:marBottom w:val="0"/>
          <w:divBdr>
            <w:top w:val="none" w:sz="0" w:space="0" w:color="auto"/>
            <w:left w:val="none" w:sz="0" w:space="0" w:color="auto"/>
            <w:bottom w:val="none" w:sz="0" w:space="0" w:color="auto"/>
            <w:right w:val="none" w:sz="0" w:space="0" w:color="auto"/>
          </w:divBdr>
          <w:divsChild>
            <w:div w:id="319775202">
              <w:marLeft w:val="0"/>
              <w:marRight w:val="0"/>
              <w:marTop w:val="0"/>
              <w:marBottom w:val="0"/>
              <w:divBdr>
                <w:top w:val="none" w:sz="0" w:space="0" w:color="auto"/>
                <w:left w:val="none" w:sz="0" w:space="0" w:color="auto"/>
                <w:bottom w:val="none" w:sz="0" w:space="0" w:color="auto"/>
                <w:right w:val="none" w:sz="0" w:space="0" w:color="auto"/>
              </w:divBdr>
            </w:div>
            <w:div w:id="641927280">
              <w:marLeft w:val="0"/>
              <w:marRight w:val="0"/>
              <w:marTop w:val="0"/>
              <w:marBottom w:val="0"/>
              <w:divBdr>
                <w:top w:val="none" w:sz="0" w:space="0" w:color="auto"/>
                <w:left w:val="none" w:sz="0" w:space="0" w:color="auto"/>
                <w:bottom w:val="none" w:sz="0" w:space="0" w:color="auto"/>
                <w:right w:val="none" w:sz="0" w:space="0" w:color="auto"/>
              </w:divBdr>
            </w:div>
            <w:div w:id="796218325">
              <w:marLeft w:val="0"/>
              <w:marRight w:val="0"/>
              <w:marTop w:val="0"/>
              <w:marBottom w:val="0"/>
              <w:divBdr>
                <w:top w:val="none" w:sz="0" w:space="0" w:color="auto"/>
                <w:left w:val="none" w:sz="0" w:space="0" w:color="auto"/>
                <w:bottom w:val="none" w:sz="0" w:space="0" w:color="auto"/>
                <w:right w:val="none" w:sz="0" w:space="0" w:color="auto"/>
              </w:divBdr>
            </w:div>
            <w:div w:id="802624261">
              <w:marLeft w:val="0"/>
              <w:marRight w:val="0"/>
              <w:marTop w:val="0"/>
              <w:marBottom w:val="0"/>
              <w:divBdr>
                <w:top w:val="none" w:sz="0" w:space="0" w:color="auto"/>
                <w:left w:val="none" w:sz="0" w:space="0" w:color="auto"/>
                <w:bottom w:val="none" w:sz="0" w:space="0" w:color="auto"/>
                <w:right w:val="none" w:sz="0" w:space="0" w:color="auto"/>
              </w:divBdr>
            </w:div>
            <w:div w:id="906766186">
              <w:marLeft w:val="0"/>
              <w:marRight w:val="0"/>
              <w:marTop w:val="0"/>
              <w:marBottom w:val="0"/>
              <w:divBdr>
                <w:top w:val="none" w:sz="0" w:space="0" w:color="auto"/>
                <w:left w:val="none" w:sz="0" w:space="0" w:color="auto"/>
                <w:bottom w:val="none" w:sz="0" w:space="0" w:color="auto"/>
                <w:right w:val="none" w:sz="0" w:space="0" w:color="auto"/>
              </w:divBdr>
            </w:div>
            <w:div w:id="1045330389">
              <w:marLeft w:val="0"/>
              <w:marRight w:val="0"/>
              <w:marTop w:val="0"/>
              <w:marBottom w:val="0"/>
              <w:divBdr>
                <w:top w:val="none" w:sz="0" w:space="0" w:color="auto"/>
                <w:left w:val="none" w:sz="0" w:space="0" w:color="auto"/>
                <w:bottom w:val="none" w:sz="0" w:space="0" w:color="auto"/>
                <w:right w:val="none" w:sz="0" w:space="0" w:color="auto"/>
              </w:divBdr>
            </w:div>
            <w:div w:id="122075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50900">
      <w:bodyDiv w:val="1"/>
      <w:marLeft w:val="0"/>
      <w:marRight w:val="0"/>
      <w:marTop w:val="0"/>
      <w:marBottom w:val="0"/>
      <w:divBdr>
        <w:top w:val="none" w:sz="0" w:space="0" w:color="auto"/>
        <w:left w:val="none" w:sz="0" w:space="0" w:color="auto"/>
        <w:bottom w:val="none" w:sz="0" w:space="0" w:color="auto"/>
        <w:right w:val="none" w:sz="0" w:space="0" w:color="auto"/>
      </w:divBdr>
    </w:div>
    <w:div w:id="1778870187">
      <w:bodyDiv w:val="1"/>
      <w:marLeft w:val="0"/>
      <w:marRight w:val="0"/>
      <w:marTop w:val="0"/>
      <w:marBottom w:val="0"/>
      <w:divBdr>
        <w:top w:val="none" w:sz="0" w:space="0" w:color="auto"/>
        <w:left w:val="none" w:sz="0" w:space="0" w:color="auto"/>
        <w:bottom w:val="none" w:sz="0" w:space="0" w:color="auto"/>
        <w:right w:val="none" w:sz="0" w:space="0" w:color="auto"/>
      </w:divBdr>
    </w:div>
    <w:div w:id="1778940654">
      <w:bodyDiv w:val="1"/>
      <w:marLeft w:val="0"/>
      <w:marRight w:val="0"/>
      <w:marTop w:val="0"/>
      <w:marBottom w:val="0"/>
      <w:divBdr>
        <w:top w:val="none" w:sz="0" w:space="0" w:color="auto"/>
        <w:left w:val="none" w:sz="0" w:space="0" w:color="auto"/>
        <w:bottom w:val="none" w:sz="0" w:space="0" w:color="auto"/>
        <w:right w:val="none" w:sz="0" w:space="0" w:color="auto"/>
      </w:divBdr>
      <w:divsChild>
        <w:div w:id="908224198">
          <w:marLeft w:val="0"/>
          <w:marRight w:val="0"/>
          <w:marTop w:val="0"/>
          <w:marBottom w:val="0"/>
          <w:divBdr>
            <w:top w:val="none" w:sz="0" w:space="0" w:color="auto"/>
            <w:left w:val="none" w:sz="0" w:space="0" w:color="auto"/>
            <w:bottom w:val="none" w:sz="0" w:space="0" w:color="auto"/>
            <w:right w:val="none" w:sz="0" w:space="0" w:color="auto"/>
          </w:divBdr>
          <w:divsChild>
            <w:div w:id="193463267">
              <w:marLeft w:val="0"/>
              <w:marRight w:val="0"/>
              <w:marTop w:val="0"/>
              <w:marBottom w:val="0"/>
              <w:divBdr>
                <w:top w:val="none" w:sz="0" w:space="0" w:color="auto"/>
                <w:left w:val="none" w:sz="0" w:space="0" w:color="auto"/>
                <w:bottom w:val="none" w:sz="0" w:space="0" w:color="auto"/>
                <w:right w:val="none" w:sz="0" w:space="0" w:color="auto"/>
              </w:divBdr>
            </w:div>
            <w:div w:id="342362642">
              <w:marLeft w:val="0"/>
              <w:marRight w:val="0"/>
              <w:marTop w:val="0"/>
              <w:marBottom w:val="0"/>
              <w:divBdr>
                <w:top w:val="none" w:sz="0" w:space="0" w:color="auto"/>
                <w:left w:val="none" w:sz="0" w:space="0" w:color="auto"/>
                <w:bottom w:val="none" w:sz="0" w:space="0" w:color="auto"/>
                <w:right w:val="none" w:sz="0" w:space="0" w:color="auto"/>
              </w:divBdr>
            </w:div>
            <w:div w:id="1395011220">
              <w:marLeft w:val="0"/>
              <w:marRight w:val="0"/>
              <w:marTop w:val="0"/>
              <w:marBottom w:val="0"/>
              <w:divBdr>
                <w:top w:val="none" w:sz="0" w:space="0" w:color="auto"/>
                <w:left w:val="none" w:sz="0" w:space="0" w:color="auto"/>
                <w:bottom w:val="none" w:sz="0" w:space="0" w:color="auto"/>
                <w:right w:val="none" w:sz="0" w:space="0" w:color="auto"/>
              </w:divBdr>
            </w:div>
            <w:div w:id="1525091649">
              <w:marLeft w:val="0"/>
              <w:marRight w:val="0"/>
              <w:marTop w:val="0"/>
              <w:marBottom w:val="0"/>
              <w:divBdr>
                <w:top w:val="none" w:sz="0" w:space="0" w:color="auto"/>
                <w:left w:val="none" w:sz="0" w:space="0" w:color="auto"/>
                <w:bottom w:val="none" w:sz="0" w:space="0" w:color="auto"/>
                <w:right w:val="none" w:sz="0" w:space="0" w:color="auto"/>
              </w:divBdr>
            </w:div>
            <w:div w:id="1731921286">
              <w:marLeft w:val="0"/>
              <w:marRight w:val="0"/>
              <w:marTop w:val="0"/>
              <w:marBottom w:val="0"/>
              <w:divBdr>
                <w:top w:val="none" w:sz="0" w:space="0" w:color="auto"/>
                <w:left w:val="none" w:sz="0" w:space="0" w:color="auto"/>
                <w:bottom w:val="none" w:sz="0" w:space="0" w:color="auto"/>
                <w:right w:val="none" w:sz="0" w:space="0" w:color="auto"/>
              </w:divBdr>
            </w:div>
            <w:div w:id="1740711996">
              <w:marLeft w:val="0"/>
              <w:marRight w:val="0"/>
              <w:marTop w:val="0"/>
              <w:marBottom w:val="0"/>
              <w:divBdr>
                <w:top w:val="none" w:sz="0" w:space="0" w:color="auto"/>
                <w:left w:val="none" w:sz="0" w:space="0" w:color="auto"/>
                <w:bottom w:val="none" w:sz="0" w:space="0" w:color="auto"/>
                <w:right w:val="none" w:sz="0" w:space="0" w:color="auto"/>
              </w:divBdr>
            </w:div>
            <w:div w:id="209073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642627">
      <w:bodyDiv w:val="1"/>
      <w:marLeft w:val="0"/>
      <w:marRight w:val="0"/>
      <w:marTop w:val="0"/>
      <w:marBottom w:val="0"/>
      <w:divBdr>
        <w:top w:val="none" w:sz="0" w:space="0" w:color="auto"/>
        <w:left w:val="none" w:sz="0" w:space="0" w:color="auto"/>
        <w:bottom w:val="none" w:sz="0" w:space="0" w:color="auto"/>
        <w:right w:val="none" w:sz="0" w:space="0" w:color="auto"/>
      </w:divBdr>
      <w:divsChild>
        <w:div w:id="373038538">
          <w:marLeft w:val="0"/>
          <w:marRight w:val="0"/>
          <w:marTop w:val="0"/>
          <w:marBottom w:val="0"/>
          <w:divBdr>
            <w:top w:val="none" w:sz="0" w:space="0" w:color="auto"/>
            <w:left w:val="none" w:sz="0" w:space="0" w:color="auto"/>
            <w:bottom w:val="none" w:sz="0" w:space="0" w:color="auto"/>
            <w:right w:val="none" w:sz="0" w:space="0" w:color="auto"/>
          </w:divBdr>
          <w:divsChild>
            <w:div w:id="155538789">
              <w:marLeft w:val="0"/>
              <w:marRight w:val="0"/>
              <w:marTop w:val="0"/>
              <w:marBottom w:val="0"/>
              <w:divBdr>
                <w:top w:val="none" w:sz="0" w:space="0" w:color="auto"/>
                <w:left w:val="none" w:sz="0" w:space="0" w:color="auto"/>
                <w:bottom w:val="none" w:sz="0" w:space="0" w:color="auto"/>
                <w:right w:val="none" w:sz="0" w:space="0" w:color="auto"/>
              </w:divBdr>
            </w:div>
            <w:div w:id="569730530">
              <w:marLeft w:val="0"/>
              <w:marRight w:val="0"/>
              <w:marTop w:val="0"/>
              <w:marBottom w:val="0"/>
              <w:divBdr>
                <w:top w:val="none" w:sz="0" w:space="0" w:color="auto"/>
                <w:left w:val="none" w:sz="0" w:space="0" w:color="auto"/>
                <w:bottom w:val="none" w:sz="0" w:space="0" w:color="auto"/>
                <w:right w:val="none" w:sz="0" w:space="0" w:color="auto"/>
              </w:divBdr>
            </w:div>
            <w:div w:id="1061556578">
              <w:marLeft w:val="0"/>
              <w:marRight w:val="0"/>
              <w:marTop w:val="0"/>
              <w:marBottom w:val="0"/>
              <w:divBdr>
                <w:top w:val="none" w:sz="0" w:space="0" w:color="auto"/>
                <w:left w:val="none" w:sz="0" w:space="0" w:color="auto"/>
                <w:bottom w:val="none" w:sz="0" w:space="0" w:color="auto"/>
                <w:right w:val="none" w:sz="0" w:space="0" w:color="auto"/>
              </w:divBdr>
            </w:div>
            <w:div w:id="1249923905">
              <w:marLeft w:val="0"/>
              <w:marRight w:val="0"/>
              <w:marTop w:val="0"/>
              <w:marBottom w:val="0"/>
              <w:divBdr>
                <w:top w:val="none" w:sz="0" w:space="0" w:color="auto"/>
                <w:left w:val="none" w:sz="0" w:space="0" w:color="auto"/>
                <w:bottom w:val="none" w:sz="0" w:space="0" w:color="auto"/>
                <w:right w:val="none" w:sz="0" w:space="0" w:color="auto"/>
              </w:divBdr>
            </w:div>
            <w:div w:id="195640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798793">
      <w:bodyDiv w:val="1"/>
      <w:marLeft w:val="0"/>
      <w:marRight w:val="0"/>
      <w:marTop w:val="0"/>
      <w:marBottom w:val="0"/>
      <w:divBdr>
        <w:top w:val="none" w:sz="0" w:space="0" w:color="auto"/>
        <w:left w:val="none" w:sz="0" w:space="0" w:color="auto"/>
        <w:bottom w:val="none" w:sz="0" w:space="0" w:color="auto"/>
        <w:right w:val="none" w:sz="0" w:space="0" w:color="auto"/>
      </w:divBdr>
      <w:divsChild>
        <w:div w:id="188878605">
          <w:marLeft w:val="0"/>
          <w:marRight w:val="0"/>
          <w:marTop w:val="0"/>
          <w:marBottom w:val="0"/>
          <w:divBdr>
            <w:top w:val="none" w:sz="0" w:space="0" w:color="auto"/>
            <w:left w:val="none" w:sz="0" w:space="0" w:color="auto"/>
            <w:bottom w:val="none" w:sz="0" w:space="0" w:color="auto"/>
            <w:right w:val="none" w:sz="0" w:space="0" w:color="auto"/>
          </w:divBdr>
          <w:divsChild>
            <w:div w:id="602417890">
              <w:marLeft w:val="0"/>
              <w:marRight w:val="0"/>
              <w:marTop w:val="0"/>
              <w:marBottom w:val="0"/>
              <w:divBdr>
                <w:top w:val="none" w:sz="0" w:space="0" w:color="auto"/>
                <w:left w:val="none" w:sz="0" w:space="0" w:color="auto"/>
                <w:bottom w:val="none" w:sz="0" w:space="0" w:color="auto"/>
                <w:right w:val="none" w:sz="0" w:space="0" w:color="auto"/>
              </w:divBdr>
            </w:div>
            <w:div w:id="735664720">
              <w:marLeft w:val="0"/>
              <w:marRight w:val="0"/>
              <w:marTop w:val="0"/>
              <w:marBottom w:val="0"/>
              <w:divBdr>
                <w:top w:val="none" w:sz="0" w:space="0" w:color="auto"/>
                <w:left w:val="none" w:sz="0" w:space="0" w:color="auto"/>
                <w:bottom w:val="none" w:sz="0" w:space="0" w:color="auto"/>
                <w:right w:val="none" w:sz="0" w:space="0" w:color="auto"/>
              </w:divBdr>
            </w:div>
            <w:div w:id="855080057">
              <w:marLeft w:val="0"/>
              <w:marRight w:val="0"/>
              <w:marTop w:val="0"/>
              <w:marBottom w:val="0"/>
              <w:divBdr>
                <w:top w:val="none" w:sz="0" w:space="0" w:color="auto"/>
                <w:left w:val="none" w:sz="0" w:space="0" w:color="auto"/>
                <w:bottom w:val="none" w:sz="0" w:space="0" w:color="auto"/>
                <w:right w:val="none" w:sz="0" w:space="0" w:color="auto"/>
              </w:divBdr>
            </w:div>
            <w:div w:id="1133013574">
              <w:marLeft w:val="0"/>
              <w:marRight w:val="0"/>
              <w:marTop w:val="0"/>
              <w:marBottom w:val="0"/>
              <w:divBdr>
                <w:top w:val="none" w:sz="0" w:space="0" w:color="auto"/>
                <w:left w:val="none" w:sz="0" w:space="0" w:color="auto"/>
                <w:bottom w:val="none" w:sz="0" w:space="0" w:color="auto"/>
                <w:right w:val="none" w:sz="0" w:space="0" w:color="auto"/>
              </w:divBdr>
            </w:div>
            <w:div w:id="1156335178">
              <w:marLeft w:val="0"/>
              <w:marRight w:val="0"/>
              <w:marTop w:val="0"/>
              <w:marBottom w:val="0"/>
              <w:divBdr>
                <w:top w:val="none" w:sz="0" w:space="0" w:color="auto"/>
                <w:left w:val="none" w:sz="0" w:space="0" w:color="auto"/>
                <w:bottom w:val="none" w:sz="0" w:space="0" w:color="auto"/>
                <w:right w:val="none" w:sz="0" w:space="0" w:color="auto"/>
              </w:divBdr>
            </w:div>
            <w:div w:id="138479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47631">
      <w:bodyDiv w:val="1"/>
      <w:marLeft w:val="0"/>
      <w:marRight w:val="0"/>
      <w:marTop w:val="0"/>
      <w:marBottom w:val="0"/>
      <w:divBdr>
        <w:top w:val="none" w:sz="0" w:space="0" w:color="auto"/>
        <w:left w:val="none" w:sz="0" w:space="0" w:color="auto"/>
        <w:bottom w:val="none" w:sz="0" w:space="0" w:color="auto"/>
        <w:right w:val="none" w:sz="0" w:space="0" w:color="auto"/>
      </w:divBdr>
      <w:divsChild>
        <w:div w:id="1345982488">
          <w:marLeft w:val="0"/>
          <w:marRight w:val="0"/>
          <w:marTop w:val="0"/>
          <w:marBottom w:val="0"/>
          <w:divBdr>
            <w:top w:val="none" w:sz="0" w:space="0" w:color="auto"/>
            <w:left w:val="none" w:sz="0" w:space="0" w:color="auto"/>
            <w:bottom w:val="none" w:sz="0" w:space="0" w:color="auto"/>
            <w:right w:val="none" w:sz="0" w:space="0" w:color="auto"/>
          </w:divBdr>
          <w:divsChild>
            <w:div w:id="101299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55761">
      <w:bodyDiv w:val="1"/>
      <w:marLeft w:val="0"/>
      <w:marRight w:val="0"/>
      <w:marTop w:val="0"/>
      <w:marBottom w:val="0"/>
      <w:divBdr>
        <w:top w:val="none" w:sz="0" w:space="0" w:color="auto"/>
        <w:left w:val="none" w:sz="0" w:space="0" w:color="auto"/>
        <w:bottom w:val="none" w:sz="0" w:space="0" w:color="auto"/>
        <w:right w:val="none" w:sz="0" w:space="0" w:color="auto"/>
      </w:divBdr>
    </w:div>
    <w:div w:id="1789623272">
      <w:bodyDiv w:val="1"/>
      <w:marLeft w:val="0"/>
      <w:marRight w:val="0"/>
      <w:marTop w:val="0"/>
      <w:marBottom w:val="0"/>
      <w:divBdr>
        <w:top w:val="none" w:sz="0" w:space="0" w:color="auto"/>
        <w:left w:val="none" w:sz="0" w:space="0" w:color="auto"/>
        <w:bottom w:val="none" w:sz="0" w:space="0" w:color="auto"/>
        <w:right w:val="none" w:sz="0" w:space="0" w:color="auto"/>
      </w:divBdr>
      <w:divsChild>
        <w:div w:id="1916937008">
          <w:marLeft w:val="0"/>
          <w:marRight w:val="0"/>
          <w:marTop w:val="0"/>
          <w:marBottom w:val="0"/>
          <w:divBdr>
            <w:top w:val="none" w:sz="0" w:space="0" w:color="auto"/>
            <w:left w:val="none" w:sz="0" w:space="0" w:color="auto"/>
            <w:bottom w:val="none" w:sz="0" w:space="0" w:color="auto"/>
            <w:right w:val="none" w:sz="0" w:space="0" w:color="auto"/>
          </w:divBdr>
          <w:divsChild>
            <w:div w:id="145242868">
              <w:marLeft w:val="0"/>
              <w:marRight w:val="0"/>
              <w:marTop w:val="0"/>
              <w:marBottom w:val="0"/>
              <w:divBdr>
                <w:top w:val="none" w:sz="0" w:space="0" w:color="auto"/>
                <w:left w:val="none" w:sz="0" w:space="0" w:color="auto"/>
                <w:bottom w:val="none" w:sz="0" w:space="0" w:color="auto"/>
                <w:right w:val="none" w:sz="0" w:space="0" w:color="auto"/>
              </w:divBdr>
            </w:div>
            <w:div w:id="290986516">
              <w:marLeft w:val="0"/>
              <w:marRight w:val="0"/>
              <w:marTop w:val="0"/>
              <w:marBottom w:val="0"/>
              <w:divBdr>
                <w:top w:val="none" w:sz="0" w:space="0" w:color="auto"/>
                <w:left w:val="none" w:sz="0" w:space="0" w:color="auto"/>
                <w:bottom w:val="none" w:sz="0" w:space="0" w:color="auto"/>
                <w:right w:val="none" w:sz="0" w:space="0" w:color="auto"/>
              </w:divBdr>
            </w:div>
            <w:div w:id="423913999">
              <w:marLeft w:val="0"/>
              <w:marRight w:val="0"/>
              <w:marTop w:val="0"/>
              <w:marBottom w:val="0"/>
              <w:divBdr>
                <w:top w:val="none" w:sz="0" w:space="0" w:color="auto"/>
                <w:left w:val="none" w:sz="0" w:space="0" w:color="auto"/>
                <w:bottom w:val="none" w:sz="0" w:space="0" w:color="auto"/>
                <w:right w:val="none" w:sz="0" w:space="0" w:color="auto"/>
              </w:divBdr>
            </w:div>
            <w:div w:id="485323667">
              <w:marLeft w:val="0"/>
              <w:marRight w:val="0"/>
              <w:marTop w:val="0"/>
              <w:marBottom w:val="0"/>
              <w:divBdr>
                <w:top w:val="none" w:sz="0" w:space="0" w:color="auto"/>
                <w:left w:val="none" w:sz="0" w:space="0" w:color="auto"/>
                <w:bottom w:val="none" w:sz="0" w:space="0" w:color="auto"/>
                <w:right w:val="none" w:sz="0" w:space="0" w:color="auto"/>
              </w:divBdr>
            </w:div>
            <w:div w:id="833569173">
              <w:marLeft w:val="0"/>
              <w:marRight w:val="0"/>
              <w:marTop w:val="0"/>
              <w:marBottom w:val="0"/>
              <w:divBdr>
                <w:top w:val="none" w:sz="0" w:space="0" w:color="auto"/>
                <w:left w:val="none" w:sz="0" w:space="0" w:color="auto"/>
                <w:bottom w:val="none" w:sz="0" w:space="0" w:color="auto"/>
                <w:right w:val="none" w:sz="0" w:space="0" w:color="auto"/>
              </w:divBdr>
            </w:div>
            <w:div w:id="928543620">
              <w:marLeft w:val="0"/>
              <w:marRight w:val="0"/>
              <w:marTop w:val="0"/>
              <w:marBottom w:val="0"/>
              <w:divBdr>
                <w:top w:val="none" w:sz="0" w:space="0" w:color="auto"/>
                <w:left w:val="none" w:sz="0" w:space="0" w:color="auto"/>
                <w:bottom w:val="none" w:sz="0" w:space="0" w:color="auto"/>
                <w:right w:val="none" w:sz="0" w:space="0" w:color="auto"/>
              </w:divBdr>
            </w:div>
            <w:div w:id="930889062">
              <w:marLeft w:val="0"/>
              <w:marRight w:val="0"/>
              <w:marTop w:val="0"/>
              <w:marBottom w:val="0"/>
              <w:divBdr>
                <w:top w:val="none" w:sz="0" w:space="0" w:color="auto"/>
                <w:left w:val="none" w:sz="0" w:space="0" w:color="auto"/>
                <w:bottom w:val="none" w:sz="0" w:space="0" w:color="auto"/>
                <w:right w:val="none" w:sz="0" w:space="0" w:color="auto"/>
              </w:divBdr>
            </w:div>
            <w:div w:id="1050420222">
              <w:marLeft w:val="0"/>
              <w:marRight w:val="0"/>
              <w:marTop w:val="0"/>
              <w:marBottom w:val="0"/>
              <w:divBdr>
                <w:top w:val="none" w:sz="0" w:space="0" w:color="auto"/>
                <w:left w:val="none" w:sz="0" w:space="0" w:color="auto"/>
                <w:bottom w:val="none" w:sz="0" w:space="0" w:color="auto"/>
                <w:right w:val="none" w:sz="0" w:space="0" w:color="auto"/>
              </w:divBdr>
            </w:div>
            <w:div w:id="1107430703">
              <w:marLeft w:val="0"/>
              <w:marRight w:val="0"/>
              <w:marTop w:val="0"/>
              <w:marBottom w:val="0"/>
              <w:divBdr>
                <w:top w:val="none" w:sz="0" w:space="0" w:color="auto"/>
                <w:left w:val="none" w:sz="0" w:space="0" w:color="auto"/>
                <w:bottom w:val="none" w:sz="0" w:space="0" w:color="auto"/>
                <w:right w:val="none" w:sz="0" w:space="0" w:color="auto"/>
              </w:divBdr>
            </w:div>
            <w:div w:id="1293094896">
              <w:marLeft w:val="0"/>
              <w:marRight w:val="0"/>
              <w:marTop w:val="0"/>
              <w:marBottom w:val="0"/>
              <w:divBdr>
                <w:top w:val="none" w:sz="0" w:space="0" w:color="auto"/>
                <w:left w:val="none" w:sz="0" w:space="0" w:color="auto"/>
                <w:bottom w:val="none" w:sz="0" w:space="0" w:color="auto"/>
                <w:right w:val="none" w:sz="0" w:space="0" w:color="auto"/>
              </w:divBdr>
            </w:div>
            <w:div w:id="1400984902">
              <w:marLeft w:val="0"/>
              <w:marRight w:val="0"/>
              <w:marTop w:val="0"/>
              <w:marBottom w:val="0"/>
              <w:divBdr>
                <w:top w:val="none" w:sz="0" w:space="0" w:color="auto"/>
                <w:left w:val="none" w:sz="0" w:space="0" w:color="auto"/>
                <w:bottom w:val="none" w:sz="0" w:space="0" w:color="auto"/>
                <w:right w:val="none" w:sz="0" w:space="0" w:color="auto"/>
              </w:divBdr>
            </w:div>
            <w:div w:id="1742212120">
              <w:marLeft w:val="0"/>
              <w:marRight w:val="0"/>
              <w:marTop w:val="0"/>
              <w:marBottom w:val="0"/>
              <w:divBdr>
                <w:top w:val="none" w:sz="0" w:space="0" w:color="auto"/>
                <w:left w:val="none" w:sz="0" w:space="0" w:color="auto"/>
                <w:bottom w:val="none" w:sz="0" w:space="0" w:color="auto"/>
                <w:right w:val="none" w:sz="0" w:space="0" w:color="auto"/>
              </w:divBdr>
            </w:div>
            <w:div w:id="1888684440">
              <w:marLeft w:val="0"/>
              <w:marRight w:val="0"/>
              <w:marTop w:val="0"/>
              <w:marBottom w:val="0"/>
              <w:divBdr>
                <w:top w:val="none" w:sz="0" w:space="0" w:color="auto"/>
                <w:left w:val="none" w:sz="0" w:space="0" w:color="auto"/>
                <w:bottom w:val="none" w:sz="0" w:space="0" w:color="auto"/>
                <w:right w:val="none" w:sz="0" w:space="0" w:color="auto"/>
              </w:divBdr>
            </w:div>
            <w:div w:id="1913080290">
              <w:marLeft w:val="0"/>
              <w:marRight w:val="0"/>
              <w:marTop w:val="0"/>
              <w:marBottom w:val="0"/>
              <w:divBdr>
                <w:top w:val="none" w:sz="0" w:space="0" w:color="auto"/>
                <w:left w:val="none" w:sz="0" w:space="0" w:color="auto"/>
                <w:bottom w:val="none" w:sz="0" w:space="0" w:color="auto"/>
                <w:right w:val="none" w:sz="0" w:space="0" w:color="auto"/>
              </w:divBdr>
            </w:div>
            <w:div w:id="1963998806">
              <w:marLeft w:val="0"/>
              <w:marRight w:val="0"/>
              <w:marTop w:val="0"/>
              <w:marBottom w:val="0"/>
              <w:divBdr>
                <w:top w:val="none" w:sz="0" w:space="0" w:color="auto"/>
                <w:left w:val="none" w:sz="0" w:space="0" w:color="auto"/>
                <w:bottom w:val="none" w:sz="0" w:space="0" w:color="auto"/>
                <w:right w:val="none" w:sz="0" w:space="0" w:color="auto"/>
              </w:divBdr>
            </w:div>
            <w:div w:id="1974098426">
              <w:marLeft w:val="0"/>
              <w:marRight w:val="0"/>
              <w:marTop w:val="0"/>
              <w:marBottom w:val="0"/>
              <w:divBdr>
                <w:top w:val="none" w:sz="0" w:space="0" w:color="auto"/>
                <w:left w:val="none" w:sz="0" w:space="0" w:color="auto"/>
                <w:bottom w:val="none" w:sz="0" w:space="0" w:color="auto"/>
                <w:right w:val="none" w:sz="0" w:space="0" w:color="auto"/>
              </w:divBdr>
            </w:div>
            <w:div w:id="2036808533">
              <w:marLeft w:val="0"/>
              <w:marRight w:val="0"/>
              <w:marTop w:val="0"/>
              <w:marBottom w:val="0"/>
              <w:divBdr>
                <w:top w:val="none" w:sz="0" w:space="0" w:color="auto"/>
                <w:left w:val="none" w:sz="0" w:space="0" w:color="auto"/>
                <w:bottom w:val="none" w:sz="0" w:space="0" w:color="auto"/>
                <w:right w:val="none" w:sz="0" w:space="0" w:color="auto"/>
              </w:divBdr>
            </w:div>
            <w:div w:id="2049835860">
              <w:marLeft w:val="0"/>
              <w:marRight w:val="0"/>
              <w:marTop w:val="0"/>
              <w:marBottom w:val="0"/>
              <w:divBdr>
                <w:top w:val="none" w:sz="0" w:space="0" w:color="auto"/>
                <w:left w:val="none" w:sz="0" w:space="0" w:color="auto"/>
                <w:bottom w:val="none" w:sz="0" w:space="0" w:color="auto"/>
                <w:right w:val="none" w:sz="0" w:space="0" w:color="auto"/>
              </w:divBdr>
            </w:div>
            <w:div w:id="213366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73099">
      <w:bodyDiv w:val="1"/>
      <w:marLeft w:val="0"/>
      <w:marRight w:val="0"/>
      <w:marTop w:val="0"/>
      <w:marBottom w:val="0"/>
      <w:divBdr>
        <w:top w:val="none" w:sz="0" w:space="0" w:color="auto"/>
        <w:left w:val="none" w:sz="0" w:space="0" w:color="auto"/>
        <w:bottom w:val="none" w:sz="0" w:space="0" w:color="auto"/>
        <w:right w:val="none" w:sz="0" w:space="0" w:color="auto"/>
      </w:divBdr>
      <w:divsChild>
        <w:div w:id="1396315694">
          <w:marLeft w:val="0"/>
          <w:marRight w:val="0"/>
          <w:marTop w:val="0"/>
          <w:marBottom w:val="0"/>
          <w:divBdr>
            <w:top w:val="none" w:sz="0" w:space="0" w:color="auto"/>
            <w:left w:val="none" w:sz="0" w:space="0" w:color="auto"/>
            <w:bottom w:val="none" w:sz="0" w:space="0" w:color="auto"/>
            <w:right w:val="none" w:sz="0" w:space="0" w:color="auto"/>
          </w:divBdr>
          <w:divsChild>
            <w:div w:id="191943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76695">
      <w:bodyDiv w:val="1"/>
      <w:marLeft w:val="0"/>
      <w:marRight w:val="0"/>
      <w:marTop w:val="0"/>
      <w:marBottom w:val="0"/>
      <w:divBdr>
        <w:top w:val="none" w:sz="0" w:space="0" w:color="auto"/>
        <w:left w:val="none" w:sz="0" w:space="0" w:color="auto"/>
        <w:bottom w:val="none" w:sz="0" w:space="0" w:color="auto"/>
        <w:right w:val="none" w:sz="0" w:space="0" w:color="auto"/>
      </w:divBdr>
      <w:divsChild>
        <w:div w:id="1541285133">
          <w:marLeft w:val="0"/>
          <w:marRight w:val="0"/>
          <w:marTop w:val="0"/>
          <w:marBottom w:val="0"/>
          <w:divBdr>
            <w:top w:val="none" w:sz="0" w:space="0" w:color="auto"/>
            <w:left w:val="none" w:sz="0" w:space="0" w:color="auto"/>
            <w:bottom w:val="none" w:sz="0" w:space="0" w:color="auto"/>
            <w:right w:val="none" w:sz="0" w:space="0" w:color="auto"/>
          </w:divBdr>
          <w:divsChild>
            <w:div w:id="12535890">
              <w:marLeft w:val="0"/>
              <w:marRight w:val="0"/>
              <w:marTop w:val="0"/>
              <w:marBottom w:val="0"/>
              <w:divBdr>
                <w:top w:val="none" w:sz="0" w:space="0" w:color="auto"/>
                <w:left w:val="none" w:sz="0" w:space="0" w:color="auto"/>
                <w:bottom w:val="none" w:sz="0" w:space="0" w:color="auto"/>
                <w:right w:val="none" w:sz="0" w:space="0" w:color="auto"/>
              </w:divBdr>
            </w:div>
            <w:div w:id="178351489">
              <w:marLeft w:val="0"/>
              <w:marRight w:val="0"/>
              <w:marTop w:val="0"/>
              <w:marBottom w:val="0"/>
              <w:divBdr>
                <w:top w:val="none" w:sz="0" w:space="0" w:color="auto"/>
                <w:left w:val="none" w:sz="0" w:space="0" w:color="auto"/>
                <w:bottom w:val="none" w:sz="0" w:space="0" w:color="auto"/>
                <w:right w:val="none" w:sz="0" w:space="0" w:color="auto"/>
              </w:divBdr>
            </w:div>
            <w:div w:id="473454059">
              <w:marLeft w:val="0"/>
              <w:marRight w:val="0"/>
              <w:marTop w:val="0"/>
              <w:marBottom w:val="0"/>
              <w:divBdr>
                <w:top w:val="none" w:sz="0" w:space="0" w:color="auto"/>
                <w:left w:val="none" w:sz="0" w:space="0" w:color="auto"/>
                <w:bottom w:val="none" w:sz="0" w:space="0" w:color="auto"/>
                <w:right w:val="none" w:sz="0" w:space="0" w:color="auto"/>
              </w:divBdr>
            </w:div>
            <w:div w:id="596986674">
              <w:marLeft w:val="0"/>
              <w:marRight w:val="0"/>
              <w:marTop w:val="0"/>
              <w:marBottom w:val="0"/>
              <w:divBdr>
                <w:top w:val="none" w:sz="0" w:space="0" w:color="auto"/>
                <w:left w:val="none" w:sz="0" w:space="0" w:color="auto"/>
                <w:bottom w:val="none" w:sz="0" w:space="0" w:color="auto"/>
                <w:right w:val="none" w:sz="0" w:space="0" w:color="auto"/>
              </w:divBdr>
            </w:div>
            <w:div w:id="626620758">
              <w:marLeft w:val="0"/>
              <w:marRight w:val="0"/>
              <w:marTop w:val="0"/>
              <w:marBottom w:val="0"/>
              <w:divBdr>
                <w:top w:val="none" w:sz="0" w:space="0" w:color="auto"/>
                <w:left w:val="none" w:sz="0" w:space="0" w:color="auto"/>
                <w:bottom w:val="none" w:sz="0" w:space="0" w:color="auto"/>
                <w:right w:val="none" w:sz="0" w:space="0" w:color="auto"/>
              </w:divBdr>
            </w:div>
            <w:div w:id="638924363">
              <w:marLeft w:val="0"/>
              <w:marRight w:val="0"/>
              <w:marTop w:val="0"/>
              <w:marBottom w:val="0"/>
              <w:divBdr>
                <w:top w:val="none" w:sz="0" w:space="0" w:color="auto"/>
                <w:left w:val="none" w:sz="0" w:space="0" w:color="auto"/>
                <w:bottom w:val="none" w:sz="0" w:space="0" w:color="auto"/>
                <w:right w:val="none" w:sz="0" w:space="0" w:color="auto"/>
              </w:divBdr>
            </w:div>
            <w:div w:id="639304711">
              <w:marLeft w:val="0"/>
              <w:marRight w:val="0"/>
              <w:marTop w:val="0"/>
              <w:marBottom w:val="0"/>
              <w:divBdr>
                <w:top w:val="none" w:sz="0" w:space="0" w:color="auto"/>
                <w:left w:val="none" w:sz="0" w:space="0" w:color="auto"/>
                <w:bottom w:val="none" w:sz="0" w:space="0" w:color="auto"/>
                <w:right w:val="none" w:sz="0" w:space="0" w:color="auto"/>
              </w:divBdr>
            </w:div>
            <w:div w:id="742489808">
              <w:marLeft w:val="0"/>
              <w:marRight w:val="0"/>
              <w:marTop w:val="0"/>
              <w:marBottom w:val="0"/>
              <w:divBdr>
                <w:top w:val="none" w:sz="0" w:space="0" w:color="auto"/>
                <w:left w:val="none" w:sz="0" w:space="0" w:color="auto"/>
                <w:bottom w:val="none" w:sz="0" w:space="0" w:color="auto"/>
                <w:right w:val="none" w:sz="0" w:space="0" w:color="auto"/>
              </w:divBdr>
            </w:div>
            <w:div w:id="863320808">
              <w:marLeft w:val="0"/>
              <w:marRight w:val="0"/>
              <w:marTop w:val="0"/>
              <w:marBottom w:val="0"/>
              <w:divBdr>
                <w:top w:val="none" w:sz="0" w:space="0" w:color="auto"/>
                <w:left w:val="none" w:sz="0" w:space="0" w:color="auto"/>
                <w:bottom w:val="none" w:sz="0" w:space="0" w:color="auto"/>
                <w:right w:val="none" w:sz="0" w:space="0" w:color="auto"/>
              </w:divBdr>
            </w:div>
            <w:div w:id="916288088">
              <w:marLeft w:val="0"/>
              <w:marRight w:val="0"/>
              <w:marTop w:val="0"/>
              <w:marBottom w:val="0"/>
              <w:divBdr>
                <w:top w:val="none" w:sz="0" w:space="0" w:color="auto"/>
                <w:left w:val="none" w:sz="0" w:space="0" w:color="auto"/>
                <w:bottom w:val="none" w:sz="0" w:space="0" w:color="auto"/>
                <w:right w:val="none" w:sz="0" w:space="0" w:color="auto"/>
              </w:divBdr>
            </w:div>
            <w:div w:id="1029181226">
              <w:marLeft w:val="0"/>
              <w:marRight w:val="0"/>
              <w:marTop w:val="0"/>
              <w:marBottom w:val="0"/>
              <w:divBdr>
                <w:top w:val="none" w:sz="0" w:space="0" w:color="auto"/>
                <w:left w:val="none" w:sz="0" w:space="0" w:color="auto"/>
                <w:bottom w:val="none" w:sz="0" w:space="0" w:color="auto"/>
                <w:right w:val="none" w:sz="0" w:space="0" w:color="auto"/>
              </w:divBdr>
            </w:div>
            <w:div w:id="1206065343">
              <w:marLeft w:val="0"/>
              <w:marRight w:val="0"/>
              <w:marTop w:val="0"/>
              <w:marBottom w:val="0"/>
              <w:divBdr>
                <w:top w:val="none" w:sz="0" w:space="0" w:color="auto"/>
                <w:left w:val="none" w:sz="0" w:space="0" w:color="auto"/>
                <w:bottom w:val="none" w:sz="0" w:space="0" w:color="auto"/>
                <w:right w:val="none" w:sz="0" w:space="0" w:color="auto"/>
              </w:divBdr>
            </w:div>
            <w:div w:id="1523087259">
              <w:marLeft w:val="0"/>
              <w:marRight w:val="0"/>
              <w:marTop w:val="0"/>
              <w:marBottom w:val="0"/>
              <w:divBdr>
                <w:top w:val="none" w:sz="0" w:space="0" w:color="auto"/>
                <w:left w:val="none" w:sz="0" w:space="0" w:color="auto"/>
                <w:bottom w:val="none" w:sz="0" w:space="0" w:color="auto"/>
                <w:right w:val="none" w:sz="0" w:space="0" w:color="auto"/>
              </w:divBdr>
            </w:div>
            <w:div w:id="1770927002">
              <w:marLeft w:val="0"/>
              <w:marRight w:val="0"/>
              <w:marTop w:val="0"/>
              <w:marBottom w:val="0"/>
              <w:divBdr>
                <w:top w:val="none" w:sz="0" w:space="0" w:color="auto"/>
                <w:left w:val="none" w:sz="0" w:space="0" w:color="auto"/>
                <w:bottom w:val="none" w:sz="0" w:space="0" w:color="auto"/>
                <w:right w:val="none" w:sz="0" w:space="0" w:color="auto"/>
              </w:divBdr>
            </w:div>
            <w:div w:id="1821458590">
              <w:marLeft w:val="0"/>
              <w:marRight w:val="0"/>
              <w:marTop w:val="0"/>
              <w:marBottom w:val="0"/>
              <w:divBdr>
                <w:top w:val="none" w:sz="0" w:space="0" w:color="auto"/>
                <w:left w:val="none" w:sz="0" w:space="0" w:color="auto"/>
                <w:bottom w:val="none" w:sz="0" w:space="0" w:color="auto"/>
                <w:right w:val="none" w:sz="0" w:space="0" w:color="auto"/>
              </w:divBdr>
            </w:div>
            <w:div w:id="1871332945">
              <w:marLeft w:val="0"/>
              <w:marRight w:val="0"/>
              <w:marTop w:val="0"/>
              <w:marBottom w:val="0"/>
              <w:divBdr>
                <w:top w:val="none" w:sz="0" w:space="0" w:color="auto"/>
                <w:left w:val="none" w:sz="0" w:space="0" w:color="auto"/>
                <w:bottom w:val="none" w:sz="0" w:space="0" w:color="auto"/>
                <w:right w:val="none" w:sz="0" w:space="0" w:color="auto"/>
              </w:divBdr>
            </w:div>
            <w:div w:id="1880896251">
              <w:marLeft w:val="0"/>
              <w:marRight w:val="0"/>
              <w:marTop w:val="0"/>
              <w:marBottom w:val="0"/>
              <w:divBdr>
                <w:top w:val="none" w:sz="0" w:space="0" w:color="auto"/>
                <w:left w:val="none" w:sz="0" w:space="0" w:color="auto"/>
                <w:bottom w:val="none" w:sz="0" w:space="0" w:color="auto"/>
                <w:right w:val="none" w:sz="0" w:space="0" w:color="auto"/>
              </w:divBdr>
            </w:div>
            <w:div w:id="1914851360">
              <w:marLeft w:val="0"/>
              <w:marRight w:val="0"/>
              <w:marTop w:val="0"/>
              <w:marBottom w:val="0"/>
              <w:divBdr>
                <w:top w:val="none" w:sz="0" w:space="0" w:color="auto"/>
                <w:left w:val="none" w:sz="0" w:space="0" w:color="auto"/>
                <w:bottom w:val="none" w:sz="0" w:space="0" w:color="auto"/>
                <w:right w:val="none" w:sz="0" w:space="0" w:color="auto"/>
              </w:divBdr>
            </w:div>
            <w:div w:id="2008555525">
              <w:marLeft w:val="0"/>
              <w:marRight w:val="0"/>
              <w:marTop w:val="0"/>
              <w:marBottom w:val="0"/>
              <w:divBdr>
                <w:top w:val="none" w:sz="0" w:space="0" w:color="auto"/>
                <w:left w:val="none" w:sz="0" w:space="0" w:color="auto"/>
                <w:bottom w:val="none" w:sz="0" w:space="0" w:color="auto"/>
                <w:right w:val="none" w:sz="0" w:space="0" w:color="auto"/>
              </w:divBdr>
            </w:div>
            <w:div w:id="210903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336909">
      <w:bodyDiv w:val="1"/>
      <w:marLeft w:val="0"/>
      <w:marRight w:val="0"/>
      <w:marTop w:val="0"/>
      <w:marBottom w:val="0"/>
      <w:divBdr>
        <w:top w:val="none" w:sz="0" w:space="0" w:color="auto"/>
        <w:left w:val="none" w:sz="0" w:space="0" w:color="auto"/>
        <w:bottom w:val="none" w:sz="0" w:space="0" w:color="auto"/>
        <w:right w:val="none" w:sz="0" w:space="0" w:color="auto"/>
      </w:divBdr>
      <w:divsChild>
        <w:div w:id="1879396080">
          <w:marLeft w:val="0"/>
          <w:marRight w:val="0"/>
          <w:marTop w:val="0"/>
          <w:marBottom w:val="0"/>
          <w:divBdr>
            <w:top w:val="none" w:sz="0" w:space="0" w:color="auto"/>
            <w:left w:val="none" w:sz="0" w:space="0" w:color="auto"/>
            <w:bottom w:val="none" w:sz="0" w:space="0" w:color="auto"/>
            <w:right w:val="none" w:sz="0" w:space="0" w:color="auto"/>
          </w:divBdr>
          <w:divsChild>
            <w:div w:id="41682773">
              <w:marLeft w:val="0"/>
              <w:marRight w:val="0"/>
              <w:marTop w:val="0"/>
              <w:marBottom w:val="0"/>
              <w:divBdr>
                <w:top w:val="none" w:sz="0" w:space="0" w:color="auto"/>
                <w:left w:val="none" w:sz="0" w:space="0" w:color="auto"/>
                <w:bottom w:val="none" w:sz="0" w:space="0" w:color="auto"/>
                <w:right w:val="none" w:sz="0" w:space="0" w:color="auto"/>
              </w:divBdr>
            </w:div>
            <w:div w:id="73010846">
              <w:marLeft w:val="0"/>
              <w:marRight w:val="0"/>
              <w:marTop w:val="0"/>
              <w:marBottom w:val="0"/>
              <w:divBdr>
                <w:top w:val="none" w:sz="0" w:space="0" w:color="auto"/>
                <w:left w:val="none" w:sz="0" w:space="0" w:color="auto"/>
                <w:bottom w:val="none" w:sz="0" w:space="0" w:color="auto"/>
                <w:right w:val="none" w:sz="0" w:space="0" w:color="auto"/>
              </w:divBdr>
            </w:div>
            <w:div w:id="83460030">
              <w:marLeft w:val="0"/>
              <w:marRight w:val="0"/>
              <w:marTop w:val="0"/>
              <w:marBottom w:val="0"/>
              <w:divBdr>
                <w:top w:val="none" w:sz="0" w:space="0" w:color="auto"/>
                <w:left w:val="none" w:sz="0" w:space="0" w:color="auto"/>
                <w:bottom w:val="none" w:sz="0" w:space="0" w:color="auto"/>
                <w:right w:val="none" w:sz="0" w:space="0" w:color="auto"/>
              </w:divBdr>
            </w:div>
            <w:div w:id="110591061">
              <w:marLeft w:val="0"/>
              <w:marRight w:val="0"/>
              <w:marTop w:val="0"/>
              <w:marBottom w:val="0"/>
              <w:divBdr>
                <w:top w:val="none" w:sz="0" w:space="0" w:color="auto"/>
                <w:left w:val="none" w:sz="0" w:space="0" w:color="auto"/>
                <w:bottom w:val="none" w:sz="0" w:space="0" w:color="auto"/>
                <w:right w:val="none" w:sz="0" w:space="0" w:color="auto"/>
              </w:divBdr>
            </w:div>
            <w:div w:id="152454479">
              <w:marLeft w:val="0"/>
              <w:marRight w:val="0"/>
              <w:marTop w:val="0"/>
              <w:marBottom w:val="0"/>
              <w:divBdr>
                <w:top w:val="none" w:sz="0" w:space="0" w:color="auto"/>
                <w:left w:val="none" w:sz="0" w:space="0" w:color="auto"/>
                <w:bottom w:val="none" w:sz="0" w:space="0" w:color="auto"/>
                <w:right w:val="none" w:sz="0" w:space="0" w:color="auto"/>
              </w:divBdr>
            </w:div>
            <w:div w:id="335767716">
              <w:marLeft w:val="0"/>
              <w:marRight w:val="0"/>
              <w:marTop w:val="0"/>
              <w:marBottom w:val="0"/>
              <w:divBdr>
                <w:top w:val="none" w:sz="0" w:space="0" w:color="auto"/>
                <w:left w:val="none" w:sz="0" w:space="0" w:color="auto"/>
                <w:bottom w:val="none" w:sz="0" w:space="0" w:color="auto"/>
                <w:right w:val="none" w:sz="0" w:space="0" w:color="auto"/>
              </w:divBdr>
            </w:div>
            <w:div w:id="338197113">
              <w:marLeft w:val="0"/>
              <w:marRight w:val="0"/>
              <w:marTop w:val="0"/>
              <w:marBottom w:val="0"/>
              <w:divBdr>
                <w:top w:val="none" w:sz="0" w:space="0" w:color="auto"/>
                <w:left w:val="none" w:sz="0" w:space="0" w:color="auto"/>
                <w:bottom w:val="none" w:sz="0" w:space="0" w:color="auto"/>
                <w:right w:val="none" w:sz="0" w:space="0" w:color="auto"/>
              </w:divBdr>
            </w:div>
            <w:div w:id="341323120">
              <w:marLeft w:val="0"/>
              <w:marRight w:val="0"/>
              <w:marTop w:val="0"/>
              <w:marBottom w:val="0"/>
              <w:divBdr>
                <w:top w:val="none" w:sz="0" w:space="0" w:color="auto"/>
                <w:left w:val="none" w:sz="0" w:space="0" w:color="auto"/>
                <w:bottom w:val="none" w:sz="0" w:space="0" w:color="auto"/>
                <w:right w:val="none" w:sz="0" w:space="0" w:color="auto"/>
              </w:divBdr>
            </w:div>
            <w:div w:id="403844242">
              <w:marLeft w:val="0"/>
              <w:marRight w:val="0"/>
              <w:marTop w:val="0"/>
              <w:marBottom w:val="0"/>
              <w:divBdr>
                <w:top w:val="none" w:sz="0" w:space="0" w:color="auto"/>
                <w:left w:val="none" w:sz="0" w:space="0" w:color="auto"/>
                <w:bottom w:val="none" w:sz="0" w:space="0" w:color="auto"/>
                <w:right w:val="none" w:sz="0" w:space="0" w:color="auto"/>
              </w:divBdr>
            </w:div>
            <w:div w:id="426659785">
              <w:marLeft w:val="0"/>
              <w:marRight w:val="0"/>
              <w:marTop w:val="0"/>
              <w:marBottom w:val="0"/>
              <w:divBdr>
                <w:top w:val="none" w:sz="0" w:space="0" w:color="auto"/>
                <w:left w:val="none" w:sz="0" w:space="0" w:color="auto"/>
                <w:bottom w:val="none" w:sz="0" w:space="0" w:color="auto"/>
                <w:right w:val="none" w:sz="0" w:space="0" w:color="auto"/>
              </w:divBdr>
            </w:div>
            <w:div w:id="437066866">
              <w:marLeft w:val="0"/>
              <w:marRight w:val="0"/>
              <w:marTop w:val="0"/>
              <w:marBottom w:val="0"/>
              <w:divBdr>
                <w:top w:val="none" w:sz="0" w:space="0" w:color="auto"/>
                <w:left w:val="none" w:sz="0" w:space="0" w:color="auto"/>
                <w:bottom w:val="none" w:sz="0" w:space="0" w:color="auto"/>
                <w:right w:val="none" w:sz="0" w:space="0" w:color="auto"/>
              </w:divBdr>
            </w:div>
            <w:div w:id="532116967">
              <w:marLeft w:val="0"/>
              <w:marRight w:val="0"/>
              <w:marTop w:val="0"/>
              <w:marBottom w:val="0"/>
              <w:divBdr>
                <w:top w:val="none" w:sz="0" w:space="0" w:color="auto"/>
                <w:left w:val="none" w:sz="0" w:space="0" w:color="auto"/>
                <w:bottom w:val="none" w:sz="0" w:space="0" w:color="auto"/>
                <w:right w:val="none" w:sz="0" w:space="0" w:color="auto"/>
              </w:divBdr>
            </w:div>
            <w:div w:id="566959856">
              <w:marLeft w:val="0"/>
              <w:marRight w:val="0"/>
              <w:marTop w:val="0"/>
              <w:marBottom w:val="0"/>
              <w:divBdr>
                <w:top w:val="none" w:sz="0" w:space="0" w:color="auto"/>
                <w:left w:val="none" w:sz="0" w:space="0" w:color="auto"/>
                <w:bottom w:val="none" w:sz="0" w:space="0" w:color="auto"/>
                <w:right w:val="none" w:sz="0" w:space="0" w:color="auto"/>
              </w:divBdr>
            </w:div>
            <w:div w:id="593786297">
              <w:marLeft w:val="0"/>
              <w:marRight w:val="0"/>
              <w:marTop w:val="0"/>
              <w:marBottom w:val="0"/>
              <w:divBdr>
                <w:top w:val="none" w:sz="0" w:space="0" w:color="auto"/>
                <w:left w:val="none" w:sz="0" w:space="0" w:color="auto"/>
                <w:bottom w:val="none" w:sz="0" w:space="0" w:color="auto"/>
                <w:right w:val="none" w:sz="0" w:space="0" w:color="auto"/>
              </w:divBdr>
            </w:div>
            <w:div w:id="679821128">
              <w:marLeft w:val="0"/>
              <w:marRight w:val="0"/>
              <w:marTop w:val="0"/>
              <w:marBottom w:val="0"/>
              <w:divBdr>
                <w:top w:val="none" w:sz="0" w:space="0" w:color="auto"/>
                <w:left w:val="none" w:sz="0" w:space="0" w:color="auto"/>
                <w:bottom w:val="none" w:sz="0" w:space="0" w:color="auto"/>
                <w:right w:val="none" w:sz="0" w:space="0" w:color="auto"/>
              </w:divBdr>
            </w:div>
            <w:div w:id="729160550">
              <w:marLeft w:val="0"/>
              <w:marRight w:val="0"/>
              <w:marTop w:val="0"/>
              <w:marBottom w:val="0"/>
              <w:divBdr>
                <w:top w:val="none" w:sz="0" w:space="0" w:color="auto"/>
                <w:left w:val="none" w:sz="0" w:space="0" w:color="auto"/>
                <w:bottom w:val="none" w:sz="0" w:space="0" w:color="auto"/>
                <w:right w:val="none" w:sz="0" w:space="0" w:color="auto"/>
              </w:divBdr>
            </w:div>
            <w:div w:id="839271276">
              <w:marLeft w:val="0"/>
              <w:marRight w:val="0"/>
              <w:marTop w:val="0"/>
              <w:marBottom w:val="0"/>
              <w:divBdr>
                <w:top w:val="none" w:sz="0" w:space="0" w:color="auto"/>
                <w:left w:val="none" w:sz="0" w:space="0" w:color="auto"/>
                <w:bottom w:val="none" w:sz="0" w:space="0" w:color="auto"/>
                <w:right w:val="none" w:sz="0" w:space="0" w:color="auto"/>
              </w:divBdr>
            </w:div>
            <w:div w:id="856694274">
              <w:marLeft w:val="0"/>
              <w:marRight w:val="0"/>
              <w:marTop w:val="0"/>
              <w:marBottom w:val="0"/>
              <w:divBdr>
                <w:top w:val="none" w:sz="0" w:space="0" w:color="auto"/>
                <w:left w:val="none" w:sz="0" w:space="0" w:color="auto"/>
                <w:bottom w:val="none" w:sz="0" w:space="0" w:color="auto"/>
                <w:right w:val="none" w:sz="0" w:space="0" w:color="auto"/>
              </w:divBdr>
            </w:div>
            <w:div w:id="873469960">
              <w:marLeft w:val="0"/>
              <w:marRight w:val="0"/>
              <w:marTop w:val="0"/>
              <w:marBottom w:val="0"/>
              <w:divBdr>
                <w:top w:val="none" w:sz="0" w:space="0" w:color="auto"/>
                <w:left w:val="none" w:sz="0" w:space="0" w:color="auto"/>
                <w:bottom w:val="none" w:sz="0" w:space="0" w:color="auto"/>
                <w:right w:val="none" w:sz="0" w:space="0" w:color="auto"/>
              </w:divBdr>
            </w:div>
            <w:div w:id="933199567">
              <w:marLeft w:val="0"/>
              <w:marRight w:val="0"/>
              <w:marTop w:val="0"/>
              <w:marBottom w:val="0"/>
              <w:divBdr>
                <w:top w:val="none" w:sz="0" w:space="0" w:color="auto"/>
                <w:left w:val="none" w:sz="0" w:space="0" w:color="auto"/>
                <w:bottom w:val="none" w:sz="0" w:space="0" w:color="auto"/>
                <w:right w:val="none" w:sz="0" w:space="0" w:color="auto"/>
              </w:divBdr>
            </w:div>
            <w:div w:id="1119108376">
              <w:marLeft w:val="0"/>
              <w:marRight w:val="0"/>
              <w:marTop w:val="0"/>
              <w:marBottom w:val="0"/>
              <w:divBdr>
                <w:top w:val="none" w:sz="0" w:space="0" w:color="auto"/>
                <w:left w:val="none" w:sz="0" w:space="0" w:color="auto"/>
                <w:bottom w:val="none" w:sz="0" w:space="0" w:color="auto"/>
                <w:right w:val="none" w:sz="0" w:space="0" w:color="auto"/>
              </w:divBdr>
            </w:div>
            <w:div w:id="1123227301">
              <w:marLeft w:val="0"/>
              <w:marRight w:val="0"/>
              <w:marTop w:val="0"/>
              <w:marBottom w:val="0"/>
              <w:divBdr>
                <w:top w:val="none" w:sz="0" w:space="0" w:color="auto"/>
                <w:left w:val="none" w:sz="0" w:space="0" w:color="auto"/>
                <w:bottom w:val="none" w:sz="0" w:space="0" w:color="auto"/>
                <w:right w:val="none" w:sz="0" w:space="0" w:color="auto"/>
              </w:divBdr>
            </w:div>
            <w:div w:id="1130052229">
              <w:marLeft w:val="0"/>
              <w:marRight w:val="0"/>
              <w:marTop w:val="0"/>
              <w:marBottom w:val="0"/>
              <w:divBdr>
                <w:top w:val="none" w:sz="0" w:space="0" w:color="auto"/>
                <w:left w:val="none" w:sz="0" w:space="0" w:color="auto"/>
                <w:bottom w:val="none" w:sz="0" w:space="0" w:color="auto"/>
                <w:right w:val="none" w:sz="0" w:space="0" w:color="auto"/>
              </w:divBdr>
            </w:div>
            <w:div w:id="1162430593">
              <w:marLeft w:val="0"/>
              <w:marRight w:val="0"/>
              <w:marTop w:val="0"/>
              <w:marBottom w:val="0"/>
              <w:divBdr>
                <w:top w:val="none" w:sz="0" w:space="0" w:color="auto"/>
                <w:left w:val="none" w:sz="0" w:space="0" w:color="auto"/>
                <w:bottom w:val="none" w:sz="0" w:space="0" w:color="auto"/>
                <w:right w:val="none" w:sz="0" w:space="0" w:color="auto"/>
              </w:divBdr>
            </w:div>
            <w:div w:id="1208376555">
              <w:marLeft w:val="0"/>
              <w:marRight w:val="0"/>
              <w:marTop w:val="0"/>
              <w:marBottom w:val="0"/>
              <w:divBdr>
                <w:top w:val="none" w:sz="0" w:space="0" w:color="auto"/>
                <w:left w:val="none" w:sz="0" w:space="0" w:color="auto"/>
                <w:bottom w:val="none" w:sz="0" w:space="0" w:color="auto"/>
                <w:right w:val="none" w:sz="0" w:space="0" w:color="auto"/>
              </w:divBdr>
            </w:div>
            <w:div w:id="1232041285">
              <w:marLeft w:val="0"/>
              <w:marRight w:val="0"/>
              <w:marTop w:val="0"/>
              <w:marBottom w:val="0"/>
              <w:divBdr>
                <w:top w:val="none" w:sz="0" w:space="0" w:color="auto"/>
                <w:left w:val="none" w:sz="0" w:space="0" w:color="auto"/>
                <w:bottom w:val="none" w:sz="0" w:space="0" w:color="auto"/>
                <w:right w:val="none" w:sz="0" w:space="0" w:color="auto"/>
              </w:divBdr>
            </w:div>
            <w:div w:id="1236936063">
              <w:marLeft w:val="0"/>
              <w:marRight w:val="0"/>
              <w:marTop w:val="0"/>
              <w:marBottom w:val="0"/>
              <w:divBdr>
                <w:top w:val="none" w:sz="0" w:space="0" w:color="auto"/>
                <w:left w:val="none" w:sz="0" w:space="0" w:color="auto"/>
                <w:bottom w:val="none" w:sz="0" w:space="0" w:color="auto"/>
                <w:right w:val="none" w:sz="0" w:space="0" w:color="auto"/>
              </w:divBdr>
            </w:div>
            <w:div w:id="1243637419">
              <w:marLeft w:val="0"/>
              <w:marRight w:val="0"/>
              <w:marTop w:val="0"/>
              <w:marBottom w:val="0"/>
              <w:divBdr>
                <w:top w:val="none" w:sz="0" w:space="0" w:color="auto"/>
                <w:left w:val="none" w:sz="0" w:space="0" w:color="auto"/>
                <w:bottom w:val="none" w:sz="0" w:space="0" w:color="auto"/>
                <w:right w:val="none" w:sz="0" w:space="0" w:color="auto"/>
              </w:divBdr>
            </w:div>
            <w:div w:id="1320958255">
              <w:marLeft w:val="0"/>
              <w:marRight w:val="0"/>
              <w:marTop w:val="0"/>
              <w:marBottom w:val="0"/>
              <w:divBdr>
                <w:top w:val="none" w:sz="0" w:space="0" w:color="auto"/>
                <w:left w:val="none" w:sz="0" w:space="0" w:color="auto"/>
                <w:bottom w:val="none" w:sz="0" w:space="0" w:color="auto"/>
                <w:right w:val="none" w:sz="0" w:space="0" w:color="auto"/>
              </w:divBdr>
            </w:div>
            <w:div w:id="1444306254">
              <w:marLeft w:val="0"/>
              <w:marRight w:val="0"/>
              <w:marTop w:val="0"/>
              <w:marBottom w:val="0"/>
              <w:divBdr>
                <w:top w:val="none" w:sz="0" w:space="0" w:color="auto"/>
                <w:left w:val="none" w:sz="0" w:space="0" w:color="auto"/>
                <w:bottom w:val="none" w:sz="0" w:space="0" w:color="auto"/>
                <w:right w:val="none" w:sz="0" w:space="0" w:color="auto"/>
              </w:divBdr>
            </w:div>
            <w:div w:id="1451243912">
              <w:marLeft w:val="0"/>
              <w:marRight w:val="0"/>
              <w:marTop w:val="0"/>
              <w:marBottom w:val="0"/>
              <w:divBdr>
                <w:top w:val="none" w:sz="0" w:space="0" w:color="auto"/>
                <w:left w:val="none" w:sz="0" w:space="0" w:color="auto"/>
                <w:bottom w:val="none" w:sz="0" w:space="0" w:color="auto"/>
                <w:right w:val="none" w:sz="0" w:space="0" w:color="auto"/>
              </w:divBdr>
            </w:div>
            <w:div w:id="1451581775">
              <w:marLeft w:val="0"/>
              <w:marRight w:val="0"/>
              <w:marTop w:val="0"/>
              <w:marBottom w:val="0"/>
              <w:divBdr>
                <w:top w:val="none" w:sz="0" w:space="0" w:color="auto"/>
                <w:left w:val="none" w:sz="0" w:space="0" w:color="auto"/>
                <w:bottom w:val="none" w:sz="0" w:space="0" w:color="auto"/>
                <w:right w:val="none" w:sz="0" w:space="0" w:color="auto"/>
              </w:divBdr>
            </w:div>
            <w:div w:id="1525170134">
              <w:marLeft w:val="0"/>
              <w:marRight w:val="0"/>
              <w:marTop w:val="0"/>
              <w:marBottom w:val="0"/>
              <w:divBdr>
                <w:top w:val="none" w:sz="0" w:space="0" w:color="auto"/>
                <w:left w:val="none" w:sz="0" w:space="0" w:color="auto"/>
                <w:bottom w:val="none" w:sz="0" w:space="0" w:color="auto"/>
                <w:right w:val="none" w:sz="0" w:space="0" w:color="auto"/>
              </w:divBdr>
            </w:div>
            <w:div w:id="1541092655">
              <w:marLeft w:val="0"/>
              <w:marRight w:val="0"/>
              <w:marTop w:val="0"/>
              <w:marBottom w:val="0"/>
              <w:divBdr>
                <w:top w:val="none" w:sz="0" w:space="0" w:color="auto"/>
                <w:left w:val="none" w:sz="0" w:space="0" w:color="auto"/>
                <w:bottom w:val="none" w:sz="0" w:space="0" w:color="auto"/>
                <w:right w:val="none" w:sz="0" w:space="0" w:color="auto"/>
              </w:divBdr>
            </w:div>
            <w:div w:id="1553426405">
              <w:marLeft w:val="0"/>
              <w:marRight w:val="0"/>
              <w:marTop w:val="0"/>
              <w:marBottom w:val="0"/>
              <w:divBdr>
                <w:top w:val="none" w:sz="0" w:space="0" w:color="auto"/>
                <w:left w:val="none" w:sz="0" w:space="0" w:color="auto"/>
                <w:bottom w:val="none" w:sz="0" w:space="0" w:color="auto"/>
                <w:right w:val="none" w:sz="0" w:space="0" w:color="auto"/>
              </w:divBdr>
            </w:div>
            <w:div w:id="1738164563">
              <w:marLeft w:val="0"/>
              <w:marRight w:val="0"/>
              <w:marTop w:val="0"/>
              <w:marBottom w:val="0"/>
              <w:divBdr>
                <w:top w:val="none" w:sz="0" w:space="0" w:color="auto"/>
                <w:left w:val="none" w:sz="0" w:space="0" w:color="auto"/>
                <w:bottom w:val="none" w:sz="0" w:space="0" w:color="auto"/>
                <w:right w:val="none" w:sz="0" w:space="0" w:color="auto"/>
              </w:divBdr>
            </w:div>
            <w:div w:id="1767460695">
              <w:marLeft w:val="0"/>
              <w:marRight w:val="0"/>
              <w:marTop w:val="0"/>
              <w:marBottom w:val="0"/>
              <w:divBdr>
                <w:top w:val="none" w:sz="0" w:space="0" w:color="auto"/>
                <w:left w:val="none" w:sz="0" w:space="0" w:color="auto"/>
                <w:bottom w:val="none" w:sz="0" w:space="0" w:color="auto"/>
                <w:right w:val="none" w:sz="0" w:space="0" w:color="auto"/>
              </w:divBdr>
            </w:div>
            <w:div w:id="1780250799">
              <w:marLeft w:val="0"/>
              <w:marRight w:val="0"/>
              <w:marTop w:val="0"/>
              <w:marBottom w:val="0"/>
              <w:divBdr>
                <w:top w:val="none" w:sz="0" w:space="0" w:color="auto"/>
                <w:left w:val="none" w:sz="0" w:space="0" w:color="auto"/>
                <w:bottom w:val="none" w:sz="0" w:space="0" w:color="auto"/>
                <w:right w:val="none" w:sz="0" w:space="0" w:color="auto"/>
              </w:divBdr>
            </w:div>
            <w:div w:id="1828395938">
              <w:marLeft w:val="0"/>
              <w:marRight w:val="0"/>
              <w:marTop w:val="0"/>
              <w:marBottom w:val="0"/>
              <w:divBdr>
                <w:top w:val="none" w:sz="0" w:space="0" w:color="auto"/>
                <w:left w:val="none" w:sz="0" w:space="0" w:color="auto"/>
                <w:bottom w:val="none" w:sz="0" w:space="0" w:color="auto"/>
                <w:right w:val="none" w:sz="0" w:space="0" w:color="auto"/>
              </w:divBdr>
            </w:div>
            <w:div w:id="1842967960">
              <w:marLeft w:val="0"/>
              <w:marRight w:val="0"/>
              <w:marTop w:val="0"/>
              <w:marBottom w:val="0"/>
              <w:divBdr>
                <w:top w:val="none" w:sz="0" w:space="0" w:color="auto"/>
                <w:left w:val="none" w:sz="0" w:space="0" w:color="auto"/>
                <w:bottom w:val="none" w:sz="0" w:space="0" w:color="auto"/>
                <w:right w:val="none" w:sz="0" w:space="0" w:color="auto"/>
              </w:divBdr>
            </w:div>
            <w:div w:id="1861503628">
              <w:marLeft w:val="0"/>
              <w:marRight w:val="0"/>
              <w:marTop w:val="0"/>
              <w:marBottom w:val="0"/>
              <w:divBdr>
                <w:top w:val="none" w:sz="0" w:space="0" w:color="auto"/>
                <w:left w:val="none" w:sz="0" w:space="0" w:color="auto"/>
                <w:bottom w:val="none" w:sz="0" w:space="0" w:color="auto"/>
                <w:right w:val="none" w:sz="0" w:space="0" w:color="auto"/>
              </w:divBdr>
            </w:div>
            <w:div w:id="1861505052">
              <w:marLeft w:val="0"/>
              <w:marRight w:val="0"/>
              <w:marTop w:val="0"/>
              <w:marBottom w:val="0"/>
              <w:divBdr>
                <w:top w:val="none" w:sz="0" w:space="0" w:color="auto"/>
                <w:left w:val="none" w:sz="0" w:space="0" w:color="auto"/>
                <w:bottom w:val="none" w:sz="0" w:space="0" w:color="auto"/>
                <w:right w:val="none" w:sz="0" w:space="0" w:color="auto"/>
              </w:divBdr>
            </w:div>
            <w:div w:id="1918173640">
              <w:marLeft w:val="0"/>
              <w:marRight w:val="0"/>
              <w:marTop w:val="0"/>
              <w:marBottom w:val="0"/>
              <w:divBdr>
                <w:top w:val="none" w:sz="0" w:space="0" w:color="auto"/>
                <w:left w:val="none" w:sz="0" w:space="0" w:color="auto"/>
                <w:bottom w:val="none" w:sz="0" w:space="0" w:color="auto"/>
                <w:right w:val="none" w:sz="0" w:space="0" w:color="auto"/>
              </w:divBdr>
            </w:div>
            <w:div w:id="1934239105">
              <w:marLeft w:val="0"/>
              <w:marRight w:val="0"/>
              <w:marTop w:val="0"/>
              <w:marBottom w:val="0"/>
              <w:divBdr>
                <w:top w:val="none" w:sz="0" w:space="0" w:color="auto"/>
                <w:left w:val="none" w:sz="0" w:space="0" w:color="auto"/>
                <w:bottom w:val="none" w:sz="0" w:space="0" w:color="auto"/>
                <w:right w:val="none" w:sz="0" w:space="0" w:color="auto"/>
              </w:divBdr>
            </w:div>
            <w:div w:id="1950812999">
              <w:marLeft w:val="0"/>
              <w:marRight w:val="0"/>
              <w:marTop w:val="0"/>
              <w:marBottom w:val="0"/>
              <w:divBdr>
                <w:top w:val="none" w:sz="0" w:space="0" w:color="auto"/>
                <w:left w:val="none" w:sz="0" w:space="0" w:color="auto"/>
                <w:bottom w:val="none" w:sz="0" w:space="0" w:color="auto"/>
                <w:right w:val="none" w:sz="0" w:space="0" w:color="auto"/>
              </w:divBdr>
            </w:div>
            <w:div w:id="1969512780">
              <w:marLeft w:val="0"/>
              <w:marRight w:val="0"/>
              <w:marTop w:val="0"/>
              <w:marBottom w:val="0"/>
              <w:divBdr>
                <w:top w:val="none" w:sz="0" w:space="0" w:color="auto"/>
                <w:left w:val="none" w:sz="0" w:space="0" w:color="auto"/>
                <w:bottom w:val="none" w:sz="0" w:space="0" w:color="auto"/>
                <w:right w:val="none" w:sz="0" w:space="0" w:color="auto"/>
              </w:divBdr>
            </w:div>
            <w:div w:id="1977643498">
              <w:marLeft w:val="0"/>
              <w:marRight w:val="0"/>
              <w:marTop w:val="0"/>
              <w:marBottom w:val="0"/>
              <w:divBdr>
                <w:top w:val="none" w:sz="0" w:space="0" w:color="auto"/>
                <w:left w:val="none" w:sz="0" w:space="0" w:color="auto"/>
                <w:bottom w:val="none" w:sz="0" w:space="0" w:color="auto"/>
                <w:right w:val="none" w:sz="0" w:space="0" w:color="auto"/>
              </w:divBdr>
            </w:div>
            <w:div w:id="2009020323">
              <w:marLeft w:val="0"/>
              <w:marRight w:val="0"/>
              <w:marTop w:val="0"/>
              <w:marBottom w:val="0"/>
              <w:divBdr>
                <w:top w:val="none" w:sz="0" w:space="0" w:color="auto"/>
                <w:left w:val="none" w:sz="0" w:space="0" w:color="auto"/>
                <w:bottom w:val="none" w:sz="0" w:space="0" w:color="auto"/>
                <w:right w:val="none" w:sz="0" w:space="0" w:color="auto"/>
              </w:divBdr>
            </w:div>
            <w:div w:id="2065524249">
              <w:marLeft w:val="0"/>
              <w:marRight w:val="0"/>
              <w:marTop w:val="0"/>
              <w:marBottom w:val="0"/>
              <w:divBdr>
                <w:top w:val="none" w:sz="0" w:space="0" w:color="auto"/>
                <w:left w:val="none" w:sz="0" w:space="0" w:color="auto"/>
                <w:bottom w:val="none" w:sz="0" w:space="0" w:color="auto"/>
                <w:right w:val="none" w:sz="0" w:space="0" w:color="auto"/>
              </w:divBdr>
            </w:div>
            <w:div w:id="212580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16035">
      <w:bodyDiv w:val="1"/>
      <w:marLeft w:val="0"/>
      <w:marRight w:val="0"/>
      <w:marTop w:val="0"/>
      <w:marBottom w:val="0"/>
      <w:divBdr>
        <w:top w:val="none" w:sz="0" w:space="0" w:color="auto"/>
        <w:left w:val="none" w:sz="0" w:space="0" w:color="auto"/>
        <w:bottom w:val="none" w:sz="0" w:space="0" w:color="auto"/>
        <w:right w:val="none" w:sz="0" w:space="0" w:color="auto"/>
      </w:divBdr>
      <w:divsChild>
        <w:div w:id="173422151">
          <w:marLeft w:val="0"/>
          <w:marRight w:val="0"/>
          <w:marTop w:val="0"/>
          <w:marBottom w:val="0"/>
          <w:divBdr>
            <w:top w:val="none" w:sz="0" w:space="0" w:color="auto"/>
            <w:left w:val="none" w:sz="0" w:space="0" w:color="auto"/>
            <w:bottom w:val="none" w:sz="0" w:space="0" w:color="auto"/>
            <w:right w:val="none" w:sz="0" w:space="0" w:color="auto"/>
          </w:divBdr>
          <w:divsChild>
            <w:div w:id="134688635">
              <w:marLeft w:val="0"/>
              <w:marRight w:val="0"/>
              <w:marTop w:val="0"/>
              <w:marBottom w:val="0"/>
              <w:divBdr>
                <w:top w:val="none" w:sz="0" w:space="0" w:color="auto"/>
                <w:left w:val="none" w:sz="0" w:space="0" w:color="auto"/>
                <w:bottom w:val="none" w:sz="0" w:space="0" w:color="auto"/>
                <w:right w:val="none" w:sz="0" w:space="0" w:color="auto"/>
              </w:divBdr>
            </w:div>
            <w:div w:id="486750885">
              <w:marLeft w:val="0"/>
              <w:marRight w:val="0"/>
              <w:marTop w:val="0"/>
              <w:marBottom w:val="0"/>
              <w:divBdr>
                <w:top w:val="none" w:sz="0" w:space="0" w:color="auto"/>
                <w:left w:val="none" w:sz="0" w:space="0" w:color="auto"/>
                <w:bottom w:val="none" w:sz="0" w:space="0" w:color="auto"/>
                <w:right w:val="none" w:sz="0" w:space="0" w:color="auto"/>
              </w:divBdr>
            </w:div>
            <w:div w:id="1345593609">
              <w:marLeft w:val="0"/>
              <w:marRight w:val="0"/>
              <w:marTop w:val="0"/>
              <w:marBottom w:val="0"/>
              <w:divBdr>
                <w:top w:val="none" w:sz="0" w:space="0" w:color="auto"/>
                <w:left w:val="none" w:sz="0" w:space="0" w:color="auto"/>
                <w:bottom w:val="none" w:sz="0" w:space="0" w:color="auto"/>
                <w:right w:val="none" w:sz="0" w:space="0" w:color="auto"/>
              </w:divBdr>
            </w:div>
            <w:div w:id="1367952887">
              <w:marLeft w:val="0"/>
              <w:marRight w:val="0"/>
              <w:marTop w:val="0"/>
              <w:marBottom w:val="0"/>
              <w:divBdr>
                <w:top w:val="none" w:sz="0" w:space="0" w:color="auto"/>
                <w:left w:val="none" w:sz="0" w:space="0" w:color="auto"/>
                <w:bottom w:val="none" w:sz="0" w:space="0" w:color="auto"/>
                <w:right w:val="none" w:sz="0" w:space="0" w:color="auto"/>
              </w:divBdr>
            </w:div>
            <w:div w:id="1588921123">
              <w:marLeft w:val="0"/>
              <w:marRight w:val="0"/>
              <w:marTop w:val="0"/>
              <w:marBottom w:val="0"/>
              <w:divBdr>
                <w:top w:val="none" w:sz="0" w:space="0" w:color="auto"/>
                <w:left w:val="none" w:sz="0" w:space="0" w:color="auto"/>
                <w:bottom w:val="none" w:sz="0" w:space="0" w:color="auto"/>
                <w:right w:val="none" w:sz="0" w:space="0" w:color="auto"/>
              </w:divBdr>
            </w:div>
            <w:div w:id="186936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96870">
      <w:bodyDiv w:val="1"/>
      <w:marLeft w:val="0"/>
      <w:marRight w:val="0"/>
      <w:marTop w:val="0"/>
      <w:marBottom w:val="0"/>
      <w:divBdr>
        <w:top w:val="none" w:sz="0" w:space="0" w:color="auto"/>
        <w:left w:val="none" w:sz="0" w:space="0" w:color="auto"/>
        <w:bottom w:val="none" w:sz="0" w:space="0" w:color="auto"/>
        <w:right w:val="none" w:sz="0" w:space="0" w:color="auto"/>
      </w:divBdr>
      <w:divsChild>
        <w:div w:id="345448703">
          <w:marLeft w:val="0"/>
          <w:marRight w:val="0"/>
          <w:marTop w:val="0"/>
          <w:marBottom w:val="0"/>
          <w:divBdr>
            <w:top w:val="none" w:sz="0" w:space="0" w:color="auto"/>
            <w:left w:val="none" w:sz="0" w:space="0" w:color="auto"/>
            <w:bottom w:val="none" w:sz="0" w:space="0" w:color="auto"/>
            <w:right w:val="none" w:sz="0" w:space="0" w:color="auto"/>
          </w:divBdr>
          <w:divsChild>
            <w:div w:id="187106293">
              <w:marLeft w:val="0"/>
              <w:marRight w:val="0"/>
              <w:marTop w:val="0"/>
              <w:marBottom w:val="0"/>
              <w:divBdr>
                <w:top w:val="none" w:sz="0" w:space="0" w:color="auto"/>
                <w:left w:val="none" w:sz="0" w:space="0" w:color="auto"/>
                <w:bottom w:val="none" w:sz="0" w:space="0" w:color="auto"/>
                <w:right w:val="none" w:sz="0" w:space="0" w:color="auto"/>
              </w:divBdr>
            </w:div>
            <w:div w:id="854150970">
              <w:marLeft w:val="0"/>
              <w:marRight w:val="0"/>
              <w:marTop w:val="0"/>
              <w:marBottom w:val="0"/>
              <w:divBdr>
                <w:top w:val="none" w:sz="0" w:space="0" w:color="auto"/>
                <w:left w:val="none" w:sz="0" w:space="0" w:color="auto"/>
                <w:bottom w:val="none" w:sz="0" w:space="0" w:color="auto"/>
                <w:right w:val="none" w:sz="0" w:space="0" w:color="auto"/>
              </w:divBdr>
            </w:div>
            <w:div w:id="1027950291">
              <w:marLeft w:val="0"/>
              <w:marRight w:val="0"/>
              <w:marTop w:val="0"/>
              <w:marBottom w:val="0"/>
              <w:divBdr>
                <w:top w:val="none" w:sz="0" w:space="0" w:color="auto"/>
                <w:left w:val="none" w:sz="0" w:space="0" w:color="auto"/>
                <w:bottom w:val="none" w:sz="0" w:space="0" w:color="auto"/>
                <w:right w:val="none" w:sz="0" w:space="0" w:color="auto"/>
              </w:divBdr>
            </w:div>
            <w:div w:id="1440220416">
              <w:marLeft w:val="0"/>
              <w:marRight w:val="0"/>
              <w:marTop w:val="0"/>
              <w:marBottom w:val="0"/>
              <w:divBdr>
                <w:top w:val="none" w:sz="0" w:space="0" w:color="auto"/>
                <w:left w:val="none" w:sz="0" w:space="0" w:color="auto"/>
                <w:bottom w:val="none" w:sz="0" w:space="0" w:color="auto"/>
                <w:right w:val="none" w:sz="0" w:space="0" w:color="auto"/>
              </w:divBdr>
            </w:div>
            <w:div w:id="1539322181">
              <w:marLeft w:val="0"/>
              <w:marRight w:val="0"/>
              <w:marTop w:val="0"/>
              <w:marBottom w:val="0"/>
              <w:divBdr>
                <w:top w:val="none" w:sz="0" w:space="0" w:color="auto"/>
                <w:left w:val="none" w:sz="0" w:space="0" w:color="auto"/>
                <w:bottom w:val="none" w:sz="0" w:space="0" w:color="auto"/>
                <w:right w:val="none" w:sz="0" w:space="0" w:color="auto"/>
              </w:divBdr>
            </w:div>
            <w:div w:id="158533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435083">
      <w:bodyDiv w:val="1"/>
      <w:marLeft w:val="0"/>
      <w:marRight w:val="0"/>
      <w:marTop w:val="0"/>
      <w:marBottom w:val="0"/>
      <w:divBdr>
        <w:top w:val="none" w:sz="0" w:space="0" w:color="auto"/>
        <w:left w:val="none" w:sz="0" w:space="0" w:color="auto"/>
        <w:bottom w:val="none" w:sz="0" w:space="0" w:color="auto"/>
        <w:right w:val="none" w:sz="0" w:space="0" w:color="auto"/>
      </w:divBdr>
      <w:divsChild>
        <w:div w:id="556940635">
          <w:marLeft w:val="0"/>
          <w:marRight w:val="0"/>
          <w:marTop w:val="0"/>
          <w:marBottom w:val="0"/>
          <w:divBdr>
            <w:top w:val="none" w:sz="0" w:space="0" w:color="auto"/>
            <w:left w:val="none" w:sz="0" w:space="0" w:color="auto"/>
            <w:bottom w:val="none" w:sz="0" w:space="0" w:color="auto"/>
            <w:right w:val="none" w:sz="0" w:space="0" w:color="auto"/>
          </w:divBdr>
          <w:divsChild>
            <w:div w:id="19749788">
              <w:marLeft w:val="0"/>
              <w:marRight w:val="0"/>
              <w:marTop w:val="0"/>
              <w:marBottom w:val="0"/>
              <w:divBdr>
                <w:top w:val="none" w:sz="0" w:space="0" w:color="auto"/>
                <w:left w:val="none" w:sz="0" w:space="0" w:color="auto"/>
                <w:bottom w:val="none" w:sz="0" w:space="0" w:color="auto"/>
                <w:right w:val="none" w:sz="0" w:space="0" w:color="auto"/>
              </w:divBdr>
            </w:div>
            <w:div w:id="196554784">
              <w:marLeft w:val="0"/>
              <w:marRight w:val="0"/>
              <w:marTop w:val="0"/>
              <w:marBottom w:val="0"/>
              <w:divBdr>
                <w:top w:val="none" w:sz="0" w:space="0" w:color="auto"/>
                <w:left w:val="none" w:sz="0" w:space="0" w:color="auto"/>
                <w:bottom w:val="none" w:sz="0" w:space="0" w:color="auto"/>
                <w:right w:val="none" w:sz="0" w:space="0" w:color="auto"/>
              </w:divBdr>
            </w:div>
            <w:div w:id="244263082">
              <w:marLeft w:val="0"/>
              <w:marRight w:val="0"/>
              <w:marTop w:val="0"/>
              <w:marBottom w:val="0"/>
              <w:divBdr>
                <w:top w:val="none" w:sz="0" w:space="0" w:color="auto"/>
                <w:left w:val="none" w:sz="0" w:space="0" w:color="auto"/>
                <w:bottom w:val="none" w:sz="0" w:space="0" w:color="auto"/>
                <w:right w:val="none" w:sz="0" w:space="0" w:color="auto"/>
              </w:divBdr>
            </w:div>
            <w:div w:id="309478779">
              <w:marLeft w:val="0"/>
              <w:marRight w:val="0"/>
              <w:marTop w:val="0"/>
              <w:marBottom w:val="0"/>
              <w:divBdr>
                <w:top w:val="none" w:sz="0" w:space="0" w:color="auto"/>
                <w:left w:val="none" w:sz="0" w:space="0" w:color="auto"/>
                <w:bottom w:val="none" w:sz="0" w:space="0" w:color="auto"/>
                <w:right w:val="none" w:sz="0" w:space="0" w:color="auto"/>
              </w:divBdr>
            </w:div>
            <w:div w:id="341972993">
              <w:marLeft w:val="0"/>
              <w:marRight w:val="0"/>
              <w:marTop w:val="0"/>
              <w:marBottom w:val="0"/>
              <w:divBdr>
                <w:top w:val="none" w:sz="0" w:space="0" w:color="auto"/>
                <w:left w:val="none" w:sz="0" w:space="0" w:color="auto"/>
                <w:bottom w:val="none" w:sz="0" w:space="0" w:color="auto"/>
                <w:right w:val="none" w:sz="0" w:space="0" w:color="auto"/>
              </w:divBdr>
            </w:div>
            <w:div w:id="378937889">
              <w:marLeft w:val="0"/>
              <w:marRight w:val="0"/>
              <w:marTop w:val="0"/>
              <w:marBottom w:val="0"/>
              <w:divBdr>
                <w:top w:val="none" w:sz="0" w:space="0" w:color="auto"/>
                <w:left w:val="none" w:sz="0" w:space="0" w:color="auto"/>
                <w:bottom w:val="none" w:sz="0" w:space="0" w:color="auto"/>
                <w:right w:val="none" w:sz="0" w:space="0" w:color="auto"/>
              </w:divBdr>
            </w:div>
            <w:div w:id="489103502">
              <w:marLeft w:val="0"/>
              <w:marRight w:val="0"/>
              <w:marTop w:val="0"/>
              <w:marBottom w:val="0"/>
              <w:divBdr>
                <w:top w:val="none" w:sz="0" w:space="0" w:color="auto"/>
                <w:left w:val="none" w:sz="0" w:space="0" w:color="auto"/>
                <w:bottom w:val="none" w:sz="0" w:space="0" w:color="auto"/>
                <w:right w:val="none" w:sz="0" w:space="0" w:color="auto"/>
              </w:divBdr>
            </w:div>
            <w:div w:id="639186148">
              <w:marLeft w:val="0"/>
              <w:marRight w:val="0"/>
              <w:marTop w:val="0"/>
              <w:marBottom w:val="0"/>
              <w:divBdr>
                <w:top w:val="none" w:sz="0" w:space="0" w:color="auto"/>
                <w:left w:val="none" w:sz="0" w:space="0" w:color="auto"/>
                <w:bottom w:val="none" w:sz="0" w:space="0" w:color="auto"/>
                <w:right w:val="none" w:sz="0" w:space="0" w:color="auto"/>
              </w:divBdr>
            </w:div>
            <w:div w:id="1174223615">
              <w:marLeft w:val="0"/>
              <w:marRight w:val="0"/>
              <w:marTop w:val="0"/>
              <w:marBottom w:val="0"/>
              <w:divBdr>
                <w:top w:val="none" w:sz="0" w:space="0" w:color="auto"/>
                <w:left w:val="none" w:sz="0" w:space="0" w:color="auto"/>
                <w:bottom w:val="none" w:sz="0" w:space="0" w:color="auto"/>
                <w:right w:val="none" w:sz="0" w:space="0" w:color="auto"/>
              </w:divBdr>
            </w:div>
            <w:div w:id="1197624756">
              <w:marLeft w:val="0"/>
              <w:marRight w:val="0"/>
              <w:marTop w:val="0"/>
              <w:marBottom w:val="0"/>
              <w:divBdr>
                <w:top w:val="none" w:sz="0" w:space="0" w:color="auto"/>
                <w:left w:val="none" w:sz="0" w:space="0" w:color="auto"/>
                <w:bottom w:val="none" w:sz="0" w:space="0" w:color="auto"/>
                <w:right w:val="none" w:sz="0" w:space="0" w:color="auto"/>
              </w:divBdr>
            </w:div>
            <w:div w:id="1260523327">
              <w:marLeft w:val="0"/>
              <w:marRight w:val="0"/>
              <w:marTop w:val="0"/>
              <w:marBottom w:val="0"/>
              <w:divBdr>
                <w:top w:val="none" w:sz="0" w:space="0" w:color="auto"/>
                <w:left w:val="none" w:sz="0" w:space="0" w:color="auto"/>
                <w:bottom w:val="none" w:sz="0" w:space="0" w:color="auto"/>
                <w:right w:val="none" w:sz="0" w:space="0" w:color="auto"/>
              </w:divBdr>
            </w:div>
            <w:div w:id="1615215447">
              <w:marLeft w:val="0"/>
              <w:marRight w:val="0"/>
              <w:marTop w:val="0"/>
              <w:marBottom w:val="0"/>
              <w:divBdr>
                <w:top w:val="none" w:sz="0" w:space="0" w:color="auto"/>
                <w:left w:val="none" w:sz="0" w:space="0" w:color="auto"/>
                <w:bottom w:val="none" w:sz="0" w:space="0" w:color="auto"/>
                <w:right w:val="none" w:sz="0" w:space="0" w:color="auto"/>
              </w:divBdr>
            </w:div>
            <w:div w:id="1687633005">
              <w:marLeft w:val="0"/>
              <w:marRight w:val="0"/>
              <w:marTop w:val="0"/>
              <w:marBottom w:val="0"/>
              <w:divBdr>
                <w:top w:val="none" w:sz="0" w:space="0" w:color="auto"/>
                <w:left w:val="none" w:sz="0" w:space="0" w:color="auto"/>
                <w:bottom w:val="none" w:sz="0" w:space="0" w:color="auto"/>
                <w:right w:val="none" w:sz="0" w:space="0" w:color="auto"/>
              </w:divBdr>
            </w:div>
            <w:div w:id="201984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45900">
      <w:bodyDiv w:val="1"/>
      <w:marLeft w:val="0"/>
      <w:marRight w:val="0"/>
      <w:marTop w:val="0"/>
      <w:marBottom w:val="0"/>
      <w:divBdr>
        <w:top w:val="none" w:sz="0" w:space="0" w:color="auto"/>
        <w:left w:val="none" w:sz="0" w:space="0" w:color="auto"/>
        <w:bottom w:val="none" w:sz="0" w:space="0" w:color="auto"/>
        <w:right w:val="none" w:sz="0" w:space="0" w:color="auto"/>
      </w:divBdr>
      <w:divsChild>
        <w:div w:id="1069694639">
          <w:marLeft w:val="0"/>
          <w:marRight w:val="0"/>
          <w:marTop w:val="0"/>
          <w:marBottom w:val="0"/>
          <w:divBdr>
            <w:top w:val="none" w:sz="0" w:space="0" w:color="auto"/>
            <w:left w:val="none" w:sz="0" w:space="0" w:color="auto"/>
            <w:bottom w:val="none" w:sz="0" w:space="0" w:color="auto"/>
            <w:right w:val="none" w:sz="0" w:space="0" w:color="auto"/>
          </w:divBdr>
          <w:divsChild>
            <w:div w:id="2001887827">
              <w:marLeft w:val="0"/>
              <w:marRight w:val="0"/>
              <w:marTop w:val="0"/>
              <w:marBottom w:val="0"/>
              <w:divBdr>
                <w:top w:val="none" w:sz="0" w:space="0" w:color="auto"/>
                <w:left w:val="none" w:sz="0" w:space="0" w:color="auto"/>
                <w:bottom w:val="none" w:sz="0" w:space="0" w:color="auto"/>
                <w:right w:val="none" w:sz="0" w:space="0" w:color="auto"/>
              </w:divBdr>
            </w:div>
            <w:div w:id="816192660">
              <w:marLeft w:val="0"/>
              <w:marRight w:val="0"/>
              <w:marTop w:val="0"/>
              <w:marBottom w:val="0"/>
              <w:divBdr>
                <w:top w:val="none" w:sz="0" w:space="0" w:color="auto"/>
                <w:left w:val="none" w:sz="0" w:space="0" w:color="auto"/>
                <w:bottom w:val="none" w:sz="0" w:space="0" w:color="auto"/>
                <w:right w:val="none" w:sz="0" w:space="0" w:color="auto"/>
              </w:divBdr>
            </w:div>
            <w:div w:id="1787381920">
              <w:marLeft w:val="0"/>
              <w:marRight w:val="0"/>
              <w:marTop w:val="0"/>
              <w:marBottom w:val="0"/>
              <w:divBdr>
                <w:top w:val="none" w:sz="0" w:space="0" w:color="auto"/>
                <w:left w:val="none" w:sz="0" w:space="0" w:color="auto"/>
                <w:bottom w:val="none" w:sz="0" w:space="0" w:color="auto"/>
                <w:right w:val="none" w:sz="0" w:space="0" w:color="auto"/>
              </w:divBdr>
            </w:div>
            <w:div w:id="1072463352">
              <w:marLeft w:val="0"/>
              <w:marRight w:val="0"/>
              <w:marTop w:val="0"/>
              <w:marBottom w:val="0"/>
              <w:divBdr>
                <w:top w:val="none" w:sz="0" w:space="0" w:color="auto"/>
                <w:left w:val="none" w:sz="0" w:space="0" w:color="auto"/>
                <w:bottom w:val="none" w:sz="0" w:space="0" w:color="auto"/>
                <w:right w:val="none" w:sz="0" w:space="0" w:color="auto"/>
              </w:divBdr>
            </w:div>
            <w:div w:id="1224753267">
              <w:marLeft w:val="0"/>
              <w:marRight w:val="0"/>
              <w:marTop w:val="0"/>
              <w:marBottom w:val="0"/>
              <w:divBdr>
                <w:top w:val="none" w:sz="0" w:space="0" w:color="auto"/>
                <w:left w:val="none" w:sz="0" w:space="0" w:color="auto"/>
                <w:bottom w:val="none" w:sz="0" w:space="0" w:color="auto"/>
                <w:right w:val="none" w:sz="0" w:space="0" w:color="auto"/>
              </w:divBdr>
            </w:div>
            <w:div w:id="182020125">
              <w:marLeft w:val="0"/>
              <w:marRight w:val="0"/>
              <w:marTop w:val="0"/>
              <w:marBottom w:val="0"/>
              <w:divBdr>
                <w:top w:val="none" w:sz="0" w:space="0" w:color="auto"/>
                <w:left w:val="none" w:sz="0" w:space="0" w:color="auto"/>
                <w:bottom w:val="none" w:sz="0" w:space="0" w:color="auto"/>
                <w:right w:val="none" w:sz="0" w:space="0" w:color="auto"/>
              </w:divBdr>
            </w:div>
            <w:div w:id="1254162619">
              <w:marLeft w:val="0"/>
              <w:marRight w:val="0"/>
              <w:marTop w:val="0"/>
              <w:marBottom w:val="0"/>
              <w:divBdr>
                <w:top w:val="none" w:sz="0" w:space="0" w:color="auto"/>
                <w:left w:val="none" w:sz="0" w:space="0" w:color="auto"/>
                <w:bottom w:val="none" w:sz="0" w:space="0" w:color="auto"/>
                <w:right w:val="none" w:sz="0" w:space="0" w:color="auto"/>
              </w:divBdr>
            </w:div>
            <w:div w:id="2145930247">
              <w:marLeft w:val="0"/>
              <w:marRight w:val="0"/>
              <w:marTop w:val="0"/>
              <w:marBottom w:val="0"/>
              <w:divBdr>
                <w:top w:val="none" w:sz="0" w:space="0" w:color="auto"/>
                <w:left w:val="none" w:sz="0" w:space="0" w:color="auto"/>
                <w:bottom w:val="none" w:sz="0" w:space="0" w:color="auto"/>
                <w:right w:val="none" w:sz="0" w:space="0" w:color="auto"/>
              </w:divBdr>
            </w:div>
            <w:div w:id="1391803457">
              <w:marLeft w:val="0"/>
              <w:marRight w:val="0"/>
              <w:marTop w:val="0"/>
              <w:marBottom w:val="0"/>
              <w:divBdr>
                <w:top w:val="none" w:sz="0" w:space="0" w:color="auto"/>
                <w:left w:val="none" w:sz="0" w:space="0" w:color="auto"/>
                <w:bottom w:val="none" w:sz="0" w:space="0" w:color="auto"/>
                <w:right w:val="none" w:sz="0" w:space="0" w:color="auto"/>
              </w:divBdr>
            </w:div>
            <w:div w:id="341394054">
              <w:marLeft w:val="0"/>
              <w:marRight w:val="0"/>
              <w:marTop w:val="0"/>
              <w:marBottom w:val="0"/>
              <w:divBdr>
                <w:top w:val="none" w:sz="0" w:space="0" w:color="auto"/>
                <w:left w:val="none" w:sz="0" w:space="0" w:color="auto"/>
                <w:bottom w:val="none" w:sz="0" w:space="0" w:color="auto"/>
                <w:right w:val="none" w:sz="0" w:space="0" w:color="auto"/>
              </w:divBdr>
            </w:div>
            <w:div w:id="702748423">
              <w:marLeft w:val="0"/>
              <w:marRight w:val="0"/>
              <w:marTop w:val="0"/>
              <w:marBottom w:val="0"/>
              <w:divBdr>
                <w:top w:val="none" w:sz="0" w:space="0" w:color="auto"/>
                <w:left w:val="none" w:sz="0" w:space="0" w:color="auto"/>
                <w:bottom w:val="none" w:sz="0" w:space="0" w:color="auto"/>
                <w:right w:val="none" w:sz="0" w:space="0" w:color="auto"/>
              </w:divBdr>
            </w:div>
            <w:div w:id="37173732">
              <w:marLeft w:val="0"/>
              <w:marRight w:val="0"/>
              <w:marTop w:val="0"/>
              <w:marBottom w:val="0"/>
              <w:divBdr>
                <w:top w:val="none" w:sz="0" w:space="0" w:color="auto"/>
                <w:left w:val="none" w:sz="0" w:space="0" w:color="auto"/>
                <w:bottom w:val="none" w:sz="0" w:space="0" w:color="auto"/>
                <w:right w:val="none" w:sz="0" w:space="0" w:color="auto"/>
              </w:divBdr>
            </w:div>
            <w:div w:id="98184209">
              <w:marLeft w:val="0"/>
              <w:marRight w:val="0"/>
              <w:marTop w:val="0"/>
              <w:marBottom w:val="0"/>
              <w:divBdr>
                <w:top w:val="none" w:sz="0" w:space="0" w:color="auto"/>
                <w:left w:val="none" w:sz="0" w:space="0" w:color="auto"/>
                <w:bottom w:val="none" w:sz="0" w:space="0" w:color="auto"/>
                <w:right w:val="none" w:sz="0" w:space="0" w:color="auto"/>
              </w:divBdr>
            </w:div>
            <w:div w:id="716586708">
              <w:marLeft w:val="0"/>
              <w:marRight w:val="0"/>
              <w:marTop w:val="0"/>
              <w:marBottom w:val="0"/>
              <w:divBdr>
                <w:top w:val="none" w:sz="0" w:space="0" w:color="auto"/>
                <w:left w:val="none" w:sz="0" w:space="0" w:color="auto"/>
                <w:bottom w:val="none" w:sz="0" w:space="0" w:color="auto"/>
                <w:right w:val="none" w:sz="0" w:space="0" w:color="auto"/>
              </w:divBdr>
            </w:div>
            <w:div w:id="1703557141">
              <w:marLeft w:val="0"/>
              <w:marRight w:val="0"/>
              <w:marTop w:val="0"/>
              <w:marBottom w:val="0"/>
              <w:divBdr>
                <w:top w:val="none" w:sz="0" w:space="0" w:color="auto"/>
                <w:left w:val="none" w:sz="0" w:space="0" w:color="auto"/>
                <w:bottom w:val="none" w:sz="0" w:space="0" w:color="auto"/>
                <w:right w:val="none" w:sz="0" w:space="0" w:color="auto"/>
              </w:divBdr>
            </w:div>
            <w:div w:id="550728106">
              <w:marLeft w:val="0"/>
              <w:marRight w:val="0"/>
              <w:marTop w:val="0"/>
              <w:marBottom w:val="0"/>
              <w:divBdr>
                <w:top w:val="none" w:sz="0" w:space="0" w:color="auto"/>
                <w:left w:val="none" w:sz="0" w:space="0" w:color="auto"/>
                <w:bottom w:val="none" w:sz="0" w:space="0" w:color="auto"/>
                <w:right w:val="none" w:sz="0" w:space="0" w:color="auto"/>
              </w:divBdr>
            </w:div>
            <w:div w:id="541210883">
              <w:marLeft w:val="0"/>
              <w:marRight w:val="0"/>
              <w:marTop w:val="0"/>
              <w:marBottom w:val="0"/>
              <w:divBdr>
                <w:top w:val="none" w:sz="0" w:space="0" w:color="auto"/>
                <w:left w:val="none" w:sz="0" w:space="0" w:color="auto"/>
                <w:bottom w:val="none" w:sz="0" w:space="0" w:color="auto"/>
                <w:right w:val="none" w:sz="0" w:space="0" w:color="auto"/>
              </w:divBdr>
            </w:div>
            <w:div w:id="829715434">
              <w:marLeft w:val="0"/>
              <w:marRight w:val="0"/>
              <w:marTop w:val="0"/>
              <w:marBottom w:val="0"/>
              <w:divBdr>
                <w:top w:val="none" w:sz="0" w:space="0" w:color="auto"/>
                <w:left w:val="none" w:sz="0" w:space="0" w:color="auto"/>
                <w:bottom w:val="none" w:sz="0" w:space="0" w:color="auto"/>
                <w:right w:val="none" w:sz="0" w:space="0" w:color="auto"/>
              </w:divBdr>
            </w:div>
            <w:div w:id="212429630">
              <w:marLeft w:val="0"/>
              <w:marRight w:val="0"/>
              <w:marTop w:val="0"/>
              <w:marBottom w:val="0"/>
              <w:divBdr>
                <w:top w:val="none" w:sz="0" w:space="0" w:color="auto"/>
                <w:left w:val="none" w:sz="0" w:space="0" w:color="auto"/>
                <w:bottom w:val="none" w:sz="0" w:space="0" w:color="auto"/>
                <w:right w:val="none" w:sz="0" w:space="0" w:color="auto"/>
              </w:divBdr>
            </w:div>
            <w:div w:id="1368602764">
              <w:marLeft w:val="0"/>
              <w:marRight w:val="0"/>
              <w:marTop w:val="0"/>
              <w:marBottom w:val="0"/>
              <w:divBdr>
                <w:top w:val="none" w:sz="0" w:space="0" w:color="auto"/>
                <w:left w:val="none" w:sz="0" w:space="0" w:color="auto"/>
                <w:bottom w:val="none" w:sz="0" w:space="0" w:color="auto"/>
                <w:right w:val="none" w:sz="0" w:space="0" w:color="auto"/>
              </w:divBdr>
            </w:div>
            <w:div w:id="1700548618">
              <w:marLeft w:val="0"/>
              <w:marRight w:val="0"/>
              <w:marTop w:val="0"/>
              <w:marBottom w:val="0"/>
              <w:divBdr>
                <w:top w:val="none" w:sz="0" w:space="0" w:color="auto"/>
                <w:left w:val="none" w:sz="0" w:space="0" w:color="auto"/>
                <w:bottom w:val="none" w:sz="0" w:space="0" w:color="auto"/>
                <w:right w:val="none" w:sz="0" w:space="0" w:color="auto"/>
              </w:divBdr>
            </w:div>
            <w:div w:id="591668048">
              <w:marLeft w:val="0"/>
              <w:marRight w:val="0"/>
              <w:marTop w:val="0"/>
              <w:marBottom w:val="0"/>
              <w:divBdr>
                <w:top w:val="none" w:sz="0" w:space="0" w:color="auto"/>
                <w:left w:val="none" w:sz="0" w:space="0" w:color="auto"/>
                <w:bottom w:val="none" w:sz="0" w:space="0" w:color="auto"/>
                <w:right w:val="none" w:sz="0" w:space="0" w:color="auto"/>
              </w:divBdr>
            </w:div>
            <w:div w:id="1448281919">
              <w:marLeft w:val="0"/>
              <w:marRight w:val="0"/>
              <w:marTop w:val="0"/>
              <w:marBottom w:val="0"/>
              <w:divBdr>
                <w:top w:val="none" w:sz="0" w:space="0" w:color="auto"/>
                <w:left w:val="none" w:sz="0" w:space="0" w:color="auto"/>
                <w:bottom w:val="none" w:sz="0" w:space="0" w:color="auto"/>
                <w:right w:val="none" w:sz="0" w:space="0" w:color="auto"/>
              </w:divBdr>
            </w:div>
            <w:div w:id="22984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664796">
      <w:bodyDiv w:val="1"/>
      <w:marLeft w:val="0"/>
      <w:marRight w:val="0"/>
      <w:marTop w:val="0"/>
      <w:marBottom w:val="0"/>
      <w:divBdr>
        <w:top w:val="none" w:sz="0" w:space="0" w:color="auto"/>
        <w:left w:val="none" w:sz="0" w:space="0" w:color="auto"/>
        <w:bottom w:val="none" w:sz="0" w:space="0" w:color="auto"/>
        <w:right w:val="none" w:sz="0" w:space="0" w:color="auto"/>
      </w:divBdr>
      <w:divsChild>
        <w:div w:id="1525824052">
          <w:marLeft w:val="0"/>
          <w:marRight w:val="0"/>
          <w:marTop w:val="0"/>
          <w:marBottom w:val="0"/>
          <w:divBdr>
            <w:top w:val="none" w:sz="0" w:space="0" w:color="auto"/>
            <w:left w:val="none" w:sz="0" w:space="0" w:color="auto"/>
            <w:bottom w:val="none" w:sz="0" w:space="0" w:color="auto"/>
            <w:right w:val="none" w:sz="0" w:space="0" w:color="auto"/>
          </w:divBdr>
          <w:divsChild>
            <w:div w:id="14775436">
              <w:marLeft w:val="0"/>
              <w:marRight w:val="0"/>
              <w:marTop w:val="0"/>
              <w:marBottom w:val="0"/>
              <w:divBdr>
                <w:top w:val="none" w:sz="0" w:space="0" w:color="auto"/>
                <w:left w:val="none" w:sz="0" w:space="0" w:color="auto"/>
                <w:bottom w:val="none" w:sz="0" w:space="0" w:color="auto"/>
                <w:right w:val="none" w:sz="0" w:space="0" w:color="auto"/>
              </w:divBdr>
            </w:div>
            <w:div w:id="663052408">
              <w:marLeft w:val="0"/>
              <w:marRight w:val="0"/>
              <w:marTop w:val="0"/>
              <w:marBottom w:val="0"/>
              <w:divBdr>
                <w:top w:val="none" w:sz="0" w:space="0" w:color="auto"/>
                <w:left w:val="none" w:sz="0" w:space="0" w:color="auto"/>
                <w:bottom w:val="none" w:sz="0" w:space="0" w:color="auto"/>
                <w:right w:val="none" w:sz="0" w:space="0" w:color="auto"/>
              </w:divBdr>
            </w:div>
            <w:div w:id="1006058470">
              <w:marLeft w:val="0"/>
              <w:marRight w:val="0"/>
              <w:marTop w:val="0"/>
              <w:marBottom w:val="0"/>
              <w:divBdr>
                <w:top w:val="none" w:sz="0" w:space="0" w:color="auto"/>
                <w:left w:val="none" w:sz="0" w:space="0" w:color="auto"/>
                <w:bottom w:val="none" w:sz="0" w:space="0" w:color="auto"/>
                <w:right w:val="none" w:sz="0" w:space="0" w:color="auto"/>
              </w:divBdr>
            </w:div>
            <w:div w:id="1600790266">
              <w:marLeft w:val="0"/>
              <w:marRight w:val="0"/>
              <w:marTop w:val="0"/>
              <w:marBottom w:val="0"/>
              <w:divBdr>
                <w:top w:val="none" w:sz="0" w:space="0" w:color="auto"/>
                <w:left w:val="none" w:sz="0" w:space="0" w:color="auto"/>
                <w:bottom w:val="none" w:sz="0" w:space="0" w:color="auto"/>
                <w:right w:val="none" w:sz="0" w:space="0" w:color="auto"/>
              </w:divBdr>
            </w:div>
            <w:div w:id="1925645090">
              <w:marLeft w:val="0"/>
              <w:marRight w:val="0"/>
              <w:marTop w:val="0"/>
              <w:marBottom w:val="0"/>
              <w:divBdr>
                <w:top w:val="none" w:sz="0" w:space="0" w:color="auto"/>
                <w:left w:val="none" w:sz="0" w:space="0" w:color="auto"/>
                <w:bottom w:val="none" w:sz="0" w:space="0" w:color="auto"/>
                <w:right w:val="none" w:sz="0" w:space="0" w:color="auto"/>
              </w:divBdr>
            </w:div>
            <w:div w:id="206918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61024">
      <w:bodyDiv w:val="1"/>
      <w:marLeft w:val="0"/>
      <w:marRight w:val="0"/>
      <w:marTop w:val="0"/>
      <w:marBottom w:val="0"/>
      <w:divBdr>
        <w:top w:val="none" w:sz="0" w:space="0" w:color="auto"/>
        <w:left w:val="none" w:sz="0" w:space="0" w:color="auto"/>
        <w:bottom w:val="none" w:sz="0" w:space="0" w:color="auto"/>
        <w:right w:val="none" w:sz="0" w:space="0" w:color="auto"/>
      </w:divBdr>
      <w:divsChild>
        <w:div w:id="652953528">
          <w:marLeft w:val="0"/>
          <w:marRight w:val="0"/>
          <w:marTop w:val="0"/>
          <w:marBottom w:val="0"/>
          <w:divBdr>
            <w:top w:val="none" w:sz="0" w:space="0" w:color="auto"/>
            <w:left w:val="none" w:sz="0" w:space="0" w:color="auto"/>
            <w:bottom w:val="none" w:sz="0" w:space="0" w:color="auto"/>
            <w:right w:val="none" w:sz="0" w:space="0" w:color="auto"/>
          </w:divBdr>
          <w:divsChild>
            <w:div w:id="622688793">
              <w:marLeft w:val="0"/>
              <w:marRight w:val="0"/>
              <w:marTop w:val="0"/>
              <w:marBottom w:val="0"/>
              <w:divBdr>
                <w:top w:val="none" w:sz="0" w:space="0" w:color="auto"/>
                <w:left w:val="none" w:sz="0" w:space="0" w:color="auto"/>
                <w:bottom w:val="none" w:sz="0" w:space="0" w:color="auto"/>
                <w:right w:val="none" w:sz="0" w:space="0" w:color="auto"/>
              </w:divBdr>
            </w:div>
            <w:div w:id="937638845">
              <w:marLeft w:val="0"/>
              <w:marRight w:val="0"/>
              <w:marTop w:val="0"/>
              <w:marBottom w:val="0"/>
              <w:divBdr>
                <w:top w:val="none" w:sz="0" w:space="0" w:color="auto"/>
                <w:left w:val="none" w:sz="0" w:space="0" w:color="auto"/>
                <w:bottom w:val="none" w:sz="0" w:space="0" w:color="auto"/>
                <w:right w:val="none" w:sz="0" w:space="0" w:color="auto"/>
              </w:divBdr>
            </w:div>
            <w:div w:id="955795327">
              <w:marLeft w:val="0"/>
              <w:marRight w:val="0"/>
              <w:marTop w:val="0"/>
              <w:marBottom w:val="0"/>
              <w:divBdr>
                <w:top w:val="none" w:sz="0" w:space="0" w:color="auto"/>
                <w:left w:val="none" w:sz="0" w:space="0" w:color="auto"/>
                <w:bottom w:val="none" w:sz="0" w:space="0" w:color="auto"/>
                <w:right w:val="none" w:sz="0" w:space="0" w:color="auto"/>
              </w:divBdr>
            </w:div>
            <w:div w:id="1607274597">
              <w:marLeft w:val="0"/>
              <w:marRight w:val="0"/>
              <w:marTop w:val="0"/>
              <w:marBottom w:val="0"/>
              <w:divBdr>
                <w:top w:val="none" w:sz="0" w:space="0" w:color="auto"/>
                <w:left w:val="none" w:sz="0" w:space="0" w:color="auto"/>
                <w:bottom w:val="none" w:sz="0" w:space="0" w:color="auto"/>
                <w:right w:val="none" w:sz="0" w:space="0" w:color="auto"/>
              </w:divBdr>
            </w:div>
            <w:div w:id="2054228864">
              <w:marLeft w:val="0"/>
              <w:marRight w:val="0"/>
              <w:marTop w:val="0"/>
              <w:marBottom w:val="0"/>
              <w:divBdr>
                <w:top w:val="none" w:sz="0" w:space="0" w:color="auto"/>
                <w:left w:val="none" w:sz="0" w:space="0" w:color="auto"/>
                <w:bottom w:val="none" w:sz="0" w:space="0" w:color="auto"/>
                <w:right w:val="none" w:sz="0" w:space="0" w:color="auto"/>
              </w:divBdr>
            </w:div>
            <w:div w:id="206552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714430">
      <w:bodyDiv w:val="1"/>
      <w:marLeft w:val="0"/>
      <w:marRight w:val="0"/>
      <w:marTop w:val="0"/>
      <w:marBottom w:val="0"/>
      <w:divBdr>
        <w:top w:val="none" w:sz="0" w:space="0" w:color="auto"/>
        <w:left w:val="none" w:sz="0" w:space="0" w:color="auto"/>
        <w:bottom w:val="none" w:sz="0" w:space="0" w:color="auto"/>
        <w:right w:val="none" w:sz="0" w:space="0" w:color="auto"/>
      </w:divBdr>
      <w:divsChild>
        <w:div w:id="779300650">
          <w:marLeft w:val="0"/>
          <w:marRight w:val="0"/>
          <w:marTop w:val="0"/>
          <w:marBottom w:val="0"/>
          <w:divBdr>
            <w:top w:val="none" w:sz="0" w:space="0" w:color="auto"/>
            <w:left w:val="none" w:sz="0" w:space="0" w:color="auto"/>
            <w:bottom w:val="none" w:sz="0" w:space="0" w:color="auto"/>
            <w:right w:val="none" w:sz="0" w:space="0" w:color="auto"/>
          </w:divBdr>
          <w:divsChild>
            <w:div w:id="61568390">
              <w:marLeft w:val="0"/>
              <w:marRight w:val="0"/>
              <w:marTop w:val="0"/>
              <w:marBottom w:val="0"/>
              <w:divBdr>
                <w:top w:val="none" w:sz="0" w:space="0" w:color="auto"/>
                <w:left w:val="none" w:sz="0" w:space="0" w:color="auto"/>
                <w:bottom w:val="none" w:sz="0" w:space="0" w:color="auto"/>
                <w:right w:val="none" w:sz="0" w:space="0" w:color="auto"/>
              </w:divBdr>
            </w:div>
            <w:div w:id="139886575">
              <w:marLeft w:val="0"/>
              <w:marRight w:val="0"/>
              <w:marTop w:val="0"/>
              <w:marBottom w:val="0"/>
              <w:divBdr>
                <w:top w:val="none" w:sz="0" w:space="0" w:color="auto"/>
                <w:left w:val="none" w:sz="0" w:space="0" w:color="auto"/>
                <w:bottom w:val="none" w:sz="0" w:space="0" w:color="auto"/>
                <w:right w:val="none" w:sz="0" w:space="0" w:color="auto"/>
              </w:divBdr>
            </w:div>
            <w:div w:id="166672976">
              <w:marLeft w:val="0"/>
              <w:marRight w:val="0"/>
              <w:marTop w:val="0"/>
              <w:marBottom w:val="0"/>
              <w:divBdr>
                <w:top w:val="none" w:sz="0" w:space="0" w:color="auto"/>
                <w:left w:val="none" w:sz="0" w:space="0" w:color="auto"/>
                <w:bottom w:val="none" w:sz="0" w:space="0" w:color="auto"/>
                <w:right w:val="none" w:sz="0" w:space="0" w:color="auto"/>
              </w:divBdr>
            </w:div>
            <w:div w:id="438330685">
              <w:marLeft w:val="0"/>
              <w:marRight w:val="0"/>
              <w:marTop w:val="0"/>
              <w:marBottom w:val="0"/>
              <w:divBdr>
                <w:top w:val="none" w:sz="0" w:space="0" w:color="auto"/>
                <w:left w:val="none" w:sz="0" w:space="0" w:color="auto"/>
                <w:bottom w:val="none" w:sz="0" w:space="0" w:color="auto"/>
                <w:right w:val="none" w:sz="0" w:space="0" w:color="auto"/>
              </w:divBdr>
            </w:div>
            <w:div w:id="479269703">
              <w:marLeft w:val="0"/>
              <w:marRight w:val="0"/>
              <w:marTop w:val="0"/>
              <w:marBottom w:val="0"/>
              <w:divBdr>
                <w:top w:val="none" w:sz="0" w:space="0" w:color="auto"/>
                <w:left w:val="none" w:sz="0" w:space="0" w:color="auto"/>
                <w:bottom w:val="none" w:sz="0" w:space="0" w:color="auto"/>
                <w:right w:val="none" w:sz="0" w:space="0" w:color="auto"/>
              </w:divBdr>
            </w:div>
            <w:div w:id="492723410">
              <w:marLeft w:val="0"/>
              <w:marRight w:val="0"/>
              <w:marTop w:val="0"/>
              <w:marBottom w:val="0"/>
              <w:divBdr>
                <w:top w:val="none" w:sz="0" w:space="0" w:color="auto"/>
                <w:left w:val="none" w:sz="0" w:space="0" w:color="auto"/>
                <w:bottom w:val="none" w:sz="0" w:space="0" w:color="auto"/>
                <w:right w:val="none" w:sz="0" w:space="0" w:color="auto"/>
              </w:divBdr>
            </w:div>
            <w:div w:id="648099855">
              <w:marLeft w:val="0"/>
              <w:marRight w:val="0"/>
              <w:marTop w:val="0"/>
              <w:marBottom w:val="0"/>
              <w:divBdr>
                <w:top w:val="none" w:sz="0" w:space="0" w:color="auto"/>
                <w:left w:val="none" w:sz="0" w:space="0" w:color="auto"/>
                <w:bottom w:val="none" w:sz="0" w:space="0" w:color="auto"/>
                <w:right w:val="none" w:sz="0" w:space="0" w:color="auto"/>
              </w:divBdr>
            </w:div>
            <w:div w:id="662784530">
              <w:marLeft w:val="0"/>
              <w:marRight w:val="0"/>
              <w:marTop w:val="0"/>
              <w:marBottom w:val="0"/>
              <w:divBdr>
                <w:top w:val="none" w:sz="0" w:space="0" w:color="auto"/>
                <w:left w:val="none" w:sz="0" w:space="0" w:color="auto"/>
                <w:bottom w:val="none" w:sz="0" w:space="0" w:color="auto"/>
                <w:right w:val="none" w:sz="0" w:space="0" w:color="auto"/>
              </w:divBdr>
            </w:div>
            <w:div w:id="665280530">
              <w:marLeft w:val="0"/>
              <w:marRight w:val="0"/>
              <w:marTop w:val="0"/>
              <w:marBottom w:val="0"/>
              <w:divBdr>
                <w:top w:val="none" w:sz="0" w:space="0" w:color="auto"/>
                <w:left w:val="none" w:sz="0" w:space="0" w:color="auto"/>
                <w:bottom w:val="none" w:sz="0" w:space="0" w:color="auto"/>
                <w:right w:val="none" w:sz="0" w:space="0" w:color="auto"/>
              </w:divBdr>
            </w:div>
            <w:div w:id="974944622">
              <w:marLeft w:val="0"/>
              <w:marRight w:val="0"/>
              <w:marTop w:val="0"/>
              <w:marBottom w:val="0"/>
              <w:divBdr>
                <w:top w:val="none" w:sz="0" w:space="0" w:color="auto"/>
                <w:left w:val="none" w:sz="0" w:space="0" w:color="auto"/>
                <w:bottom w:val="none" w:sz="0" w:space="0" w:color="auto"/>
                <w:right w:val="none" w:sz="0" w:space="0" w:color="auto"/>
              </w:divBdr>
            </w:div>
            <w:div w:id="983465659">
              <w:marLeft w:val="0"/>
              <w:marRight w:val="0"/>
              <w:marTop w:val="0"/>
              <w:marBottom w:val="0"/>
              <w:divBdr>
                <w:top w:val="none" w:sz="0" w:space="0" w:color="auto"/>
                <w:left w:val="none" w:sz="0" w:space="0" w:color="auto"/>
                <w:bottom w:val="none" w:sz="0" w:space="0" w:color="auto"/>
                <w:right w:val="none" w:sz="0" w:space="0" w:color="auto"/>
              </w:divBdr>
            </w:div>
            <w:div w:id="1924340578">
              <w:marLeft w:val="0"/>
              <w:marRight w:val="0"/>
              <w:marTop w:val="0"/>
              <w:marBottom w:val="0"/>
              <w:divBdr>
                <w:top w:val="none" w:sz="0" w:space="0" w:color="auto"/>
                <w:left w:val="none" w:sz="0" w:space="0" w:color="auto"/>
                <w:bottom w:val="none" w:sz="0" w:space="0" w:color="auto"/>
                <w:right w:val="none" w:sz="0" w:space="0" w:color="auto"/>
              </w:divBdr>
            </w:div>
            <w:div w:id="199290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50652">
      <w:bodyDiv w:val="1"/>
      <w:marLeft w:val="0"/>
      <w:marRight w:val="0"/>
      <w:marTop w:val="0"/>
      <w:marBottom w:val="0"/>
      <w:divBdr>
        <w:top w:val="none" w:sz="0" w:space="0" w:color="auto"/>
        <w:left w:val="none" w:sz="0" w:space="0" w:color="auto"/>
        <w:bottom w:val="none" w:sz="0" w:space="0" w:color="auto"/>
        <w:right w:val="none" w:sz="0" w:space="0" w:color="auto"/>
      </w:divBdr>
      <w:divsChild>
        <w:div w:id="680277589">
          <w:marLeft w:val="0"/>
          <w:marRight w:val="0"/>
          <w:marTop w:val="0"/>
          <w:marBottom w:val="0"/>
          <w:divBdr>
            <w:top w:val="none" w:sz="0" w:space="0" w:color="auto"/>
            <w:left w:val="none" w:sz="0" w:space="0" w:color="auto"/>
            <w:bottom w:val="none" w:sz="0" w:space="0" w:color="auto"/>
            <w:right w:val="none" w:sz="0" w:space="0" w:color="auto"/>
          </w:divBdr>
          <w:divsChild>
            <w:div w:id="214128422">
              <w:marLeft w:val="0"/>
              <w:marRight w:val="0"/>
              <w:marTop w:val="0"/>
              <w:marBottom w:val="0"/>
              <w:divBdr>
                <w:top w:val="none" w:sz="0" w:space="0" w:color="auto"/>
                <w:left w:val="none" w:sz="0" w:space="0" w:color="auto"/>
                <w:bottom w:val="none" w:sz="0" w:space="0" w:color="auto"/>
                <w:right w:val="none" w:sz="0" w:space="0" w:color="auto"/>
              </w:divBdr>
            </w:div>
            <w:div w:id="734164461">
              <w:marLeft w:val="0"/>
              <w:marRight w:val="0"/>
              <w:marTop w:val="0"/>
              <w:marBottom w:val="0"/>
              <w:divBdr>
                <w:top w:val="none" w:sz="0" w:space="0" w:color="auto"/>
                <w:left w:val="none" w:sz="0" w:space="0" w:color="auto"/>
                <w:bottom w:val="none" w:sz="0" w:space="0" w:color="auto"/>
                <w:right w:val="none" w:sz="0" w:space="0" w:color="auto"/>
              </w:divBdr>
            </w:div>
            <w:div w:id="777143128">
              <w:marLeft w:val="0"/>
              <w:marRight w:val="0"/>
              <w:marTop w:val="0"/>
              <w:marBottom w:val="0"/>
              <w:divBdr>
                <w:top w:val="none" w:sz="0" w:space="0" w:color="auto"/>
                <w:left w:val="none" w:sz="0" w:space="0" w:color="auto"/>
                <w:bottom w:val="none" w:sz="0" w:space="0" w:color="auto"/>
                <w:right w:val="none" w:sz="0" w:space="0" w:color="auto"/>
              </w:divBdr>
            </w:div>
            <w:div w:id="1166899928">
              <w:marLeft w:val="0"/>
              <w:marRight w:val="0"/>
              <w:marTop w:val="0"/>
              <w:marBottom w:val="0"/>
              <w:divBdr>
                <w:top w:val="none" w:sz="0" w:space="0" w:color="auto"/>
                <w:left w:val="none" w:sz="0" w:space="0" w:color="auto"/>
                <w:bottom w:val="none" w:sz="0" w:space="0" w:color="auto"/>
                <w:right w:val="none" w:sz="0" w:space="0" w:color="auto"/>
              </w:divBdr>
            </w:div>
            <w:div w:id="1622033884">
              <w:marLeft w:val="0"/>
              <w:marRight w:val="0"/>
              <w:marTop w:val="0"/>
              <w:marBottom w:val="0"/>
              <w:divBdr>
                <w:top w:val="none" w:sz="0" w:space="0" w:color="auto"/>
                <w:left w:val="none" w:sz="0" w:space="0" w:color="auto"/>
                <w:bottom w:val="none" w:sz="0" w:space="0" w:color="auto"/>
                <w:right w:val="none" w:sz="0" w:space="0" w:color="auto"/>
              </w:divBdr>
            </w:div>
            <w:div w:id="1882092614">
              <w:marLeft w:val="0"/>
              <w:marRight w:val="0"/>
              <w:marTop w:val="0"/>
              <w:marBottom w:val="0"/>
              <w:divBdr>
                <w:top w:val="none" w:sz="0" w:space="0" w:color="auto"/>
                <w:left w:val="none" w:sz="0" w:space="0" w:color="auto"/>
                <w:bottom w:val="none" w:sz="0" w:space="0" w:color="auto"/>
                <w:right w:val="none" w:sz="0" w:space="0" w:color="auto"/>
              </w:divBdr>
            </w:div>
            <w:div w:id="192846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691940">
      <w:bodyDiv w:val="1"/>
      <w:marLeft w:val="0"/>
      <w:marRight w:val="0"/>
      <w:marTop w:val="0"/>
      <w:marBottom w:val="0"/>
      <w:divBdr>
        <w:top w:val="none" w:sz="0" w:space="0" w:color="auto"/>
        <w:left w:val="none" w:sz="0" w:space="0" w:color="auto"/>
        <w:bottom w:val="none" w:sz="0" w:space="0" w:color="auto"/>
        <w:right w:val="none" w:sz="0" w:space="0" w:color="auto"/>
      </w:divBdr>
      <w:divsChild>
        <w:div w:id="253830957">
          <w:marLeft w:val="0"/>
          <w:marRight w:val="0"/>
          <w:marTop w:val="0"/>
          <w:marBottom w:val="0"/>
          <w:divBdr>
            <w:top w:val="none" w:sz="0" w:space="0" w:color="auto"/>
            <w:left w:val="none" w:sz="0" w:space="0" w:color="auto"/>
            <w:bottom w:val="none" w:sz="0" w:space="0" w:color="auto"/>
            <w:right w:val="none" w:sz="0" w:space="0" w:color="auto"/>
          </w:divBdr>
          <w:divsChild>
            <w:div w:id="127819208">
              <w:marLeft w:val="0"/>
              <w:marRight w:val="0"/>
              <w:marTop w:val="0"/>
              <w:marBottom w:val="0"/>
              <w:divBdr>
                <w:top w:val="none" w:sz="0" w:space="0" w:color="auto"/>
                <w:left w:val="none" w:sz="0" w:space="0" w:color="auto"/>
                <w:bottom w:val="none" w:sz="0" w:space="0" w:color="auto"/>
                <w:right w:val="none" w:sz="0" w:space="0" w:color="auto"/>
              </w:divBdr>
            </w:div>
            <w:div w:id="284049399">
              <w:marLeft w:val="0"/>
              <w:marRight w:val="0"/>
              <w:marTop w:val="0"/>
              <w:marBottom w:val="0"/>
              <w:divBdr>
                <w:top w:val="none" w:sz="0" w:space="0" w:color="auto"/>
                <w:left w:val="none" w:sz="0" w:space="0" w:color="auto"/>
                <w:bottom w:val="none" w:sz="0" w:space="0" w:color="auto"/>
                <w:right w:val="none" w:sz="0" w:space="0" w:color="auto"/>
              </w:divBdr>
            </w:div>
            <w:div w:id="1254509019">
              <w:marLeft w:val="0"/>
              <w:marRight w:val="0"/>
              <w:marTop w:val="0"/>
              <w:marBottom w:val="0"/>
              <w:divBdr>
                <w:top w:val="none" w:sz="0" w:space="0" w:color="auto"/>
                <w:left w:val="none" w:sz="0" w:space="0" w:color="auto"/>
                <w:bottom w:val="none" w:sz="0" w:space="0" w:color="auto"/>
                <w:right w:val="none" w:sz="0" w:space="0" w:color="auto"/>
              </w:divBdr>
            </w:div>
            <w:div w:id="1573344876">
              <w:marLeft w:val="0"/>
              <w:marRight w:val="0"/>
              <w:marTop w:val="0"/>
              <w:marBottom w:val="0"/>
              <w:divBdr>
                <w:top w:val="none" w:sz="0" w:space="0" w:color="auto"/>
                <w:left w:val="none" w:sz="0" w:space="0" w:color="auto"/>
                <w:bottom w:val="none" w:sz="0" w:space="0" w:color="auto"/>
                <w:right w:val="none" w:sz="0" w:space="0" w:color="auto"/>
              </w:divBdr>
            </w:div>
            <w:div w:id="1639453199">
              <w:marLeft w:val="0"/>
              <w:marRight w:val="0"/>
              <w:marTop w:val="0"/>
              <w:marBottom w:val="0"/>
              <w:divBdr>
                <w:top w:val="none" w:sz="0" w:space="0" w:color="auto"/>
                <w:left w:val="none" w:sz="0" w:space="0" w:color="auto"/>
                <w:bottom w:val="none" w:sz="0" w:space="0" w:color="auto"/>
                <w:right w:val="none" w:sz="0" w:space="0" w:color="auto"/>
              </w:divBdr>
            </w:div>
            <w:div w:id="182446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18564">
      <w:bodyDiv w:val="1"/>
      <w:marLeft w:val="0"/>
      <w:marRight w:val="0"/>
      <w:marTop w:val="0"/>
      <w:marBottom w:val="0"/>
      <w:divBdr>
        <w:top w:val="none" w:sz="0" w:space="0" w:color="auto"/>
        <w:left w:val="none" w:sz="0" w:space="0" w:color="auto"/>
        <w:bottom w:val="none" w:sz="0" w:space="0" w:color="auto"/>
        <w:right w:val="none" w:sz="0" w:space="0" w:color="auto"/>
      </w:divBdr>
    </w:div>
    <w:div w:id="1826512920">
      <w:bodyDiv w:val="1"/>
      <w:marLeft w:val="0"/>
      <w:marRight w:val="0"/>
      <w:marTop w:val="0"/>
      <w:marBottom w:val="0"/>
      <w:divBdr>
        <w:top w:val="none" w:sz="0" w:space="0" w:color="auto"/>
        <w:left w:val="none" w:sz="0" w:space="0" w:color="auto"/>
        <w:bottom w:val="none" w:sz="0" w:space="0" w:color="auto"/>
        <w:right w:val="none" w:sz="0" w:space="0" w:color="auto"/>
      </w:divBdr>
      <w:divsChild>
        <w:div w:id="777797402">
          <w:marLeft w:val="0"/>
          <w:marRight w:val="0"/>
          <w:marTop w:val="0"/>
          <w:marBottom w:val="0"/>
          <w:divBdr>
            <w:top w:val="none" w:sz="0" w:space="0" w:color="auto"/>
            <w:left w:val="none" w:sz="0" w:space="0" w:color="auto"/>
            <w:bottom w:val="none" w:sz="0" w:space="0" w:color="auto"/>
            <w:right w:val="none" w:sz="0" w:space="0" w:color="auto"/>
          </w:divBdr>
          <w:divsChild>
            <w:div w:id="207955902">
              <w:marLeft w:val="0"/>
              <w:marRight w:val="0"/>
              <w:marTop w:val="0"/>
              <w:marBottom w:val="0"/>
              <w:divBdr>
                <w:top w:val="none" w:sz="0" w:space="0" w:color="auto"/>
                <w:left w:val="none" w:sz="0" w:space="0" w:color="auto"/>
                <w:bottom w:val="none" w:sz="0" w:space="0" w:color="auto"/>
                <w:right w:val="none" w:sz="0" w:space="0" w:color="auto"/>
              </w:divBdr>
            </w:div>
            <w:div w:id="279607029">
              <w:marLeft w:val="0"/>
              <w:marRight w:val="0"/>
              <w:marTop w:val="0"/>
              <w:marBottom w:val="0"/>
              <w:divBdr>
                <w:top w:val="none" w:sz="0" w:space="0" w:color="auto"/>
                <w:left w:val="none" w:sz="0" w:space="0" w:color="auto"/>
                <w:bottom w:val="none" w:sz="0" w:space="0" w:color="auto"/>
                <w:right w:val="none" w:sz="0" w:space="0" w:color="auto"/>
              </w:divBdr>
            </w:div>
            <w:div w:id="368530519">
              <w:marLeft w:val="0"/>
              <w:marRight w:val="0"/>
              <w:marTop w:val="0"/>
              <w:marBottom w:val="0"/>
              <w:divBdr>
                <w:top w:val="none" w:sz="0" w:space="0" w:color="auto"/>
                <w:left w:val="none" w:sz="0" w:space="0" w:color="auto"/>
                <w:bottom w:val="none" w:sz="0" w:space="0" w:color="auto"/>
                <w:right w:val="none" w:sz="0" w:space="0" w:color="auto"/>
              </w:divBdr>
            </w:div>
            <w:div w:id="391737679">
              <w:marLeft w:val="0"/>
              <w:marRight w:val="0"/>
              <w:marTop w:val="0"/>
              <w:marBottom w:val="0"/>
              <w:divBdr>
                <w:top w:val="none" w:sz="0" w:space="0" w:color="auto"/>
                <w:left w:val="none" w:sz="0" w:space="0" w:color="auto"/>
                <w:bottom w:val="none" w:sz="0" w:space="0" w:color="auto"/>
                <w:right w:val="none" w:sz="0" w:space="0" w:color="auto"/>
              </w:divBdr>
            </w:div>
            <w:div w:id="497692009">
              <w:marLeft w:val="0"/>
              <w:marRight w:val="0"/>
              <w:marTop w:val="0"/>
              <w:marBottom w:val="0"/>
              <w:divBdr>
                <w:top w:val="none" w:sz="0" w:space="0" w:color="auto"/>
                <w:left w:val="none" w:sz="0" w:space="0" w:color="auto"/>
                <w:bottom w:val="none" w:sz="0" w:space="0" w:color="auto"/>
                <w:right w:val="none" w:sz="0" w:space="0" w:color="auto"/>
              </w:divBdr>
            </w:div>
            <w:div w:id="560336218">
              <w:marLeft w:val="0"/>
              <w:marRight w:val="0"/>
              <w:marTop w:val="0"/>
              <w:marBottom w:val="0"/>
              <w:divBdr>
                <w:top w:val="none" w:sz="0" w:space="0" w:color="auto"/>
                <w:left w:val="none" w:sz="0" w:space="0" w:color="auto"/>
                <w:bottom w:val="none" w:sz="0" w:space="0" w:color="auto"/>
                <w:right w:val="none" w:sz="0" w:space="0" w:color="auto"/>
              </w:divBdr>
            </w:div>
            <w:div w:id="585648319">
              <w:marLeft w:val="0"/>
              <w:marRight w:val="0"/>
              <w:marTop w:val="0"/>
              <w:marBottom w:val="0"/>
              <w:divBdr>
                <w:top w:val="none" w:sz="0" w:space="0" w:color="auto"/>
                <w:left w:val="none" w:sz="0" w:space="0" w:color="auto"/>
                <w:bottom w:val="none" w:sz="0" w:space="0" w:color="auto"/>
                <w:right w:val="none" w:sz="0" w:space="0" w:color="auto"/>
              </w:divBdr>
            </w:div>
            <w:div w:id="628708062">
              <w:marLeft w:val="0"/>
              <w:marRight w:val="0"/>
              <w:marTop w:val="0"/>
              <w:marBottom w:val="0"/>
              <w:divBdr>
                <w:top w:val="none" w:sz="0" w:space="0" w:color="auto"/>
                <w:left w:val="none" w:sz="0" w:space="0" w:color="auto"/>
                <w:bottom w:val="none" w:sz="0" w:space="0" w:color="auto"/>
                <w:right w:val="none" w:sz="0" w:space="0" w:color="auto"/>
              </w:divBdr>
            </w:div>
            <w:div w:id="752777456">
              <w:marLeft w:val="0"/>
              <w:marRight w:val="0"/>
              <w:marTop w:val="0"/>
              <w:marBottom w:val="0"/>
              <w:divBdr>
                <w:top w:val="none" w:sz="0" w:space="0" w:color="auto"/>
                <w:left w:val="none" w:sz="0" w:space="0" w:color="auto"/>
                <w:bottom w:val="none" w:sz="0" w:space="0" w:color="auto"/>
                <w:right w:val="none" w:sz="0" w:space="0" w:color="auto"/>
              </w:divBdr>
            </w:div>
            <w:div w:id="871964886">
              <w:marLeft w:val="0"/>
              <w:marRight w:val="0"/>
              <w:marTop w:val="0"/>
              <w:marBottom w:val="0"/>
              <w:divBdr>
                <w:top w:val="none" w:sz="0" w:space="0" w:color="auto"/>
                <w:left w:val="none" w:sz="0" w:space="0" w:color="auto"/>
                <w:bottom w:val="none" w:sz="0" w:space="0" w:color="auto"/>
                <w:right w:val="none" w:sz="0" w:space="0" w:color="auto"/>
              </w:divBdr>
            </w:div>
            <w:div w:id="926501989">
              <w:marLeft w:val="0"/>
              <w:marRight w:val="0"/>
              <w:marTop w:val="0"/>
              <w:marBottom w:val="0"/>
              <w:divBdr>
                <w:top w:val="none" w:sz="0" w:space="0" w:color="auto"/>
                <w:left w:val="none" w:sz="0" w:space="0" w:color="auto"/>
                <w:bottom w:val="none" w:sz="0" w:space="0" w:color="auto"/>
                <w:right w:val="none" w:sz="0" w:space="0" w:color="auto"/>
              </w:divBdr>
            </w:div>
            <w:div w:id="933169047">
              <w:marLeft w:val="0"/>
              <w:marRight w:val="0"/>
              <w:marTop w:val="0"/>
              <w:marBottom w:val="0"/>
              <w:divBdr>
                <w:top w:val="none" w:sz="0" w:space="0" w:color="auto"/>
                <w:left w:val="none" w:sz="0" w:space="0" w:color="auto"/>
                <w:bottom w:val="none" w:sz="0" w:space="0" w:color="auto"/>
                <w:right w:val="none" w:sz="0" w:space="0" w:color="auto"/>
              </w:divBdr>
            </w:div>
            <w:div w:id="996615765">
              <w:marLeft w:val="0"/>
              <w:marRight w:val="0"/>
              <w:marTop w:val="0"/>
              <w:marBottom w:val="0"/>
              <w:divBdr>
                <w:top w:val="none" w:sz="0" w:space="0" w:color="auto"/>
                <w:left w:val="none" w:sz="0" w:space="0" w:color="auto"/>
                <w:bottom w:val="none" w:sz="0" w:space="0" w:color="auto"/>
                <w:right w:val="none" w:sz="0" w:space="0" w:color="auto"/>
              </w:divBdr>
            </w:div>
            <w:div w:id="1035273260">
              <w:marLeft w:val="0"/>
              <w:marRight w:val="0"/>
              <w:marTop w:val="0"/>
              <w:marBottom w:val="0"/>
              <w:divBdr>
                <w:top w:val="none" w:sz="0" w:space="0" w:color="auto"/>
                <w:left w:val="none" w:sz="0" w:space="0" w:color="auto"/>
                <w:bottom w:val="none" w:sz="0" w:space="0" w:color="auto"/>
                <w:right w:val="none" w:sz="0" w:space="0" w:color="auto"/>
              </w:divBdr>
            </w:div>
            <w:div w:id="1066613280">
              <w:marLeft w:val="0"/>
              <w:marRight w:val="0"/>
              <w:marTop w:val="0"/>
              <w:marBottom w:val="0"/>
              <w:divBdr>
                <w:top w:val="none" w:sz="0" w:space="0" w:color="auto"/>
                <w:left w:val="none" w:sz="0" w:space="0" w:color="auto"/>
                <w:bottom w:val="none" w:sz="0" w:space="0" w:color="auto"/>
                <w:right w:val="none" w:sz="0" w:space="0" w:color="auto"/>
              </w:divBdr>
            </w:div>
            <w:div w:id="1091777260">
              <w:marLeft w:val="0"/>
              <w:marRight w:val="0"/>
              <w:marTop w:val="0"/>
              <w:marBottom w:val="0"/>
              <w:divBdr>
                <w:top w:val="none" w:sz="0" w:space="0" w:color="auto"/>
                <w:left w:val="none" w:sz="0" w:space="0" w:color="auto"/>
                <w:bottom w:val="none" w:sz="0" w:space="0" w:color="auto"/>
                <w:right w:val="none" w:sz="0" w:space="0" w:color="auto"/>
              </w:divBdr>
            </w:div>
            <w:div w:id="1092512579">
              <w:marLeft w:val="0"/>
              <w:marRight w:val="0"/>
              <w:marTop w:val="0"/>
              <w:marBottom w:val="0"/>
              <w:divBdr>
                <w:top w:val="none" w:sz="0" w:space="0" w:color="auto"/>
                <w:left w:val="none" w:sz="0" w:space="0" w:color="auto"/>
                <w:bottom w:val="none" w:sz="0" w:space="0" w:color="auto"/>
                <w:right w:val="none" w:sz="0" w:space="0" w:color="auto"/>
              </w:divBdr>
            </w:div>
            <w:div w:id="1132746566">
              <w:marLeft w:val="0"/>
              <w:marRight w:val="0"/>
              <w:marTop w:val="0"/>
              <w:marBottom w:val="0"/>
              <w:divBdr>
                <w:top w:val="none" w:sz="0" w:space="0" w:color="auto"/>
                <w:left w:val="none" w:sz="0" w:space="0" w:color="auto"/>
                <w:bottom w:val="none" w:sz="0" w:space="0" w:color="auto"/>
                <w:right w:val="none" w:sz="0" w:space="0" w:color="auto"/>
              </w:divBdr>
            </w:div>
            <w:div w:id="1223903490">
              <w:marLeft w:val="0"/>
              <w:marRight w:val="0"/>
              <w:marTop w:val="0"/>
              <w:marBottom w:val="0"/>
              <w:divBdr>
                <w:top w:val="none" w:sz="0" w:space="0" w:color="auto"/>
                <w:left w:val="none" w:sz="0" w:space="0" w:color="auto"/>
                <w:bottom w:val="none" w:sz="0" w:space="0" w:color="auto"/>
                <w:right w:val="none" w:sz="0" w:space="0" w:color="auto"/>
              </w:divBdr>
            </w:div>
            <w:div w:id="1234050652">
              <w:marLeft w:val="0"/>
              <w:marRight w:val="0"/>
              <w:marTop w:val="0"/>
              <w:marBottom w:val="0"/>
              <w:divBdr>
                <w:top w:val="none" w:sz="0" w:space="0" w:color="auto"/>
                <w:left w:val="none" w:sz="0" w:space="0" w:color="auto"/>
                <w:bottom w:val="none" w:sz="0" w:space="0" w:color="auto"/>
                <w:right w:val="none" w:sz="0" w:space="0" w:color="auto"/>
              </w:divBdr>
            </w:div>
            <w:div w:id="1249268151">
              <w:marLeft w:val="0"/>
              <w:marRight w:val="0"/>
              <w:marTop w:val="0"/>
              <w:marBottom w:val="0"/>
              <w:divBdr>
                <w:top w:val="none" w:sz="0" w:space="0" w:color="auto"/>
                <w:left w:val="none" w:sz="0" w:space="0" w:color="auto"/>
                <w:bottom w:val="none" w:sz="0" w:space="0" w:color="auto"/>
                <w:right w:val="none" w:sz="0" w:space="0" w:color="auto"/>
              </w:divBdr>
            </w:div>
            <w:div w:id="1278222550">
              <w:marLeft w:val="0"/>
              <w:marRight w:val="0"/>
              <w:marTop w:val="0"/>
              <w:marBottom w:val="0"/>
              <w:divBdr>
                <w:top w:val="none" w:sz="0" w:space="0" w:color="auto"/>
                <w:left w:val="none" w:sz="0" w:space="0" w:color="auto"/>
                <w:bottom w:val="none" w:sz="0" w:space="0" w:color="auto"/>
                <w:right w:val="none" w:sz="0" w:space="0" w:color="auto"/>
              </w:divBdr>
            </w:div>
            <w:div w:id="1402947022">
              <w:marLeft w:val="0"/>
              <w:marRight w:val="0"/>
              <w:marTop w:val="0"/>
              <w:marBottom w:val="0"/>
              <w:divBdr>
                <w:top w:val="none" w:sz="0" w:space="0" w:color="auto"/>
                <w:left w:val="none" w:sz="0" w:space="0" w:color="auto"/>
                <w:bottom w:val="none" w:sz="0" w:space="0" w:color="auto"/>
                <w:right w:val="none" w:sz="0" w:space="0" w:color="auto"/>
              </w:divBdr>
            </w:div>
            <w:div w:id="1508054673">
              <w:marLeft w:val="0"/>
              <w:marRight w:val="0"/>
              <w:marTop w:val="0"/>
              <w:marBottom w:val="0"/>
              <w:divBdr>
                <w:top w:val="none" w:sz="0" w:space="0" w:color="auto"/>
                <w:left w:val="none" w:sz="0" w:space="0" w:color="auto"/>
                <w:bottom w:val="none" w:sz="0" w:space="0" w:color="auto"/>
                <w:right w:val="none" w:sz="0" w:space="0" w:color="auto"/>
              </w:divBdr>
            </w:div>
            <w:div w:id="1592356159">
              <w:marLeft w:val="0"/>
              <w:marRight w:val="0"/>
              <w:marTop w:val="0"/>
              <w:marBottom w:val="0"/>
              <w:divBdr>
                <w:top w:val="none" w:sz="0" w:space="0" w:color="auto"/>
                <w:left w:val="none" w:sz="0" w:space="0" w:color="auto"/>
                <w:bottom w:val="none" w:sz="0" w:space="0" w:color="auto"/>
                <w:right w:val="none" w:sz="0" w:space="0" w:color="auto"/>
              </w:divBdr>
            </w:div>
            <w:div w:id="1766219665">
              <w:marLeft w:val="0"/>
              <w:marRight w:val="0"/>
              <w:marTop w:val="0"/>
              <w:marBottom w:val="0"/>
              <w:divBdr>
                <w:top w:val="none" w:sz="0" w:space="0" w:color="auto"/>
                <w:left w:val="none" w:sz="0" w:space="0" w:color="auto"/>
                <w:bottom w:val="none" w:sz="0" w:space="0" w:color="auto"/>
                <w:right w:val="none" w:sz="0" w:space="0" w:color="auto"/>
              </w:divBdr>
            </w:div>
            <w:div w:id="1771899569">
              <w:marLeft w:val="0"/>
              <w:marRight w:val="0"/>
              <w:marTop w:val="0"/>
              <w:marBottom w:val="0"/>
              <w:divBdr>
                <w:top w:val="none" w:sz="0" w:space="0" w:color="auto"/>
                <w:left w:val="none" w:sz="0" w:space="0" w:color="auto"/>
                <w:bottom w:val="none" w:sz="0" w:space="0" w:color="auto"/>
                <w:right w:val="none" w:sz="0" w:space="0" w:color="auto"/>
              </w:divBdr>
            </w:div>
            <w:div w:id="1825000665">
              <w:marLeft w:val="0"/>
              <w:marRight w:val="0"/>
              <w:marTop w:val="0"/>
              <w:marBottom w:val="0"/>
              <w:divBdr>
                <w:top w:val="none" w:sz="0" w:space="0" w:color="auto"/>
                <w:left w:val="none" w:sz="0" w:space="0" w:color="auto"/>
                <w:bottom w:val="none" w:sz="0" w:space="0" w:color="auto"/>
                <w:right w:val="none" w:sz="0" w:space="0" w:color="auto"/>
              </w:divBdr>
            </w:div>
            <w:div w:id="1825509148">
              <w:marLeft w:val="0"/>
              <w:marRight w:val="0"/>
              <w:marTop w:val="0"/>
              <w:marBottom w:val="0"/>
              <w:divBdr>
                <w:top w:val="none" w:sz="0" w:space="0" w:color="auto"/>
                <w:left w:val="none" w:sz="0" w:space="0" w:color="auto"/>
                <w:bottom w:val="none" w:sz="0" w:space="0" w:color="auto"/>
                <w:right w:val="none" w:sz="0" w:space="0" w:color="auto"/>
              </w:divBdr>
            </w:div>
            <w:div w:id="214272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53855">
      <w:bodyDiv w:val="1"/>
      <w:marLeft w:val="0"/>
      <w:marRight w:val="0"/>
      <w:marTop w:val="0"/>
      <w:marBottom w:val="0"/>
      <w:divBdr>
        <w:top w:val="none" w:sz="0" w:space="0" w:color="auto"/>
        <w:left w:val="none" w:sz="0" w:space="0" w:color="auto"/>
        <w:bottom w:val="none" w:sz="0" w:space="0" w:color="auto"/>
        <w:right w:val="none" w:sz="0" w:space="0" w:color="auto"/>
      </w:divBdr>
      <w:divsChild>
        <w:div w:id="277642021">
          <w:marLeft w:val="0"/>
          <w:marRight w:val="0"/>
          <w:marTop w:val="0"/>
          <w:marBottom w:val="0"/>
          <w:divBdr>
            <w:top w:val="none" w:sz="0" w:space="0" w:color="auto"/>
            <w:left w:val="none" w:sz="0" w:space="0" w:color="auto"/>
            <w:bottom w:val="none" w:sz="0" w:space="0" w:color="auto"/>
            <w:right w:val="none" w:sz="0" w:space="0" w:color="auto"/>
          </w:divBdr>
          <w:divsChild>
            <w:div w:id="78599825">
              <w:marLeft w:val="0"/>
              <w:marRight w:val="0"/>
              <w:marTop w:val="0"/>
              <w:marBottom w:val="0"/>
              <w:divBdr>
                <w:top w:val="none" w:sz="0" w:space="0" w:color="auto"/>
                <w:left w:val="none" w:sz="0" w:space="0" w:color="auto"/>
                <w:bottom w:val="none" w:sz="0" w:space="0" w:color="auto"/>
                <w:right w:val="none" w:sz="0" w:space="0" w:color="auto"/>
              </w:divBdr>
            </w:div>
            <w:div w:id="115415550">
              <w:marLeft w:val="0"/>
              <w:marRight w:val="0"/>
              <w:marTop w:val="0"/>
              <w:marBottom w:val="0"/>
              <w:divBdr>
                <w:top w:val="none" w:sz="0" w:space="0" w:color="auto"/>
                <w:left w:val="none" w:sz="0" w:space="0" w:color="auto"/>
                <w:bottom w:val="none" w:sz="0" w:space="0" w:color="auto"/>
                <w:right w:val="none" w:sz="0" w:space="0" w:color="auto"/>
              </w:divBdr>
            </w:div>
            <w:div w:id="143013069">
              <w:marLeft w:val="0"/>
              <w:marRight w:val="0"/>
              <w:marTop w:val="0"/>
              <w:marBottom w:val="0"/>
              <w:divBdr>
                <w:top w:val="none" w:sz="0" w:space="0" w:color="auto"/>
                <w:left w:val="none" w:sz="0" w:space="0" w:color="auto"/>
                <w:bottom w:val="none" w:sz="0" w:space="0" w:color="auto"/>
                <w:right w:val="none" w:sz="0" w:space="0" w:color="auto"/>
              </w:divBdr>
            </w:div>
            <w:div w:id="415248604">
              <w:marLeft w:val="0"/>
              <w:marRight w:val="0"/>
              <w:marTop w:val="0"/>
              <w:marBottom w:val="0"/>
              <w:divBdr>
                <w:top w:val="none" w:sz="0" w:space="0" w:color="auto"/>
                <w:left w:val="none" w:sz="0" w:space="0" w:color="auto"/>
                <w:bottom w:val="none" w:sz="0" w:space="0" w:color="auto"/>
                <w:right w:val="none" w:sz="0" w:space="0" w:color="auto"/>
              </w:divBdr>
            </w:div>
            <w:div w:id="585967295">
              <w:marLeft w:val="0"/>
              <w:marRight w:val="0"/>
              <w:marTop w:val="0"/>
              <w:marBottom w:val="0"/>
              <w:divBdr>
                <w:top w:val="none" w:sz="0" w:space="0" w:color="auto"/>
                <w:left w:val="none" w:sz="0" w:space="0" w:color="auto"/>
                <w:bottom w:val="none" w:sz="0" w:space="0" w:color="auto"/>
                <w:right w:val="none" w:sz="0" w:space="0" w:color="auto"/>
              </w:divBdr>
            </w:div>
            <w:div w:id="1166169928">
              <w:marLeft w:val="0"/>
              <w:marRight w:val="0"/>
              <w:marTop w:val="0"/>
              <w:marBottom w:val="0"/>
              <w:divBdr>
                <w:top w:val="none" w:sz="0" w:space="0" w:color="auto"/>
                <w:left w:val="none" w:sz="0" w:space="0" w:color="auto"/>
                <w:bottom w:val="none" w:sz="0" w:space="0" w:color="auto"/>
                <w:right w:val="none" w:sz="0" w:space="0" w:color="auto"/>
              </w:divBdr>
            </w:div>
            <w:div w:id="164608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03763">
      <w:bodyDiv w:val="1"/>
      <w:marLeft w:val="0"/>
      <w:marRight w:val="0"/>
      <w:marTop w:val="0"/>
      <w:marBottom w:val="0"/>
      <w:divBdr>
        <w:top w:val="none" w:sz="0" w:space="0" w:color="auto"/>
        <w:left w:val="none" w:sz="0" w:space="0" w:color="auto"/>
        <w:bottom w:val="none" w:sz="0" w:space="0" w:color="auto"/>
        <w:right w:val="none" w:sz="0" w:space="0" w:color="auto"/>
      </w:divBdr>
    </w:div>
    <w:div w:id="1839298120">
      <w:bodyDiv w:val="1"/>
      <w:marLeft w:val="0"/>
      <w:marRight w:val="0"/>
      <w:marTop w:val="0"/>
      <w:marBottom w:val="0"/>
      <w:divBdr>
        <w:top w:val="none" w:sz="0" w:space="0" w:color="auto"/>
        <w:left w:val="none" w:sz="0" w:space="0" w:color="auto"/>
        <w:bottom w:val="none" w:sz="0" w:space="0" w:color="auto"/>
        <w:right w:val="none" w:sz="0" w:space="0" w:color="auto"/>
      </w:divBdr>
      <w:divsChild>
        <w:div w:id="1622762376">
          <w:marLeft w:val="0"/>
          <w:marRight w:val="0"/>
          <w:marTop w:val="0"/>
          <w:marBottom w:val="0"/>
          <w:divBdr>
            <w:top w:val="none" w:sz="0" w:space="0" w:color="auto"/>
            <w:left w:val="none" w:sz="0" w:space="0" w:color="auto"/>
            <w:bottom w:val="none" w:sz="0" w:space="0" w:color="auto"/>
            <w:right w:val="none" w:sz="0" w:space="0" w:color="auto"/>
          </w:divBdr>
          <w:divsChild>
            <w:div w:id="149291405">
              <w:marLeft w:val="0"/>
              <w:marRight w:val="0"/>
              <w:marTop w:val="0"/>
              <w:marBottom w:val="0"/>
              <w:divBdr>
                <w:top w:val="none" w:sz="0" w:space="0" w:color="auto"/>
                <w:left w:val="none" w:sz="0" w:space="0" w:color="auto"/>
                <w:bottom w:val="none" w:sz="0" w:space="0" w:color="auto"/>
                <w:right w:val="none" w:sz="0" w:space="0" w:color="auto"/>
              </w:divBdr>
            </w:div>
            <w:div w:id="154299708">
              <w:marLeft w:val="0"/>
              <w:marRight w:val="0"/>
              <w:marTop w:val="0"/>
              <w:marBottom w:val="0"/>
              <w:divBdr>
                <w:top w:val="none" w:sz="0" w:space="0" w:color="auto"/>
                <w:left w:val="none" w:sz="0" w:space="0" w:color="auto"/>
                <w:bottom w:val="none" w:sz="0" w:space="0" w:color="auto"/>
                <w:right w:val="none" w:sz="0" w:space="0" w:color="auto"/>
              </w:divBdr>
            </w:div>
            <w:div w:id="234517363">
              <w:marLeft w:val="0"/>
              <w:marRight w:val="0"/>
              <w:marTop w:val="0"/>
              <w:marBottom w:val="0"/>
              <w:divBdr>
                <w:top w:val="none" w:sz="0" w:space="0" w:color="auto"/>
                <w:left w:val="none" w:sz="0" w:space="0" w:color="auto"/>
                <w:bottom w:val="none" w:sz="0" w:space="0" w:color="auto"/>
                <w:right w:val="none" w:sz="0" w:space="0" w:color="auto"/>
              </w:divBdr>
            </w:div>
            <w:div w:id="387730804">
              <w:marLeft w:val="0"/>
              <w:marRight w:val="0"/>
              <w:marTop w:val="0"/>
              <w:marBottom w:val="0"/>
              <w:divBdr>
                <w:top w:val="none" w:sz="0" w:space="0" w:color="auto"/>
                <w:left w:val="none" w:sz="0" w:space="0" w:color="auto"/>
                <w:bottom w:val="none" w:sz="0" w:space="0" w:color="auto"/>
                <w:right w:val="none" w:sz="0" w:space="0" w:color="auto"/>
              </w:divBdr>
            </w:div>
            <w:div w:id="415446277">
              <w:marLeft w:val="0"/>
              <w:marRight w:val="0"/>
              <w:marTop w:val="0"/>
              <w:marBottom w:val="0"/>
              <w:divBdr>
                <w:top w:val="none" w:sz="0" w:space="0" w:color="auto"/>
                <w:left w:val="none" w:sz="0" w:space="0" w:color="auto"/>
                <w:bottom w:val="none" w:sz="0" w:space="0" w:color="auto"/>
                <w:right w:val="none" w:sz="0" w:space="0" w:color="auto"/>
              </w:divBdr>
            </w:div>
            <w:div w:id="509223928">
              <w:marLeft w:val="0"/>
              <w:marRight w:val="0"/>
              <w:marTop w:val="0"/>
              <w:marBottom w:val="0"/>
              <w:divBdr>
                <w:top w:val="none" w:sz="0" w:space="0" w:color="auto"/>
                <w:left w:val="none" w:sz="0" w:space="0" w:color="auto"/>
                <w:bottom w:val="none" w:sz="0" w:space="0" w:color="auto"/>
                <w:right w:val="none" w:sz="0" w:space="0" w:color="auto"/>
              </w:divBdr>
            </w:div>
            <w:div w:id="547885602">
              <w:marLeft w:val="0"/>
              <w:marRight w:val="0"/>
              <w:marTop w:val="0"/>
              <w:marBottom w:val="0"/>
              <w:divBdr>
                <w:top w:val="none" w:sz="0" w:space="0" w:color="auto"/>
                <w:left w:val="none" w:sz="0" w:space="0" w:color="auto"/>
                <w:bottom w:val="none" w:sz="0" w:space="0" w:color="auto"/>
                <w:right w:val="none" w:sz="0" w:space="0" w:color="auto"/>
              </w:divBdr>
            </w:div>
            <w:div w:id="557398775">
              <w:marLeft w:val="0"/>
              <w:marRight w:val="0"/>
              <w:marTop w:val="0"/>
              <w:marBottom w:val="0"/>
              <w:divBdr>
                <w:top w:val="none" w:sz="0" w:space="0" w:color="auto"/>
                <w:left w:val="none" w:sz="0" w:space="0" w:color="auto"/>
                <w:bottom w:val="none" w:sz="0" w:space="0" w:color="auto"/>
                <w:right w:val="none" w:sz="0" w:space="0" w:color="auto"/>
              </w:divBdr>
            </w:div>
            <w:div w:id="569268259">
              <w:marLeft w:val="0"/>
              <w:marRight w:val="0"/>
              <w:marTop w:val="0"/>
              <w:marBottom w:val="0"/>
              <w:divBdr>
                <w:top w:val="none" w:sz="0" w:space="0" w:color="auto"/>
                <w:left w:val="none" w:sz="0" w:space="0" w:color="auto"/>
                <w:bottom w:val="none" w:sz="0" w:space="0" w:color="auto"/>
                <w:right w:val="none" w:sz="0" w:space="0" w:color="auto"/>
              </w:divBdr>
            </w:div>
            <w:div w:id="634795019">
              <w:marLeft w:val="0"/>
              <w:marRight w:val="0"/>
              <w:marTop w:val="0"/>
              <w:marBottom w:val="0"/>
              <w:divBdr>
                <w:top w:val="none" w:sz="0" w:space="0" w:color="auto"/>
                <w:left w:val="none" w:sz="0" w:space="0" w:color="auto"/>
                <w:bottom w:val="none" w:sz="0" w:space="0" w:color="auto"/>
                <w:right w:val="none" w:sz="0" w:space="0" w:color="auto"/>
              </w:divBdr>
            </w:div>
            <w:div w:id="636103379">
              <w:marLeft w:val="0"/>
              <w:marRight w:val="0"/>
              <w:marTop w:val="0"/>
              <w:marBottom w:val="0"/>
              <w:divBdr>
                <w:top w:val="none" w:sz="0" w:space="0" w:color="auto"/>
                <w:left w:val="none" w:sz="0" w:space="0" w:color="auto"/>
                <w:bottom w:val="none" w:sz="0" w:space="0" w:color="auto"/>
                <w:right w:val="none" w:sz="0" w:space="0" w:color="auto"/>
              </w:divBdr>
            </w:div>
            <w:div w:id="713237385">
              <w:marLeft w:val="0"/>
              <w:marRight w:val="0"/>
              <w:marTop w:val="0"/>
              <w:marBottom w:val="0"/>
              <w:divBdr>
                <w:top w:val="none" w:sz="0" w:space="0" w:color="auto"/>
                <w:left w:val="none" w:sz="0" w:space="0" w:color="auto"/>
                <w:bottom w:val="none" w:sz="0" w:space="0" w:color="auto"/>
                <w:right w:val="none" w:sz="0" w:space="0" w:color="auto"/>
              </w:divBdr>
            </w:div>
            <w:div w:id="745423128">
              <w:marLeft w:val="0"/>
              <w:marRight w:val="0"/>
              <w:marTop w:val="0"/>
              <w:marBottom w:val="0"/>
              <w:divBdr>
                <w:top w:val="none" w:sz="0" w:space="0" w:color="auto"/>
                <w:left w:val="none" w:sz="0" w:space="0" w:color="auto"/>
                <w:bottom w:val="none" w:sz="0" w:space="0" w:color="auto"/>
                <w:right w:val="none" w:sz="0" w:space="0" w:color="auto"/>
              </w:divBdr>
            </w:div>
            <w:div w:id="922447166">
              <w:marLeft w:val="0"/>
              <w:marRight w:val="0"/>
              <w:marTop w:val="0"/>
              <w:marBottom w:val="0"/>
              <w:divBdr>
                <w:top w:val="none" w:sz="0" w:space="0" w:color="auto"/>
                <w:left w:val="none" w:sz="0" w:space="0" w:color="auto"/>
                <w:bottom w:val="none" w:sz="0" w:space="0" w:color="auto"/>
                <w:right w:val="none" w:sz="0" w:space="0" w:color="auto"/>
              </w:divBdr>
            </w:div>
            <w:div w:id="1014266795">
              <w:marLeft w:val="0"/>
              <w:marRight w:val="0"/>
              <w:marTop w:val="0"/>
              <w:marBottom w:val="0"/>
              <w:divBdr>
                <w:top w:val="none" w:sz="0" w:space="0" w:color="auto"/>
                <w:left w:val="none" w:sz="0" w:space="0" w:color="auto"/>
                <w:bottom w:val="none" w:sz="0" w:space="0" w:color="auto"/>
                <w:right w:val="none" w:sz="0" w:space="0" w:color="auto"/>
              </w:divBdr>
            </w:div>
            <w:div w:id="1139147796">
              <w:marLeft w:val="0"/>
              <w:marRight w:val="0"/>
              <w:marTop w:val="0"/>
              <w:marBottom w:val="0"/>
              <w:divBdr>
                <w:top w:val="none" w:sz="0" w:space="0" w:color="auto"/>
                <w:left w:val="none" w:sz="0" w:space="0" w:color="auto"/>
                <w:bottom w:val="none" w:sz="0" w:space="0" w:color="auto"/>
                <w:right w:val="none" w:sz="0" w:space="0" w:color="auto"/>
              </w:divBdr>
            </w:div>
            <w:div w:id="1189176184">
              <w:marLeft w:val="0"/>
              <w:marRight w:val="0"/>
              <w:marTop w:val="0"/>
              <w:marBottom w:val="0"/>
              <w:divBdr>
                <w:top w:val="none" w:sz="0" w:space="0" w:color="auto"/>
                <w:left w:val="none" w:sz="0" w:space="0" w:color="auto"/>
                <w:bottom w:val="none" w:sz="0" w:space="0" w:color="auto"/>
                <w:right w:val="none" w:sz="0" w:space="0" w:color="auto"/>
              </w:divBdr>
            </w:div>
            <w:div w:id="1396969480">
              <w:marLeft w:val="0"/>
              <w:marRight w:val="0"/>
              <w:marTop w:val="0"/>
              <w:marBottom w:val="0"/>
              <w:divBdr>
                <w:top w:val="none" w:sz="0" w:space="0" w:color="auto"/>
                <w:left w:val="none" w:sz="0" w:space="0" w:color="auto"/>
                <w:bottom w:val="none" w:sz="0" w:space="0" w:color="auto"/>
                <w:right w:val="none" w:sz="0" w:space="0" w:color="auto"/>
              </w:divBdr>
            </w:div>
            <w:div w:id="1489437387">
              <w:marLeft w:val="0"/>
              <w:marRight w:val="0"/>
              <w:marTop w:val="0"/>
              <w:marBottom w:val="0"/>
              <w:divBdr>
                <w:top w:val="none" w:sz="0" w:space="0" w:color="auto"/>
                <w:left w:val="none" w:sz="0" w:space="0" w:color="auto"/>
                <w:bottom w:val="none" w:sz="0" w:space="0" w:color="auto"/>
                <w:right w:val="none" w:sz="0" w:space="0" w:color="auto"/>
              </w:divBdr>
            </w:div>
            <w:div w:id="1642877836">
              <w:marLeft w:val="0"/>
              <w:marRight w:val="0"/>
              <w:marTop w:val="0"/>
              <w:marBottom w:val="0"/>
              <w:divBdr>
                <w:top w:val="none" w:sz="0" w:space="0" w:color="auto"/>
                <w:left w:val="none" w:sz="0" w:space="0" w:color="auto"/>
                <w:bottom w:val="none" w:sz="0" w:space="0" w:color="auto"/>
                <w:right w:val="none" w:sz="0" w:space="0" w:color="auto"/>
              </w:divBdr>
            </w:div>
            <w:div w:id="1655405357">
              <w:marLeft w:val="0"/>
              <w:marRight w:val="0"/>
              <w:marTop w:val="0"/>
              <w:marBottom w:val="0"/>
              <w:divBdr>
                <w:top w:val="none" w:sz="0" w:space="0" w:color="auto"/>
                <w:left w:val="none" w:sz="0" w:space="0" w:color="auto"/>
                <w:bottom w:val="none" w:sz="0" w:space="0" w:color="auto"/>
                <w:right w:val="none" w:sz="0" w:space="0" w:color="auto"/>
              </w:divBdr>
            </w:div>
            <w:div w:id="1809929465">
              <w:marLeft w:val="0"/>
              <w:marRight w:val="0"/>
              <w:marTop w:val="0"/>
              <w:marBottom w:val="0"/>
              <w:divBdr>
                <w:top w:val="none" w:sz="0" w:space="0" w:color="auto"/>
                <w:left w:val="none" w:sz="0" w:space="0" w:color="auto"/>
                <w:bottom w:val="none" w:sz="0" w:space="0" w:color="auto"/>
                <w:right w:val="none" w:sz="0" w:space="0" w:color="auto"/>
              </w:divBdr>
            </w:div>
            <w:div w:id="1927642754">
              <w:marLeft w:val="0"/>
              <w:marRight w:val="0"/>
              <w:marTop w:val="0"/>
              <w:marBottom w:val="0"/>
              <w:divBdr>
                <w:top w:val="none" w:sz="0" w:space="0" w:color="auto"/>
                <w:left w:val="none" w:sz="0" w:space="0" w:color="auto"/>
                <w:bottom w:val="none" w:sz="0" w:space="0" w:color="auto"/>
                <w:right w:val="none" w:sz="0" w:space="0" w:color="auto"/>
              </w:divBdr>
            </w:div>
            <w:div w:id="2028170446">
              <w:marLeft w:val="0"/>
              <w:marRight w:val="0"/>
              <w:marTop w:val="0"/>
              <w:marBottom w:val="0"/>
              <w:divBdr>
                <w:top w:val="none" w:sz="0" w:space="0" w:color="auto"/>
                <w:left w:val="none" w:sz="0" w:space="0" w:color="auto"/>
                <w:bottom w:val="none" w:sz="0" w:space="0" w:color="auto"/>
                <w:right w:val="none" w:sz="0" w:space="0" w:color="auto"/>
              </w:divBdr>
            </w:div>
            <w:div w:id="21377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55235">
      <w:bodyDiv w:val="1"/>
      <w:marLeft w:val="0"/>
      <w:marRight w:val="0"/>
      <w:marTop w:val="0"/>
      <w:marBottom w:val="0"/>
      <w:divBdr>
        <w:top w:val="none" w:sz="0" w:space="0" w:color="auto"/>
        <w:left w:val="none" w:sz="0" w:space="0" w:color="auto"/>
        <w:bottom w:val="none" w:sz="0" w:space="0" w:color="auto"/>
        <w:right w:val="none" w:sz="0" w:space="0" w:color="auto"/>
      </w:divBdr>
      <w:divsChild>
        <w:div w:id="1795709784">
          <w:marLeft w:val="0"/>
          <w:marRight w:val="0"/>
          <w:marTop w:val="0"/>
          <w:marBottom w:val="0"/>
          <w:divBdr>
            <w:top w:val="none" w:sz="0" w:space="0" w:color="auto"/>
            <w:left w:val="none" w:sz="0" w:space="0" w:color="auto"/>
            <w:bottom w:val="none" w:sz="0" w:space="0" w:color="auto"/>
            <w:right w:val="none" w:sz="0" w:space="0" w:color="auto"/>
          </w:divBdr>
          <w:divsChild>
            <w:div w:id="24870816">
              <w:marLeft w:val="0"/>
              <w:marRight w:val="0"/>
              <w:marTop w:val="0"/>
              <w:marBottom w:val="0"/>
              <w:divBdr>
                <w:top w:val="none" w:sz="0" w:space="0" w:color="auto"/>
                <w:left w:val="none" w:sz="0" w:space="0" w:color="auto"/>
                <w:bottom w:val="none" w:sz="0" w:space="0" w:color="auto"/>
                <w:right w:val="none" w:sz="0" w:space="0" w:color="auto"/>
              </w:divBdr>
            </w:div>
            <w:div w:id="130902307">
              <w:marLeft w:val="0"/>
              <w:marRight w:val="0"/>
              <w:marTop w:val="0"/>
              <w:marBottom w:val="0"/>
              <w:divBdr>
                <w:top w:val="none" w:sz="0" w:space="0" w:color="auto"/>
                <w:left w:val="none" w:sz="0" w:space="0" w:color="auto"/>
                <w:bottom w:val="none" w:sz="0" w:space="0" w:color="auto"/>
                <w:right w:val="none" w:sz="0" w:space="0" w:color="auto"/>
              </w:divBdr>
            </w:div>
            <w:div w:id="306663662">
              <w:marLeft w:val="0"/>
              <w:marRight w:val="0"/>
              <w:marTop w:val="0"/>
              <w:marBottom w:val="0"/>
              <w:divBdr>
                <w:top w:val="none" w:sz="0" w:space="0" w:color="auto"/>
                <w:left w:val="none" w:sz="0" w:space="0" w:color="auto"/>
                <w:bottom w:val="none" w:sz="0" w:space="0" w:color="auto"/>
                <w:right w:val="none" w:sz="0" w:space="0" w:color="auto"/>
              </w:divBdr>
            </w:div>
            <w:div w:id="1257057133">
              <w:marLeft w:val="0"/>
              <w:marRight w:val="0"/>
              <w:marTop w:val="0"/>
              <w:marBottom w:val="0"/>
              <w:divBdr>
                <w:top w:val="none" w:sz="0" w:space="0" w:color="auto"/>
                <w:left w:val="none" w:sz="0" w:space="0" w:color="auto"/>
                <w:bottom w:val="none" w:sz="0" w:space="0" w:color="auto"/>
                <w:right w:val="none" w:sz="0" w:space="0" w:color="auto"/>
              </w:divBdr>
            </w:div>
            <w:div w:id="1518277527">
              <w:marLeft w:val="0"/>
              <w:marRight w:val="0"/>
              <w:marTop w:val="0"/>
              <w:marBottom w:val="0"/>
              <w:divBdr>
                <w:top w:val="none" w:sz="0" w:space="0" w:color="auto"/>
                <w:left w:val="none" w:sz="0" w:space="0" w:color="auto"/>
                <w:bottom w:val="none" w:sz="0" w:space="0" w:color="auto"/>
                <w:right w:val="none" w:sz="0" w:space="0" w:color="auto"/>
              </w:divBdr>
            </w:div>
            <w:div w:id="20744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41389">
      <w:bodyDiv w:val="1"/>
      <w:marLeft w:val="0"/>
      <w:marRight w:val="0"/>
      <w:marTop w:val="0"/>
      <w:marBottom w:val="0"/>
      <w:divBdr>
        <w:top w:val="none" w:sz="0" w:space="0" w:color="auto"/>
        <w:left w:val="none" w:sz="0" w:space="0" w:color="auto"/>
        <w:bottom w:val="none" w:sz="0" w:space="0" w:color="auto"/>
        <w:right w:val="none" w:sz="0" w:space="0" w:color="auto"/>
      </w:divBdr>
      <w:divsChild>
        <w:div w:id="1222787583">
          <w:marLeft w:val="0"/>
          <w:marRight w:val="0"/>
          <w:marTop w:val="0"/>
          <w:marBottom w:val="0"/>
          <w:divBdr>
            <w:top w:val="none" w:sz="0" w:space="0" w:color="auto"/>
            <w:left w:val="none" w:sz="0" w:space="0" w:color="auto"/>
            <w:bottom w:val="none" w:sz="0" w:space="0" w:color="auto"/>
            <w:right w:val="none" w:sz="0" w:space="0" w:color="auto"/>
          </w:divBdr>
          <w:divsChild>
            <w:div w:id="567961622">
              <w:marLeft w:val="0"/>
              <w:marRight w:val="0"/>
              <w:marTop w:val="0"/>
              <w:marBottom w:val="0"/>
              <w:divBdr>
                <w:top w:val="none" w:sz="0" w:space="0" w:color="auto"/>
                <w:left w:val="none" w:sz="0" w:space="0" w:color="auto"/>
                <w:bottom w:val="none" w:sz="0" w:space="0" w:color="auto"/>
                <w:right w:val="none" w:sz="0" w:space="0" w:color="auto"/>
              </w:divBdr>
            </w:div>
            <w:div w:id="1080054988">
              <w:marLeft w:val="0"/>
              <w:marRight w:val="0"/>
              <w:marTop w:val="0"/>
              <w:marBottom w:val="0"/>
              <w:divBdr>
                <w:top w:val="none" w:sz="0" w:space="0" w:color="auto"/>
                <w:left w:val="none" w:sz="0" w:space="0" w:color="auto"/>
                <w:bottom w:val="none" w:sz="0" w:space="0" w:color="auto"/>
                <w:right w:val="none" w:sz="0" w:space="0" w:color="auto"/>
              </w:divBdr>
            </w:div>
            <w:div w:id="884371543">
              <w:marLeft w:val="0"/>
              <w:marRight w:val="0"/>
              <w:marTop w:val="0"/>
              <w:marBottom w:val="0"/>
              <w:divBdr>
                <w:top w:val="none" w:sz="0" w:space="0" w:color="auto"/>
                <w:left w:val="none" w:sz="0" w:space="0" w:color="auto"/>
                <w:bottom w:val="none" w:sz="0" w:space="0" w:color="auto"/>
                <w:right w:val="none" w:sz="0" w:space="0" w:color="auto"/>
              </w:divBdr>
            </w:div>
            <w:div w:id="1575167679">
              <w:marLeft w:val="0"/>
              <w:marRight w:val="0"/>
              <w:marTop w:val="0"/>
              <w:marBottom w:val="0"/>
              <w:divBdr>
                <w:top w:val="none" w:sz="0" w:space="0" w:color="auto"/>
                <w:left w:val="none" w:sz="0" w:space="0" w:color="auto"/>
                <w:bottom w:val="none" w:sz="0" w:space="0" w:color="auto"/>
                <w:right w:val="none" w:sz="0" w:space="0" w:color="auto"/>
              </w:divBdr>
            </w:div>
            <w:div w:id="1990669004">
              <w:marLeft w:val="0"/>
              <w:marRight w:val="0"/>
              <w:marTop w:val="0"/>
              <w:marBottom w:val="0"/>
              <w:divBdr>
                <w:top w:val="none" w:sz="0" w:space="0" w:color="auto"/>
                <w:left w:val="none" w:sz="0" w:space="0" w:color="auto"/>
                <w:bottom w:val="none" w:sz="0" w:space="0" w:color="auto"/>
                <w:right w:val="none" w:sz="0" w:space="0" w:color="auto"/>
              </w:divBdr>
            </w:div>
            <w:div w:id="1556575730">
              <w:marLeft w:val="0"/>
              <w:marRight w:val="0"/>
              <w:marTop w:val="0"/>
              <w:marBottom w:val="0"/>
              <w:divBdr>
                <w:top w:val="none" w:sz="0" w:space="0" w:color="auto"/>
                <w:left w:val="none" w:sz="0" w:space="0" w:color="auto"/>
                <w:bottom w:val="none" w:sz="0" w:space="0" w:color="auto"/>
                <w:right w:val="none" w:sz="0" w:space="0" w:color="auto"/>
              </w:divBdr>
            </w:div>
            <w:div w:id="1831864375">
              <w:marLeft w:val="0"/>
              <w:marRight w:val="0"/>
              <w:marTop w:val="0"/>
              <w:marBottom w:val="0"/>
              <w:divBdr>
                <w:top w:val="none" w:sz="0" w:space="0" w:color="auto"/>
                <w:left w:val="none" w:sz="0" w:space="0" w:color="auto"/>
                <w:bottom w:val="none" w:sz="0" w:space="0" w:color="auto"/>
                <w:right w:val="none" w:sz="0" w:space="0" w:color="auto"/>
              </w:divBdr>
            </w:div>
            <w:div w:id="64482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046449">
      <w:bodyDiv w:val="1"/>
      <w:marLeft w:val="0"/>
      <w:marRight w:val="0"/>
      <w:marTop w:val="0"/>
      <w:marBottom w:val="0"/>
      <w:divBdr>
        <w:top w:val="none" w:sz="0" w:space="0" w:color="auto"/>
        <w:left w:val="none" w:sz="0" w:space="0" w:color="auto"/>
        <w:bottom w:val="none" w:sz="0" w:space="0" w:color="auto"/>
        <w:right w:val="none" w:sz="0" w:space="0" w:color="auto"/>
      </w:divBdr>
    </w:div>
    <w:div w:id="1867669585">
      <w:bodyDiv w:val="1"/>
      <w:marLeft w:val="0"/>
      <w:marRight w:val="0"/>
      <w:marTop w:val="0"/>
      <w:marBottom w:val="0"/>
      <w:divBdr>
        <w:top w:val="none" w:sz="0" w:space="0" w:color="auto"/>
        <w:left w:val="none" w:sz="0" w:space="0" w:color="auto"/>
        <w:bottom w:val="none" w:sz="0" w:space="0" w:color="auto"/>
        <w:right w:val="none" w:sz="0" w:space="0" w:color="auto"/>
      </w:divBdr>
      <w:divsChild>
        <w:div w:id="258411030">
          <w:marLeft w:val="0"/>
          <w:marRight w:val="0"/>
          <w:marTop w:val="0"/>
          <w:marBottom w:val="0"/>
          <w:divBdr>
            <w:top w:val="none" w:sz="0" w:space="0" w:color="auto"/>
            <w:left w:val="none" w:sz="0" w:space="0" w:color="auto"/>
            <w:bottom w:val="none" w:sz="0" w:space="0" w:color="auto"/>
            <w:right w:val="none" w:sz="0" w:space="0" w:color="auto"/>
          </w:divBdr>
          <w:divsChild>
            <w:div w:id="23556101">
              <w:marLeft w:val="0"/>
              <w:marRight w:val="0"/>
              <w:marTop w:val="0"/>
              <w:marBottom w:val="0"/>
              <w:divBdr>
                <w:top w:val="none" w:sz="0" w:space="0" w:color="auto"/>
                <w:left w:val="none" w:sz="0" w:space="0" w:color="auto"/>
                <w:bottom w:val="none" w:sz="0" w:space="0" w:color="auto"/>
                <w:right w:val="none" w:sz="0" w:space="0" w:color="auto"/>
              </w:divBdr>
            </w:div>
            <w:div w:id="105085041">
              <w:marLeft w:val="0"/>
              <w:marRight w:val="0"/>
              <w:marTop w:val="0"/>
              <w:marBottom w:val="0"/>
              <w:divBdr>
                <w:top w:val="none" w:sz="0" w:space="0" w:color="auto"/>
                <w:left w:val="none" w:sz="0" w:space="0" w:color="auto"/>
                <w:bottom w:val="none" w:sz="0" w:space="0" w:color="auto"/>
                <w:right w:val="none" w:sz="0" w:space="0" w:color="auto"/>
              </w:divBdr>
            </w:div>
            <w:div w:id="194583242">
              <w:marLeft w:val="0"/>
              <w:marRight w:val="0"/>
              <w:marTop w:val="0"/>
              <w:marBottom w:val="0"/>
              <w:divBdr>
                <w:top w:val="none" w:sz="0" w:space="0" w:color="auto"/>
                <w:left w:val="none" w:sz="0" w:space="0" w:color="auto"/>
                <w:bottom w:val="none" w:sz="0" w:space="0" w:color="auto"/>
                <w:right w:val="none" w:sz="0" w:space="0" w:color="auto"/>
              </w:divBdr>
            </w:div>
            <w:div w:id="217329621">
              <w:marLeft w:val="0"/>
              <w:marRight w:val="0"/>
              <w:marTop w:val="0"/>
              <w:marBottom w:val="0"/>
              <w:divBdr>
                <w:top w:val="none" w:sz="0" w:space="0" w:color="auto"/>
                <w:left w:val="none" w:sz="0" w:space="0" w:color="auto"/>
                <w:bottom w:val="none" w:sz="0" w:space="0" w:color="auto"/>
                <w:right w:val="none" w:sz="0" w:space="0" w:color="auto"/>
              </w:divBdr>
            </w:div>
            <w:div w:id="291794628">
              <w:marLeft w:val="0"/>
              <w:marRight w:val="0"/>
              <w:marTop w:val="0"/>
              <w:marBottom w:val="0"/>
              <w:divBdr>
                <w:top w:val="none" w:sz="0" w:space="0" w:color="auto"/>
                <w:left w:val="none" w:sz="0" w:space="0" w:color="auto"/>
                <w:bottom w:val="none" w:sz="0" w:space="0" w:color="auto"/>
                <w:right w:val="none" w:sz="0" w:space="0" w:color="auto"/>
              </w:divBdr>
            </w:div>
            <w:div w:id="320893464">
              <w:marLeft w:val="0"/>
              <w:marRight w:val="0"/>
              <w:marTop w:val="0"/>
              <w:marBottom w:val="0"/>
              <w:divBdr>
                <w:top w:val="none" w:sz="0" w:space="0" w:color="auto"/>
                <w:left w:val="none" w:sz="0" w:space="0" w:color="auto"/>
                <w:bottom w:val="none" w:sz="0" w:space="0" w:color="auto"/>
                <w:right w:val="none" w:sz="0" w:space="0" w:color="auto"/>
              </w:divBdr>
            </w:div>
            <w:div w:id="403796219">
              <w:marLeft w:val="0"/>
              <w:marRight w:val="0"/>
              <w:marTop w:val="0"/>
              <w:marBottom w:val="0"/>
              <w:divBdr>
                <w:top w:val="none" w:sz="0" w:space="0" w:color="auto"/>
                <w:left w:val="none" w:sz="0" w:space="0" w:color="auto"/>
                <w:bottom w:val="none" w:sz="0" w:space="0" w:color="auto"/>
                <w:right w:val="none" w:sz="0" w:space="0" w:color="auto"/>
              </w:divBdr>
            </w:div>
            <w:div w:id="409811451">
              <w:marLeft w:val="0"/>
              <w:marRight w:val="0"/>
              <w:marTop w:val="0"/>
              <w:marBottom w:val="0"/>
              <w:divBdr>
                <w:top w:val="none" w:sz="0" w:space="0" w:color="auto"/>
                <w:left w:val="none" w:sz="0" w:space="0" w:color="auto"/>
                <w:bottom w:val="none" w:sz="0" w:space="0" w:color="auto"/>
                <w:right w:val="none" w:sz="0" w:space="0" w:color="auto"/>
              </w:divBdr>
            </w:div>
            <w:div w:id="455494190">
              <w:marLeft w:val="0"/>
              <w:marRight w:val="0"/>
              <w:marTop w:val="0"/>
              <w:marBottom w:val="0"/>
              <w:divBdr>
                <w:top w:val="none" w:sz="0" w:space="0" w:color="auto"/>
                <w:left w:val="none" w:sz="0" w:space="0" w:color="auto"/>
                <w:bottom w:val="none" w:sz="0" w:space="0" w:color="auto"/>
                <w:right w:val="none" w:sz="0" w:space="0" w:color="auto"/>
              </w:divBdr>
            </w:div>
            <w:div w:id="496843993">
              <w:marLeft w:val="0"/>
              <w:marRight w:val="0"/>
              <w:marTop w:val="0"/>
              <w:marBottom w:val="0"/>
              <w:divBdr>
                <w:top w:val="none" w:sz="0" w:space="0" w:color="auto"/>
                <w:left w:val="none" w:sz="0" w:space="0" w:color="auto"/>
                <w:bottom w:val="none" w:sz="0" w:space="0" w:color="auto"/>
                <w:right w:val="none" w:sz="0" w:space="0" w:color="auto"/>
              </w:divBdr>
            </w:div>
            <w:div w:id="585114506">
              <w:marLeft w:val="0"/>
              <w:marRight w:val="0"/>
              <w:marTop w:val="0"/>
              <w:marBottom w:val="0"/>
              <w:divBdr>
                <w:top w:val="none" w:sz="0" w:space="0" w:color="auto"/>
                <w:left w:val="none" w:sz="0" w:space="0" w:color="auto"/>
                <w:bottom w:val="none" w:sz="0" w:space="0" w:color="auto"/>
                <w:right w:val="none" w:sz="0" w:space="0" w:color="auto"/>
              </w:divBdr>
            </w:div>
            <w:div w:id="588076201">
              <w:marLeft w:val="0"/>
              <w:marRight w:val="0"/>
              <w:marTop w:val="0"/>
              <w:marBottom w:val="0"/>
              <w:divBdr>
                <w:top w:val="none" w:sz="0" w:space="0" w:color="auto"/>
                <w:left w:val="none" w:sz="0" w:space="0" w:color="auto"/>
                <w:bottom w:val="none" w:sz="0" w:space="0" w:color="auto"/>
                <w:right w:val="none" w:sz="0" w:space="0" w:color="auto"/>
              </w:divBdr>
            </w:div>
            <w:div w:id="606693321">
              <w:marLeft w:val="0"/>
              <w:marRight w:val="0"/>
              <w:marTop w:val="0"/>
              <w:marBottom w:val="0"/>
              <w:divBdr>
                <w:top w:val="none" w:sz="0" w:space="0" w:color="auto"/>
                <w:left w:val="none" w:sz="0" w:space="0" w:color="auto"/>
                <w:bottom w:val="none" w:sz="0" w:space="0" w:color="auto"/>
                <w:right w:val="none" w:sz="0" w:space="0" w:color="auto"/>
              </w:divBdr>
            </w:div>
            <w:div w:id="662007817">
              <w:marLeft w:val="0"/>
              <w:marRight w:val="0"/>
              <w:marTop w:val="0"/>
              <w:marBottom w:val="0"/>
              <w:divBdr>
                <w:top w:val="none" w:sz="0" w:space="0" w:color="auto"/>
                <w:left w:val="none" w:sz="0" w:space="0" w:color="auto"/>
                <w:bottom w:val="none" w:sz="0" w:space="0" w:color="auto"/>
                <w:right w:val="none" w:sz="0" w:space="0" w:color="auto"/>
              </w:divBdr>
            </w:div>
            <w:div w:id="675956616">
              <w:marLeft w:val="0"/>
              <w:marRight w:val="0"/>
              <w:marTop w:val="0"/>
              <w:marBottom w:val="0"/>
              <w:divBdr>
                <w:top w:val="none" w:sz="0" w:space="0" w:color="auto"/>
                <w:left w:val="none" w:sz="0" w:space="0" w:color="auto"/>
                <w:bottom w:val="none" w:sz="0" w:space="0" w:color="auto"/>
                <w:right w:val="none" w:sz="0" w:space="0" w:color="auto"/>
              </w:divBdr>
            </w:div>
            <w:div w:id="680745574">
              <w:marLeft w:val="0"/>
              <w:marRight w:val="0"/>
              <w:marTop w:val="0"/>
              <w:marBottom w:val="0"/>
              <w:divBdr>
                <w:top w:val="none" w:sz="0" w:space="0" w:color="auto"/>
                <w:left w:val="none" w:sz="0" w:space="0" w:color="auto"/>
                <w:bottom w:val="none" w:sz="0" w:space="0" w:color="auto"/>
                <w:right w:val="none" w:sz="0" w:space="0" w:color="auto"/>
              </w:divBdr>
            </w:div>
            <w:div w:id="684865852">
              <w:marLeft w:val="0"/>
              <w:marRight w:val="0"/>
              <w:marTop w:val="0"/>
              <w:marBottom w:val="0"/>
              <w:divBdr>
                <w:top w:val="none" w:sz="0" w:space="0" w:color="auto"/>
                <w:left w:val="none" w:sz="0" w:space="0" w:color="auto"/>
                <w:bottom w:val="none" w:sz="0" w:space="0" w:color="auto"/>
                <w:right w:val="none" w:sz="0" w:space="0" w:color="auto"/>
              </w:divBdr>
            </w:div>
            <w:div w:id="780415522">
              <w:marLeft w:val="0"/>
              <w:marRight w:val="0"/>
              <w:marTop w:val="0"/>
              <w:marBottom w:val="0"/>
              <w:divBdr>
                <w:top w:val="none" w:sz="0" w:space="0" w:color="auto"/>
                <w:left w:val="none" w:sz="0" w:space="0" w:color="auto"/>
                <w:bottom w:val="none" w:sz="0" w:space="0" w:color="auto"/>
                <w:right w:val="none" w:sz="0" w:space="0" w:color="auto"/>
              </w:divBdr>
            </w:div>
            <w:div w:id="1101268299">
              <w:marLeft w:val="0"/>
              <w:marRight w:val="0"/>
              <w:marTop w:val="0"/>
              <w:marBottom w:val="0"/>
              <w:divBdr>
                <w:top w:val="none" w:sz="0" w:space="0" w:color="auto"/>
                <w:left w:val="none" w:sz="0" w:space="0" w:color="auto"/>
                <w:bottom w:val="none" w:sz="0" w:space="0" w:color="auto"/>
                <w:right w:val="none" w:sz="0" w:space="0" w:color="auto"/>
              </w:divBdr>
            </w:div>
            <w:div w:id="1158620206">
              <w:marLeft w:val="0"/>
              <w:marRight w:val="0"/>
              <w:marTop w:val="0"/>
              <w:marBottom w:val="0"/>
              <w:divBdr>
                <w:top w:val="none" w:sz="0" w:space="0" w:color="auto"/>
                <w:left w:val="none" w:sz="0" w:space="0" w:color="auto"/>
                <w:bottom w:val="none" w:sz="0" w:space="0" w:color="auto"/>
                <w:right w:val="none" w:sz="0" w:space="0" w:color="auto"/>
              </w:divBdr>
            </w:div>
            <w:div w:id="1182360395">
              <w:marLeft w:val="0"/>
              <w:marRight w:val="0"/>
              <w:marTop w:val="0"/>
              <w:marBottom w:val="0"/>
              <w:divBdr>
                <w:top w:val="none" w:sz="0" w:space="0" w:color="auto"/>
                <w:left w:val="none" w:sz="0" w:space="0" w:color="auto"/>
                <w:bottom w:val="none" w:sz="0" w:space="0" w:color="auto"/>
                <w:right w:val="none" w:sz="0" w:space="0" w:color="auto"/>
              </w:divBdr>
            </w:div>
            <w:div w:id="1321693082">
              <w:marLeft w:val="0"/>
              <w:marRight w:val="0"/>
              <w:marTop w:val="0"/>
              <w:marBottom w:val="0"/>
              <w:divBdr>
                <w:top w:val="none" w:sz="0" w:space="0" w:color="auto"/>
                <w:left w:val="none" w:sz="0" w:space="0" w:color="auto"/>
                <w:bottom w:val="none" w:sz="0" w:space="0" w:color="auto"/>
                <w:right w:val="none" w:sz="0" w:space="0" w:color="auto"/>
              </w:divBdr>
            </w:div>
            <w:div w:id="1457216389">
              <w:marLeft w:val="0"/>
              <w:marRight w:val="0"/>
              <w:marTop w:val="0"/>
              <w:marBottom w:val="0"/>
              <w:divBdr>
                <w:top w:val="none" w:sz="0" w:space="0" w:color="auto"/>
                <w:left w:val="none" w:sz="0" w:space="0" w:color="auto"/>
                <w:bottom w:val="none" w:sz="0" w:space="0" w:color="auto"/>
                <w:right w:val="none" w:sz="0" w:space="0" w:color="auto"/>
              </w:divBdr>
            </w:div>
            <w:div w:id="1462504480">
              <w:marLeft w:val="0"/>
              <w:marRight w:val="0"/>
              <w:marTop w:val="0"/>
              <w:marBottom w:val="0"/>
              <w:divBdr>
                <w:top w:val="none" w:sz="0" w:space="0" w:color="auto"/>
                <w:left w:val="none" w:sz="0" w:space="0" w:color="auto"/>
                <w:bottom w:val="none" w:sz="0" w:space="0" w:color="auto"/>
                <w:right w:val="none" w:sz="0" w:space="0" w:color="auto"/>
              </w:divBdr>
            </w:div>
            <w:div w:id="1576894013">
              <w:marLeft w:val="0"/>
              <w:marRight w:val="0"/>
              <w:marTop w:val="0"/>
              <w:marBottom w:val="0"/>
              <w:divBdr>
                <w:top w:val="none" w:sz="0" w:space="0" w:color="auto"/>
                <w:left w:val="none" w:sz="0" w:space="0" w:color="auto"/>
                <w:bottom w:val="none" w:sz="0" w:space="0" w:color="auto"/>
                <w:right w:val="none" w:sz="0" w:space="0" w:color="auto"/>
              </w:divBdr>
            </w:div>
            <w:div w:id="1619139199">
              <w:marLeft w:val="0"/>
              <w:marRight w:val="0"/>
              <w:marTop w:val="0"/>
              <w:marBottom w:val="0"/>
              <w:divBdr>
                <w:top w:val="none" w:sz="0" w:space="0" w:color="auto"/>
                <w:left w:val="none" w:sz="0" w:space="0" w:color="auto"/>
                <w:bottom w:val="none" w:sz="0" w:space="0" w:color="auto"/>
                <w:right w:val="none" w:sz="0" w:space="0" w:color="auto"/>
              </w:divBdr>
            </w:div>
            <w:div w:id="1639456887">
              <w:marLeft w:val="0"/>
              <w:marRight w:val="0"/>
              <w:marTop w:val="0"/>
              <w:marBottom w:val="0"/>
              <w:divBdr>
                <w:top w:val="none" w:sz="0" w:space="0" w:color="auto"/>
                <w:left w:val="none" w:sz="0" w:space="0" w:color="auto"/>
                <w:bottom w:val="none" w:sz="0" w:space="0" w:color="auto"/>
                <w:right w:val="none" w:sz="0" w:space="0" w:color="auto"/>
              </w:divBdr>
            </w:div>
            <w:div w:id="1685135399">
              <w:marLeft w:val="0"/>
              <w:marRight w:val="0"/>
              <w:marTop w:val="0"/>
              <w:marBottom w:val="0"/>
              <w:divBdr>
                <w:top w:val="none" w:sz="0" w:space="0" w:color="auto"/>
                <w:left w:val="none" w:sz="0" w:space="0" w:color="auto"/>
                <w:bottom w:val="none" w:sz="0" w:space="0" w:color="auto"/>
                <w:right w:val="none" w:sz="0" w:space="0" w:color="auto"/>
              </w:divBdr>
            </w:div>
            <w:div w:id="1740863308">
              <w:marLeft w:val="0"/>
              <w:marRight w:val="0"/>
              <w:marTop w:val="0"/>
              <w:marBottom w:val="0"/>
              <w:divBdr>
                <w:top w:val="none" w:sz="0" w:space="0" w:color="auto"/>
                <w:left w:val="none" w:sz="0" w:space="0" w:color="auto"/>
                <w:bottom w:val="none" w:sz="0" w:space="0" w:color="auto"/>
                <w:right w:val="none" w:sz="0" w:space="0" w:color="auto"/>
              </w:divBdr>
            </w:div>
            <w:div w:id="1750612622">
              <w:marLeft w:val="0"/>
              <w:marRight w:val="0"/>
              <w:marTop w:val="0"/>
              <w:marBottom w:val="0"/>
              <w:divBdr>
                <w:top w:val="none" w:sz="0" w:space="0" w:color="auto"/>
                <w:left w:val="none" w:sz="0" w:space="0" w:color="auto"/>
                <w:bottom w:val="none" w:sz="0" w:space="0" w:color="auto"/>
                <w:right w:val="none" w:sz="0" w:space="0" w:color="auto"/>
              </w:divBdr>
            </w:div>
            <w:div w:id="1752699638">
              <w:marLeft w:val="0"/>
              <w:marRight w:val="0"/>
              <w:marTop w:val="0"/>
              <w:marBottom w:val="0"/>
              <w:divBdr>
                <w:top w:val="none" w:sz="0" w:space="0" w:color="auto"/>
                <w:left w:val="none" w:sz="0" w:space="0" w:color="auto"/>
                <w:bottom w:val="none" w:sz="0" w:space="0" w:color="auto"/>
                <w:right w:val="none" w:sz="0" w:space="0" w:color="auto"/>
              </w:divBdr>
            </w:div>
            <w:div w:id="1768306091">
              <w:marLeft w:val="0"/>
              <w:marRight w:val="0"/>
              <w:marTop w:val="0"/>
              <w:marBottom w:val="0"/>
              <w:divBdr>
                <w:top w:val="none" w:sz="0" w:space="0" w:color="auto"/>
                <w:left w:val="none" w:sz="0" w:space="0" w:color="auto"/>
                <w:bottom w:val="none" w:sz="0" w:space="0" w:color="auto"/>
                <w:right w:val="none" w:sz="0" w:space="0" w:color="auto"/>
              </w:divBdr>
            </w:div>
            <w:div w:id="1805809742">
              <w:marLeft w:val="0"/>
              <w:marRight w:val="0"/>
              <w:marTop w:val="0"/>
              <w:marBottom w:val="0"/>
              <w:divBdr>
                <w:top w:val="none" w:sz="0" w:space="0" w:color="auto"/>
                <w:left w:val="none" w:sz="0" w:space="0" w:color="auto"/>
                <w:bottom w:val="none" w:sz="0" w:space="0" w:color="auto"/>
                <w:right w:val="none" w:sz="0" w:space="0" w:color="auto"/>
              </w:divBdr>
            </w:div>
            <w:div w:id="194256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969121">
      <w:bodyDiv w:val="1"/>
      <w:marLeft w:val="0"/>
      <w:marRight w:val="0"/>
      <w:marTop w:val="0"/>
      <w:marBottom w:val="0"/>
      <w:divBdr>
        <w:top w:val="none" w:sz="0" w:space="0" w:color="auto"/>
        <w:left w:val="none" w:sz="0" w:space="0" w:color="auto"/>
        <w:bottom w:val="none" w:sz="0" w:space="0" w:color="auto"/>
        <w:right w:val="none" w:sz="0" w:space="0" w:color="auto"/>
      </w:divBdr>
      <w:divsChild>
        <w:div w:id="36660594">
          <w:marLeft w:val="0"/>
          <w:marRight w:val="0"/>
          <w:marTop w:val="0"/>
          <w:marBottom w:val="0"/>
          <w:divBdr>
            <w:top w:val="none" w:sz="0" w:space="0" w:color="auto"/>
            <w:left w:val="none" w:sz="0" w:space="0" w:color="auto"/>
            <w:bottom w:val="none" w:sz="0" w:space="0" w:color="auto"/>
            <w:right w:val="none" w:sz="0" w:space="0" w:color="auto"/>
          </w:divBdr>
          <w:divsChild>
            <w:div w:id="541405713">
              <w:marLeft w:val="0"/>
              <w:marRight w:val="0"/>
              <w:marTop w:val="0"/>
              <w:marBottom w:val="0"/>
              <w:divBdr>
                <w:top w:val="none" w:sz="0" w:space="0" w:color="auto"/>
                <w:left w:val="none" w:sz="0" w:space="0" w:color="auto"/>
                <w:bottom w:val="none" w:sz="0" w:space="0" w:color="auto"/>
                <w:right w:val="none" w:sz="0" w:space="0" w:color="auto"/>
              </w:divBdr>
            </w:div>
            <w:div w:id="559365018">
              <w:marLeft w:val="0"/>
              <w:marRight w:val="0"/>
              <w:marTop w:val="0"/>
              <w:marBottom w:val="0"/>
              <w:divBdr>
                <w:top w:val="none" w:sz="0" w:space="0" w:color="auto"/>
                <w:left w:val="none" w:sz="0" w:space="0" w:color="auto"/>
                <w:bottom w:val="none" w:sz="0" w:space="0" w:color="auto"/>
                <w:right w:val="none" w:sz="0" w:space="0" w:color="auto"/>
              </w:divBdr>
            </w:div>
            <w:div w:id="743449538">
              <w:marLeft w:val="0"/>
              <w:marRight w:val="0"/>
              <w:marTop w:val="0"/>
              <w:marBottom w:val="0"/>
              <w:divBdr>
                <w:top w:val="none" w:sz="0" w:space="0" w:color="auto"/>
                <w:left w:val="none" w:sz="0" w:space="0" w:color="auto"/>
                <w:bottom w:val="none" w:sz="0" w:space="0" w:color="auto"/>
                <w:right w:val="none" w:sz="0" w:space="0" w:color="auto"/>
              </w:divBdr>
            </w:div>
            <w:div w:id="1558542034">
              <w:marLeft w:val="0"/>
              <w:marRight w:val="0"/>
              <w:marTop w:val="0"/>
              <w:marBottom w:val="0"/>
              <w:divBdr>
                <w:top w:val="none" w:sz="0" w:space="0" w:color="auto"/>
                <w:left w:val="none" w:sz="0" w:space="0" w:color="auto"/>
                <w:bottom w:val="none" w:sz="0" w:space="0" w:color="auto"/>
                <w:right w:val="none" w:sz="0" w:space="0" w:color="auto"/>
              </w:divBdr>
            </w:div>
            <w:div w:id="1854538822">
              <w:marLeft w:val="0"/>
              <w:marRight w:val="0"/>
              <w:marTop w:val="0"/>
              <w:marBottom w:val="0"/>
              <w:divBdr>
                <w:top w:val="none" w:sz="0" w:space="0" w:color="auto"/>
                <w:left w:val="none" w:sz="0" w:space="0" w:color="auto"/>
                <w:bottom w:val="none" w:sz="0" w:space="0" w:color="auto"/>
                <w:right w:val="none" w:sz="0" w:space="0" w:color="auto"/>
              </w:divBdr>
            </w:div>
            <w:div w:id="213378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17686">
      <w:bodyDiv w:val="1"/>
      <w:marLeft w:val="0"/>
      <w:marRight w:val="0"/>
      <w:marTop w:val="0"/>
      <w:marBottom w:val="0"/>
      <w:divBdr>
        <w:top w:val="none" w:sz="0" w:space="0" w:color="auto"/>
        <w:left w:val="none" w:sz="0" w:space="0" w:color="auto"/>
        <w:bottom w:val="none" w:sz="0" w:space="0" w:color="auto"/>
        <w:right w:val="none" w:sz="0" w:space="0" w:color="auto"/>
      </w:divBdr>
      <w:divsChild>
        <w:div w:id="60642183">
          <w:marLeft w:val="0"/>
          <w:marRight w:val="0"/>
          <w:marTop w:val="0"/>
          <w:marBottom w:val="0"/>
          <w:divBdr>
            <w:top w:val="none" w:sz="0" w:space="0" w:color="auto"/>
            <w:left w:val="none" w:sz="0" w:space="0" w:color="auto"/>
            <w:bottom w:val="none" w:sz="0" w:space="0" w:color="auto"/>
            <w:right w:val="none" w:sz="0" w:space="0" w:color="auto"/>
          </w:divBdr>
          <w:divsChild>
            <w:div w:id="1011162">
              <w:marLeft w:val="0"/>
              <w:marRight w:val="0"/>
              <w:marTop w:val="0"/>
              <w:marBottom w:val="0"/>
              <w:divBdr>
                <w:top w:val="none" w:sz="0" w:space="0" w:color="auto"/>
                <w:left w:val="none" w:sz="0" w:space="0" w:color="auto"/>
                <w:bottom w:val="none" w:sz="0" w:space="0" w:color="auto"/>
                <w:right w:val="none" w:sz="0" w:space="0" w:color="auto"/>
              </w:divBdr>
            </w:div>
            <w:div w:id="70203240">
              <w:marLeft w:val="0"/>
              <w:marRight w:val="0"/>
              <w:marTop w:val="0"/>
              <w:marBottom w:val="0"/>
              <w:divBdr>
                <w:top w:val="none" w:sz="0" w:space="0" w:color="auto"/>
                <w:left w:val="none" w:sz="0" w:space="0" w:color="auto"/>
                <w:bottom w:val="none" w:sz="0" w:space="0" w:color="auto"/>
                <w:right w:val="none" w:sz="0" w:space="0" w:color="auto"/>
              </w:divBdr>
            </w:div>
            <w:div w:id="79103237">
              <w:marLeft w:val="0"/>
              <w:marRight w:val="0"/>
              <w:marTop w:val="0"/>
              <w:marBottom w:val="0"/>
              <w:divBdr>
                <w:top w:val="none" w:sz="0" w:space="0" w:color="auto"/>
                <w:left w:val="none" w:sz="0" w:space="0" w:color="auto"/>
                <w:bottom w:val="none" w:sz="0" w:space="0" w:color="auto"/>
                <w:right w:val="none" w:sz="0" w:space="0" w:color="auto"/>
              </w:divBdr>
            </w:div>
            <w:div w:id="134110258">
              <w:marLeft w:val="0"/>
              <w:marRight w:val="0"/>
              <w:marTop w:val="0"/>
              <w:marBottom w:val="0"/>
              <w:divBdr>
                <w:top w:val="none" w:sz="0" w:space="0" w:color="auto"/>
                <w:left w:val="none" w:sz="0" w:space="0" w:color="auto"/>
                <w:bottom w:val="none" w:sz="0" w:space="0" w:color="auto"/>
                <w:right w:val="none" w:sz="0" w:space="0" w:color="auto"/>
              </w:divBdr>
            </w:div>
            <w:div w:id="136385420">
              <w:marLeft w:val="0"/>
              <w:marRight w:val="0"/>
              <w:marTop w:val="0"/>
              <w:marBottom w:val="0"/>
              <w:divBdr>
                <w:top w:val="none" w:sz="0" w:space="0" w:color="auto"/>
                <w:left w:val="none" w:sz="0" w:space="0" w:color="auto"/>
                <w:bottom w:val="none" w:sz="0" w:space="0" w:color="auto"/>
                <w:right w:val="none" w:sz="0" w:space="0" w:color="auto"/>
              </w:divBdr>
            </w:div>
            <w:div w:id="149567175">
              <w:marLeft w:val="0"/>
              <w:marRight w:val="0"/>
              <w:marTop w:val="0"/>
              <w:marBottom w:val="0"/>
              <w:divBdr>
                <w:top w:val="none" w:sz="0" w:space="0" w:color="auto"/>
                <w:left w:val="none" w:sz="0" w:space="0" w:color="auto"/>
                <w:bottom w:val="none" w:sz="0" w:space="0" w:color="auto"/>
                <w:right w:val="none" w:sz="0" w:space="0" w:color="auto"/>
              </w:divBdr>
            </w:div>
            <w:div w:id="159273318">
              <w:marLeft w:val="0"/>
              <w:marRight w:val="0"/>
              <w:marTop w:val="0"/>
              <w:marBottom w:val="0"/>
              <w:divBdr>
                <w:top w:val="none" w:sz="0" w:space="0" w:color="auto"/>
                <w:left w:val="none" w:sz="0" w:space="0" w:color="auto"/>
                <w:bottom w:val="none" w:sz="0" w:space="0" w:color="auto"/>
                <w:right w:val="none" w:sz="0" w:space="0" w:color="auto"/>
              </w:divBdr>
            </w:div>
            <w:div w:id="175851876">
              <w:marLeft w:val="0"/>
              <w:marRight w:val="0"/>
              <w:marTop w:val="0"/>
              <w:marBottom w:val="0"/>
              <w:divBdr>
                <w:top w:val="none" w:sz="0" w:space="0" w:color="auto"/>
                <w:left w:val="none" w:sz="0" w:space="0" w:color="auto"/>
                <w:bottom w:val="none" w:sz="0" w:space="0" w:color="auto"/>
                <w:right w:val="none" w:sz="0" w:space="0" w:color="auto"/>
              </w:divBdr>
            </w:div>
            <w:div w:id="212741492">
              <w:marLeft w:val="0"/>
              <w:marRight w:val="0"/>
              <w:marTop w:val="0"/>
              <w:marBottom w:val="0"/>
              <w:divBdr>
                <w:top w:val="none" w:sz="0" w:space="0" w:color="auto"/>
                <w:left w:val="none" w:sz="0" w:space="0" w:color="auto"/>
                <w:bottom w:val="none" w:sz="0" w:space="0" w:color="auto"/>
                <w:right w:val="none" w:sz="0" w:space="0" w:color="auto"/>
              </w:divBdr>
            </w:div>
            <w:div w:id="275404583">
              <w:marLeft w:val="0"/>
              <w:marRight w:val="0"/>
              <w:marTop w:val="0"/>
              <w:marBottom w:val="0"/>
              <w:divBdr>
                <w:top w:val="none" w:sz="0" w:space="0" w:color="auto"/>
                <w:left w:val="none" w:sz="0" w:space="0" w:color="auto"/>
                <w:bottom w:val="none" w:sz="0" w:space="0" w:color="auto"/>
                <w:right w:val="none" w:sz="0" w:space="0" w:color="auto"/>
              </w:divBdr>
            </w:div>
            <w:div w:id="342711864">
              <w:marLeft w:val="0"/>
              <w:marRight w:val="0"/>
              <w:marTop w:val="0"/>
              <w:marBottom w:val="0"/>
              <w:divBdr>
                <w:top w:val="none" w:sz="0" w:space="0" w:color="auto"/>
                <w:left w:val="none" w:sz="0" w:space="0" w:color="auto"/>
                <w:bottom w:val="none" w:sz="0" w:space="0" w:color="auto"/>
                <w:right w:val="none" w:sz="0" w:space="0" w:color="auto"/>
              </w:divBdr>
            </w:div>
            <w:div w:id="369916432">
              <w:marLeft w:val="0"/>
              <w:marRight w:val="0"/>
              <w:marTop w:val="0"/>
              <w:marBottom w:val="0"/>
              <w:divBdr>
                <w:top w:val="none" w:sz="0" w:space="0" w:color="auto"/>
                <w:left w:val="none" w:sz="0" w:space="0" w:color="auto"/>
                <w:bottom w:val="none" w:sz="0" w:space="0" w:color="auto"/>
                <w:right w:val="none" w:sz="0" w:space="0" w:color="auto"/>
              </w:divBdr>
            </w:div>
            <w:div w:id="422727018">
              <w:marLeft w:val="0"/>
              <w:marRight w:val="0"/>
              <w:marTop w:val="0"/>
              <w:marBottom w:val="0"/>
              <w:divBdr>
                <w:top w:val="none" w:sz="0" w:space="0" w:color="auto"/>
                <w:left w:val="none" w:sz="0" w:space="0" w:color="auto"/>
                <w:bottom w:val="none" w:sz="0" w:space="0" w:color="auto"/>
                <w:right w:val="none" w:sz="0" w:space="0" w:color="auto"/>
              </w:divBdr>
            </w:div>
            <w:div w:id="486213565">
              <w:marLeft w:val="0"/>
              <w:marRight w:val="0"/>
              <w:marTop w:val="0"/>
              <w:marBottom w:val="0"/>
              <w:divBdr>
                <w:top w:val="none" w:sz="0" w:space="0" w:color="auto"/>
                <w:left w:val="none" w:sz="0" w:space="0" w:color="auto"/>
                <w:bottom w:val="none" w:sz="0" w:space="0" w:color="auto"/>
                <w:right w:val="none" w:sz="0" w:space="0" w:color="auto"/>
              </w:divBdr>
            </w:div>
            <w:div w:id="490217428">
              <w:marLeft w:val="0"/>
              <w:marRight w:val="0"/>
              <w:marTop w:val="0"/>
              <w:marBottom w:val="0"/>
              <w:divBdr>
                <w:top w:val="none" w:sz="0" w:space="0" w:color="auto"/>
                <w:left w:val="none" w:sz="0" w:space="0" w:color="auto"/>
                <w:bottom w:val="none" w:sz="0" w:space="0" w:color="auto"/>
                <w:right w:val="none" w:sz="0" w:space="0" w:color="auto"/>
              </w:divBdr>
            </w:div>
            <w:div w:id="493842809">
              <w:marLeft w:val="0"/>
              <w:marRight w:val="0"/>
              <w:marTop w:val="0"/>
              <w:marBottom w:val="0"/>
              <w:divBdr>
                <w:top w:val="none" w:sz="0" w:space="0" w:color="auto"/>
                <w:left w:val="none" w:sz="0" w:space="0" w:color="auto"/>
                <w:bottom w:val="none" w:sz="0" w:space="0" w:color="auto"/>
                <w:right w:val="none" w:sz="0" w:space="0" w:color="auto"/>
              </w:divBdr>
            </w:div>
            <w:div w:id="510217146">
              <w:marLeft w:val="0"/>
              <w:marRight w:val="0"/>
              <w:marTop w:val="0"/>
              <w:marBottom w:val="0"/>
              <w:divBdr>
                <w:top w:val="none" w:sz="0" w:space="0" w:color="auto"/>
                <w:left w:val="none" w:sz="0" w:space="0" w:color="auto"/>
                <w:bottom w:val="none" w:sz="0" w:space="0" w:color="auto"/>
                <w:right w:val="none" w:sz="0" w:space="0" w:color="auto"/>
              </w:divBdr>
            </w:div>
            <w:div w:id="538397237">
              <w:marLeft w:val="0"/>
              <w:marRight w:val="0"/>
              <w:marTop w:val="0"/>
              <w:marBottom w:val="0"/>
              <w:divBdr>
                <w:top w:val="none" w:sz="0" w:space="0" w:color="auto"/>
                <w:left w:val="none" w:sz="0" w:space="0" w:color="auto"/>
                <w:bottom w:val="none" w:sz="0" w:space="0" w:color="auto"/>
                <w:right w:val="none" w:sz="0" w:space="0" w:color="auto"/>
              </w:divBdr>
            </w:div>
            <w:div w:id="560822483">
              <w:marLeft w:val="0"/>
              <w:marRight w:val="0"/>
              <w:marTop w:val="0"/>
              <w:marBottom w:val="0"/>
              <w:divBdr>
                <w:top w:val="none" w:sz="0" w:space="0" w:color="auto"/>
                <w:left w:val="none" w:sz="0" w:space="0" w:color="auto"/>
                <w:bottom w:val="none" w:sz="0" w:space="0" w:color="auto"/>
                <w:right w:val="none" w:sz="0" w:space="0" w:color="auto"/>
              </w:divBdr>
            </w:div>
            <w:div w:id="574779428">
              <w:marLeft w:val="0"/>
              <w:marRight w:val="0"/>
              <w:marTop w:val="0"/>
              <w:marBottom w:val="0"/>
              <w:divBdr>
                <w:top w:val="none" w:sz="0" w:space="0" w:color="auto"/>
                <w:left w:val="none" w:sz="0" w:space="0" w:color="auto"/>
                <w:bottom w:val="none" w:sz="0" w:space="0" w:color="auto"/>
                <w:right w:val="none" w:sz="0" w:space="0" w:color="auto"/>
              </w:divBdr>
            </w:div>
            <w:div w:id="615524192">
              <w:marLeft w:val="0"/>
              <w:marRight w:val="0"/>
              <w:marTop w:val="0"/>
              <w:marBottom w:val="0"/>
              <w:divBdr>
                <w:top w:val="none" w:sz="0" w:space="0" w:color="auto"/>
                <w:left w:val="none" w:sz="0" w:space="0" w:color="auto"/>
                <w:bottom w:val="none" w:sz="0" w:space="0" w:color="auto"/>
                <w:right w:val="none" w:sz="0" w:space="0" w:color="auto"/>
              </w:divBdr>
            </w:div>
            <w:div w:id="639189763">
              <w:marLeft w:val="0"/>
              <w:marRight w:val="0"/>
              <w:marTop w:val="0"/>
              <w:marBottom w:val="0"/>
              <w:divBdr>
                <w:top w:val="none" w:sz="0" w:space="0" w:color="auto"/>
                <w:left w:val="none" w:sz="0" w:space="0" w:color="auto"/>
                <w:bottom w:val="none" w:sz="0" w:space="0" w:color="auto"/>
                <w:right w:val="none" w:sz="0" w:space="0" w:color="auto"/>
              </w:divBdr>
            </w:div>
            <w:div w:id="644429399">
              <w:marLeft w:val="0"/>
              <w:marRight w:val="0"/>
              <w:marTop w:val="0"/>
              <w:marBottom w:val="0"/>
              <w:divBdr>
                <w:top w:val="none" w:sz="0" w:space="0" w:color="auto"/>
                <w:left w:val="none" w:sz="0" w:space="0" w:color="auto"/>
                <w:bottom w:val="none" w:sz="0" w:space="0" w:color="auto"/>
                <w:right w:val="none" w:sz="0" w:space="0" w:color="auto"/>
              </w:divBdr>
            </w:div>
            <w:div w:id="668214897">
              <w:marLeft w:val="0"/>
              <w:marRight w:val="0"/>
              <w:marTop w:val="0"/>
              <w:marBottom w:val="0"/>
              <w:divBdr>
                <w:top w:val="none" w:sz="0" w:space="0" w:color="auto"/>
                <w:left w:val="none" w:sz="0" w:space="0" w:color="auto"/>
                <w:bottom w:val="none" w:sz="0" w:space="0" w:color="auto"/>
                <w:right w:val="none" w:sz="0" w:space="0" w:color="auto"/>
              </w:divBdr>
            </w:div>
            <w:div w:id="670909380">
              <w:marLeft w:val="0"/>
              <w:marRight w:val="0"/>
              <w:marTop w:val="0"/>
              <w:marBottom w:val="0"/>
              <w:divBdr>
                <w:top w:val="none" w:sz="0" w:space="0" w:color="auto"/>
                <w:left w:val="none" w:sz="0" w:space="0" w:color="auto"/>
                <w:bottom w:val="none" w:sz="0" w:space="0" w:color="auto"/>
                <w:right w:val="none" w:sz="0" w:space="0" w:color="auto"/>
              </w:divBdr>
            </w:div>
            <w:div w:id="677195427">
              <w:marLeft w:val="0"/>
              <w:marRight w:val="0"/>
              <w:marTop w:val="0"/>
              <w:marBottom w:val="0"/>
              <w:divBdr>
                <w:top w:val="none" w:sz="0" w:space="0" w:color="auto"/>
                <w:left w:val="none" w:sz="0" w:space="0" w:color="auto"/>
                <w:bottom w:val="none" w:sz="0" w:space="0" w:color="auto"/>
                <w:right w:val="none" w:sz="0" w:space="0" w:color="auto"/>
              </w:divBdr>
            </w:div>
            <w:div w:id="709647877">
              <w:marLeft w:val="0"/>
              <w:marRight w:val="0"/>
              <w:marTop w:val="0"/>
              <w:marBottom w:val="0"/>
              <w:divBdr>
                <w:top w:val="none" w:sz="0" w:space="0" w:color="auto"/>
                <w:left w:val="none" w:sz="0" w:space="0" w:color="auto"/>
                <w:bottom w:val="none" w:sz="0" w:space="0" w:color="auto"/>
                <w:right w:val="none" w:sz="0" w:space="0" w:color="auto"/>
              </w:divBdr>
            </w:div>
            <w:div w:id="710305011">
              <w:marLeft w:val="0"/>
              <w:marRight w:val="0"/>
              <w:marTop w:val="0"/>
              <w:marBottom w:val="0"/>
              <w:divBdr>
                <w:top w:val="none" w:sz="0" w:space="0" w:color="auto"/>
                <w:left w:val="none" w:sz="0" w:space="0" w:color="auto"/>
                <w:bottom w:val="none" w:sz="0" w:space="0" w:color="auto"/>
                <w:right w:val="none" w:sz="0" w:space="0" w:color="auto"/>
              </w:divBdr>
            </w:div>
            <w:div w:id="718095320">
              <w:marLeft w:val="0"/>
              <w:marRight w:val="0"/>
              <w:marTop w:val="0"/>
              <w:marBottom w:val="0"/>
              <w:divBdr>
                <w:top w:val="none" w:sz="0" w:space="0" w:color="auto"/>
                <w:left w:val="none" w:sz="0" w:space="0" w:color="auto"/>
                <w:bottom w:val="none" w:sz="0" w:space="0" w:color="auto"/>
                <w:right w:val="none" w:sz="0" w:space="0" w:color="auto"/>
              </w:divBdr>
            </w:div>
            <w:div w:id="747338418">
              <w:marLeft w:val="0"/>
              <w:marRight w:val="0"/>
              <w:marTop w:val="0"/>
              <w:marBottom w:val="0"/>
              <w:divBdr>
                <w:top w:val="none" w:sz="0" w:space="0" w:color="auto"/>
                <w:left w:val="none" w:sz="0" w:space="0" w:color="auto"/>
                <w:bottom w:val="none" w:sz="0" w:space="0" w:color="auto"/>
                <w:right w:val="none" w:sz="0" w:space="0" w:color="auto"/>
              </w:divBdr>
            </w:div>
            <w:div w:id="753864071">
              <w:marLeft w:val="0"/>
              <w:marRight w:val="0"/>
              <w:marTop w:val="0"/>
              <w:marBottom w:val="0"/>
              <w:divBdr>
                <w:top w:val="none" w:sz="0" w:space="0" w:color="auto"/>
                <w:left w:val="none" w:sz="0" w:space="0" w:color="auto"/>
                <w:bottom w:val="none" w:sz="0" w:space="0" w:color="auto"/>
                <w:right w:val="none" w:sz="0" w:space="0" w:color="auto"/>
              </w:divBdr>
            </w:div>
            <w:div w:id="757018164">
              <w:marLeft w:val="0"/>
              <w:marRight w:val="0"/>
              <w:marTop w:val="0"/>
              <w:marBottom w:val="0"/>
              <w:divBdr>
                <w:top w:val="none" w:sz="0" w:space="0" w:color="auto"/>
                <w:left w:val="none" w:sz="0" w:space="0" w:color="auto"/>
                <w:bottom w:val="none" w:sz="0" w:space="0" w:color="auto"/>
                <w:right w:val="none" w:sz="0" w:space="0" w:color="auto"/>
              </w:divBdr>
            </w:div>
            <w:div w:id="762652026">
              <w:marLeft w:val="0"/>
              <w:marRight w:val="0"/>
              <w:marTop w:val="0"/>
              <w:marBottom w:val="0"/>
              <w:divBdr>
                <w:top w:val="none" w:sz="0" w:space="0" w:color="auto"/>
                <w:left w:val="none" w:sz="0" w:space="0" w:color="auto"/>
                <w:bottom w:val="none" w:sz="0" w:space="0" w:color="auto"/>
                <w:right w:val="none" w:sz="0" w:space="0" w:color="auto"/>
              </w:divBdr>
            </w:div>
            <w:div w:id="843783654">
              <w:marLeft w:val="0"/>
              <w:marRight w:val="0"/>
              <w:marTop w:val="0"/>
              <w:marBottom w:val="0"/>
              <w:divBdr>
                <w:top w:val="none" w:sz="0" w:space="0" w:color="auto"/>
                <w:left w:val="none" w:sz="0" w:space="0" w:color="auto"/>
                <w:bottom w:val="none" w:sz="0" w:space="0" w:color="auto"/>
                <w:right w:val="none" w:sz="0" w:space="0" w:color="auto"/>
              </w:divBdr>
            </w:div>
            <w:div w:id="887302234">
              <w:marLeft w:val="0"/>
              <w:marRight w:val="0"/>
              <w:marTop w:val="0"/>
              <w:marBottom w:val="0"/>
              <w:divBdr>
                <w:top w:val="none" w:sz="0" w:space="0" w:color="auto"/>
                <w:left w:val="none" w:sz="0" w:space="0" w:color="auto"/>
                <w:bottom w:val="none" w:sz="0" w:space="0" w:color="auto"/>
                <w:right w:val="none" w:sz="0" w:space="0" w:color="auto"/>
              </w:divBdr>
            </w:div>
            <w:div w:id="901647008">
              <w:marLeft w:val="0"/>
              <w:marRight w:val="0"/>
              <w:marTop w:val="0"/>
              <w:marBottom w:val="0"/>
              <w:divBdr>
                <w:top w:val="none" w:sz="0" w:space="0" w:color="auto"/>
                <w:left w:val="none" w:sz="0" w:space="0" w:color="auto"/>
                <w:bottom w:val="none" w:sz="0" w:space="0" w:color="auto"/>
                <w:right w:val="none" w:sz="0" w:space="0" w:color="auto"/>
              </w:divBdr>
            </w:div>
            <w:div w:id="946346493">
              <w:marLeft w:val="0"/>
              <w:marRight w:val="0"/>
              <w:marTop w:val="0"/>
              <w:marBottom w:val="0"/>
              <w:divBdr>
                <w:top w:val="none" w:sz="0" w:space="0" w:color="auto"/>
                <w:left w:val="none" w:sz="0" w:space="0" w:color="auto"/>
                <w:bottom w:val="none" w:sz="0" w:space="0" w:color="auto"/>
                <w:right w:val="none" w:sz="0" w:space="0" w:color="auto"/>
              </w:divBdr>
            </w:div>
            <w:div w:id="1070227797">
              <w:marLeft w:val="0"/>
              <w:marRight w:val="0"/>
              <w:marTop w:val="0"/>
              <w:marBottom w:val="0"/>
              <w:divBdr>
                <w:top w:val="none" w:sz="0" w:space="0" w:color="auto"/>
                <w:left w:val="none" w:sz="0" w:space="0" w:color="auto"/>
                <w:bottom w:val="none" w:sz="0" w:space="0" w:color="auto"/>
                <w:right w:val="none" w:sz="0" w:space="0" w:color="auto"/>
              </w:divBdr>
            </w:div>
            <w:div w:id="1099833680">
              <w:marLeft w:val="0"/>
              <w:marRight w:val="0"/>
              <w:marTop w:val="0"/>
              <w:marBottom w:val="0"/>
              <w:divBdr>
                <w:top w:val="none" w:sz="0" w:space="0" w:color="auto"/>
                <w:left w:val="none" w:sz="0" w:space="0" w:color="auto"/>
                <w:bottom w:val="none" w:sz="0" w:space="0" w:color="auto"/>
                <w:right w:val="none" w:sz="0" w:space="0" w:color="auto"/>
              </w:divBdr>
            </w:div>
            <w:div w:id="1130855704">
              <w:marLeft w:val="0"/>
              <w:marRight w:val="0"/>
              <w:marTop w:val="0"/>
              <w:marBottom w:val="0"/>
              <w:divBdr>
                <w:top w:val="none" w:sz="0" w:space="0" w:color="auto"/>
                <w:left w:val="none" w:sz="0" w:space="0" w:color="auto"/>
                <w:bottom w:val="none" w:sz="0" w:space="0" w:color="auto"/>
                <w:right w:val="none" w:sz="0" w:space="0" w:color="auto"/>
              </w:divBdr>
            </w:div>
            <w:div w:id="1164516744">
              <w:marLeft w:val="0"/>
              <w:marRight w:val="0"/>
              <w:marTop w:val="0"/>
              <w:marBottom w:val="0"/>
              <w:divBdr>
                <w:top w:val="none" w:sz="0" w:space="0" w:color="auto"/>
                <w:left w:val="none" w:sz="0" w:space="0" w:color="auto"/>
                <w:bottom w:val="none" w:sz="0" w:space="0" w:color="auto"/>
                <w:right w:val="none" w:sz="0" w:space="0" w:color="auto"/>
              </w:divBdr>
            </w:div>
            <w:div w:id="1202014550">
              <w:marLeft w:val="0"/>
              <w:marRight w:val="0"/>
              <w:marTop w:val="0"/>
              <w:marBottom w:val="0"/>
              <w:divBdr>
                <w:top w:val="none" w:sz="0" w:space="0" w:color="auto"/>
                <w:left w:val="none" w:sz="0" w:space="0" w:color="auto"/>
                <w:bottom w:val="none" w:sz="0" w:space="0" w:color="auto"/>
                <w:right w:val="none" w:sz="0" w:space="0" w:color="auto"/>
              </w:divBdr>
            </w:div>
            <w:div w:id="1208758684">
              <w:marLeft w:val="0"/>
              <w:marRight w:val="0"/>
              <w:marTop w:val="0"/>
              <w:marBottom w:val="0"/>
              <w:divBdr>
                <w:top w:val="none" w:sz="0" w:space="0" w:color="auto"/>
                <w:left w:val="none" w:sz="0" w:space="0" w:color="auto"/>
                <w:bottom w:val="none" w:sz="0" w:space="0" w:color="auto"/>
                <w:right w:val="none" w:sz="0" w:space="0" w:color="auto"/>
              </w:divBdr>
            </w:div>
            <w:div w:id="1257443720">
              <w:marLeft w:val="0"/>
              <w:marRight w:val="0"/>
              <w:marTop w:val="0"/>
              <w:marBottom w:val="0"/>
              <w:divBdr>
                <w:top w:val="none" w:sz="0" w:space="0" w:color="auto"/>
                <w:left w:val="none" w:sz="0" w:space="0" w:color="auto"/>
                <w:bottom w:val="none" w:sz="0" w:space="0" w:color="auto"/>
                <w:right w:val="none" w:sz="0" w:space="0" w:color="auto"/>
              </w:divBdr>
            </w:div>
            <w:div w:id="1258250689">
              <w:marLeft w:val="0"/>
              <w:marRight w:val="0"/>
              <w:marTop w:val="0"/>
              <w:marBottom w:val="0"/>
              <w:divBdr>
                <w:top w:val="none" w:sz="0" w:space="0" w:color="auto"/>
                <w:left w:val="none" w:sz="0" w:space="0" w:color="auto"/>
                <w:bottom w:val="none" w:sz="0" w:space="0" w:color="auto"/>
                <w:right w:val="none" w:sz="0" w:space="0" w:color="auto"/>
              </w:divBdr>
            </w:div>
            <w:div w:id="1273127233">
              <w:marLeft w:val="0"/>
              <w:marRight w:val="0"/>
              <w:marTop w:val="0"/>
              <w:marBottom w:val="0"/>
              <w:divBdr>
                <w:top w:val="none" w:sz="0" w:space="0" w:color="auto"/>
                <w:left w:val="none" w:sz="0" w:space="0" w:color="auto"/>
                <w:bottom w:val="none" w:sz="0" w:space="0" w:color="auto"/>
                <w:right w:val="none" w:sz="0" w:space="0" w:color="auto"/>
              </w:divBdr>
            </w:div>
            <w:div w:id="1305694508">
              <w:marLeft w:val="0"/>
              <w:marRight w:val="0"/>
              <w:marTop w:val="0"/>
              <w:marBottom w:val="0"/>
              <w:divBdr>
                <w:top w:val="none" w:sz="0" w:space="0" w:color="auto"/>
                <w:left w:val="none" w:sz="0" w:space="0" w:color="auto"/>
                <w:bottom w:val="none" w:sz="0" w:space="0" w:color="auto"/>
                <w:right w:val="none" w:sz="0" w:space="0" w:color="auto"/>
              </w:divBdr>
            </w:div>
            <w:div w:id="1372420408">
              <w:marLeft w:val="0"/>
              <w:marRight w:val="0"/>
              <w:marTop w:val="0"/>
              <w:marBottom w:val="0"/>
              <w:divBdr>
                <w:top w:val="none" w:sz="0" w:space="0" w:color="auto"/>
                <w:left w:val="none" w:sz="0" w:space="0" w:color="auto"/>
                <w:bottom w:val="none" w:sz="0" w:space="0" w:color="auto"/>
                <w:right w:val="none" w:sz="0" w:space="0" w:color="auto"/>
              </w:divBdr>
            </w:div>
            <w:div w:id="1395928574">
              <w:marLeft w:val="0"/>
              <w:marRight w:val="0"/>
              <w:marTop w:val="0"/>
              <w:marBottom w:val="0"/>
              <w:divBdr>
                <w:top w:val="none" w:sz="0" w:space="0" w:color="auto"/>
                <w:left w:val="none" w:sz="0" w:space="0" w:color="auto"/>
                <w:bottom w:val="none" w:sz="0" w:space="0" w:color="auto"/>
                <w:right w:val="none" w:sz="0" w:space="0" w:color="auto"/>
              </w:divBdr>
            </w:div>
            <w:div w:id="1396319276">
              <w:marLeft w:val="0"/>
              <w:marRight w:val="0"/>
              <w:marTop w:val="0"/>
              <w:marBottom w:val="0"/>
              <w:divBdr>
                <w:top w:val="none" w:sz="0" w:space="0" w:color="auto"/>
                <w:left w:val="none" w:sz="0" w:space="0" w:color="auto"/>
                <w:bottom w:val="none" w:sz="0" w:space="0" w:color="auto"/>
                <w:right w:val="none" w:sz="0" w:space="0" w:color="auto"/>
              </w:divBdr>
            </w:div>
            <w:div w:id="1434744231">
              <w:marLeft w:val="0"/>
              <w:marRight w:val="0"/>
              <w:marTop w:val="0"/>
              <w:marBottom w:val="0"/>
              <w:divBdr>
                <w:top w:val="none" w:sz="0" w:space="0" w:color="auto"/>
                <w:left w:val="none" w:sz="0" w:space="0" w:color="auto"/>
                <w:bottom w:val="none" w:sz="0" w:space="0" w:color="auto"/>
                <w:right w:val="none" w:sz="0" w:space="0" w:color="auto"/>
              </w:divBdr>
            </w:div>
            <w:div w:id="1435634892">
              <w:marLeft w:val="0"/>
              <w:marRight w:val="0"/>
              <w:marTop w:val="0"/>
              <w:marBottom w:val="0"/>
              <w:divBdr>
                <w:top w:val="none" w:sz="0" w:space="0" w:color="auto"/>
                <w:left w:val="none" w:sz="0" w:space="0" w:color="auto"/>
                <w:bottom w:val="none" w:sz="0" w:space="0" w:color="auto"/>
                <w:right w:val="none" w:sz="0" w:space="0" w:color="auto"/>
              </w:divBdr>
            </w:div>
            <w:div w:id="1441685640">
              <w:marLeft w:val="0"/>
              <w:marRight w:val="0"/>
              <w:marTop w:val="0"/>
              <w:marBottom w:val="0"/>
              <w:divBdr>
                <w:top w:val="none" w:sz="0" w:space="0" w:color="auto"/>
                <w:left w:val="none" w:sz="0" w:space="0" w:color="auto"/>
                <w:bottom w:val="none" w:sz="0" w:space="0" w:color="auto"/>
                <w:right w:val="none" w:sz="0" w:space="0" w:color="auto"/>
              </w:divBdr>
            </w:div>
            <w:div w:id="1501773952">
              <w:marLeft w:val="0"/>
              <w:marRight w:val="0"/>
              <w:marTop w:val="0"/>
              <w:marBottom w:val="0"/>
              <w:divBdr>
                <w:top w:val="none" w:sz="0" w:space="0" w:color="auto"/>
                <w:left w:val="none" w:sz="0" w:space="0" w:color="auto"/>
                <w:bottom w:val="none" w:sz="0" w:space="0" w:color="auto"/>
                <w:right w:val="none" w:sz="0" w:space="0" w:color="auto"/>
              </w:divBdr>
            </w:div>
            <w:div w:id="1527601067">
              <w:marLeft w:val="0"/>
              <w:marRight w:val="0"/>
              <w:marTop w:val="0"/>
              <w:marBottom w:val="0"/>
              <w:divBdr>
                <w:top w:val="none" w:sz="0" w:space="0" w:color="auto"/>
                <w:left w:val="none" w:sz="0" w:space="0" w:color="auto"/>
                <w:bottom w:val="none" w:sz="0" w:space="0" w:color="auto"/>
                <w:right w:val="none" w:sz="0" w:space="0" w:color="auto"/>
              </w:divBdr>
            </w:div>
            <w:div w:id="1557397712">
              <w:marLeft w:val="0"/>
              <w:marRight w:val="0"/>
              <w:marTop w:val="0"/>
              <w:marBottom w:val="0"/>
              <w:divBdr>
                <w:top w:val="none" w:sz="0" w:space="0" w:color="auto"/>
                <w:left w:val="none" w:sz="0" w:space="0" w:color="auto"/>
                <w:bottom w:val="none" w:sz="0" w:space="0" w:color="auto"/>
                <w:right w:val="none" w:sz="0" w:space="0" w:color="auto"/>
              </w:divBdr>
            </w:div>
            <w:div w:id="1710959907">
              <w:marLeft w:val="0"/>
              <w:marRight w:val="0"/>
              <w:marTop w:val="0"/>
              <w:marBottom w:val="0"/>
              <w:divBdr>
                <w:top w:val="none" w:sz="0" w:space="0" w:color="auto"/>
                <w:left w:val="none" w:sz="0" w:space="0" w:color="auto"/>
                <w:bottom w:val="none" w:sz="0" w:space="0" w:color="auto"/>
                <w:right w:val="none" w:sz="0" w:space="0" w:color="auto"/>
              </w:divBdr>
            </w:div>
            <w:div w:id="1722243600">
              <w:marLeft w:val="0"/>
              <w:marRight w:val="0"/>
              <w:marTop w:val="0"/>
              <w:marBottom w:val="0"/>
              <w:divBdr>
                <w:top w:val="none" w:sz="0" w:space="0" w:color="auto"/>
                <w:left w:val="none" w:sz="0" w:space="0" w:color="auto"/>
                <w:bottom w:val="none" w:sz="0" w:space="0" w:color="auto"/>
                <w:right w:val="none" w:sz="0" w:space="0" w:color="auto"/>
              </w:divBdr>
            </w:div>
            <w:div w:id="1726101592">
              <w:marLeft w:val="0"/>
              <w:marRight w:val="0"/>
              <w:marTop w:val="0"/>
              <w:marBottom w:val="0"/>
              <w:divBdr>
                <w:top w:val="none" w:sz="0" w:space="0" w:color="auto"/>
                <w:left w:val="none" w:sz="0" w:space="0" w:color="auto"/>
                <w:bottom w:val="none" w:sz="0" w:space="0" w:color="auto"/>
                <w:right w:val="none" w:sz="0" w:space="0" w:color="auto"/>
              </w:divBdr>
            </w:div>
            <w:div w:id="1742483853">
              <w:marLeft w:val="0"/>
              <w:marRight w:val="0"/>
              <w:marTop w:val="0"/>
              <w:marBottom w:val="0"/>
              <w:divBdr>
                <w:top w:val="none" w:sz="0" w:space="0" w:color="auto"/>
                <w:left w:val="none" w:sz="0" w:space="0" w:color="auto"/>
                <w:bottom w:val="none" w:sz="0" w:space="0" w:color="auto"/>
                <w:right w:val="none" w:sz="0" w:space="0" w:color="auto"/>
              </w:divBdr>
            </w:div>
            <w:div w:id="1747219339">
              <w:marLeft w:val="0"/>
              <w:marRight w:val="0"/>
              <w:marTop w:val="0"/>
              <w:marBottom w:val="0"/>
              <w:divBdr>
                <w:top w:val="none" w:sz="0" w:space="0" w:color="auto"/>
                <w:left w:val="none" w:sz="0" w:space="0" w:color="auto"/>
                <w:bottom w:val="none" w:sz="0" w:space="0" w:color="auto"/>
                <w:right w:val="none" w:sz="0" w:space="0" w:color="auto"/>
              </w:divBdr>
            </w:div>
            <w:div w:id="1756591135">
              <w:marLeft w:val="0"/>
              <w:marRight w:val="0"/>
              <w:marTop w:val="0"/>
              <w:marBottom w:val="0"/>
              <w:divBdr>
                <w:top w:val="none" w:sz="0" w:space="0" w:color="auto"/>
                <w:left w:val="none" w:sz="0" w:space="0" w:color="auto"/>
                <w:bottom w:val="none" w:sz="0" w:space="0" w:color="auto"/>
                <w:right w:val="none" w:sz="0" w:space="0" w:color="auto"/>
              </w:divBdr>
            </w:div>
            <w:div w:id="1836190949">
              <w:marLeft w:val="0"/>
              <w:marRight w:val="0"/>
              <w:marTop w:val="0"/>
              <w:marBottom w:val="0"/>
              <w:divBdr>
                <w:top w:val="none" w:sz="0" w:space="0" w:color="auto"/>
                <w:left w:val="none" w:sz="0" w:space="0" w:color="auto"/>
                <w:bottom w:val="none" w:sz="0" w:space="0" w:color="auto"/>
                <w:right w:val="none" w:sz="0" w:space="0" w:color="auto"/>
              </w:divBdr>
            </w:div>
            <w:div w:id="1884052798">
              <w:marLeft w:val="0"/>
              <w:marRight w:val="0"/>
              <w:marTop w:val="0"/>
              <w:marBottom w:val="0"/>
              <w:divBdr>
                <w:top w:val="none" w:sz="0" w:space="0" w:color="auto"/>
                <w:left w:val="none" w:sz="0" w:space="0" w:color="auto"/>
                <w:bottom w:val="none" w:sz="0" w:space="0" w:color="auto"/>
                <w:right w:val="none" w:sz="0" w:space="0" w:color="auto"/>
              </w:divBdr>
            </w:div>
            <w:div w:id="1887570568">
              <w:marLeft w:val="0"/>
              <w:marRight w:val="0"/>
              <w:marTop w:val="0"/>
              <w:marBottom w:val="0"/>
              <w:divBdr>
                <w:top w:val="none" w:sz="0" w:space="0" w:color="auto"/>
                <w:left w:val="none" w:sz="0" w:space="0" w:color="auto"/>
                <w:bottom w:val="none" w:sz="0" w:space="0" w:color="auto"/>
                <w:right w:val="none" w:sz="0" w:space="0" w:color="auto"/>
              </w:divBdr>
            </w:div>
            <w:div w:id="1891185479">
              <w:marLeft w:val="0"/>
              <w:marRight w:val="0"/>
              <w:marTop w:val="0"/>
              <w:marBottom w:val="0"/>
              <w:divBdr>
                <w:top w:val="none" w:sz="0" w:space="0" w:color="auto"/>
                <w:left w:val="none" w:sz="0" w:space="0" w:color="auto"/>
                <w:bottom w:val="none" w:sz="0" w:space="0" w:color="auto"/>
                <w:right w:val="none" w:sz="0" w:space="0" w:color="auto"/>
              </w:divBdr>
            </w:div>
            <w:div w:id="1932010699">
              <w:marLeft w:val="0"/>
              <w:marRight w:val="0"/>
              <w:marTop w:val="0"/>
              <w:marBottom w:val="0"/>
              <w:divBdr>
                <w:top w:val="none" w:sz="0" w:space="0" w:color="auto"/>
                <w:left w:val="none" w:sz="0" w:space="0" w:color="auto"/>
                <w:bottom w:val="none" w:sz="0" w:space="0" w:color="auto"/>
                <w:right w:val="none" w:sz="0" w:space="0" w:color="auto"/>
              </w:divBdr>
            </w:div>
            <w:div w:id="1934971822">
              <w:marLeft w:val="0"/>
              <w:marRight w:val="0"/>
              <w:marTop w:val="0"/>
              <w:marBottom w:val="0"/>
              <w:divBdr>
                <w:top w:val="none" w:sz="0" w:space="0" w:color="auto"/>
                <w:left w:val="none" w:sz="0" w:space="0" w:color="auto"/>
                <w:bottom w:val="none" w:sz="0" w:space="0" w:color="auto"/>
                <w:right w:val="none" w:sz="0" w:space="0" w:color="auto"/>
              </w:divBdr>
            </w:div>
            <w:div w:id="1964801415">
              <w:marLeft w:val="0"/>
              <w:marRight w:val="0"/>
              <w:marTop w:val="0"/>
              <w:marBottom w:val="0"/>
              <w:divBdr>
                <w:top w:val="none" w:sz="0" w:space="0" w:color="auto"/>
                <w:left w:val="none" w:sz="0" w:space="0" w:color="auto"/>
                <w:bottom w:val="none" w:sz="0" w:space="0" w:color="auto"/>
                <w:right w:val="none" w:sz="0" w:space="0" w:color="auto"/>
              </w:divBdr>
            </w:div>
            <w:div w:id="2029021559">
              <w:marLeft w:val="0"/>
              <w:marRight w:val="0"/>
              <w:marTop w:val="0"/>
              <w:marBottom w:val="0"/>
              <w:divBdr>
                <w:top w:val="none" w:sz="0" w:space="0" w:color="auto"/>
                <w:left w:val="none" w:sz="0" w:space="0" w:color="auto"/>
                <w:bottom w:val="none" w:sz="0" w:space="0" w:color="auto"/>
                <w:right w:val="none" w:sz="0" w:space="0" w:color="auto"/>
              </w:divBdr>
            </w:div>
            <w:div w:id="2030527715">
              <w:marLeft w:val="0"/>
              <w:marRight w:val="0"/>
              <w:marTop w:val="0"/>
              <w:marBottom w:val="0"/>
              <w:divBdr>
                <w:top w:val="none" w:sz="0" w:space="0" w:color="auto"/>
                <w:left w:val="none" w:sz="0" w:space="0" w:color="auto"/>
                <w:bottom w:val="none" w:sz="0" w:space="0" w:color="auto"/>
                <w:right w:val="none" w:sz="0" w:space="0" w:color="auto"/>
              </w:divBdr>
            </w:div>
            <w:div w:id="2074960267">
              <w:marLeft w:val="0"/>
              <w:marRight w:val="0"/>
              <w:marTop w:val="0"/>
              <w:marBottom w:val="0"/>
              <w:divBdr>
                <w:top w:val="none" w:sz="0" w:space="0" w:color="auto"/>
                <w:left w:val="none" w:sz="0" w:space="0" w:color="auto"/>
                <w:bottom w:val="none" w:sz="0" w:space="0" w:color="auto"/>
                <w:right w:val="none" w:sz="0" w:space="0" w:color="auto"/>
              </w:divBdr>
            </w:div>
            <w:div w:id="210830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84165">
      <w:bodyDiv w:val="1"/>
      <w:marLeft w:val="0"/>
      <w:marRight w:val="0"/>
      <w:marTop w:val="0"/>
      <w:marBottom w:val="0"/>
      <w:divBdr>
        <w:top w:val="none" w:sz="0" w:space="0" w:color="auto"/>
        <w:left w:val="none" w:sz="0" w:space="0" w:color="auto"/>
        <w:bottom w:val="none" w:sz="0" w:space="0" w:color="auto"/>
        <w:right w:val="none" w:sz="0" w:space="0" w:color="auto"/>
      </w:divBdr>
      <w:divsChild>
        <w:div w:id="194194525">
          <w:marLeft w:val="0"/>
          <w:marRight w:val="0"/>
          <w:marTop w:val="0"/>
          <w:marBottom w:val="0"/>
          <w:divBdr>
            <w:top w:val="none" w:sz="0" w:space="0" w:color="auto"/>
            <w:left w:val="none" w:sz="0" w:space="0" w:color="auto"/>
            <w:bottom w:val="none" w:sz="0" w:space="0" w:color="auto"/>
            <w:right w:val="none" w:sz="0" w:space="0" w:color="auto"/>
          </w:divBdr>
          <w:divsChild>
            <w:div w:id="184447022">
              <w:marLeft w:val="0"/>
              <w:marRight w:val="0"/>
              <w:marTop w:val="0"/>
              <w:marBottom w:val="0"/>
              <w:divBdr>
                <w:top w:val="none" w:sz="0" w:space="0" w:color="auto"/>
                <w:left w:val="none" w:sz="0" w:space="0" w:color="auto"/>
                <w:bottom w:val="none" w:sz="0" w:space="0" w:color="auto"/>
                <w:right w:val="none" w:sz="0" w:space="0" w:color="auto"/>
              </w:divBdr>
            </w:div>
            <w:div w:id="413433642">
              <w:marLeft w:val="0"/>
              <w:marRight w:val="0"/>
              <w:marTop w:val="0"/>
              <w:marBottom w:val="0"/>
              <w:divBdr>
                <w:top w:val="none" w:sz="0" w:space="0" w:color="auto"/>
                <w:left w:val="none" w:sz="0" w:space="0" w:color="auto"/>
                <w:bottom w:val="none" w:sz="0" w:space="0" w:color="auto"/>
                <w:right w:val="none" w:sz="0" w:space="0" w:color="auto"/>
              </w:divBdr>
            </w:div>
            <w:div w:id="546642589">
              <w:marLeft w:val="0"/>
              <w:marRight w:val="0"/>
              <w:marTop w:val="0"/>
              <w:marBottom w:val="0"/>
              <w:divBdr>
                <w:top w:val="none" w:sz="0" w:space="0" w:color="auto"/>
                <w:left w:val="none" w:sz="0" w:space="0" w:color="auto"/>
                <w:bottom w:val="none" w:sz="0" w:space="0" w:color="auto"/>
                <w:right w:val="none" w:sz="0" w:space="0" w:color="auto"/>
              </w:divBdr>
            </w:div>
            <w:div w:id="905380455">
              <w:marLeft w:val="0"/>
              <w:marRight w:val="0"/>
              <w:marTop w:val="0"/>
              <w:marBottom w:val="0"/>
              <w:divBdr>
                <w:top w:val="none" w:sz="0" w:space="0" w:color="auto"/>
                <w:left w:val="none" w:sz="0" w:space="0" w:color="auto"/>
                <w:bottom w:val="none" w:sz="0" w:space="0" w:color="auto"/>
                <w:right w:val="none" w:sz="0" w:space="0" w:color="auto"/>
              </w:divBdr>
            </w:div>
            <w:div w:id="1100377069">
              <w:marLeft w:val="0"/>
              <w:marRight w:val="0"/>
              <w:marTop w:val="0"/>
              <w:marBottom w:val="0"/>
              <w:divBdr>
                <w:top w:val="none" w:sz="0" w:space="0" w:color="auto"/>
                <w:left w:val="none" w:sz="0" w:space="0" w:color="auto"/>
                <w:bottom w:val="none" w:sz="0" w:space="0" w:color="auto"/>
                <w:right w:val="none" w:sz="0" w:space="0" w:color="auto"/>
              </w:divBdr>
            </w:div>
            <w:div w:id="189458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011692">
      <w:bodyDiv w:val="1"/>
      <w:marLeft w:val="0"/>
      <w:marRight w:val="0"/>
      <w:marTop w:val="0"/>
      <w:marBottom w:val="0"/>
      <w:divBdr>
        <w:top w:val="none" w:sz="0" w:space="0" w:color="auto"/>
        <w:left w:val="none" w:sz="0" w:space="0" w:color="auto"/>
        <w:bottom w:val="none" w:sz="0" w:space="0" w:color="auto"/>
        <w:right w:val="none" w:sz="0" w:space="0" w:color="auto"/>
      </w:divBdr>
      <w:divsChild>
        <w:div w:id="1908957697">
          <w:marLeft w:val="0"/>
          <w:marRight w:val="0"/>
          <w:marTop w:val="0"/>
          <w:marBottom w:val="0"/>
          <w:divBdr>
            <w:top w:val="none" w:sz="0" w:space="0" w:color="auto"/>
            <w:left w:val="none" w:sz="0" w:space="0" w:color="auto"/>
            <w:bottom w:val="none" w:sz="0" w:space="0" w:color="auto"/>
            <w:right w:val="none" w:sz="0" w:space="0" w:color="auto"/>
          </w:divBdr>
          <w:divsChild>
            <w:div w:id="191312469">
              <w:marLeft w:val="0"/>
              <w:marRight w:val="0"/>
              <w:marTop w:val="0"/>
              <w:marBottom w:val="0"/>
              <w:divBdr>
                <w:top w:val="none" w:sz="0" w:space="0" w:color="auto"/>
                <w:left w:val="none" w:sz="0" w:space="0" w:color="auto"/>
                <w:bottom w:val="none" w:sz="0" w:space="0" w:color="auto"/>
                <w:right w:val="none" w:sz="0" w:space="0" w:color="auto"/>
              </w:divBdr>
            </w:div>
            <w:div w:id="670448880">
              <w:marLeft w:val="0"/>
              <w:marRight w:val="0"/>
              <w:marTop w:val="0"/>
              <w:marBottom w:val="0"/>
              <w:divBdr>
                <w:top w:val="none" w:sz="0" w:space="0" w:color="auto"/>
                <w:left w:val="none" w:sz="0" w:space="0" w:color="auto"/>
                <w:bottom w:val="none" w:sz="0" w:space="0" w:color="auto"/>
                <w:right w:val="none" w:sz="0" w:space="0" w:color="auto"/>
              </w:divBdr>
            </w:div>
            <w:div w:id="1172335957">
              <w:marLeft w:val="0"/>
              <w:marRight w:val="0"/>
              <w:marTop w:val="0"/>
              <w:marBottom w:val="0"/>
              <w:divBdr>
                <w:top w:val="none" w:sz="0" w:space="0" w:color="auto"/>
                <w:left w:val="none" w:sz="0" w:space="0" w:color="auto"/>
                <w:bottom w:val="none" w:sz="0" w:space="0" w:color="auto"/>
                <w:right w:val="none" w:sz="0" w:space="0" w:color="auto"/>
              </w:divBdr>
            </w:div>
            <w:div w:id="1367289343">
              <w:marLeft w:val="0"/>
              <w:marRight w:val="0"/>
              <w:marTop w:val="0"/>
              <w:marBottom w:val="0"/>
              <w:divBdr>
                <w:top w:val="none" w:sz="0" w:space="0" w:color="auto"/>
                <w:left w:val="none" w:sz="0" w:space="0" w:color="auto"/>
                <w:bottom w:val="none" w:sz="0" w:space="0" w:color="auto"/>
                <w:right w:val="none" w:sz="0" w:space="0" w:color="auto"/>
              </w:divBdr>
            </w:div>
            <w:div w:id="1474516526">
              <w:marLeft w:val="0"/>
              <w:marRight w:val="0"/>
              <w:marTop w:val="0"/>
              <w:marBottom w:val="0"/>
              <w:divBdr>
                <w:top w:val="none" w:sz="0" w:space="0" w:color="auto"/>
                <w:left w:val="none" w:sz="0" w:space="0" w:color="auto"/>
                <w:bottom w:val="none" w:sz="0" w:space="0" w:color="auto"/>
                <w:right w:val="none" w:sz="0" w:space="0" w:color="auto"/>
              </w:divBdr>
            </w:div>
            <w:div w:id="177184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467190">
      <w:bodyDiv w:val="1"/>
      <w:marLeft w:val="0"/>
      <w:marRight w:val="0"/>
      <w:marTop w:val="0"/>
      <w:marBottom w:val="0"/>
      <w:divBdr>
        <w:top w:val="none" w:sz="0" w:space="0" w:color="auto"/>
        <w:left w:val="none" w:sz="0" w:space="0" w:color="auto"/>
        <w:bottom w:val="none" w:sz="0" w:space="0" w:color="auto"/>
        <w:right w:val="none" w:sz="0" w:space="0" w:color="auto"/>
      </w:divBdr>
    </w:div>
    <w:div w:id="1903759565">
      <w:bodyDiv w:val="1"/>
      <w:marLeft w:val="0"/>
      <w:marRight w:val="0"/>
      <w:marTop w:val="0"/>
      <w:marBottom w:val="0"/>
      <w:divBdr>
        <w:top w:val="none" w:sz="0" w:space="0" w:color="auto"/>
        <w:left w:val="none" w:sz="0" w:space="0" w:color="auto"/>
        <w:bottom w:val="none" w:sz="0" w:space="0" w:color="auto"/>
        <w:right w:val="none" w:sz="0" w:space="0" w:color="auto"/>
      </w:divBdr>
      <w:divsChild>
        <w:div w:id="1459639431">
          <w:marLeft w:val="0"/>
          <w:marRight w:val="0"/>
          <w:marTop w:val="0"/>
          <w:marBottom w:val="0"/>
          <w:divBdr>
            <w:top w:val="none" w:sz="0" w:space="0" w:color="auto"/>
            <w:left w:val="none" w:sz="0" w:space="0" w:color="auto"/>
            <w:bottom w:val="none" w:sz="0" w:space="0" w:color="auto"/>
            <w:right w:val="none" w:sz="0" w:space="0" w:color="auto"/>
          </w:divBdr>
          <w:divsChild>
            <w:div w:id="5132046">
              <w:marLeft w:val="0"/>
              <w:marRight w:val="0"/>
              <w:marTop w:val="0"/>
              <w:marBottom w:val="0"/>
              <w:divBdr>
                <w:top w:val="none" w:sz="0" w:space="0" w:color="auto"/>
                <w:left w:val="none" w:sz="0" w:space="0" w:color="auto"/>
                <w:bottom w:val="none" w:sz="0" w:space="0" w:color="auto"/>
                <w:right w:val="none" w:sz="0" w:space="0" w:color="auto"/>
              </w:divBdr>
            </w:div>
            <w:div w:id="5451224">
              <w:marLeft w:val="0"/>
              <w:marRight w:val="0"/>
              <w:marTop w:val="0"/>
              <w:marBottom w:val="0"/>
              <w:divBdr>
                <w:top w:val="none" w:sz="0" w:space="0" w:color="auto"/>
                <w:left w:val="none" w:sz="0" w:space="0" w:color="auto"/>
                <w:bottom w:val="none" w:sz="0" w:space="0" w:color="auto"/>
                <w:right w:val="none" w:sz="0" w:space="0" w:color="auto"/>
              </w:divBdr>
            </w:div>
            <w:div w:id="163516093">
              <w:marLeft w:val="0"/>
              <w:marRight w:val="0"/>
              <w:marTop w:val="0"/>
              <w:marBottom w:val="0"/>
              <w:divBdr>
                <w:top w:val="none" w:sz="0" w:space="0" w:color="auto"/>
                <w:left w:val="none" w:sz="0" w:space="0" w:color="auto"/>
                <w:bottom w:val="none" w:sz="0" w:space="0" w:color="auto"/>
                <w:right w:val="none" w:sz="0" w:space="0" w:color="auto"/>
              </w:divBdr>
            </w:div>
            <w:div w:id="166987319">
              <w:marLeft w:val="0"/>
              <w:marRight w:val="0"/>
              <w:marTop w:val="0"/>
              <w:marBottom w:val="0"/>
              <w:divBdr>
                <w:top w:val="none" w:sz="0" w:space="0" w:color="auto"/>
                <w:left w:val="none" w:sz="0" w:space="0" w:color="auto"/>
                <w:bottom w:val="none" w:sz="0" w:space="0" w:color="auto"/>
                <w:right w:val="none" w:sz="0" w:space="0" w:color="auto"/>
              </w:divBdr>
            </w:div>
            <w:div w:id="189026442">
              <w:marLeft w:val="0"/>
              <w:marRight w:val="0"/>
              <w:marTop w:val="0"/>
              <w:marBottom w:val="0"/>
              <w:divBdr>
                <w:top w:val="none" w:sz="0" w:space="0" w:color="auto"/>
                <w:left w:val="none" w:sz="0" w:space="0" w:color="auto"/>
                <w:bottom w:val="none" w:sz="0" w:space="0" w:color="auto"/>
                <w:right w:val="none" w:sz="0" w:space="0" w:color="auto"/>
              </w:divBdr>
            </w:div>
            <w:div w:id="203643618">
              <w:marLeft w:val="0"/>
              <w:marRight w:val="0"/>
              <w:marTop w:val="0"/>
              <w:marBottom w:val="0"/>
              <w:divBdr>
                <w:top w:val="none" w:sz="0" w:space="0" w:color="auto"/>
                <w:left w:val="none" w:sz="0" w:space="0" w:color="auto"/>
                <w:bottom w:val="none" w:sz="0" w:space="0" w:color="auto"/>
                <w:right w:val="none" w:sz="0" w:space="0" w:color="auto"/>
              </w:divBdr>
            </w:div>
            <w:div w:id="251596100">
              <w:marLeft w:val="0"/>
              <w:marRight w:val="0"/>
              <w:marTop w:val="0"/>
              <w:marBottom w:val="0"/>
              <w:divBdr>
                <w:top w:val="none" w:sz="0" w:space="0" w:color="auto"/>
                <w:left w:val="none" w:sz="0" w:space="0" w:color="auto"/>
                <w:bottom w:val="none" w:sz="0" w:space="0" w:color="auto"/>
                <w:right w:val="none" w:sz="0" w:space="0" w:color="auto"/>
              </w:divBdr>
            </w:div>
            <w:div w:id="251936695">
              <w:marLeft w:val="0"/>
              <w:marRight w:val="0"/>
              <w:marTop w:val="0"/>
              <w:marBottom w:val="0"/>
              <w:divBdr>
                <w:top w:val="none" w:sz="0" w:space="0" w:color="auto"/>
                <w:left w:val="none" w:sz="0" w:space="0" w:color="auto"/>
                <w:bottom w:val="none" w:sz="0" w:space="0" w:color="auto"/>
                <w:right w:val="none" w:sz="0" w:space="0" w:color="auto"/>
              </w:divBdr>
            </w:div>
            <w:div w:id="278682622">
              <w:marLeft w:val="0"/>
              <w:marRight w:val="0"/>
              <w:marTop w:val="0"/>
              <w:marBottom w:val="0"/>
              <w:divBdr>
                <w:top w:val="none" w:sz="0" w:space="0" w:color="auto"/>
                <w:left w:val="none" w:sz="0" w:space="0" w:color="auto"/>
                <w:bottom w:val="none" w:sz="0" w:space="0" w:color="auto"/>
                <w:right w:val="none" w:sz="0" w:space="0" w:color="auto"/>
              </w:divBdr>
            </w:div>
            <w:div w:id="320894922">
              <w:marLeft w:val="0"/>
              <w:marRight w:val="0"/>
              <w:marTop w:val="0"/>
              <w:marBottom w:val="0"/>
              <w:divBdr>
                <w:top w:val="none" w:sz="0" w:space="0" w:color="auto"/>
                <w:left w:val="none" w:sz="0" w:space="0" w:color="auto"/>
                <w:bottom w:val="none" w:sz="0" w:space="0" w:color="auto"/>
                <w:right w:val="none" w:sz="0" w:space="0" w:color="auto"/>
              </w:divBdr>
            </w:div>
            <w:div w:id="347172596">
              <w:marLeft w:val="0"/>
              <w:marRight w:val="0"/>
              <w:marTop w:val="0"/>
              <w:marBottom w:val="0"/>
              <w:divBdr>
                <w:top w:val="none" w:sz="0" w:space="0" w:color="auto"/>
                <w:left w:val="none" w:sz="0" w:space="0" w:color="auto"/>
                <w:bottom w:val="none" w:sz="0" w:space="0" w:color="auto"/>
                <w:right w:val="none" w:sz="0" w:space="0" w:color="auto"/>
              </w:divBdr>
            </w:div>
            <w:div w:id="352192837">
              <w:marLeft w:val="0"/>
              <w:marRight w:val="0"/>
              <w:marTop w:val="0"/>
              <w:marBottom w:val="0"/>
              <w:divBdr>
                <w:top w:val="none" w:sz="0" w:space="0" w:color="auto"/>
                <w:left w:val="none" w:sz="0" w:space="0" w:color="auto"/>
                <w:bottom w:val="none" w:sz="0" w:space="0" w:color="auto"/>
                <w:right w:val="none" w:sz="0" w:space="0" w:color="auto"/>
              </w:divBdr>
            </w:div>
            <w:div w:id="391344166">
              <w:marLeft w:val="0"/>
              <w:marRight w:val="0"/>
              <w:marTop w:val="0"/>
              <w:marBottom w:val="0"/>
              <w:divBdr>
                <w:top w:val="none" w:sz="0" w:space="0" w:color="auto"/>
                <w:left w:val="none" w:sz="0" w:space="0" w:color="auto"/>
                <w:bottom w:val="none" w:sz="0" w:space="0" w:color="auto"/>
                <w:right w:val="none" w:sz="0" w:space="0" w:color="auto"/>
              </w:divBdr>
            </w:div>
            <w:div w:id="470749345">
              <w:marLeft w:val="0"/>
              <w:marRight w:val="0"/>
              <w:marTop w:val="0"/>
              <w:marBottom w:val="0"/>
              <w:divBdr>
                <w:top w:val="none" w:sz="0" w:space="0" w:color="auto"/>
                <w:left w:val="none" w:sz="0" w:space="0" w:color="auto"/>
                <w:bottom w:val="none" w:sz="0" w:space="0" w:color="auto"/>
                <w:right w:val="none" w:sz="0" w:space="0" w:color="auto"/>
              </w:divBdr>
            </w:div>
            <w:div w:id="480580402">
              <w:marLeft w:val="0"/>
              <w:marRight w:val="0"/>
              <w:marTop w:val="0"/>
              <w:marBottom w:val="0"/>
              <w:divBdr>
                <w:top w:val="none" w:sz="0" w:space="0" w:color="auto"/>
                <w:left w:val="none" w:sz="0" w:space="0" w:color="auto"/>
                <w:bottom w:val="none" w:sz="0" w:space="0" w:color="auto"/>
                <w:right w:val="none" w:sz="0" w:space="0" w:color="auto"/>
              </w:divBdr>
            </w:div>
            <w:div w:id="524707066">
              <w:marLeft w:val="0"/>
              <w:marRight w:val="0"/>
              <w:marTop w:val="0"/>
              <w:marBottom w:val="0"/>
              <w:divBdr>
                <w:top w:val="none" w:sz="0" w:space="0" w:color="auto"/>
                <w:left w:val="none" w:sz="0" w:space="0" w:color="auto"/>
                <w:bottom w:val="none" w:sz="0" w:space="0" w:color="auto"/>
                <w:right w:val="none" w:sz="0" w:space="0" w:color="auto"/>
              </w:divBdr>
            </w:div>
            <w:div w:id="563369367">
              <w:marLeft w:val="0"/>
              <w:marRight w:val="0"/>
              <w:marTop w:val="0"/>
              <w:marBottom w:val="0"/>
              <w:divBdr>
                <w:top w:val="none" w:sz="0" w:space="0" w:color="auto"/>
                <w:left w:val="none" w:sz="0" w:space="0" w:color="auto"/>
                <w:bottom w:val="none" w:sz="0" w:space="0" w:color="auto"/>
                <w:right w:val="none" w:sz="0" w:space="0" w:color="auto"/>
              </w:divBdr>
            </w:div>
            <w:div w:id="629748969">
              <w:marLeft w:val="0"/>
              <w:marRight w:val="0"/>
              <w:marTop w:val="0"/>
              <w:marBottom w:val="0"/>
              <w:divBdr>
                <w:top w:val="none" w:sz="0" w:space="0" w:color="auto"/>
                <w:left w:val="none" w:sz="0" w:space="0" w:color="auto"/>
                <w:bottom w:val="none" w:sz="0" w:space="0" w:color="auto"/>
                <w:right w:val="none" w:sz="0" w:space="0" w:color="auto"/>
              </w:divBdr>
            </w:div>
            <w:div w:id="694648187">
              <w:marLeft w:val="0"/>
              <w:marRight w:val="0"/>
              <w:marTop w:val="0"/>
              <w:marBottom w:val="0"/>
              <w:divBdr>
                <w:top w:val="none" w:sz="0" w:space="0" w:color="auto"/>
                <w:left w:val="none" w:sz="0" w:space="0" w:color="auto"/>
                <w:bottom w:val="none" w:sz="0" w:space="0" w:color="auto"/>
                <w:right w:val="none" w:sz="0" w:space="0" w:color="auto"/>
              </w:divBdr>
            </w:div>
            <w:div w:id="798885232">
              <w:marLeft w:val="0"/>
              <w:marRight w:val="0"/>
              <w:marTop w:val="0"/>
              <w:marBottom w:val="0"/>
              <w:divBdr>
                <w:top w:val="none" w:sz="0" w:space="0" w:color="auto"/>
                <w:left w:val="none" w:sz="0" w:space="0" w:color="auto"/>
                <w:bottom w:val="none" w:sz="0" w:space="0" w:color="auto"/>
                <w:right w:val="none" w:sz="0" w:space="0" w:color="auto"/>
              </w:divBdr>
            </w:div>
            <w:div w:id="809126793">
              <w:marLeft w:val="0"/>
              <w:marRight w:val="0"/>
              <w:marTop w:val="0"/>
              <w:marBottom w:val="0"/>
              <w:divBdr>
                <w:top w:val="none" w:sz="0" w:space="0" w:color="auto"/>
                <w:left w:val="none" w:sz="0" w:space="0" w:color="auto"/>
                <w:bottom w:val="none" w:sz="0" w:space="0" w:color="auto"/>
                <w:right w:val="none" w:sz="0" w:space="0" w:color="auto"/>
              </w:divBdr>
            </w:div>
            <w:div w:id="822745734">
              <w:marLeft w:val="0"/>
              <w:marRight w:val="0"/>
              <w:marTop w:val="0"/>
              <w:marBottom w:val="0"/>
              <w:divBdr>
                <w:top w:val="none" w:sz="0" w:space="0" w:color="auto"/>
                <w:left w:val="none" w:sz="0" w:space="0" w:color="auto"/>
                <w:bottom w:val="none" w:sz="0" w:space="0" w:color="auto"/>
                <w:right w:val="none" w:sz="0" w:space="0" w:color="auto"/>
              </w:divBdr>
            </w:div>
            <w:div w:id="824783740">
              <w:marLeft w:val="0"/>
              <w:marRight w:val="0"/>
              <w:marTop w:val="0"/>
              <w:marBottom w:val="0"/>
              <w:divBdr>
                <w:top w:val="none" w:sz="0" w:space="0" w:color="auto"/>
                <w:left w:val="none" w:sz="0" w:space="0" w:color="auto"/>
                <w:bottom w:val="none" w:sz="0" w:space="0" w:color="auto"/>
                <w:right w:val="none" w:sz="0" w:space="0" w:color="auto"/>
              </w:divBdr>
            </w:div>
            <w:div w:id="830104795">
              <w:marLeft w:val="0"/>
              <w:marRight w:val="0"/>
              <w:marTop w:val="0"/>
              <w:marBottom w:val="0"/>
              <w:divBdr>
                <w:top w:val="none" w:sz="0" w:space="0" w:color="auto"/>
                <w:left w:val="none" w:sz="0" w:space="0" w:color="auto"/>
                <w:bottom w:val="none" w:sz="0" w:space="0" w:color="auto"/>
                <w:right w:val="none" w:sz="0" w:space="0" w:color="auto"/>
              </w:divBdr>
            </w:div>
            <w:div w:id="830829385">
              <w:marLeft w:val="0"/>
              <w:marRight w:val="0"/>
              <w:marTop w:val="0"/>
              <w:marBottom w:val="0"/>
              <w:divBdr>
                <w:top w:val="none" w:sz="0" w:space="0" w:color="auto"/>
                <w:left w:val="none" w:sz="0" w:space="0" w:color="auto"/>
                <w:bottom w:val="none" w:sz="0" w:space="0" w:color="auto"/>
                <w:right w:val="none" w:sz="0" w:space="0" w:color="auto"/>
              </w:divBdr>
            </w:div>
            <w:div w:id="838468506">
              <w:marLeft w:val="0"/>
              <w:marRight w:val="0"/>
              <w:marTop w:val="0"/>
              <w:marBottom w:val="0"/>
              <w:divBdr>
                <w:top w:val="none" w:sz="0" w:space="0" w:color="auto"/>
                <w:left w:val="none" w:sz="0" w:space="0" w:color="auto"/>
                <w:bottom w:val="none" w:sz="0" w:space="0" w:color="auto"/>
                <w:right w:val="none" w:sz="0" w:space="0" w:color="auto"/>
              </w:divBdr>
            </w:div>
            <w:div w:id="890309061">
              <w:marLeft w:val="0"/>
              <w:marRight w:val="0"/>
              <w:marTop w:val="0"/>
              <w:marBottom w:val="0"/>
              <w:divBdr>
                <w:top w:val="none" w:sz="0" w:space="0" w:color="auto"/>
                <w:left w:val="none" w:sz="0" w:space="0" w:color="auto"/>
                <w:bottom w:val="none" w:sz="0" w:space="0" w:color="auto"/>
                <w:right w:val="none" w:sz="0" w:space="0" w:color="auto"/>
              </w:divBdr>
            </w:div>
            <w:div w:id="903489488">
              <w:marLeft w:val="0"/>
              <w:marRight w:val="0"/>
              <w:marTop w:val="0"/>
              <w:marBottom w:val="0"/>
              <w:divBdr>
                <w:top w:val="none" w:sz="0" w:space="0" w:color="auto"/>
                <w:left w:val="none" w:sz="0" w:space="0" w:color="auto"/>
                <w:bottom w:val="none" w:sz="0" w:space="0" w:color="auto"/>
                <w:right w:val="none" w:sz="0" w:space="0" w:color="auto"/>
              </w:divBdr>
            </w:div>
            <w:div w:id="995497935">
              <w:marLeft w:val="0"/>
              <w:marRight w:val="0"/>
              <w:marTop w:val="0"/>
              <w:marBottom w:val="0"/>
              <w:divBdr>
                <w:top w:val="none" w:sz="0" w:space="0" w:color="auto"/>
                <w:left w:val="none" w:sz="0" w:space="0" w:color="auto"/>
                <w:bottom w:val="none" w:sz="0" w:space="0" w:color="auto"/>
                <w:right w:val="none" w:sz="0" w:space="0" w:color="auto"/>
              </w:divBdr>
            </w:div>
            <w:div w:id="1004937366">
              <w:marLeft w:val="0"/>
              <w:marRight w:val="0"/>
              <w:marTop w:val="0"/>
              <w:marBottom w:val="0"/>
              <w:divBdr>
                <w:top w:val="none" w:sz="0" w:space="0" w:color="auto"/>
                <w:left w:val="none" w:sz="0" w:space="0" w:color="auto"/>
                <w:bottom w:val="none" w:sz="0" w:space="0" w:color="auto"/>
                <w:right w:val="none" w:sz="0" w:space="0" w:color="auto"/>
              </w:divBdr>
            </w:div>
            <w:div w:id="1026784323">
              <w:marLeft w:val="0"/>
              <w:marRight w:val="0"/>
              <w:marTop w:val="0"/>
              <w:marBottom w:val="0"/>
              <w:divBdr>
                <w:top w:val="none" w:sz="0" w:space="0" w:color="auto"/>
                <w:left w:val="none" w:sz="0" w:space="0" w:color="auto"/>
                <w:bottom w:val="none" w:sz="0" w:space="0" w:color="auto"/>
                <w:right w:val="none" w:sz="0" w:space="0" w:color="auto"/>
              </w:divBdr>
            </w:div>
            <w:div w:id="1103960237">
              <w:marLeft w:val="0"/>
              <w:marRight w:val="0"/>
              <w:marTop w:val="0"/>
              <w:marBottom w:val="0"/>
              <w:divBdr>
                <w:top w:val="none" w:sz="0" w:space="0" w:color="auto"/>
                <w:left w:val="none" w:sz="0" w:space="0" w:color="auto"/>
                <w:bottom w:val="none" w:sz="0" w:space="0" w:color="auto"/>
                <w:right w:val="none" w:sz="0" w:space="0" w:color="auto"/>
              </w:divBdr>
            </w:div>
            <w:div w:id="1106581619">
              <w:marLeft w:val="0"/>
              <w:marRight w:val="0"/>
              <w:marTop w:val="0"/>
              <w:marBottom w:val="0"/>
              <w:divBdr>
                <w:top w:val="none" w:sz="0" w:space="0" w:color="auto"/>
                <w:left w:val="none" w:sz="0" w:space="0" w:color="auto"/>
                <w:bottom w:val="none" w:sz="0" w:space="0" w:color="auto"/>
                <w:right w:val="none" w:sz="0" w:space="0" w:color="auto"/>
              </w:divBdr>
            </w:div>
            <w:div w:id="1193881750">
              <w:marLeft w:val="0"/>
              <w:marRight w:val="0"/>
              <w:marTop w:val="0"/>
              <w:marBottom w:val="0"/>
              <w:divBdr>
                <w:top w:val="none" w:sz="0" w:space="0" w:color="auto"/>
                <w:left w:val="none" w:sz="0" w:space="0" w:color="auto"/>
                <w:bottom w:val="none" w:sz="0" w:space="0" w:color="auto"/>
                <w:right w:val="none" w:sz="0" w:space="0" w:color="auto"/>
              </w:divBdr>
            </w:div>
            <w:div w:id="1242064480">
              <w:marLeft w:val="0"/>
              <w:marRight w:val="0"/>
              <w:marTop w:val="0"/>
              <w:marBottom w:val="0"/>
              <w:divBdr>
                <w:top w:val="none" w:sz="0" w:space="0" w:color="auto"/>
                <w:left w:val="none" w:sz="0" w:space="0" w:color="auto"/>
                <w:bottom w:val="none" w:sz="0" w:space="0" w:color="auto"/>
                <w:right w:val="none" w:sz="0" w:space="0" w:color="auto"/>
              </w:divBdr>
            </w:div>
            <w:div w:id="1245147515">
              <w:marLeft w:val="0"/>
              <w:marRight w:val="0"/>
              <w:marTop w:val="0"/>
              <w:marBottom w:val="0"/>
              <w:divBdr>
                <w:top w:val="none" w:sz="0" w:space="0" w:color="auto"/>
                <w:left w:val="none" w:sz="0" w:space="0" w:color="auto"/>
                <w:bottom w:val="none" w:sz="0" w:space="0" w:color="auto"/>
                <w:right w:val="none" w:sz="0" w:space="0" w:color="auto"/>
              </w:divBdr>
            </w:div>
            <w:div w:id="1272125352">
              <w:marLeft w:val="0"/>
              <w:marRight w:val="0"/>
              <w:marTop w:val="0"/>
              <w:marBottom w:val="0"/>
              <w:divBdr>
                <w:top w:val="none" w:sz="0" w:space="0" w:color="auto"/>
                <w:left w:val="none" w:sz="0" w:space="0" w:color="auto"/>
                <w:bottom w:val="none" w:sz="0" w:space="0" w:color="auto"/>
                <w:right w:val="none" w:sz="0" w:space="0" w:color="auto"/>
              </w:divBdr>
            </w:div>
            <w:div w:id="1294557723">
              <w:marLeft w:val="0"/>
              <w:marRight w:val="0"/>
              <w:marTop w:val="0"/>
              <w:marBottom w:val="0"/>
              <w:divBdr>
                <w:top w:val="none" w:sz="0" w:space="0" w:color="auto"/>
                <w:left w:val="none" w:sz="0" w:space="0" w:color="auto"/>
                <w:bottom w:val="none" w:sz="0" w:space="0" w:color="auto"/>
                <w:right w:val="none" w:sz="0" w:space="0" w:color="auto"/>
              </w:divBdr>
            </w:div>
            <w:div w:id="1390227787">
              <w:marLeft w:val="0"/>
              <w:marRight w:val="0"/>
              <w:marTop w:val="0"/>
              <w:marBottom w:val="0"/>
              <w:divBdr>
                <w:top w:val="none" w:sz="0" w:space="0" w:color="auto"/>
                <w:left w:val="none" w:sz="0" w:space="0" w:color="auto"/>
                <w:bottom w:val="none" w:sz="0" w:space="0" w:color="auto"/>
                <w:right w:val="none" w:sz="0" w:space="0" w:color="auto"/>
              </w:divBdr>
            </w:div>
            <w:div w:id="1457797669">
              <w:marLeft w:val="0"/>
              <w:marRight w:val="0"/>
              <w:marTop w:val="0"/>
              <w:marBottom w:val="0"/>
              <w:divBdr>
                <w:top w:val="none" w:sz="0" w:space="0" w:color="auto"/>
                <w:left w:val="none" w:sz="0" w:space="0" w:color="auto"/>
                <w:bottom w:val="none" w:sz="0" w:space="0" w:color="auto"/>
                <w:right w:val="none" w:sz="0" w:space="0" w:color="auto"/>
              </w:divBdr>
            </w:div>
            <w:div w:id="1540783175">
              <w:marLeft w:val="0"/>
              <w:marRight w:val="0"/>
              <w:marTop w:val="0"/>
              <w:marBottom w:val="0"/>
              <w:divBdr>
                <w:top w:val="none" w:sz="0" w:space="0" w:color="auto"/>
                <w:left w:val="none" w:sz="0" w:space="0" w:color="auto"/>
                <w:bottom w:val="none" w:sz="0" w:space="0" w:color="auto"/>
                <w:right w:val="none" w:sz="0" w:space="0" w:color="auto"/>
              </w:divBdr>
            </w:div>
            <w:div w:id="1590918220">
              <w:marLeft w:val="0"/>
              <w:marRight w:val="0"/>
              <w:marTop w:val="0"/>
              <w:marBottom w:val="0"/>
              <w:divBdr>
                <w:top w:val="none" w:sz="0" w:space="0" w:color="auto"/>
                <w:left w:val="none" w:sz="0" w:space="0" w:color="auto"/>
                <w:bottom w:val="none" w:sz="0" w:space="0" w:color="auto"/>
                <w:right w:val="none" w:sz="0" w:space="0" w:color="auto"/>
              </w:divBdr>
            </w:div>
            <w:div w:id="1594779490">
              <w:marLeft w:val="0"/>
              <w:marRight w:val="0"/>
              <w:marTop w:val="0"/>
              <w:marBottom w:val="0"/>
              <w:divBdr>
                <w:top w:val="none" w:sz="0" w:space="0" w:color="auto"/>
                <w:left w:val="none" w:sz="0" w:space="0" w:color="auto"/>
                <w:bottom w:val="none" w:sz="0" w:space="0" w:color="auto"/>
                <w:right w:val="none" w:sz="0" w:space="0" w:color="auto"/>
              </w:divBdr>
            </w:div>
            <w:div w:id="1695837794">
              <w:marLeft w:val="0"/>
              <w:marRight w:val="0"/>
              <w:marTop w:val="0"/>
              <w:marBottom w:val="0"/>
              <w:divBdr>
                <w:top w:val="none" w:sz="0" w:space="0" w:color="auto"/>
                <w:left w:val="none" w:sz="0" w:space="0" w:color="auto"/>
                <w:bottom w:val="none" w:sz="0" w:space="0" w:color="auto"/>
                <w:right w:val="none" w:sz="0" w:space="0" w:color="auto"/>
              </w:divBdr>
            </w:div>
            <w:div w:id="1700164396">
              <w:marLeft w:val="0"/>
              <w:marRight w:val="0"/>
              <w:marTop w:val="0"/>
              <w:marBottom w:val="0"/>
              <w:divBdr>
                <w:top w:val="none" w:sz="0" w:space="0" w:color="auto"/>
                <w:left w:val="none" w:sz="0" w:space="0" w:color="auto"/>
                <w:bottom w:val="none" w:sz="0" w:space="0" w:color="auto"/>
                <w:right w:val="none" w:sz="0" w:space="0" w:color="auto"/>
              </w:divBdr>
            </w:div>
            <w:div w:id="1740247215">
              <w:marLeft w:val="0"/>
              <w:marRight w:val="0"/>
              <w:marTop w:val="0"/>
              <w:marBottom w:val="0"/>
              <w:divBdr>
                <w:top w:val="none" w:sz="0" w:space="0" w:color="auto"/>
                <w:left w:val="none" w:sz="0" w:space="0" w:color="auto"/>
                <w:bottom w:val="none" w:sz="0" w:space="0" w:color="auto"/>
                <w:right w:val="none" w:sz="0" w:space="0" w:color="auto"/>
              </w:divBdr>
            </w:div>
            <w:div w:id="1810897076">
              <w:marLeft w:val="0"/>
              <w:marRight w:val="0"/>
              <w:marTop w:val="0"/>
              <w:marBottom w:val="0"/>
              <w:divBdr>
                <w:top w:val="none" w:sz="0" w:space="0" w:color="auto"/>
                <w:left w:val="none" w:sz="0" w:space="0" w:color="auto"/>
                <w:bottom w:val="none" w:sz="0" w:space="0" w:color="auto"/>
                <w:right w:val="none" w:sz="0" w:space="0" w:color="auto"/>
              </w:divBdr>
            </w:div>
            <w:div w:id="1839493033">
              <w:marLeft w:val="0"/>
              <w:marRight w:val="0"/>
              <w:marTop w:val="0"/>
              <w:marBottom w:val="0"/>
              <w:divBdr>
                <w:top w:val="none" w:sz="0" w:space="0" w:color="auto"/>
                <w:left w:val="none" w:sz="0" w:space="0" w:color="auto"/>
                <w:bottom w:val="none" w:sz="0" w:space="0" w:color="auto"/>
                <w:right w:val="none" w:sz="0" w:space="0" w:color="auto"/>
              </w:divBdr>
            </w:div>
            <w:div w:id="1893037107">
              <w:marLeft w:val="0"/>
              <w:marRight w:val="0"/>
              <w:marTop w:val="0"/>
              <w:marBottom w:val="0"/>
              <w:divBdr>
                <w:top w:val="none" w:sz="0" w:space="0" w:color="auto"/>
                <w:left w:val="none" w:sz="0" w:space="0" w:color="auto"/>
                <w:bottom w:val="none" w:sz="0" w:space="0" w:color="auto"/>
                <w:right w:val="none" w:sz="0" w:space="0" w:color="auto"/>
              </w:divBdr>
            </w:div>
            <w:div w:id="1897544842">
              <w:marLeft w:val="0"/>
              <w:marRight w:val="0"/>
              <w:marTop w:val="0"/>
              <w:marBottom w:val="0"/>
              <w:divBdr>
                <w:top w:val="none" w:sz="0" w:space="0" w:color="auto"/>
                <w:left w:val="none" w:sz="0" w:space="0" w:color="auto"/>
                <w:bottom w:val="none" w:sz="0" w:space="0" w:color="auto"/>
                <w:right w:val="none" w:sz="0" w:space="0" w:color="auto"/>
              </w:divBdr>
            </w:div>
            <w:div w:id="1938368324">
              <w:marLeft w:val="0"/>
              <w:marRight w:val="0"/>
              <w:marTop w:val="0"/>
              <w:marBottom w:val="0"/>
              <w:divBdr>
                <w:top w:val="none" w:sz="0" w:space="0" w:color="auto"/>
                <w:left w:val="none" w:sz="0" w:space="0" w:color="auto"/>
                <w:bottom w:val="none" w:sz="0" w:space="0" w:color="auto"/>
                <w:right w:val="none" w:sz="0" w:space="0" w:color="auto"/>
              </w:divBdr>
            </w:div>
            <w:div w:id="1946230125">
              <w:marLeft w:val="0"/>
              <w:marRight w:val="0"/>
              <w:marTop w:val="0"/>
              <w:marBottom w:val="0"/>
              <w:divBdr>
                <w:top w:val="none" w:sz="0" w:space="0" w:color="auto"/>
                <w:left w:val="none" w:sz="0" w:space="0" w:color="auto"/>
                <w:bottom w:val="none" w:sz="0" w:space="0" w:color="auto"/>
                <w:right w:val="none" w:sz="0" w:space="0" w:color="auto"/>
              </w:divBdr>
            </w:div>
            <w:div w:id="1954902084">
              <w:marLeft w:val="0"/>
              <w:marRight w:val="0"/>
              <w:marTop w:val="0"/>
              <w:marBottom w:val="0"/>
              <w:divBdr>
                <w:top w:val="none" w:sz="0" w:space="0" w:color="auto"/>
                <w:left w:val="none" w:sz="0" w:space="0" w:color="auto"/>
                <w:bottom w:val="none" w:sz="0" w:space="0" w:color="auto"/>
                <w:right w:val="none" w:sz="0" w:space="0" w:color="auto"/>
              </w:divBdr>
            </w:div>
            <w:div w:id="1984459950">
              <w:marLeft w:val="0"/>
              <w:marRight w:val="0"/>
              <w:marTop w:val="0"/>
              <w:marBottom w:val="0"/>
              <w:divBdr>
                <w:top w:val="none" w:sz="0" w:space="0" w:color="auto"/>
                <w:left w:val="none" w:sz="0" w:space="0" w:color="auto"/>
                <w:bottom w:val="none" w:sz="0" w:space="0" w:color="auto"/>
                <w:right w:val="none" w:sz="0" w:space="0" w:color="auto"/>
              </w:divBdr>
            </w:div>
            <w:div w:id="2043823806">
              <w:marLeft w:val="0"/>
              <w:marRight w:val="0"/>
              <w:marTop w:val="0"/>
              <w:marBottom w:val="0"/>
              <w:divBdr>
                <w:top w:val="none" w:sz="0" w:space="0" w:color="auto"/>
                <w:left w:val="none" w:sz="0" w:space="0" w:color="auto"/>
                <w:bottom w:val="none" w:sz="0" w:space="0" w:color="auto"/>
                <w:right w:val="none" w:sz="0" w:space="0" w:color="auto"/>
              </w:divBdr>
            </w:div>
            <w:div w:id="2052028941">
              <w:marLeft w:val="0"/>
              <w:marRight w:val="0"/>
              <w:marTop w:val="0"/>
              <w:marBottom w:val="0"/>
              <w:divBdr>
                <w:top w:val="none" w:sz="0" w:space="0" w:color="auto"/>
                <w:left w:val="none" w:sz="0" w:space="0" w:color="auto"/>
                <w:bottom w:val="none" w:sz="0" w:space="0" w:color="auto"/>
                <w:right w:val="none" w:sz="0" w:space="0" w:color="auto"/>
              </w:divBdr>
            </w:div>
            <w:div w:id="2114011438">
              <w:marLeft w:val="0"/>
              <w:marRight w:val="0"/>
              <w:marTop w:val="0"/>
              <w:marBottom w:val="0"/>
              <w:divBdr>
                <w:top w:val="none" w:sz="0" w:space="0" w:color="auto"/>
                <w:left w:val="none" w:sz="0" w:space="0" w:color="auto"/>
                <w:bottom w:val="none" w:sz="0" w:space="0" w:color="auto"/>
                <w:right w:val="none" w:sz="0" w:space="0" w:color="auto"/>
              </w:divBdr>
            </w:div>
            <w:div w:id="21403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504400">
      <w:bodyDiv w:val="1"/>
      <w:marLeft w:val="0"/>
      <w:marRight w:val="0"/>
      <w:marTop w:val="0"/>
      <w:marBottom w:val="0"/>
      <w:divBdr>
        <w:top w:val="none" w:sz="0" w:space="0" w:color="auto"/>
        <w:left w:val="none" w:sz="0" w:space="0" w:color="auto"/>
        <w:bottom w:val="none" w:sz="0" w:space="0" w:color="auto"/>
        <w:right w:val="none" w:sz="0" w:space="0" w:color="auto"/>
      </w:divBdr>
    </w:div>
    <w:div w:id="1914729414">
      <w:bodyDiv w:val="1"/>
      <w:marLeft w:val="0"/>
      <w:marRight w:val="0"/>
      <w:marTop w:val="0"/>
      <w:marBottom w:val="0"/>
      <w:divBdr>
        <w:top w:val="none" w:sz="0" w:space="0" w:color="auto"/>
        <w:left w:val="none" w:sz="0" w:space="0" w:color="auto"/>
        <w:bottom w:val="none" w:sz="0" w:space="0" w:color="auto"/>
        <w:right w:val="none" w:sz="0" w:space="0" w:color="auto"/>
      </w:divBdr>
      <w:divsChild>
        <w:div w:id="763500705">
          <w:marLeft w:val="0"/>
          <w:marRight w:val="0"/>
          <w:marTop w:val="0"/>
          <w:marBottom w:val="0"/>
          <w:divBdr>
            <w:top w:val="none" w:sz="0" w:space="0" w:color="auto"/>
            <w:left w:val="none" w:sz="0" w:space="0" w:color="auto"/>
            <w:bottom w:val="none" w:sz="0" w:space="0" w:color="auto"/>
            <w:right w:val="none" w:sz="0" w:space="0" w:color="auto"/>
          </w:divBdr>
          <w:divsChild>
            <w:div w:id="1745180354">
              <w:marLeft w:val="0"/>
              <w:marRight w:val="0"/>
              <w:marTop w:val="0"/>
              <w:marBottom w:val="0"/>
              <w:divBdr>
                <w:top w:val="none" w:sz="0" w:space="0" w:color="auto"/>
                <w:left w:val="none" w:sz="0" w:space="0" w:color="auto"/>
                <w:bottom w:val="none" w:sz="0" w:space="0" w:color="auto"/>
                <w:right w:val="none" w:sz="0" w:space="0" w:color="auto"/>
              </w:divBdr>
            </w:div>
            <w:div w:id="1873956023">
              <w:marLeft w:val="0"/>
              <w:marRight w:val="0"/>
              <w:marTop w:val="0"/>
              <w:marBottom w:val="0"/>
              <w:divBdr>
                <w:top w:val="none" w:sz="0" w:space="0" w:color="auto"/>
                <w:left w:val="none" w:sz="0" w:space="0" w:color="auto"/>
                <w:bottom w:val="none" w:sz="0" w:space="0" w:color="auto"/>
                <w:right w:val="none" w:sz="0" w:space="0" w:color="auto"/>
              </w:divBdr>
            </w:div>
            <w:div w:id="822162796">
              <w:marLeft w:val="0"/>
              <w:marRight w:val="0"/>
              <w:marTop w:val="0"/>
              <w:marBottom w:val="0"/>
              <w:divBdr>
                <w:top w:val="none" w:sz="0" w:space="0" w:color="auto"/>
                <w:left w:val="none" w:sz="0" w:space="0" w:color="auto"/>
                <w:bottom w:val="none" w:sz="0" w:space="0" w:color="auto"/>
                <w:right w:val="none" w:sz="0" w:space="0" w:color="auto"/>
              </w:divBdr>
            </w:div>
            <w:div w:id="285890701">
              <w:marLeft w:val="0"/>
              <w:marRight w:val="0"/>
              <w:marTop w:val="0"/>
              <w:marBottom w:val="0"/>
              <w:divBdr>
                <w:top w:val="none" w:sz="0" w:space="0" w:color="auto"/>
                <w:left w:val="none" w:sz="0" w:space="0" w:color="auto"/>
                <w:bottom w:val="none" w:sz="0" w:space="0" w:color="auto"/>
                <w:right w:val="none" w:sz="0" w:space="0" w:color="auto"/>
              </w:divBdr>
            </w:div>
            <w:div w:id="1174875207">
              <w:marLeft w:val="0"/>
              <w:marRight w:val="0"/>
              <w:marTop w:val="0"/>
              <w:marBottom w:val="0"/>
              <w:divBdr>
                <w:top w:val="none" w:sz="0" w:space="0" w:color="auto"/>
                <w:left w:val="none" w:sz="0" w:space="0" w:color="auto"/>
                <w:bottom w:val="none" w:sz="0" w:space="0" w:color="auto"/>
                <w:right w:val="none" w:sz="0" w:space="0" w:color="auto"/>
              </w:divBdr>
            </w:div>
            <w:div w:id="790051276">
              <w:marLeft w:val="0"/>
              <w:marRight w:val="0"/>
              <w:marTop w:val="0"/>
              <w:marBottom w:val="0"/>
              <w:divBdr>
                <w:top w:val="none" w:sz="0" w:space="0" w:color="auto"/>
                <w:left w:val="none" w:sz="0" w:space="0" w:color="auto"/>
                <w:bottom w:val="none" w:sz="0" w:space="0" w:color="auto"/>
                <w:right w:val="none" w:sz="0" w:space="0" w:color="auto"/>
              </w:divBdr>
            </w:div>
            <w:div w:id="131891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115920">
      <w:bodyDiv w:val="1"/>
      <w:marLeft w:val="0"/>
      <w:marRight w:val="0"/>
      <w:marTop w:val="0"/>
      <w:marBottom w:val="0"/>
      <w:divBdr>
        <w:top w:val="none" w:sz="0" w:space="0" w:color="auto"/>
        <w:left w:val="none" w:sz="0" w:space="0" w:color="auto"/>
        <w:bottom w:val="none" w:sz="0" w:space="0" w:color="auto"/>
        <w:right w:val="none" w:sz="0" w:space="0" w:color="auto"/>
      </w:divBdr>
      <w:divsChild>
        <w:div w:id="361786348">
          <w:marLeft w:val="0"/>
          <w:marRight w:val="0"/>
          <w:marTop w:val="0"/>
          <w:marBottom w:val="0"/>
          <w:divBdr>
            <w:top w:val="none" w:sz="0" w:space="0" w:color="auto"/>
            <w:left w:val="none" w:sz="0" w:space="0" w:color="auto"/>
            <w:bottom w:val="none" w:sz="0" w:space="0" w:color="auto"/>
            <w:right w:val="none" w:sz="0" w:space="0" w:color="auto"/>
          </w:divBdr>
          <w:divsChild>
            <w:div w:id="243270215">
              <w:marLeft w:val="0"/>
              <w:marRight w:val="0"/>
              <w:marTop w:val="0"/>
              <w:marBottom w:val="0"/>
              <w:divBdr>
                <w:top w:val="none" w:sz="0" w:space="0" w:color="auto"/>
                <w:left w:val="none" w:sz="0" w:space="0" w:color="auto"/>
                <w:bottom w:val="none" w:sz="0" w:space="0" w:color="auto"/>
                <w:right w:val="none" w:sz="0" w:space="0" w:color="auto"/>
              </w:divBdr>
            </w:div>
            <w:div w:id="410352885">
              <w:marLeft w:val="0"/>
              <w:marRight w:val="0"/>
              <w:marTop w:val="0"/>
              <w:marBottom w:val="0"/>
              <w:divBdr>
                <w:top w:val="none" w:sz="0" w:space="0" w:color="auto"/>
                <w:left w:val="none" w:sz="0" w:space="0" w:color="auto"/>
                <w:bottom w:val="none" w:sz="0" w:space="0" w:color="auto"/>
                <w:right w:val="none" w:sz="0" w:space="0" w:color="auto"/>
              </w:divBdr>
            </w:div>
            <w:div w:id="964771968">
              <w:marLeft w:val="0"/>
              <w:marRight w:val="0"/>
              <w:marTop w:val="0"/>
              <w:marBottom w:val="0"/>
              <w:divBdr>
                <w:top w:val="none" w:sz="0" w:space="0" w:color="auto"/>
                <w:left w:val="none" w:sz="0" w:space="0" w:color="auto"/>
                <w:bottom w:val="none" w:sz="0" w:space="0" w:color="auto"/>
                <w:right w:val="none" w:sz="0" w:space="0" w:color="auto"/>
              </w:divBdr>
            </w:div>
            <w:div w:id="981159198">
              <w:marLeft w:val="0"/>
              <w:marRight w:val="0"/>
              <w:marTop w:val="0"/>
              <w:marBottom w:val="0"/>
              <w:divBdr>
                <w:top w:val="none" w:sz="0" w:space="0" w:color="auto"/>
                <w:left w:val="none" w:sz="0" w:space="0" w:color="auto"/>
                <w:bottom w:val="none" w:sz="0" w:space="0" w:color="auto"/>
                <w:right w:val="none" w:sz="0" w:space="0" w:color="auto"/>
              </w:divBdr>
            </w:div>
            <w:div w:id="1518495030">
              <w:marLeft w:val="0"/>
              <w:marRight w:val="0"/>
              <w:marTop w:val="0"/>
              <w:marBottom w:val="0"/>
              <w:divBdr>
                <w:top w:val="none" w:sz="0" w:space="0" w:color="auto"/>
                <w:left w:val="none" w:sz="0" w:space="0" w:color="auto"/>
                <w:bottom w:val="none" w:sz="0" w:space="0" w:color="auto"/>
                <w:right w:val="none" w:sz="0" w:space="0" w:color="auto"/>
              </w:divBdr>
            </w:div>
            <w:div w:id="1884245769">
              <w:marLeft w:val="0"/>
              <w:marRight w:val="0"/>
              <w:marTop w:val="0"/>
              <w:marBottom w:val="0"/>
              <w:divBdr>
                <w:top w:val="none" w:sz="0" w:space="0" w:color="auto"/>
                <w:left w:val="none" w:sz="0" w:space="0" w:color="auto"/>
                <w:bottom w:val="none" w:sz="0" w:space="0" w:color="auto"/>
                <w:right w:val="none" w:sz="0" w:space="0" w:color="auto"/>
              </w:divBdr>
            </w:div>
            <w:div w:id="192356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84301">
      <w:bodyDiv w:val="1"/>
      <w:marLeft w:val="0"/>
      <w:marRight w:val="0"/>
      <w:marTop w:val="0"/>
      <w:marBottom w:val="0"/>
      <w:divBdr>
        <w:top w:val="none" w:sz="0" w:space="0" w:color="auto"/>
        <w:left w:val="none" w:sz="0" w:space="0" w:color="auto"/>
        <w:bottom w:val="none" w:sz="0" w:space="0" w:color="auto"/>
        <w:right w:val="none" w:sz="0" w:space="0" w:color="auto"/>
      </w:divBdr>
    </w:div>
    <w:div w:id="1922988353">
      <w:bodyDiv w:val="1"/>
      <w:marLeft w:val="0"/>
      <w:marRight w:val="0"/>
      <w:marTop w:val="0"/>
      <w:marBottom w:val="0"/>
      <w:divBdr>
        <w:top w:val="none" w:sz="0" w:space="0" w:color="auto"/>
        <w:left w:val="none" w:sz="0" w:space="0" w:color="auto"/>
        <w:bottom w:val="none" w:sz="0" w:space="0" w:color="auto"/>
        <w:right w:val="none" w:sz="0" w:space="0" w:color="auto"/>
      </w:divBdr>
      <w:divsChild>
        <w:div w:id="1613127326">
          <w:marLeft w:val="0"/>
          <w:marRight w:val="0"/>
          <w:marTop w:val="0"/>
          <w:marBottom w:val="0"/>
          <w:divBdr>
            <w:top w:val="none" w:sz="0" w:space="0" w:color="auto"/>
            <w:left w:val="none" w:sz="0" w:space="0" w:color="auto"/>
            <w:bottom w:val="none" w:sz="0" w:space="0" w:color="auto"/>
            <w:right w:val="none" w:sz="0" w:space="0" w:color="auto"/>
          </w:divBdr>
          <w:divsChild>
            <w:div w:id="130488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46590">
      <w:bodyDiv w:val="1"/>
      <w:marLeft w:val="0"/>
      <w:marRight w:val="0"/>
      <w:marTop w:val="0"/>
      <w:marBottom w:val="0"/>
      <w:divBdr>
        <w:top w:val="none" w:sz="0" w:space="0" w:color="auto"/>
        <w:left w:val="none" w:sz="0" w:space="0" w:color="auto"/>
        <w:bottom w:val="none" w:sz="0" w:space="0" w:color="auto"/>
        <w:right w:val="none" w:sz="0" w:space="0" w:color="auto"/>
      </w:divBdr>
    </w:div>
    <w:div w:id="1934312478">
      <w:bodyDiv w:val="1"/>
      <w:marLeft w:val="0"/>
      <w:marRight w:val="0"/>
      <w:marTop w:val="0"/>
      <w:marBottom w:val="0"/>
      <w:divBdr>
        <w:top w:val="none" w:sz="0" w:space="0" w:color="auto"/>
        <w:left w:val="none" w:sz="0" w:space="0" w:color="auto"/>
        <w:bottom w:val="none" w:sz="0" w:space="0" w:color="auto"/>
        <w:right w:val="none" w:sz="0" w:space="0" w:color="auto"/>
      </w:divBdr>
      <w:divsChild>
        <w:div w:id="1340043905">
          <w:marLeft w:val="0"/>
          <w:marRight w:val="0"/>
          <w:marTop w:val="0"/>
          <w:marBottom w:val="0"/>
          <w:divBdr>
            <w:top w:val="none" w:sz="0" w:space="0" w:color="auto"/>
            <w:left w:val="none" w:sz="0" w:space="0" w:color="auto"/>
            <w:bottom w:val="none" w:sz="0" w:space="0" w:color="auto"/>
            <w:right w:val="none" w:sz="0" w:space="0" w:color="auto"/>
          </w:divBdr>
          <w:divsChild>
            <w:div w:id="8727610">
              <w:marLeft w:val="0"/>
              <w:marRight w:val="0"/>
              <w:marTop w:val="0"/>
              <w:marBottom w:val="0"/>
              <w:divBdr>
                <w:top w:val="none" w:sz="0" w:space="0" w:color="auto"/>
                <w:left w:val="none" w:sz="0" w:space="0" w:color="auto"/>
                <w:bottom w:val="none" w:sz="0" w:space="0" w:color="auto"/>
                <w:right w:val="none" w:sz="0" w:space="0" w:color="auto"/>
              </w:divBdr>
            </w:div>
            <w:div w:id="87819792">
              <w:marLeft w:val="0"/>
              <w:marRight w:val="0"/>
              <w:marTop w:val="0"/>
              <w:marBottom w:val="0"/>
              <w:divBdr>
                <w:top w:val="none" w:sz="0" w:space="0" w:color="auto"/>
                <w:left w:val="none" w:sz="0" w:space="0" w:color="auto"/>
                <w:bottom w:val="none" w:sz="0" w:space="0" w:color="auto"/>
                <w:right w:val="none" w:sz="0" w:space="0" w:color="auto"/>
              </w:divBdr>
            </w:div>
            <w:div w:id="89082823">
              <w:marLeft w:val="0"/>
              <w:marRight w:val="0"/>
              <w:marTop w:val="0"/>
              <w:marBottom w:val="0"/>
              <w:divBdr>
                <w:top w:val="none" w:sz="0" w:space="0" w:color="auto"/>
                <w:left w:val="none" w:sz="0" w:space="0" w:color="auto"/>
                <w:bottom w:val="none" w:sz="0" w:space="0" w:color="auto"/>
                <w:right w:val="none" w:sz="0" w:space="0" w:color="auto"/>
              </w:divBdr>
            </w:div>
            <w:div w:id="97070191">
              <w:marLeft w:val="0"/>
              <w:marRight w:val="0"/>
              <w:marTop w:val="0"/>
              <w:marBottom w:val="0"/>
              <w:divBdr>
                <w:top w:val="none" w:sz="0" w:space="0" w:color="auto"/>
                <w:left w:val="none" w:sz="0" w:space="0" w:color="auto"/>
                <w:bottom w:val="none" w:sz="0" w:space="0" w:color="auto"/>
                <w:right w:val="none" w:sz="0" w:space="0" w:color="auto"/>
              </w:divBdr>
            </w:div>
            <w:div w:id="120340646">
              <w:marLeft w:val="0"/>
              <w:marRight w:val="0"/>
              <w:marTop w:val="0"/>
              <w:marBottom w:val="0"/>
              <w:divBdr>
                <w:top w:val="none" w:sz="0" w:space="0" w:color="auto"/>
                <w:left w:val="none" w:sz="0" w:space="0" w:color="auto"/>
                <w:bottom w:val="none" w:sz="0" w:space="0" w:color="auto"/>
                <w:right w:val="none" w:sz="0" w:space="0" w:color="auto"/>
              </w:divBdr>
            </w:div>
            <w:div w:id="144468173">
              <w:marLeft w:val="0"/>
              <w:marRight w:val="0"/>
              <w:marTop w:val="0"/>
              <w:marBottom w:val="0"/>
              <w:divBdr>
                <w:top w:val="none" w:sz="0" w:space="0" w:color="auto"/>
                <w:left w:val="none" w:sz="0" w:space="0" w:color="auto"/>
                <w:bottom w:val="none" w:sz="0" w:space="0" w:color="auto"/>
                <w:right w:val="none" w:sz="0" w:space="0" w:color="auto"/>
              </w:divBdr>
            </w:div>
            <w:div w:id="168982876">
              <w:marLeft w:val="0"/>
              <w:marRight w:val="0"/>
              <w:marTop w:val="0"/>
              <w:marBottom w:val="0"/>
              <w:divBdr>
                <w:top w:val="none" w:sz="0" w:space="0" w:color="auto"/>
                <w:left w:val="none" w:sz="0" w:space="0" w:color="auto"/>
                <w:bottom w:val="none" w:sz="0" w:space="0" w:color="auto"/>
                <w:right w:val="none" w:sz="0" w:space="0" w:color="auto"/>
              </w:divBdr>
            </w:div>
            <w:div w:id="191381973">
              <w:marLeft w:val="0"/>
              <w:marRight w:val="0"/>
              <w:marTop w:val="0"/>
              <w:marBottom w:val="0"/>
              <w:divBdr>
                <w:top w:val="none" w:sz="0" w:space="0" w:color="auto"/>
                <w:left w:val="none" w:sz="0" w:space="0" w:color="auto"/>
                <w:bottom w:val="none" w:sz="0" w:space="0" w:color="auto"/>
                <w:right w:val="none" w:sz="0" w:space="0" w:color="auto"/>
              </w:divBdr>
            </w:div>
            <w:div w:id="194581618">
              <w:marLeft w:val="0"/>
              <w:marRight w:val="0"/>
              <w:marTop w:val="0"/>
              <w:marBottom w:val="0"/>
              <w:divBdr>
                <w:top w:val="none" w:sz="0" w:space="0" w:color="auto"/>
                <w:left w:val="none" w:sz="0" w:space="0" w:color="auto"/>
                <w:bottom w:val="none" w:sz="0" w:space="0" w:color="auto"/>
                <w:right w:val="none" w:sz="0" w:space="0" w:color="auto"/>
              </w:divBdr>
            </w:div>
            <w:div w:id="198394495">
              <w:marLeft w:val="0"/>
              <w:marRight w:val="0"/>
              <w:marTop w:val="0"/>
              <w:marBottom w:val="0"/>
              <w:divBdr>
                <w:top w:val="none" w:sz="0" w:space="0" w:color="auto"/>
                <w:left w:val="none" w:sz="0" w:space="0" w:color="auto"/>
                <w:bottom w:val="none" w:sz="0" w:space="0" w:color="auto"/>
                <w:right w:val="none" w:sz="0" w:space="0" w:color="auto"/>
              </w:divBdr>
            </w:div>
            <w:div w:id="231238986">
              <w:marLeft w:val="0"/>
              <w:marRight w:val="0"/>
              <w:marTop w:val="0"/>
              <w:marBottom w:val="0"/>
              <w:divBdr>
                <w:top w:val="none" w:sz="0" w:space="0" w:color="auto"/>
                <w:left w:val="none" w:sz="0" w:space="0" w:color="auto"/>
                <w:bottom w:val="none" w:sz="0" w:space="0" w:color="auto"/>
                <w:right w:val="none" w:sz="0" w:space="0" w:color="auto"/>
              </w:divBdr>
            </w:div>
            <w:div w:id="243616150">
              <w:marLeft w:val="0"/>
              <w:marRight w:val="0"/>
              <w:marTop w:val="0"/>
              <w:marBottom w:val="0"/>
              <w:divBdr>
                <w:top w:val="none" w:sz="0" w:space="0" w:color="auto"/>
                <w:left w:val="none" w:sz="0" w:space="0" w:color="auto"/>
                <w:bottom w:val="none" w:sz="0" w:space="0" w:color="auto"/>
                <w:right w:val="none" w:sz="0" w:space="0" w:color="auto"/>
              </w:divBdr>
            </w:div>
            <w:div w:id="284623683">
              <w:marLeft w:val="0"/>
              <w:marRight w:val="0"/>
              <w:marTop w:val="0"/>
              <w:marBottom w:val="0"/>
              <w:divBdr>
                <w:top w:val="none" w:sz="0" w:space="0" w:color="auto"/>
                <w:left w:val="none" w:sz="0" w:space="0" w:color="auto"/>
                <w:bottom w:val="none" w:sz="0" w:space="0" w:color="auto"/>
                <w:right w:val="none" w:sz="0" w:space="0" w:color="auto"/>
              </w:divBdr>
            </w:div>
            <w:div w:id="301077456">
              <w:marLeft w:val="0"/>
              <w:marRight w:val="0"/>
              <w:marTop w:val="0"/>
              <w:marBottom w:val="0"/>
              <w:divBdr>
                <w:top w:val="none" w:sz="0" w:space="0" w:color="auto"/>
                <w:left w:val="none" w:sz="0" w:space="0" w:color="auto"/>
                <w:bottom w:val="none" w:sz="0" w:space="0" w:color="auto"/>
                <w:right w:val="none" w:sz="0" w:space="0" w:color="auto"/>
              </w:divBdr>
            </w:div>
            <w:div w:id="320474705">
              <w:marLeft w:val="0"/>
              <w:marRight w:val="0"/>
              <w:marTop w:val="0"/>
              <w:marBottom w:val="0"/>
              <w:divBdr>
                <w:top w:val="none" w:sz="0" w:space="0" w:color="auto"/>
                <w:left w:val="none" w:sz="0" w:space="0" w:color="auto"/>
                <w:bottom w:val="none" w:sz="0" w:space="0" w:color="auto"/>
                <w:right w:val="none" w:sz="0" w:space="0" w:color="auto"/>
              </w:divBdr>
            </w:div>
            <w:div w:id="342753284">
              <w:marLeft w:val="0"/>
              <w:marRight w:val="0"/>
              <w:marTop w:val="0"/>
              <w:marBottom w:val="0"/>
              <w:divBdr>
                <w:top w:val="none" w:sz="0" w:space="0" w:color="auto"/>
                <w:left w:val="none" w:sz="0" w:space="0" w:color="auto"/>
                <w:bottom w:val="none" w:sz="0" w:space="0" w:color="auto"/>
                <w:right w:val="none" w:sz="0" w:space="0" w:color="auto"/>
              </w:divBdr>
            </w:div>
            <w:div w:id="376662923">
              <w:marLeft w:val="0"/>
              <w:marRight w:val="0"/>
              <w:marTop w:val="0"/>
              <w:marBottom w:val="0"/>
              <w:divBdr>
                <w:top w:val="none" w:sz="0" w:space="0" w:color="auto"/>
                <w:left w:val="none" w:sz="0" w:space="0" w:color="auto"/>
                <w:bottom w:val="none" w:sz="0" w:space="0" w:color="auto"/>
                <w:right w:val="none" w:sz="0" w:space="0" w:color="auto"/>
              </w:divBdr>
            </w:div>
            <w:div w:id="434326603">
              <w:marLeft w:val="0"/>
              <w:marRight w:val="0"/>
              <w:marTop w:val="0"/>
              <w:marBottom w:val="0"/>
              <w:divBdr>
                <w:top w:val="none" w:sz="0" w:space="0" w:color="auto"/>
                <w:left w:val="none" w:sz="0" w:space="0" w:color="auto"/>
                <w:bottom w:val="none" w:sz="0" w:space="0" w:color="auto"/>
                <w:right w:val="none" w:sz="0" w:space="0" w:color="auto"/>
              </w:divBdr>
            </w:div>
            <w:div w:id="443308503">
              <w:marLeft w:val="0"/>
              <w:marRight w:val="0"/>
              <w:marTop w:val="0"/>
              <w:marBottom w:val="0"/>
              <w:divBdr>
                <w:top w:val="none" w:sz="0" w:space="0" w:color="auto"/>
                <w:left w:val="none" w:sz="0" w:space="0" w:color="auto"/>
                <w:bottom w:val="none" w:sz="0" w:space="0" w:color="auto"/>
                <w:right w:val="none" w:sz="0" w:space="0" w:color="auto"/>
              </w:divBdr>
            </w:div>
            <w:div w:id="449127876">
              <w:marLeft w:val="0"/>
              <w:marRight w:val="0"/>
              <w:marTop w:val="0"/>
              <w:marBottom w:val="0"/>
              <w:divBdr>
                <w:top w:val="none" w:sz="0" w:space="0" w:color="auto"/>
                <w:left w:val="none" w:sz="0" w:space="0" w:color="auto"/>
                <w:bottom w:val="none" w:sz="0" w:space="0" w:color="auto"/>
                <w:right w:val="none" w:sz="0" w:space="0" w:color="auto"/>
              </w:divBdr>
            </w:div>
            <w:div w:id="469370921">
              <w:marLeft w:val="0"/>
              <w:marRight w:val="0"/>
              <w:marTop w:val="0"/>
              <w:marBottom w:val="0"/>
              <w:divBdr>
                <w:top w:val="none" w:sz="0" w:space="0" w:color="auto"/>
                <w:left w:val="none" w:sz="0" w:space="0" w:color="auto"/>
                <w:bottom w:val="none" w:sz="0" w:space="0" w:color="auto"/>
                <w:right w:val="none" w:sz="0" w:space="0" w:color="auto"/>
              </w:divBdr>
            </w:div>
            <w:div w:id="491995465">
              <w:marLeft w:val="0"/>
              <w:marRight w:val="0"/>
              <w:marTop w:val="0"/>
              <w:marBottom w:val="0"/>
              <w:divBdr>
                <w:top w:val="none" w:sz="0" w:space="0" w:color="auto"/>
                <w:left w:val="none" w:sz="0" w:space="0" w:color="auto"/>
                <w:bottom w:val="none" w:sz="0" w:space="0" w:color="auto"/>
                <w:right w:val="none" w:sz="0" w:space="0" w:color="auto"/>
              </w:divBdr>
            </w:div>
            <w:div w:id="516505916">
              <w:marLeft w:val="0"/>
              <w:marRight w:val="0"/>
              <w:marTop w:val="0"/>
              <w:marBottom w:val="0"/>
              <w:divBdr>
                <w:top w:val="none" w:sz="0" w:space="0" w:color="auto"/>
                <w:left w:val="none" w:sz="0" w:space="0" w:color="auto"/>
                <w:bottom w:val="none" w:sz="0" w:space="0" w:color="auto"/>
                <w:right w:val="none" w:sz="0" w:space="0" w:color="auto"/>
              </w:divBdr>
            </w:div>
            <w:div w:id="552735736">
              <w:marLeft w:val="0"/>
              <w:marRight w:val="0"/>
              <w:marTop w:val="0"/>
              <w:marBottom w:val="0"/>
              <w:divBdr>
                <w:top w:val="none" w:sz="0" w:space="0" w:color="auto"/>
                <w:left w:val="none" w:sz="0" w:space="0" w:color="auto"/>
                <w:bottom w:val="none" w:sz="0" w:space="0" w:color="auto"/>
                <w:right w:val="none" w:sz="0" w:space="0" w:color="auto"/>
              </w:divBdr>
            </w:div>
            <w:div w:id="558057163">
              <w:marLeft w:val="0"/>
              <w:marRight w:val="0"/>
              <w:marTop w:val="0"/>
              <w:marBottom w:val="0"/>
              <w:divBdr>
                <w:top w:val="none" w:sz="0" w:space="0" w:color="auto"/>
                <w:left w:val="none" w:sz="0" w:space="0" w:color="auto"/>
                <w:bottom w:val="none" w:sz="0" w:space="0" w:color="auto"/>
                <w:right w:val="none" w:sz="0" w:space="0" w:color="auto"/>
              </w:divBdr>
            </w:div>
            <w:div w:id="562914882">
              <w:marLeft w:val="0"/>
              <w:marRight w:val="0"/>
              <w:marTop w:val="0"/>
              <w:marBottom w:val="0"/>
              <w:divBdr>
                <w:top w:val="none" w:sz="0" w:space="0" w:color="auto"/>
                <w:left w:val="none" w:sz="0" w:space="0" w:color="auto"/>
                <w:bottom w:val="none" w:sz="0" w:space="0" w:color="auto"/>
                <w:right w:val="none" w:sz="0" w:space="0" w:color="auto"/>
              </w:divBdr>
            </w:div>
            <w:div w:id="592590281">
              <w:marLeft w:val="0"/>
              <w:marRight w:val="0"/>
              <w:marTop w:val="0"/>
              <w:marBottom w:val="0"/>
              <w:divBdr>
                <w:top w:val="none" w:sz="0" w:space="0" w:color="auto"/>
                <w:left w:val="none" w:sz="0" w:space="0" w:color="auto"/>
                <w:bottom w:val="none" w:sz="0" w:space="0" w:color="auto"/>
                <w:right w:val="none" w:sz="0" w:space="0" w:color="auto"/>
              </w:divBdr>
            </w:div>
            <w:div w:id="602222795">
              <w:marLeft w:val="0"/>
              <w:marRight w:val="0"/>
              <w:marTop w:val="0"/>
              <w:marBottom w:val="0"/>
              <w:divBdr>
                <w:top w:val="none" w:sz="0" w:space="0" w:color="auto"/>
                <w:left w:val="none" w:sz="0" w:space="0" w:color="auto"/>
                <w:bottom w:val="none" w:sz="0" w:space="0" w:color="auto"/>
                <w:right w:val="none" w:sz="0" w:space="0" w:color="auto"/>
              </w:divBdr>
            </w:div>
            <w:div w:id="605504603">
              <w:marLeft w:val="0"/>
              <w:marRight w:val="0"/>
              <w:marTop w:val="0"/>
              <w:marBottom w:val="0"/>
              <w:divBdr>
                <w:top w:val="none" w:sz="0" w:space="0" w:color="auto"/>
                <w:left w:val="none" w:sz="0" w:space="0" w:color="auto"/>
                <w:bottom w:val="none" w:sz="0" w:space="0" w:color="auto"/>
                <w:right w:val="none" w:sz="0" w:space="0" w:color="auto"/>
              </w:divBdr>
            </w:div>
            <w:div w:id="640500034">
              <w:marLeft w:val="0"/>
              <w:marRight w:val="0"/>
              <w:marTop w:val="0"/>
              <w:marBottom w:val="0"/>
              <w:divBdr>
                <w:top w:val="none" w:sz="0" w:space="0" w:color="auto"/>
                <w:left w:val="none" w:sz="0" w:space="0" w:color="auto"/>
                <w:bottom w:val="none" w:sz="0" w:space="0" w:color="auto"/>
                <w:right w:val="none" w:sz="0" w:space="0" w:color="auto"/>
              </w:divBdr>
            </w:div>
            <w:div w:id="652028962">
              <w:marLeft w:val="0"/>
              <w:marRight w:val="0"/>
              <w:marTop w:val="0"/>
              <w:marBottom w:val="0"/>
              <w:divBdr>
                <w:top w:val="none" w:sz="0" w:space="0" w:color="auto"/>
                <w:left w:val="none" w:sz="0" w:space="0" w:color="auto"/>
                <w:bottom w:val="none" w:sz="0" w:space="0" w:color="auto"/>
                <w:right w:val="none" w:sz="0" w:space="0" w:color="auto"/>
              </w:divBdr>
            </w:div>
            <w:div w:id="675307584">
              <w:marLeft w:val="0"/>
              <w:marRight w:val="0"/>
              <w:marTop w:val="0"/>
              <w:marBottom w:val="0"/>
              <w:divBdr>
                <w:top w:val="none" w:sz="0" w:space="0" w:color="auto"/>
                <w:left w:val="none" w:sz="0" w:space="0" w:color="auto"/>
                <w:bottom w:val="none" w:sz="0" w:space="0" w:color="auto"/>
                <w:right w:val="none" w:sz="0" w:space="0" w:color="auto"/>
              </w:divBdr>
            </w:div>
            <w:div w:id="747460859">
              <w:marLeft w:val="0"/>
              <w:marRight w:val="0"/>
              <w:marTop w:val="0"/>
              <w:marBottom w:val="0"/>
              <w:divBdr>
                <w:top w:val="none" w:sz="0" w:space="0" w:color="auto"/>
                <w:left w:val="none" w:sz="0" w:space="0" w:color="auto"/>
                <w:bottom w:val="none" w:sz="0" w:space="0" w:color="auto"/>
                <w:right w:val="none" w:sz="0" w:space="0" w:color="auto"/>
              </w:divBdr>
            </w:div>
            <w:div w:id="778259850">
              <w:marLeft w:val="0"/>
              <w:marRight w:val="0"/>
              <w:marTop w:val="0"/>
              <w:marBottom w:val="0"/>
              <w:divBdr>
                <w:top w:val="none" w:sz="0" w:space="0" w:color="auto"/>
                <w:left w:val="none" w:sz="0" w:space="0" w:color="auto"/>
                <w:bottom w:val="none" w:sz="0" w:space="0" w:color="auto"/>
                <w:right w:val="none" w:sz="0" w:space="0" w:color="auto"/>
              </w:divBdr>
            </w:div>
            <w:div w:id="798765566">
              <w:marLeft w:val="0"/>
              <w:marRight w:val="0"/>
              <w:marTop w:val="0"/>
              <w:marBottom w:val="0"/>
              <w:divBdr>
                <w:top w:val="none" w:sz="0" w:space="0" w:color="auto"/>
                <w:left w:val="none" w:sz="0" w:space="0" w:color="auto"/>
                <w:bottom w:val="none" w:sz="0" w:space="0" w:color="auto"/>
                <w:right w:val="none" w:sz="0" w:space="0" w:color="auto"/>
              </w:divBdr>
            </w:div>
            <w:div w:id="835653184">
              <w:marLeft w:val="0"/>
              <w:marRight w:val="0"/>
              <w:marTop w:val="0"/>
              <w:marBottom w:val="0"/>
              <w:divBdr>
                <w:top w:val="none" w:sz="0" w:space="0" w:color="auto"/>
                <w:left w:val="none" w:sz="0" w:space="0" w:color="auto"/>
                <w:bottom w:val="none" w:sz="0" w:space="0" w:color="auto"/>
                <w:right w:val="none" w:sz="0" w:space="0" w:color="auto"/>
              </w:divBdr>
            </w:div>
            <w:div w:id="881019840">
              <w:marLeft w:val="0"/>
              <w:marRight w:val="0"/>
              <w:marTop w:val="0"/>
              <w:marBottom w:val="0"/>
              <w:divBdr>
                <w:top w:val="none" w:sz="0" w:space="0" w:color="auto"/>
                <w:left w:val="none" w:sz="0" w:space="0" w:color="auto"/>
                <w:bottom w:val="none" w:sz="0" w:space="0" w:color="auto"/>
                <w:right w:val="none" w:sz="0" w:space="0" w:color="auto"/>
              </w:divBdr>
            </w:div>
            <w:div w:id="896739312">
              <w:marLeft w:val="0"/>
              <w:marRight w:val="0"/>
              <w:marTop w:val="0"/>
              <w:marBottom w:val="0"/>
              <w:divBdr>
                <w:top w:val="none" w:sz="0" w:space="0" w:color="auto"/>
                <w:left w:val="none" w:sz="0" w:space="0" w:color="auto"/>
                <w:bottom w:val="none" w:sz="0" w:space="0" w:color="auto"/>
                <w:right w:val="none" w:sz="0" w:space="0" w:color="auto"/>
              </w:divBdr>
            </w:div>
            <w:div w:id="987248397">
              <w:marLeft w:val="0"/>
              <w:marRight w:val="0"/>
              <w:marTop w:val="0"/>
              <w:marBottom w:val="0"/>
              <w:divBdr>
                <w:top w:val="none" w:sz="0" w:space="0" w:color="auto"/>
                <w:left w:val="none" w:sz="0" w:space="0" w:color="auto"/>
                <w:bottom w:val="none" w:sz="0" w:space="0" w:color="auto"/>
                <w:right w:val="none" w:sz="0" w:space="0" w:color="auto"/>
              </w:divBdr>
            </w:div>
            <w:div w:id="1062145027">
              <w:marLeft w:val="0"/>
              <w:marRight w:val="0"/>
              <w:marTop w:val="0"/>
              <w:marBottom w:val="0"/>
              <w:divBdr>
                <w:top w:val="none" w:sz="0" w:space="0" w:color="auto"/>
                <w:left w:val="none" w:sz="0" w:space="0" w:color="auto"/>
                <w:bottom w:val="none" w:sz="0" w:space="0" w:color="auto"/>
                <w:right w:val="none" w:sz="0" w:space="0" w:color="auto"/>
              </w:divBdr>
            </w:div>
            <w:div w:id="1094477578">
              <w:marLeft w:val="0"/>
              <w:marRight w:val="0"/>
              <w:marTop w:val="0"/>
              <w:marBottom w:val="0"/>
              <w:divBdr>
                <w:top w:val="none" w:sz="0" w:space="0" w:color="auto"/>
                <w:left w:val="none" w:sz="0" w:space="0" w:color="auto"/>
                <w:bottom w:val="none" w:sz="0" w:space="0" w:color="auto"/>
                <w:right w:val="none" w:sz="0" w:space="0" w:color="auto"/>
              </w:divBdr>
            </w:div>
            <w:div w:id="1106002105">
              <w:marLeft w:val="0"/>
              <w:marRight w:val="0"/>
              <w:marTop w:val="0"/>
              <w:marBottom w:val="0"/>
              <w:divBdr>
                <w:top w:val="none" w:sz="0" w:space="0" w:color="auto"/>
                <w:left w:val="none" w:sz="0" w:space="0" w:color="auto"/>
                <w:bottom w:val="none" w:sz="0" w:space="0" w:color="auto"/>
                <w:right w:val="none" w:sz="0" w:space="0" w:color="auto"/>
              </w:divBdr>
            </w:div>
            <w:div w:id="1166743886">
              <w:marLeft w:val="0"/>
              <w:marRight w:val="0"/>
              <w:marTop w:val="0"/>
              <w:marBottom w:val="0"/>
              <w:divBdr>
                <w:top w:val="none" w:sz="0" w:space="0" w:color="auto"/>
                <w:left w:val="none" w:sz="0" w:space="0" w:color="auto"/>
                <w:bottom w:val="none" w:sz="0" w:space="0" w:color="auto"/>
                <w:right w:val="none" w:sz="0" w:space="0" w:color="auto"/>
              </w:divBdr>
            </w:div>
            <w:div w:id="1186597806">
              <w:marLeft w:val="0"/>
              <w:marRight w:val="0"/>
              <w:marTop w:val="0"/>
              <w:marBottom w:val="0"/>
              <w:divBdr>
                <w:top w:val="none" w:sz="0" w:space="0" w:color="auto"/>
                <w:left w:val="none" w:sz="0" w:space="0" w:color="auto"/>
                <w:bottom w:val="none" w:sz="0" w:space="0" w:color="auto"/>
                <w:right w:val="none" w:sz="0" w:space="0" w:color="auto"/>
              </w:divBdr>
            </w:div>
            <w:div w:id="1193301174">
              <w:marLeft w:val="0"/>
              <w:marRight w:val="0"/>
              <w:marTop w:val="0"/>
              <w:marBottom w:val="0"/>
              <w:divBdr>
                <w:top w:val="none" w:sz="0" w:space="0" w:color="auto"/>
                <w:left w:val="none" w:sz="0" w:space="0" w:color="auto"/>
                <w:bottom w:val="none" w:sz="0" w:space="0" w:color="auto"/>
                <w:right w:val="none" w:sz="0" w:space="0" w:color="auto"/>
              </w:divBdr>
            </w:div>
            <w:div w:id="1241718279">
              <w:marLeft w:val="0"/>
              <w:marRight w:val="0"/>
              <w:marTop w:val="0"/>
              <w:marBottom w:val="0"/>
              <w:divBdr>
                <w:top w:val="none" w:sz="0" w:space="0" w:color="auto"/>
                <w:left w:val="none" w:sz="0" w:space="0" w:color="auto"/>
                <w:bottom w:val="none" w:sz="0" w:space="0" w:color="auto"/>
                <w:right w:val="none" w:sz="0" w:space="0" w:color="auto"/>
              </w:divBdr>
            </w:div>
            <w:div w:id="1346665074">
              <w:marLeft w:val="0"/>
              <w:marRight w:val="0"/>
              <w:marTop w:val="0"/>
              <w:marBottom w:val="0"/>
              <w:divBdr>
                <w:top w:val="none" w:sz="0" w:space="0" w:color="auto"/>
                <w:left w:val="none" w:sz="0" w:space="0" w:color="auto"/>
                <w:bottom w:val="none" w:sz="0" w:space="0" w:color="auto"/>
                <w:right w:val="none" w:sz="0" w:space="0" w:color="auto"/>
              </w:divBdr>
            </w:div>
            <w:div w:id="1407067195">
              <w:marLeft w:val="0"/>
              <w:marRight w:val="0"/>
              <w:marTop w:val="0"/>
              <w:marBottom w:val="0"/>
              <w:divBdr>
                <w:top w:val="none" w:sz="0" w:space="0" w:color="auto"/>
                <w:left w:val="none" w:sz="0" w:space="0" w:color="auto"/>
                <w:bottom w:val="none" w:sz="0" w:space="0" w:color="auto"/>
                <w:right w:val="none" w:sz="0" w:space="0" w:color="auto"/>
              </w:divBdr>
            </w:div>
            <w:div w:id="1412434810">
              <w:marLeft w:val="0"/>
              <w:marRight w:val="0"/>
              <w:marTop w:val="0"/>
              <w:marBottom w:val="0"/>
              <w:divBdr>
                <w:top w:val="none" w:sz="0" w:space="0" w:color="auto"/>
                <w:left w:val="none" w:sz="0" w:space="0" w:color="auto"/>
                <w:bottom w:val="none" w:sz="0" w:space="0" w:color="auto"/>
                <w:right w:val="none" w:sz="0" w:space="0" w:color="auto"/>
              </w:divBdr>
            </w:div>
            <w:div w:id="1472286123">
              <w:marLeft w:val="0"/>
              <w:marRight w:val="0"/>
              <w:marTop w:val="0"/>
              <w:marBottom w:val="0"/>
              <w:divBdr>
                <w:top w:val="none" w:sz="0" w:space="0" w:color="auto"/>
                <w:left w:val="none" w:sz="0" w:space="0" w:color="auto"/>
                <w:bottom w:val="none" w:sz="0" w:space="0" w:color="auto"/>
                <w:right w:val="none" w:sz="0" w:space="0" w:color="auto"/>
              </w:divBdr>
            </w:div>
            <w:div w:id="1476530331">
              <w:marLeft w:val="0"/>
              <w:marRight w:val="0"/>
              <w:marTop w:val="0"/>
              <w:marBottom w:val="0"/>
              <w:divBdr>
                <w:top w:val="none" w:sz="0" w:space="0" w:color="auto"/>
                <w:left w:val="none" w:sz="0" w:space="0" w:color="auto"/>
                <w:bottom w:val="none" w:sz="0" w:space="0" w:color="auto"/>
                <w:right w:val="none" w:sz="0" w:space="0" w:color="auto"/>
              </w:divBdr>
            </w:div>
            <w:div w:id="1476996002">
              <w:marLeft w:val="0"/>
              <w:marRight w:val="0"/>
              <w:marTop w:val="0"/>
              <w:marBottom w:val="0"/>
              <w:divBdr>
                <w:top w:val="none" w:sz="0" w:space="0" w:color="auto"/>
                <w:left w:val="none" w:sz="0" w:space="0" w:color="auto"/>
                <w:bottom w:val="none" w:sz="0" w:space="0" w:color="auto"/>
                <w:right w:val="none" w:sz="0" w:space="0" w:color="auto"/>
              </w:divBdr>
            </w:div>
            <w:div w:id="1534418827">
              <w:marLeft w:val="0"/>
              <w:marRight w:val="0"/>
              <w:marTop w:val="0"/>
              <w:marBottom w:val="0"/>
              <w:divBdr>
                <w:top w:val="none" w:sz="0" w:space="0" w:color="auto"/>
                <w:left w:val="none" w:sz="0" w:space="0" w:color="auto"/>
                <w:bottom w:val="none" w:sz="0" w:space="0" w:color="auto"/>
                <w:right w:val="none" w:sz="0" w:space="0" w:color="auto"/>
              </w:divBdr>
            </w:div>
            <w:div w:id="1538003969">
              <w:marLeft w:val="0"/>
              <w:marRight w:val="0"/>
              <w:marTop w:val="0"/>
              <w:marBottom w:val="0"/>
              <w:divBdr>
                <w:top w:val="none" w:sz="0" w:space="0" w:color="auto"/>
                <w:left w:val="none" w:sz="0" w:space="0" w:color="auto"/>
                <w:bottom w:val="none" w:sz="0" w:space="0" w:color="auto"/>
                <w:right w:val="none" w:sz="0" w:space="0" w:color="auto"/>
              </w:divBdr>
            </w:div>
            <w:div w:id="1615555494">
              <w:marLeft w:val="0"/>
              <w:marRight w:val="0"/>
              <w:marTop w:val="0"/>
              <w:marBottom w:val="0"/>
              <w:divBdr>
                <w:top w:val="none" w:sz="0" w:space="0" w:color="auto"/>
                <w:left w:val="none" w:sz="0" w:space="0" w:color="auto"/>
                <w:bottom w:val="none" w:sz="0" w:space="0" w:color="auto"/>
                <w:right w:val="none" w:sz="0" w:space="0" w:color="auto"/>
              </w:divBdr>
            </w:div>
            <w:div w:id="1644188638">
              <w:marLeft w:val="0"/>
              <w:marRight w:val="0"/>
              <w:marTop w:val="0"/>
              <w:marBottom w:val="0"/>
              <w:divBdr>
                <w:top w:val="none" w:sz="0" w:space="0" w:color="auto"/>
                <w:left w:val="none" w:sz="0" w:space="0" w:color="auto"/>
                <w:bottom w:val="none" w:sz="0" w:space="0" w:color="auto"/>
                <w:right w:val="none" w:sz="0" w:space="0" w:color="auto"/>
              </w:divBdr>
            </w:div>
            <w:div w:id="1697459750">
              <w:marLeft w:val="0"/>
              <w:marRight w:val="0"/>
              <w:marTop w:val="0"/>
              <w:marBottom w:val="0"/>
              <w:divBdr>
                <w:top w:val="none" w:sz="0" w:space="0" w:color="auto"/>
                <w:left w:val="none" w:sz="0" w:space="0" w:color="auto"/>
                <w:bottom w:val="none" w:sz="0" w:space="0" w:color="auto"/>
                <w:right w:val="none" w:sz="0" w:space="0" w:color="auto"/>
              </w:divBdr>
            </w:div>
            <w:div w:id="1701123238">
              <w:marLeft w:val="0"/>
              <w:marRight w:val="0"/>
              <w:marTop w:val="0"/>
              <w:marBottom w:val="0"/>
              <w:divBdr>
                <w:top w:val="none" w:sz="0" w:space="0" w:color="auto"/>
                <w:left w:val="none" w:sz="0" w:space="0" w:color="auto"/>
                <w:bottom w:val="none" w:sz="0" w:space="0" w:color="auto"/>
                <w:right w:val="none" w:sz="0" w:space="0" w:color="auto"/>
              </w:divBdr>
            </w:div>
            <w:div w:id="1708489630">
              <w:marLeft w:val="0"/>
              <w:marRight w:val="0"/>
              <w:marTop w:val="0"/>
              <w:marBottom w:val="0"/>
              <w:divBdr>
                <w:top w:val="none" w:sz="0" w:space="0" w:color="auto"/>
                <w:left w:val="none" w:sz="0" w:space="0" w:color="auto"/>
                <w:bottom w:val="none" w:sz="0" w:space="0" w:color="auto"/>
                <w:right w:val="none" w:sz="0" w:space="0" w:color="auto"/>
              </w:divBdr>
            </w:div>
            <w:div w:id="1735852819">
              <w:marLeft w:val="0"/>
              <w:marRight w:val="0"/>
              <w:marTop w:val="0"/>
              <w:marBottom w:val="0"/>
              <w:divBdr>
                <w:top w:val="none" w:sz="0" w:space="0" w:color="auto"/>
                <w:left w:val="none" w:sz="0" w:space="0" w:color="auto"/>
                <w:bottom w:val="none" w:sz="0" w:space="0" w:color="auto"/>
                <w:right w:val="none" w:sz="0" w:space="0" w:color="auto"/>
              </w:divBdr>
            </w:div>
            <w:div w:id="1780684110">
              <w:marLeft w:val="0"/>
              <w:marRight w:val="0"/>
              <w:marTop w:val="0"/>
              <w:marBottom w:val="0"/>
              <w:divBdr>
                <w:top w:val="none" w:sz="0" w:space="0" w:color="auto"/>
                <w:left w:val="none" w:sz="0" w:space="0" w:color="auto"/>
                <w:bottom w:val="none" w:sz="0" w:space="0" w:color="auto"/>
                <w:right w:val="none" w:sz="0" w:space="0" w:color="auto"/>
              </w:divBdr>
            </w:div>
            <w:div w:id="1815175948">
              <w:marLeft w:val="0"/>
              <w:marRight w:val="0"/>
              <w:marTop w:val="0"/>
              <w:marBottom w:val="0"/>
              <w:divBdr>
                <w:top w:val="none" w:sz="0" w:space="0" w:color="auto"/>
                <w:left w:val="none" w:sz="0" w:space="0" w:color="auto"/>
                <w:bottom w:val="none" w:sz="0" w:space="0" w:color="auto"/>
                <w:right w:val="none" w:sz="0" w:space="0" w:color="auto"/>
              </w:divBdr>
            </w:div>
            <w:div w:id="1836993531">
              <w:marLeft w:val="0"/>
              <w:marRight w:val="0"/>
              <w:marTop w:val="0"/>
              <w:marBottom w:val="0"/>
              <w:divBdr>
                <w:top w:val="none" w:sz="0" w:space="0" w:color="auto"/>
                <w:left w:val="none" w:sz="0" w:space="0" w:color="auto"/>
                <w:bottom w:val="none" w:sz="0" w:space="0" w:color="auto"/>
                <w:right w:val="none" w:sz="0" w:space="0" w:color="auto"/>
              </w:divBdr>
            </w:div>
            <w:div w:id="1846700799">
              <w:marLeft w:val="0"/>
              <w:marRight w:val="0"/>
              <w:marTop w:val="0"/>
              <w:marBottom w:val="0"/>
              <w:divBdr>
                <w:top w:val="none" w:sz="0" w:space="0" w:color="auto"/>
                <w:left w:val="none" w:sz="0" w:space="0" w:color="auto"/>
                <w:bottom w:val="none" w:sz="0" w:space="0" w:color="auto"/>
                <w:right w:val="none" w:sz="0" w:space="0" w:color="auto"/>
              </w:divBdr>
            </w:div>
            <w:div w:id="1867324599">
              <w:marLeft w:val="0"/>
              <w:marRight w:val="0"/>
              <w:marTop w:val="0"/>
              <w:marBottom w:val="0"/>
              <w:divBdr>
                <w:top w:val="none" w:sz="0" w:space="0" w:color="auto"/>
                <w:left w:val="none" w:sz="0" w:space="0" w:color="auto"/>
                <w:bottom w:val="none" w:sz="0" w:space="0" w:color="auto"/>
                <w:right w:val="none" w:sz="0" w:space="0" w:color="auto"/>
              </w:divBdr>
            </w:div>
            <w:div w:id="1882740846">
              <w:marLeft w:val="0"/>
              <w:marRight w:val="0"/>
              <w:marTop w:val="0"/>
              <w:marBottom w:val="0"/>
              <w:divBdr>
                <w:top w:val="none" w:sz="0" w:space="0" w:color="auto"/>
                <w:left w:val="none" w:sz="0" w:space="0" w:color="auto"/>
                <w:bottom w:val="none" w:sz="0" w:space="0" w:color="auto"/>
                <w:right w:val="none" w:sz="0" w:space="0" w:color="auto"/>
              </w:divBdr>
            </w:div>
            <w:div w:id="1889342284">
              <w:marLeft w:val="0"/>
              <w:marRight w:val="0"/>
              <w:marTop w:val="0"/>
              <w:marBottom w:val="0"/>
              <w:divBdr>
                <w:top w:val="none" w:sz="0" w:space="0" w:color="auto"/>
                <w:left w:val="none" w:sz="0" w:space="0" w:color="auto"/>
                <w:bottom w:val="none" w:sz="0" w:space="0" w:color="auto"/>
                <w:right w:val="none" w:sz="0" w:space="0" w:color="auto"/>
              </w:divBdr>
            </w:div>
            <w:div w:id="1897929378">
              <w:marLeft w:val="0"/>
              <w:marRight w:val="0"/>
              <w:marTop w:val="0"/>
              <w:marBottom w:val="0"/>
              <w:divBdr>
                <w:top w:val="none" w:sz="0" w:space="0" w:color="auto"/>
                <w:left w:val="none" w:sz="0" w:space="0" w:color="auto"/>
                <w:bottom w:val="none" w:sz="0" w:space="0" w:color="auto"/>
                <w:right w:val="none" w:sz="0" w:space="0" w:color="auto"/>
              </w:divBdr>
            </w:div>
            <w:div w:id="1937128546">
              <w:marLeft w:val="0"/>
              <w:marRight w:val="0"/>
              <w:marTop w:val="0"/>
              <w:marBottom w:val="0"/>
              <w:divBdr>
                <w:top w:val="none" w:sz="0" w:space="0" w:color="auto"/>
                <w:left w:val="none" w:sz="0" w:space="0" w:color="auto"/>
                <w:bottom w:val="none" w:sz="0" w:space="0" w:color="auto"/>
                <w:right w:val="none" w:sz="0" w:space="0" w:color="auto"/>
              </w:divBdr>
            </w:div>
            <w:div w:id="2002342173">
              <w:marLeft w:val="0"/>
              <w:marRight w:val="0"/>
              <w:marTop w:val="0"/>
              <w:marBottom w:val="0"/>
              <w:divBdr>
                <w:top w:val="none" w:sz="0" w:space="0" w:color="auto"/>
                <w:left w:val="none" w:sz="0" w:space="0" w:color="auto"/>
                <w:bottom w:val="none" w:sz="0" w:space="0" w:color="auto"/>
                <w:right w:val="none" w:sz="0" w:space="0" w:color="auto"/>
              </w:divBdr>
            </w:div>
            <w:div w:id="2076776880">
              <w:marLeft w:val="0"/>
              <w:marRight w:val="0"/>
              <w:marTop w:val="0"/>
              <w:marBottom w:val="0"/>
              <w:divBdr>
                <w:top w:val="none" w:sz="0" w:space="0" w:color="auto"/>
                <w:left w:val="none" w:sz="0" w:space="0" w:color="auto"/>
                <w:bottom w:val="none" w:sz="0" w:space="0" w:color="auto"/>
                <w:right w:val="none" w:sz="0" w:space="0" w:color="auto"/>
              </w:divBdr>
            </w:div>
            <w:div w:id="208741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82917">
      <w:bodyDiv w:val="1"/>
      <w:marLeft w:val="0"/>
      <w:marRight w:val="0"/>
      <w:marTop w:val="0"/>
      <w:marBottom w:val="0"/>
      <w:divBdr>
        <w:top w:val="none" w:sz="0" w:space="0" w:color="auto"/>
        <w:left w:val="none" w:sz="0" w:space="0" w:color="auto"/>
        <w:bottom w:val="none" w:sz="0" w:space="0" w:color="auto"/>
        <w:right w:val="none" w:sz="0" w:space="0" w:color="auto"/>
      </w:divBdr>
    </w:div>
    <w:div w:id="1936866533">
      <w:bodyDiv w:val="1"/>
      <w:marLeft w:val="0"/>
      <w:marRight w:val="0"/>
      <w:marTop w:val="0"/>
      <w:marBottom w:val="0"/>
      <w:divBdr>
        <w:top w:val="none" w:sz="0" w:space="0" w:color="auto"/>
        <w:left w:val="none" w:sz="0" w:space="0" w:color="auto"/>
        <w:bottom w:val="none" w:sz="0" w:space="0" w:color="auto"/>
        <w:right w:val="none" w:sz="0" w:space="0" w:color="auto"/>
      </w:divBdr>
      <w:divsChild>
        <w:div w:id="2071997750">
          <w:marLeft w:val="0"/>
          <w:marRight w:val="0"/>
          <w:marTop w:val="0"/>
          <w:marBottom w:val="0"/>
          <w:divBdr>
            <w:top w:val="none" w:sz="0" w:space="0" w:color="auto"/>
            <w:left w:val="none" w:sz="0" w:space="0" w:color="auto"/>
            <w:bottom w:val="none" w:sz="0" w:space="0" w:color="auto"/>
            <w:right w:val="none" w:sz="0" w:space="0" w:color="auto"/>
          </w:divBdr>
          <w:divsChild>
            <w:div w:id="27921944">
              <w:marLeft w:val="0"/>
              <w:marRight w:val="0"/>
              <w:marTop w:val="0"/>
              <w:marBottom w:val="0"/>
              <w:divBdr>
                <w:top w:val="none" w:sz="0" w:space="0" w:color="auto"/>
                <w:left w:val="none" w:sz="0" w:space="0" w:color="auto"/>
                <w:bottom w:val="none" w:sz="0" w:space="0" w:color="auto"/>
                <w:right w:val="none" w:sz="0" w:space="0" w:color="auto"/>
              </w:divBdr>
            </w:div>
            <w:div w:id="151332892">
              <w:marLeft w:val="0"/>
              <w:marRight w:val="0"/>
              <w:marTop w:val="0"/>
              <w:marBottom w:val="0"/>
              <w:divBdr>
                <w:top w:val="none" w:sz="0" w:space="0" w:color="auto"/>
                <w:left w:val="none" w:sz="0" w:space="0" w:color="auto"/>
                <w:bottom w:val="none" w:sz="0" w:space="0" w:color="auto"/>
                <w:right w:val="none" w:sz="0" w:space="0" w:color="auto"/>
              </w:divBdr>
            </w:div>
            <w:div w:id="169874769">
              <w:marLeft w:val="0"/>
              <w:marRight w:val="0"/>
              <w:marTop w:val="0"/>
              <w:marBottom w:val="0"/>
              <w:divBdr>
                <w:top w:val="none" w:sz="0" w:space="0" w:color="auto"/>
                <w:left w:val="none" w:sz="0" w:space="0" w:color="auto"/>
                <w:bottom w:val="none" w:sz="0" w:space="0" w:color="auto"/>
                <w:right w:val="none" w:sz="0" w:space="0" w:color="auto"/>
              </w:divBdr>
            </w:div>
            <w:div w:id="179442432">
              <w:marLeft w:val="0"/>
              <w:marRight w:val="0"/>
              <w:marTop w:val="0"/>
              <w:marBottom w:val="0"/>
              <w:divBdr>
                <w:top w:val="none" w:sz="0" w:space="0" w:color="auto"/>
                <w:left w:val="none" w:sz="0" w:space="0" w:color="auto"/>
                <w:bottom w:val="none" w:sz="0" w:space="0" w:color="auto"/>
                <w:right w:val="none" w:sz="0" w:space="0" w:color="auto"/>
              </w:divBdr>
            </w:div>
            <w:div w:id="229119247">
              <w:marLeft w:val="0"/>
              <w:marRight w:val="0"/>
              <w:marTop w:val="0"/>
              <w:marBottom w:val="0"/>
              <w:divBdr>
                <w:top w:val="none" w:sz="0" w:space="0" w:color="auto"/>
                <w:left w:val="none" w:sz="0" w:space="0" w:color="auto"/>
                <w:bottom w:val="none" w:sz="0" w:space="0" w:color="auto"/>
                <w:right w:val="none" w:sz="0" w:space="0" w:color="auto"/>
              </w:divBdr>
            </w:div>
            <w:div w:id="232014164">
              <w:marLeft w:val="0"/>
              <w:marRight w:val="0"/>
              <w:marTop w:val="0"/>
              <w:marBottom w:val="0"/>
              <w:divBdr>
                <w:top w:val="none" w:sz="0" w:space="0" w:color="auto"/>
                <w:left w:val="none" w:sz="0" w:space="0" w:color="auto"/>
                <w:bottom w:val="none" w:sz="0" w:space="0" w:color="auto"/>
                <w:right w:val="none" w:sz="0" w:space="0" w:color="auto"/>
              </w:divBdr>
            </w:div>
            <w:div w:id="260530347">
              <w:marLeft w:val="0"/>
              <w:marRight w:val="0"/>
              <w:marTop w:val="0"/>
              <w:marBottom w:val="0"/>
              <w:divBdr>
                <w:top w:val="none" w:sz="0" w:space="0" w:color="auto"/>
                <w:left w:val="none" w:sz="0" w:space="0" w:color="auto"/>
                <w:bottom w:val="none" w:sz="0" w:space="0" w:color="auto"/>
                <w:right w:val="none" w:sz="0" w:space="0" w:color="auto"/>
              </w:divBdr>
            </w:div>
            <w:div w:id="303197189">
              <w:marLeft w:val="0"/>
              <w:marRight w:val="0"/>
              <w:marTop w:val="0"/>
              <w:marBottom w:val="0"/>
              <w:divBdr>
                <w:top w:val="none" w:sz="0" w:space="0" w:color="auto"/>
                <w:left w:val="none" w:sz="0" w:space="0" w:color="auto"/>
                <w:bottom w:val="none" w:sz="0" w:space="0" w:color="auto"/>
                <w:right w:val="none" w:sz="0" w:space="0" w:color="auto"/>
              </w:divBdr>
            </w:div>
            <w:div w:id="369957692">
              <w:marLeft w:val="0"/>
              <w:marRight w:val="0"/>
              <w:marTop w:val="0"/>
              <w:marBottom w:val="0"/>
              <w:divBdr>
                <w:top w:val="none" w:sz="0" w:space="0" w:color="auto"/>
                <w:left w:val="none" w:sz="0" w:space="0" w:color="auto"/>
                <w:bottom w:val="none" w:sz="0" w:space="0" w:color="auto"/>
                <w:right w:val="none" w:sz="0" w:space="0" w:color="auto"/>
              </w:divBdr>
            </w:div>
            <w:div w:id="371274899">
              <w:marLeft w:val="0"/>
              <w:marRight w:val="0"/>
              <w:marTop w:val="0"/>
              <w:marBottom w:val="0"/>
              <w:divBdr>
                <w:top w:val="none" w:sz="0" w:space="0" w:color="auto"/>
                <w:left w:val="none" w:sz="0" w:space="0" w:color="auto"/>
                <w:bottom w:val="none" w:sz="0" w:space="0" w:color="auto"/>
                <w:right w:val="none" w:sz="0" w:space="0" w:color="auto"/>
              </w:divBdr>
            </w:div>
            <w:div w:id="455564146">
              <w:marLeft w:val="0"/>
              <w:marRight w:val="0"/>
              <w:marTop w:val="0"/>
              <w:marBottom w:val="0"/>
              <w:divBdr>
                <w:top w:val="none" w:sz="0" w:space="0" w:color="auto"/>
                <w:left w:val="none" w:sz="0" w:space="0" w:color="auto"/>
                <w:bottom w:val="none" w:sz="0" w:space="0" w:color="auto"/>
                <w:right w:val="none" w:sz="0" w:space="0" w:color="auto"/>
              </w:divBdr>
            </w:div>
            <w:div w:id="494153360">
              <w:marLeft w:val="0"/>
              <w:marRight w:val="0"/>
              <w:marTop w:val="0"/>
              <w:marBottom w:val="0"/>
              <w:divBdr>
                <w:top w:val="none" w:sz="0" w:space="0" w:color="auto"/>
                <w:left w:val="none" w:sz="0" w:space="0" w:color="auto"/>
                <w:bottom w:val="none" w:sz="0" w:space="0" w:color="auto"/>
                <w:right w:val="none" w:sz="0" w:space="0" w:color="auto"/>
              </w:divBdr>
            </w:div>
            <w:div w:id="553347967">
              <w:marLeft w:val="0"/>
              <w:marRight w:val="0"/>
              <w:marTop w:val="0"/>
              <w:marBottom w:val="0"/>
              <w:divBdr>
                <w:top w:val="none" w:sz="0" w:space="0" w:color="auto"/>
                <w:left w:val="none" w:sz="0" w:space="0" w:color="auto"/>
                <w:bottom w:val="none" w:sz="0" w:space="0" w:color="auto"/>
                <w:right w:val="none" w:sz="0" w:space="0" w:color="auto"/>
              </w:divBdr>
            </w:div>
            <w:div w:id="628784988">
              <w:marLeft w:val="0"/>
              <w:marRight w:val="0"/>
              <w:marTop w:val="0"/>
              <w:marBottom w:val="0"/>
              <w:divBdr>
                <w:top w:val="none" w:sz="0" w:space="0" w:color="auto"/>
                <w:left w:val="none" w:sz="0" w:space="0" w:color="auto"/>
                <w:bottom w:val="none" w:sz="0" w:space="0" w:color="auto"/>
                <w:right w:val="none" w:sz="0" w:space="0" w:color="auto"/>
              </w:divBdr>
            </w:div>
            <w:div w:id="712655947">
              <w:marLeft w:val="0"/>
              <w:marRight w:val="0"/>
              <w:marTop w:val="0"/>
              <w:marBottom w:val="0"/>
              <w:divBdr>
                <w:top w:val="none" w:sz="0" w:space="0" w:color="auto"/>
                <w:left w:val="none" w:sz="0" w:space="0" w:color="auto"/>
                <w:bottom w:val="none" w:sz="0" w:space="0" w:color="auto"/>
                <w:right w:val="none" w:sz="0" w:space="0" w:color="auto"/>
              </w:divBdr>
            </w:div>
            <w:div w:id="714426928">
              <w:marLeft w:val="0"/>
              <w:marRight w:val="0"/>
              <w:marTop w:val="0"/>
              <w:marBottom w:val="0"/>
              <w:divBdr>
                <w:top w:val="none" w:sz="0" w:space="0" w:color="auto"/>
                <w:left w:val="none" w:sz="0" w:space="0" w:color="auto"/>
                <w:bottom w:val="none" w:sz="0" w:space="0" w:color="auto"/>
                <w:right w:val="none" w:sz="0" w:space="0" w:color="auto"/>
              </w:divBdr>
            </w:div>
            <w:div w:id="734352913">
              <w:marLeft w:val="0"/>
              <w:marRight w:val="0"/>
              <w:marTop w:val="0"/>
              <w:marBottom w:val="0"/>
              <w:divBdr>
                <w:top w:val="none" w:sz="0" w:space="0" w:color="auto"/>
                <w:left w:val="none" w:sz="0" w:space="0" w:color="auto"/>
                <w:bottom w:val="none" w:sz="0" w:space="0" w:color="auto"/>
                <w:right w:val="none" w:sz="0" w:space="0" w:color="auto"/>
              </w:divBdr>
            </w:div>
            <w:div w:id="750275817">
              <w:marLeft w:val="0"/>
              <w:marRight w:val="0"/>
              <w:marTop w:val="0"/>
              <w:marBottom w:val="0"/>
              <w:divBdr>
                <w:top w:val="none" w:sz="0" w:space="0" w:color="auto"/>
                <w:left w:val="none" w:sz="0" w:space="0" w:color="auto"/>
                <w:bottom w:val="none" w:sz="0" w:space="0" w:color="auto"/>
                <w:right w:val="none" w:sz="0" w:space="0" w:color="auto"/>
              </w:divBdr>
            </w:div>
            <w:div w:id="754673678">
              <w:marLeft w:val="0"/>
              <w:marRight w:val="0"/>
              <w:marTop w:val="0"/>
              <w:marBottom w:val="0"/>
              <w:divBdr>
                <w:top w:val="none" w:sz="0" w:space="0" w:color="auto"/>
                <w:left w:val="none" w:sz="0" w:space="0" w:color="auto"/>
                <w:bottom w:val="none" w:sz="0" w:space="0" w:color="auto"/>
                <w:right w:val="none" w:sz="0" w:space="0" w:color="auto"/>
              </w:divBdr>
            </w:div>
            <w:div w:id="822090775">
              <w:marLeft w:val="0"/>
              <w:marRight w:val="0"/>
              <w:marTop w:val="0"/>
              <w:marBottom w:val="0"/>
              <w:divBdr>
                <w:top w:val="none" w:sz="0" w:space="0" w:color="auto"/>
                <w:left w:val="none" w:sz="0" w:space="0" w:color="auto"/>
                <w:bottom w:val="none" w:sz="0" w:space="0" w:color="auto"/>
                <w:right w:val="none" w:sz="0" w:space="0" w:color="auto"/>
              </w:divBdr>
            </w:div>
            <w:div w:id="838160568">
              <w:marLeft w:val="0"/>
              <w:marRight w:val="0"/>
              <w:marTop w:val="0"/>
              <w:marBottom w:val="0"/>
              <w:divBdr>
                <w:top w:val="none" w:sz="0" w:space="0" w:color="auto"/>
                <w:left w:val="none" w:sz="0" w:space="0" w:color="auto"/>
                <w:bottom w:val="none" w:sz="0" w:space="0" w:color="auto"/>
                <w:right w:val="none" w:sz="0" w:space="0" w:color="auto"/>
              </w:divBdr>
            </w:div>
            <w:div w:id="846603802">
              <w:marLeft w:val="0"/>
              <w:marRight w:val="0"/>
              <w:marTop w:val="0"/>
              <w:marBottom w:val="0"/>
              <w:divBdr>
                <w:top w:val="none" w:sz="0" w:space="0" w:color="auto"/>
                <w:left w:val="none" w:sz="0" w:space="0" w:color="auto"/>
                <w:bottom w:val="none" w:sz="0" w:space="0" w:color="auto"/>
                <w:right w:val="none" w:sz="0" w:space="0" w:color="auto"/>
              </w:divBdr>
            </w:div>
            <w:div w:id="849491824">
              <w:marLeft w:val="0"/>
              <w:marRight w:val="0"/>
              <w:marTop w:val="0"/>
              <w:marBottom w:val="0"/>
              <w:divBdr>
                <w:top w:val="none" w:sz="0" w:space="0" w:color="auto"/>
                <w:left w:val="none" w:sz="0" w:space="0" w:color="auto"/>
                <w:bottom w:val="none" w:sz="0" w:space="0" w:color="auto"/>
                <w:right w:val="none" w:sz="0" w:space="0" w:color="auto"/>
              </w:divBdr>
            </w:div>
            <w:div w:id="876627182">
              <w:marLeft w:val="0"/>
              <w:marRight w:val="0"/>
              <w:marTop w:val="0"/>
              <w:marBottom w:val="0"/>
              <w:divBdr>
                <w:top w:val="none" w:sz="0" w:space="0" w:color="auto"/>
                <w:left w:val="none" w:sz="0" w:space="0" w:color="auto"/>
                <w:bottom w:val="none" w:sz="0" w:space="0" w:color="auto"/>
                <w:right w:val="none" w:sz="0" w:space="0" w:color="auto"/>
              </w:divBdr>
            </w:div>
            <w:div w:id="896554765">
              <w:marLeft w:val="0"/>
              <w:marRight w:val="0"/>
              <w:marTop w:val="0"/>
              <w:marBottom w:val="0"/>
              <w:divBdr>
                <w:top w:val="none" w:sz="0" w:space="0" w:color="auto"/>
                <w:left w:val="none" w:sz="0" w:space="0" w:color="auto"/>
                <w:bottom w:val="none" w:sz="0" w:space="0" w:color="auto"/>
                <w:right w:val="none" w:sz="0" w:space="0" w:color="auto"/>
              </w:divBdr>
            </w:div>
            <w:div w:id="1064140263">
              <w:marLeft w:val="0"/>
              <w:marRight w:val="0"/>
              <w:marTop w:val="0"/>
              <w:marBottom w:val="0"/>
              <w:divBdr>
                <w:top w:val="none" w:sz="0" w:space="0" w:color="auto"/>
                <w:left w:val="none" w:sz="0" w:space="0" w:color="auto"/>
                <w:bottom w:val="none" w:sz="0" w:space="0" w:color="auto"/>
                <w:right w:val="none" w:sz="0" w:space="0" w:color="auto"/>
              </w:divBdr>
            </w:div>
            <w:div w:id="1104769216">
              <w:marLeft w:val="0"/>
              <w:marRight w:val="0"/>
              <w:marTop w:val="0"/>
              <w:marBottom w:val="0"/>
              <w:divBdr>
                <w:top w:val="none" w:sz="0" w:space="0" w:color="auto"/>
                <w:left w:val="none" w:sz="0" w:space="0" w:color="auto"/>
                <w:bottom w:val="none" w:sz="0" w:space="0" w:color="auto"/>
                <w:right w:val="none" w:sz="0" w:space="0" w:color="auto"/>
              </w:divBdr>
            </w:div>
            <w:div w:id="1130131283">
              <w:marLeft w:val="0"/>
              <w:marRight w:val="0"/>
              <w:marTop w:val="0"/>
              <w:marBottom w:val="0"/>
              <w:divBdr>
                <w:top w:val="none" w:sz="0" w:space="0" w:color="auto"/>
                <w:left w:val="none" w:sz="0" w:space="0" w:color="auto"/>
                <w:bottom w:val="none" w:sz="0" w:space="0" w:color="auto"/>
                <w:right w:val="none" w:sz="0" w:space="0" w:color="auto"/>
              </w:divBdr>
            </w:div>
            <w:div w:id="1130899377">
              <w:marLeft w:val="0"/>
              <w:marRight w:val="0"/>
              <w:marTop w:val="0"/>
              <w:marBottom w:val="0"/>
              <w:divBdr>
                <w:top w:val="none" w:sz="0" w:space="0" w:color="auto"/>
                <w:left w:val="none" w:sz="0" w:space="0" w:color="auto"/>
                <w:bottom w:val="none" w:sz="0" w:space="0" w:color="auto"/>
                <w:right w:val="none" w:sz="0" w:space="0" w:color="auto"/>
              </w:divBdr>
            </w:div>
            <w:div w:id="1152873860">
              <w:marLeft w:val="0"/>
              <w:marRight w:val="0"/>
              <w:marTop w:val="0"/>
              <w:marBottom w:val="0"/>
              <w:divBdr>
                <w:top w:val="none" w:sz="0" w:space="0" w:color="auto"/>
                <w:left w:val="none" w:sz="0" w:space="0" w:color="auto"/>
                <w:bottom w:val="none" w:sz="0" w:space="0" w:color="auto"/>
                <w:right w:val="none" w:sz="0" w:space="0" w:color="auto"/>
              </w:divBdr>
            </w:div>
            <w:div w:id="1177426653">
              <w:marLeft w:val="0"/>
              <w:marRight w:val="0"/>
              <w:marTop w:val="0"/>
              <w:marBottom w:val="0"/>
              <w:divBdr>
                <w:top w:val="none" w:sz="0" w:space="0" w:color="auto"/>
                <w:left w:val="none" w:sz="0" w:space="0" w:color="auto"/>
                <w:bottom w:val="none" w:sz="0" w:space="0" w:color="auto"/>
                <w:right w:val="none" w:sz="0" w:space="0" w:color="auto"/>
              </w:divBdr>
            </w:div>
            <w:div w:id="1187064676">
              <w:marLeft w:val="0"/>
              <w:marRight w:val="0"/>
              <w:marTop w:val="0"/>
              <w:marBottom w:val="0"/>
              <w:divBdr>
                <w:top w:val="none" w:sz="0" w:space="0" w:color="auto"/>
                <w:left w:val="none" w:sz="0" w:space="0" w:color="auto"/>
                <w:bottom w:val="none" w:sz="0" w:space="0" w:color="auto"/>
                <w:right w:val="none" w:sz="0" w:space="0" w:color="auto"/>
              </w:divBdr>
            </w:div>
            <w:div w:id="1305232516">
              <w:marLeft w:val="0"/>
              <w:marRight w:val="0"/>
              <w:marTop w:val="0"/>
              <w:marBottom w:val="0"/>
              <w:divBdr>
                <w:top w:val="none" w:sz="0" w:space="0" w:color="auto"/>
                <w:left w:val="none" w:sz="0" w:space="0" w:color="auto"/>
                <w:bottom w:val="none" w:sz="0" w:space="0" w:color="auto"/>
                <w:right w:val="none" w:sz="0" w:space="0" w:color="auto"/>
              </w:divBdr>
            </w:div>
            <w:div w:id="1327826710">
              <w:marLeft w:val="0"/>
              <w:marRight w:val="0"/>
              <w:marTop w:val="0"/>
              <w:marBottom w:val="0"/>
              <w:divBdr>
                <w:top w:val="none" w:sz="0" w:space="0" w:color="auto"/>
                <w:left w:val="none" w:sz="0" w:space="0" w:color="auto"/>
                <w:bottom w:val="none" w:sz="0" w:space="0" w:color="auto"/>
                <w:right w:val="none" w:sz="0" w:space="0" w:color="auto"/>
              </w:divBdr>
            </w:div>
            <w:div w:id="1372416129">
              <w:marLeft w:val="0"/>
              <w:marRight w:val="0"/>
              <w:marTop w:val="0"/>
              <w:marBottom w:val="0"/>
              <w:divBdr>
                <w:top w:val="none" w:sz="0" w:space="0" w:color="auto"/>
                <w:left w:val="none" w:sz="0" w:space="0" w:color="auto"/>
                <w:bottom w:val="none" w:sz="0" w:space="0" w:color="auto"/>
                <w:right w:val="none" w:sz="0" w:space="0" w:color="auto"/>
              </w:divBdr>
            </w:div>
            <w:div w:id="1389958538">
              <w:marLeft w:val="0"/>
              <w:marRight w:val="0"/>
              <w:marTop w:val="0"/>
              <w:marBottom w:val="0"/>
              <w:divBdr>
                <w:top w:val="none" w:sz="0" w:space="0" w:color="auto"/>
                <w:left w:val="none" w:sz="0" w:space="0" w:color="auto"/>
                <w:bottom w:val="none" w:sz="0" w:space="0" w:color="auto"/>
                <w:right w:val="none" w:sz="0" w:space="0" w:color="auto"/>
              </w:divBdr>
            </w:div>
            <w:div w:id="1399086704">
              <w:marLeft w:val="0"/>
              <w:marRight w:val="0"/>
              <w:marTop w:val="0"/>
              <w:marBottom w:val="0"/>
              <w:divBdr>
                <w:top w:val="none" w:sz="0" w:space="0" w:color="auto"/>
                <w:left w:val="none" w:sz="0" w:space="0" w:color="auto"/>
                <w:bottom w:val="none" w:sz="0" w:space="0" w:color="auto"/>
                <w:right w:val="none" w:sz="0" w:space="0" w:color="auto"/>
              </w:divBdr>
            </w:div>
            <w:div w:id="1405420135">
              <w:marLeft w:val="0"/>
              <w:marRight w:val="0"/>
              <w:marTop w:val="0"/>
              <w:marBottom w:val="0"/>
              <w:divBdr>
                <w:top w:val="none" w:sz="0" w:space="0" w:color="auto"/>
                <w:left w:val="none" w:sz="0" w:space="0" w:color="auto"/>
                <w:bottom w:val="none" w:sz="0" w:space="0" w:color="auto"/>
                <w:right w:val="none" w:sz="0" w:space="0" w:color="auto"/>
              </w:divBdr>
            </w:div>
            <w:div w:id="1411729782">
              <w:marLeft w:val="0"/>
              <w:marRight w:val="0"/>
              <w:marTop w:val="0"/>
              <w:marBottom w:val="0"/>
              <w:divBdr>
                <w:top w:val="none" w:sz="0" w:space="0" w:color="auto"/>
                <w:left w:val="none" w:sz="0" w:space="0" w:color="auto"/>
                <w:bottom w:val="none" w:sz="0" w:space="0" w:color="auto"/>
                <w:right w:val="none" w:sz="0" w:space="0" w:color="auto"/>
              </w:divBdr>
            </w:div>
            <w:div w:id="1459106533">
              <w:marLeft w:val="0"/>
              <w:marRight w:val="0"/>
              <w:marTop w:val="0"/>
              <w:marBottom w:val="0"/>
              <w:divBdr>
                <w:top w:val="none" w:sz="0" w:space="0" w:color="auto"/>
                <w:left w:val="none" w:sz="0" w:space="0" w:color="auto"/>
                <w:bottom w:val="none" w:sz="0" w:space="0" w:color="auto"/>
                <w:right w:val="none" w:sz="0" w:space="0" w:color="auto"/>
              </w:divBdr>
            </w:div>
            <w:div w:id="1540320006">
              <w:marLeft w:val="0"/>
              <w:marRight w:val="0"/>
              <w:marTop w:val="0"/>
              <w:marBottom w:val="0"/>
              <w:divBdr>
                <w:top w:val="none" w:sz="0" w:space="0" w:color="auto"/>
                <w:left w:val="none" w:sz="0" w:space="0" w:color="auto"/>
                <w:bottom w:val="none" w:sz="0" w:space="0" w:color="auto"/>
                <w:right w:val="none" w:sz="0" w:space="0" w:color="auto"/>
              </w:divBdr>
            </w:div>
            <w:div w:id="1597787620">
              <w:marLeft w:val="0"/>
              <w:marRight w:val="0"/>
              <w:marTop w:val="0"/>
              <w:marBottom w:val="0"/>
              <w:divBdr>
                <w:top w:val="none" w:sz="0" w:space="0" w:color="auto"/>
                <w:left w:val="none" w:sz="0" w:space="0" w:color="auto"/>
                <w:bottom w:val="none" w:sz="0" w:space="0" w:color="auto"/>
                <w:right w:val="none" w:sz="0" w:space="0" w:color="auto"/>
              </w:divBdr>
            </w:div>
            <w:div w:id="1627661958">
              <w:marLeft w:val="0"/>
              <w:marRight w:val="0"/>
              <w:marTop w:val="0"/>
              <w:marBottom w:val="0"/>
              <w:divBdr>
                <w:top w:val="none" w:sz="0" w:space="0" w:color="auto"/>
                <w:left w:val="none" w:sz="0" w:space="0" w:color="auto"/>
                <w:bottom w:val="none" w:sz="0" w:space="0" w:color="auto"/>
                <w:right w:val="none" w:sz="0" w:space="0" w:color="auto"/>
              </w:divBdr>
            </w:div>
            <w:div w:id="1706637508">
              <w:marLeft w:val="0"/>
              <w:marRight w:val="0"/>
              <w:marTop w:val="0"/>
              <w:marBottom w:val="0"/>
              <w:divBdr>
                <w:top w:val="none" w:sz="0" w:space="0" w:color="auto"/>
                <w:left w:val="none" w:sz="0" w:space="0" w:color="auto"/>
                <w:bottom w:val="none" w:sz="0" w:space="0" w:color="auto"/>
                <w:right w:val="none" w:sz="0" w:space="0" w:color="auto"/>
              </w:divBdr>
            </w:div>
            <w:div w:id="1768698656">
              <w:marLeft w:val="0"/>
              <w:marRight w:val="0"/>
              <w:marTop w:val="0"/>
              <w:marBottom w:val="0"/>
              <w:divBdr>
                <w:top w:val="none" w:sz="0" w:space="0" w:color="auto"/>
                <w:left w:val="none" w:sz="0" w:space="0" w:color="auto"/>
                <w:bottom w:val="none" w:sz="0" w:space="0" w:color="auto"/>
                <w:right w:val="none" w:sz="0" w:space="0" w:color="auto"/>
              </w:divBdr>
            </w:div>
            <w:div w:id="1775246575">
              <w:marLeft w:val="0"/>
              <w:marRight w:val="0"/>
              <w:marTop w:val="0"/>
              <w:marBottom w:val="0"/>
              <w:divBdr>
                <w:top w:val="none" w:sz="0" w:space="0" w:color="auto"/>
                <w:left w:val="none" w:sz="0" w:space="0" w:color="auto"/>
                <w:bottom w:val="none" w:sz="0" w:space="0" w:color="auto"/>
                <w:right w:val="none" w:sz="0" w:space="0" w:color="auto"/>
              </w:divBdr>
            </w:div>
            <w:div w:id="1807158901">
              <w:marLeft w:val="0"/>
              <w:marRight w:val="0"/>
              <w:marTop w:val="0"/>
              <w:marBottom w:val="0"/>
              <w:divBdr>
                <w:top w:val="none" w:sz="0" w:space="0" w:color="auto"/>
                <w:left w:val="none" w:sz="0" w:space="0" w:color="auto"/>
                <w:bottom w:val="none" w:sz="0" w:space="0" w:color="auto"/>
                <w:right w:val="none" w:sz="0" w:space="0" w:color="auto"/>
              </w:divBdr>
            </w:div>
            <w:div w:id="1808889670">
              <w:marLeft w:val="0"/>
              <w:marRight w:val="0"/>
              <w:marTop w:val="0"/>
              <w:marBottom w:val="0"/>
              <w:divBdr>
                <w:top w:val="none" w:sz="0" w:space="0" w:color="auto"/>
                <w:left w:val="none" w:sz="0" w:space="0" w:color="auto"/>
                <w:bottom w:val="none" w:sz="0" w:space="0" w:color="auto"/>
                <w:right w:val="none" w:sz="0" w:space="0" w:color="auto"/>
              </w:divBdr>
            </w:div>
            <w:div w:id="1845586150">
              <w:marLeft w:val="0"/>
              <w:marRight w:val="0"/>
              <w:marTop w:val="0"/>
              <w:marBottom w:val="0"/>
              <w:divBdr>
                <w:top w:val="none" w:sz="0" w:space="0" w:color="auto"/>
                <w:left w:val="none" w:sz="0" w:space="0" w:color="auto"/>
                <w:bottom w:val="none" w:sz="0" w:space="0" w:color="auto"/>
                <w:right w:val="none" w:sz="0" w:space="0" w:color="auto"/>
              </w:divBdr>
            </w:div>
            <w:div w:id="1863401142">
              <w:marLeft w:val="0"/>
              <w:marRight w:val="0"/>
              <w:marTop w:val="0"/>
              <w:marBottom w:val="0"/>
              <w:divBdr>
                <w:top w:val="none" w:sz="0" w:space="0" w:color="auto"/>
                <w:left w:val="none" w:sz="0" w:space="0" w:color="auto"/>
                <w:bottom w:val="none" w:sz="0" w:space="0" w:color="auto"/>
                <w:right w:val="none" w:sz="0" w:space="0" w:color="auto"/>
              </w:divBdr>
            </w:div>
            <w:div w:id="1870601807">
              <w:marLeft w:val="0"/>
              <w:marRight w:val="0"/>
              <w:marTop w:val="0"/>
              <w:marBottom w:val="0"/>
              <w:divBdr>
                <w:top w:val="none" w:sz="0" w:space="0" w:color="auto"/>
                <w:left w:val="none" w:sz="0" w:space="0" w:color="auto"/>
                <w:bottom w:val="none" w:sz="0" w:space="0" w:color="auto"/>
                <w:right w:val="none" w:sz="0" w:space="0" w:color="auto"/>
              </w:divBdr>
            </w:div>
            <w:div w:id="1875463174">
              <w:marLeft w:val="0"/>
              <w:marRight w:val="0"/>
              <w:marTop w:val="0"/>
              <w:marBottom w:val="0"/>
              <w:divBdr>
                <w:top w:val="none" w:sz="0" w:space="0" w:color="auto"/>
                <w:left w:val="none" w:sz="0" w:space="0" w:color="auto"/>
                <w:bottom w:val="none" w:sz="0" w:space="0" w:color="auto"/>
                <w:right w:val="none" w:sz="0" w:space="0" w:color="auto"/>
              </w:divBdr>
            </w:div>
            <w:div w:id="1878003740">
              <w:marLeft w:val="0"/>
              <w:marRight w:val="0"/>
              <w:marTop w:val="0"/>
              <w:marBottom w:val="0"/>
              <w:divBdr>
                <w:top w:val="none" w:sz="0" w:space="0" w:color="auto"/>
                <w:left w:val="none" w:sz="0" w:space="0" w:color="auto"/>
                <w:bottom w:val="none" w:sz="0" w:space="0" w:color="auto"/>
                <w:right w:val="none" w:sz="0" w:space="0" w:color="auto"/>
              </w:divBdr>
            </w:div>
            <w:div w:id="1912888791">
              <w:marLeft w:val="0"/>
              <w:marRight w:val="0"/>
              <w:marTop w:val="0"/>
              <w:marBottom w:val="0"/>
              <w:divBdr>
                <w:top w:val="none" w:sz="0" w:space="0" w:color="auto"/>
                <w:left w:val="none" w:sz="0" w:space="0" w:color="auto"/>
                <w:bottom w:val="none" w:sz="0" w:space="0" w:color="auto"/>
                <w:right w:val="none" w:sz="0" w:space="0" w:color="auto"/>
              </w:divBdr>
            </w:div>
            <w:div w:id="1933515510">
              <w:marLeft w:val="0"/>
              <w:marRight w:val="0"/>
              <w:marTop w:val="0"/>
              <w:marBottom w:val="0"/>
              <w:divBdr>
                <w:top w:val="none" w:sz="0" w:space="0" w:color="auto"/>
                <w:left w:val="none" w:sz="0" w:space="0" w:color="auto"/>
                <w:bottom w:val="none" w:sz="0" w:space="0" w:color="auto"/>
                <w:right w:val="none" w:sz="0" w:space="0" w:color="auto"/>
              </w:divBdr>
            </w:div>
            <w:div w:id="2013101021">
              <w:marLeft w:val="0"/>
              <w:marRight w:val="0"/>
              <w:marTop w:val="0"/>
              <w:marBottom w:val="0"/>
              <w:divBdr>
                <w:top w:val="none" w:sz="0" w:space="0" w:color="auto"/>
                <w:left w:val="none" w:sz="0" w:space="0" w:color="auto"/>
                <w:bottom w:val="none" w:sz="0" w:space="0" w:color="auto"/>
                <w:right w:val="none" w:sz="0" w:space="0" w:color="auto"/>
              </w:divBdr>
            </w:div>
            <w:div w:id="2082293414">
              <w:marLeft w:val="0"/>
              <w:marRight w:val="0"/>
              <w:marTop w:val="0"/>
              <w:marBottom w:val="0"/>
              <w:divBdr>
                <w:top w:val="none" w:sz="0" w:space="0" w:color="auto"/>
                <w:left w:val="none" w:sz="0" w:space="0" w:color="auto"/>
                <w:bottom w:val="none" w:sz="0" w:space="0" w:color="auto"/>
                <w:right w:val="none" w:sz="0" w:space="0" w:color="auto"/>
              </w:divBdr>
            </w:div>
            <w:div w:id="211806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76255">
      <w:bodyDiv w:val="1"/>
      <w:marLeft w:val="0"/>
      <w:marRight w:val="0"/>
      <w:marTop w:val="0"/>
      <w:marBottom w:val="0"/>
      <w:divBdr>
        <w:top w:val="none" w:sz="0" w:space="0" w:color="auto"/>
        <w:left w:val="none" w:sz="0" w:space="0" w:color="auto"/>
        <w:bottom w:val="none" w:sz="0" w:space="0" w:color="auto"/>
        <w:right w:val="none" w:sz="0" w:space="0" w:color="auto"/>
      </w:divBdr>
    </w:div>
    <w:div w:id="1948804464">
      <w:bodyDiv w:val="1"/>
      <w:marLeft w:val="0"/>
      <w:marRight w:val="0"/>
      <w:marTop w:val="0"/>
      <w:marBottom w:val="0"/>
      <w:divBdr>
        <w:top w:val="none" w:sz="0" w:space="0" w:color="auto"/>
        <w:left w:val="none" w:sz="0" w:space="0" w:color="auto"/>
        <w:bottom w:val="none" w:sz="0" w:space="0" w:color="auto"/>
        <w:right w:val="none" w:sz="0" w:space="0" w:color="auto"/>
      </w:divBdr>
      <w:divsChild>
        <w:div w:id="1620379191">
          <w:marLeft w:val="0"/>
          <w:marRight w:val="0"/>
          <w:marTop w:val="0"/>
          <w:marBottom w:val="0"/>
          <w:divBdr>
            <w:top w:val="none" w:sz="0" w:space="0" w:color="auto"/>
            <w:left w:val="none" w:sz="0" w:space="0" w:color="auto"/>
            <w:bottom w:val="none" w:sz="0" w:space="0" w:color="auto"/>
            <w:right w:val="none" w:sz="0" w:space="0" w:color="auto"/>
          </w:divBdr>
          <w:divsChild>
            <w:div w:id="8145394">
              <w:marLeft w:val="0"/>
              <w:marRight w:val="0"/>
              <w:marTop w:val="0"/>
              <w:marBottom w:val="0"/>
              <w:divBdr>
                <w:top w:val="none" w:sz="0" w:space="0" w:color="auto"/>
                <w:left w:val="none" w:sz="0" w:space="0" w:color="auto"/>
                <w:bottom w:val="none" w:sz="0" w:space="0" w:color="auto"/>
                <w:right w:val="none" w:sz="0" w:space="0" w:color="auto"/>
              </w:divBdr>
            </w:div>
            <w:div w:id="152647940">
              <w:marLeft w:val="0"/>
              <w:marRight w:val="0"/>
              <w:marTop w:val="0"/>
              <w:marBottom w:val="0"/>
              <w:divBdr>
                <w:top w:val="none" w:sz="0" w:space="0" w:color="auto"/>
                <w:left w:val="none" w:sz="0" w:space="0" w:color="auto"/>
                <w:bottom w:val="none" w:sz="0" w:space="0" w:color="auto"/>
                <w:right w:val="none" w:sz="0" w:space="0" w:color="auto"/>
              </w:divBdr>
            </w:div>
            <w:div w:id="175047081">
              <w:marLeft w:val="0"/>
              <w:marRight w:val="0"/>
              <w:marTop w:val="0"/>
              <w:marBottom w:val="0"/>
              <w:divBdr>
                <w:top w:val="none" w:sz="0" w:space="0" w:color="auto"/>
                <w:left w:val="none" w:sz="0" w:space="0" w:color="auto"/>
                <w:bottom w:val="none" w:sz="0" w:space="0" w:color="auto"/>
                <w:right w:val="none" w:sz="0" w:space="0" w:color="auto"/>
              </w:divBdr>
            </w:div>
            <w:div w:id="337582741">
              <w:marLeft w:val="0"/>
              <w:marRight w:val="0"/>
              <w:marTop w:val="0"/>
              <w:marBottom w:val="0"/>
              <w:divBdr>
                <w:top w:val="none" w:sz="0" w:space="0" w:color="auto"/>
                <w:left w:val="none" w:sz="0" w:space="0" w:color="auto"/>
                <w:bottom w:val="none" w:sz="0" w:space="0" w:color="auto"/>
                <w:right w:val="none" w:sz="0" w:space="0" w:color="auto"/>
              </w:divBdr>
            </w:div>
            <w:div w:id="411125159">
              <w:marLeft w:val="0"/>
              <w:marRight w:val="0"/>
              <w:marTop w:val="0"/>
              <w:marBottom w:val="0"/>
              <w:divBdr>
                <w:top w:val="none" w:sz="0" w:space="0" w:color="auto"/>
                <w:left w:val="none" w:sz="0" w:space="0" w:color="auto"/>
                <w:bottom w:val="none" w:sz="0" w:space="0" w:color="auto"/>
                <w:right w:val="none" w:sz="0" w:space="0" w:color="auto"/>
              </w:divBdr>
            </w:div>
            <w:div w:id="443884662">
              <w:marLeft w:val="0"/>
              <w:marRight w:val="0"/>
              <w:marTop w:val="0"/>
              <w:marBottom w:val="0"/>
              <w:divBdr>
                <w:top w:val="none" w:sz="0" w:space="0" w:color="auto"/>
                <w:left w:val="none" w:sz="0" w:space="0" w:color="auto"/>
                <w:bottom w:val="none" w:sz="0" w:space="0" w:color="auto"/>
                <w:right w:val="none" w:sz="0" w:space="0" w:color="auto"/>
              </w:divBdr>
            </w:div>
            <w:div w:id="546181481">
              <w:marLeft w:val="0"/>
              <w:marRight w:val="0"/>
              <w:marTop w:val="0"/>
              <w:marBottom w:val="0"/>
              <w:divBdr>
                <w:top w:val="none" w:sz="0" w:space="0" w:color="auto"/>
                <w:left w:val="none" w:sz="0" w:space="0" w:color="auto"/>
                <w:bottom w:val="none" w:sz="0" w:space="0" w:color="auto"/>
                <w:right w:val="none" w:sz="0" w:space="0" w:color="auto"/>
              </w:divBdr>
            </w:div>
            <w:div w:id="631792205">
              <w:marLeft w:val="0"/>
              <w:marRight w:val="0"/>
              <w:marTop w:val="0"/>
              <w:marBottom w:val="0"/>
              <w:divBdr>
                <w:top w:val="none" w:sz="0" w:space="0" w:color="auto"/>
                <w:left w:val="none" w:sz="0" w:space="0" w:color="auto"/>
                <w:bottom w:val="none" w:sz="0" w:space="0" w:color="auto"/>
                <w:right w:val="none" w:sz="0" w:space="0" w:color="auto"/>
              </w:divBdr>
            </w:div>
            <w:div w:id="631833070">
              <w:marLeft w:val="0"/>
              <w:marRight w:val="0"/>
              <w:marTop w:val="0"/>
              <w:marBottom w:val="0"/>
              <w:divBdr>
                <w:top w:val="none" w:sz="0" w:space="0" w:color="auto"/>
                <w:left w:val="none" w:sz="0" w:space="0" w:color="auto"/>
                <w:bottom w:val="none" w:sz="0" w:space="0" w:color="auto"/>
                <w:right w:val="none" w:sz="0" w:space="0" w:color="auto"/>
              </w:divBdr>
            </w:div>
            <w:div w:id="640430642">
              <w:marLeft w:val="0"/>
              <w:marRight w:val="0"/>
              <w:marTop w:val="0"/>
              <w:marBottom w:val="0"/>
              <w:divBdr>
                <w:top w:val="none" w:sz="0" w:space="0" w:color="auto"/>
                <w:left w:val="none" w:sz="0" w:space="0" w:color="auto"/>
                <w:bottom w:val="none" w:sz="0" w:space="0" w:color="auto"/>
                <w:right w:val="none" w:sz="0" w:space="0" w:color="auto"/>
              </w:divBdr>
            </w:div>
            <w:div w:id="715589426">
              <w:marLeft w:val="0"/>
              <w:marRight w:val="0"/>
              <w:marTop w:val="0"/>
              <w:marBottom w:val="0"/>
              <w:divBdr>
                <w:top w:val="none" w:sz="0" w:space="0" w:color="auto"/>
                <w:left w:val="none" w:sz="0" w:space="0" w:color="auto"/>
                <w:bottom w:val="none" w:sz="0" w:space="0" w:color="auto"/>
                <w:right w:val="none" w:sz="0" w:space="0" w:color="auto"/>
              </w:divBdr>
            </w:div>
            <w:div w:id="862206087">
              <w:marLeft w:val="0"/>
              <w:marRight w:val="0"/>
              <w:marTop w:val="0"/>
              <w:marBottom w:val="0"/>
              <w:divBdr>
                <w:top w:val="none" w:sz="0" w:space="0" w:color="auto"/>
                <w:left w:val="none" w:sz="0" w:space="0" w:color="auto"/>
                <w:bottom w:val="none" w:sz="0" w:space="0" w:color="auto"/>
                <w:right w:val="none" w:sz="0" w:space="0" w:color="auto"/>
              </w:divBdr>
            </w:div>
            <w:div w:id="888734874">
              <w:marLeft w:val="0"/>
              <w:marRight w:val="0"/>
              <w:marTop w:val="0"/>
              <w:marBottom w:val="0"/>
              <w:divBdr>
                <w:top w:val="none" w:sz="0" w:space="0" w:color="auto"/>
                <w:left w:val="none" w:sz="0" w:space="0" w:color="auto"/>
                <w:bottom w:val="none" w:sz="0" w:space="0" w:color="auto"/>
                <w:right w:val="none" w:sz="0" w:space="0" w:color="auto"/>
              </w:divBdr>
            </w:div>
            <w:div w:id="1021858279">
              <w:marLeft w:val="0"/>
              <w:marRight w:val="0"/>
              <w:marTop w:val="0"/>
              <w:marBottom w:val="0"/>
              <w:divBdr>
                <w:top w:val="none" w:sz="0" w:space="0" w:color="auto"/>
                <w:left w:val="none" w:sz="0" w:space="0" w:color="auto"/>
                <w:bottom w:val="none" w:sz="0" w:space="0" w:color="auto"/>
                <w:right w:val="none" w:sz="0" w:space="0" w:color="auto"/>
              </w:divBdr>
            </w:div>
            <w:div w:id="1025598395">
              <w:marLeft w:val="0"/>
              <w:marRight w:val="0"/>
              <w:marTop w:val="0"/>
              <w:marBottom w:val="0"/>
              <w:divBdr>
                <w:top w:val="none" w:sz="0" w:space="0" w:color="auto"/>
                <w:left w:val="none" w:sz="0" w:space="0" w:color="auto"/>
                <w:bottom w:val="none" w:sz="0" w:space="0" w:color="auto"/>
                <w:right w:val="none" w:sz="0" w:space="0" w:color="auto"/>
              </w:divBdr>
            </w:div>
            <w:div w:id="1108083591">
              <w:marLeft w:val="0"/>
              <w:marRight w:val="0"/>
              <w:marTop w:val="0"/>
              <w:marBottom w:val="0"/>
              <w:divBdr>
                <w:top w:val="none" w:sz="0" w:space="0" w:color="auto"/>
                <w:left w:val="none" w:sz="0" w:space="0" w:color="auto"/>
                <w:bottom w:val="none" w:sz="0" w:space="0" w:color="auto"/>
                <w:right w:val="none" w:sz="0" w:space="0" w:color="auto"/>
              </w:divBdr>
            </w:div>
            <w:div w:id="1115830699">
              <w:marLeft w:val="0"/>
              <w:marRight w:val="0"/>
              <w:marTop w:val="0"/>
              <w:marBottom w:val="0"/>
              <w:divBdr>
                <w:top w:val="none" w:sz="0" w:space="0" w:color="auto"/>
                <w:left w:val="none" w:sz="0" w:space="0" w:color="auto"/>
                <w:bottom w:val="none" w:sz="0" w:space="0" w:color="auto"/>
                <w:right w:val="none" w:sz="0" w:space="0" w:color="auto"/>
              </w:divBdr>
            </w:div>
            <w:div w:id="1283609420">
              <w:marLeft w:val="0"/>
              <w:marRight w:val="0"/>
              <w:marTop w:val="0"/>
              <w:marBottom w:val="0"/>
              <w:divBdr>
                <w:top w:val="none" w:sz="0" w:space="0" w:color="auto"/>
                <w:left w:val="none" w:sz="0" w:space="0" w:color="auto"/>
                <w:bottom w:val="none" w:sz="0" w:space="0" w:color="auto"/>
                <w:right w:val="none" w:sz="0" w:space="0" w:color="auto"/>
              </w:divBdr>
            </w:div>
            <w:div w:id="1402603415">
              <w:marLeft w:val="0"/>
              <w:marRight w:val="0"/>
              <w:marTop w:val="0"/>
              <w:marBottom w:val="0"/>
              <w:divBdr>
                <w:top w:val="none" w:sz="0" w:space="0" w:color="auto"/>
                <w:left w:val="none" w:sz="0" w:space="0" w:color="auto"/>
                <w:bottom w:val="none" w:sz="0" w:space="0" w:color="auto"/>
                <w:right w:val="none" w:sz="0" w:space="0" w:color="auto"/>
              </w:divBdr>
            </w:div>
            <w:div w:id="1433893906">
              <w:marLeft w:val="0"/>
              <w:marRight w:val="0"/>
              <w:marTop w:val="0"/>
              <w:marBottom w:val="0"/>
              <w:divBdr>
                <w:top w:val="none" w:sz="0" w:space="0" w:color="auto"/>
                <w:left w:val="none" w:sz="0" w:space="0" w:color="auto"/>
                <w:bottom w:val="none" w:sz="0" w:space="0" w:color="auto"/>
                <w:right w:val="none" w:sz="0" w:space="0" w:color="auto"/>
              </w:divBdr>
            </w:div>
            <w:div w:id="1478689936">
              <w:marLeft w:val="0"/>
              <w:marRight w:val="0"/>
              <w:marTop w:val="0"/>
              <w:marBottom w:val="0"/>
              <w:divBdr>
                <w:top w:val="none" w:sz="0" w:space="0" w:color="auto"/>
                <w:left w:val="none" w:sz="0" w:space="0" w:color="auto"/>
                <w:bottom w:val="none" w:sz="0" w:space="0" w:color="auto"/>
                <w:right w:val="none" w:sz="0" w:space="0" w:color="auto"/>
              </w:divBdr>
            </w:div>
            <w:div w:id="1589843692">
              <w:marLeft w:val="0"/>
              <w:marRight w:val="0"/>
              <w:marTop w:val="0"/>
              <w:marBottom w:val="0"/>
              <w:divBdr>
                <w:top w:val="none" w:sz="0" w:space="0" w:color="auto"/>
                <w:left w:val="none" w:sz="0" w:space="0" w:color="auto"/>
                <w:bottom w:val="none" w:sz="0" w:space="0" w:color="auto"/>
                <w:right w:val="none" w:sz="0" w:space="0" w:color="auto"/>
              </w:divBdr>
            </w:div>
            <w:div w:id="1738670863">
              <w:marLeft w:val="0"/>
              <w:marRight w:val="0"/>
              <w:marTop w:val="0"/>
              <w:marBottom w:val="0"/>
              <w:divBdr>
                <w:top w:val="none" w:sz="0" w:space="0" w:color="auto"/>
                <w:left w:val="none" w:sz="0" w:space="0" w:color="auto"/>
                <w:bottom w:val="none" w:sz="0" w:space="0" w:color="auto"/>
                <w:right w:val="none" w:sz="0" w:space="0" w:color="auto"/>
              </w:divBdr>
            </w:div>
            <w:div w:id="1748764729">
              <w:marLeft w:val="0"/>
              <w:marRight w:val="0"/>
              <w:marTop w:val="0"/>
              <w:marBottom w:val="0"/>
              <w:divBdr>
                <w:top w:val="none" w:sz="0" w:space="0" w:color="auto"/>
                <w:left w:val="none" w:sz="0" w:space="0" w:color="auto"/>
                <w:bottom w:val="none" w:sz="0" w:space="0" w:color="auto"/>
                <w:right w:val="none" w:sz="0" w:space="0" w:color="auto"/>
              </w:divBdr>
            </w:div>
            <w:div w:id="1770806916">
              <w:marLeft w:val="0"/>
              <w:marRight w:val="0"/>
              <w:marTop w:val="0"/>
              <w:marBottom w:val="0"/>
              <w:divBdr>
                <w:top w:val="none" w:sz="0" w:space="0" w:color="auto"/>
                <w:left w:val="none" w:sz="0" w:space="0" w:color="auto"/>
                <w:bottom w:val="none" w:sz="0" w:space="0" w:color="auto"/>
                <w:right w:val="none" w:sz="0" w:space="0" w:color="auto"/>
              </w:divBdr>
            </w:div>
            <w:div w:id="1808887133">
              <w:marLeft w:val="0"/>
              <w:marRight w:val="0"/>
              <w:marTop w:val="0"/>
              <w:marBottom w:val="0"/>
              <w:divBdr>
                <w:top w:val="none" w:sz="0" w:space="0" w:color="auto"/>
                <w:left w:val="none" w:sz="0" w:space="0" w:color="auto"/>
                <w:bottom w:val="none" w:sz="0" w:space="0" w:color="auto"/>
                <w:right w:val="none" w:sz="0" w:space="0" w:color="auto"/>
              </w:divBdr>
            </w:div>
            <w:div w:id="1922837562">
              <w:marLeft w:val="0"/>
              <w:marRight w:val="0"/>
              <w:marTop w:val="0"/>
              <w:marBottom w:val="0"/>
              <w:divBdr>
                <w:top w:val="none" w:sz="0" w:space="0" w:color="auto"/>
                <w:left w:val="none" w:sz="0" w:space="0" w:color="auto"/>
                <w:bottom w:val="none" w:sz="0" w:space="0" w:color="auto"/>
                <w:right w:val="none" w:sz="0" w:space="0" w:color="auto"/>
              </w:divBdr>
            </w:div>
            <w:div w:id="1932010441">
              <w:marLeft w:val="0"/>
              <w:marRight w:val="0"/>
              <w:marTop w:val="0"/>
              <w:marBottom w:val="0"/>
              <w:divBdr>
                <w:top w:val="none" w:sz="0" w:space="0" w:color="auto"/>
                <w:left w:val="none" w:sz="0" w:space="0" w:color="auto"/>
                <w:bottom w:val="none" w:sz="0" w:space="0" w:color="auto"/>
                <w:right w:val="none" w:sz="0" w:space="0" w:color="auto"/>
              </w:divBdr>
            </w:div>
            <w:div w:id="2012947755">
              <w:marLeft w:val="0"/>
              <w:marRight w:val="0"/>
              <w:marTop w:val="0"/>
              <w:marBottom w:val="0"/>
              <w:divBdr>
                <w:top w:val="none" w:sz="0" w:space="0" w:color="auto"/>
                <w:left w:val="none" w:sz="0" w:space="0" w:color="auto"/>
                <w:bottom w:val="none" w:sz="0" w:space="0" w:color="auto"/>
                <w:right w:val="none" w:sz="0" w:space="0" w:color="auto"/>
              </w:divBdr>
            </w:div>
            <w:div w:id="2085298759">
              <w:marLeft w:val="0"/>
              <w:marRight w:val="0"/>
              <w:marTop w:val="0"/>
              <w:marBottom w:val="0"/>
              <w:divBdr>
                <w:top w:val="none" w:sz="0" w:space="0" w:color="auto"/>
                <w:left w:val="none" w:sz="0" w:space="0" w:color="auto"/>
                <w:bottom w:val="none" w:sz="0" w:space="0" w:color="auto"/>
                <w:right w:val="none" w:sz="0" w:space="0" w:color="auto"/>
              </w:divBdr>
            </w:div>
            <w:div w:id="211288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43978">
      <w:bodyDiv w:val="1"/>
      <w:marLeft w:val="0"/>
      <w:marRight w:val="0"/>
      <w:marTop w:val="0"/>
      <w:marBottom w:val="0"/>
      <w:divBdr>
        <w:top w:val="none" w:sz="0" w:space="0" w:color="auto"/>
        <w:left w:val="none" w:sz="0" w:space="0" w:color="auto"/>
        <w:bottom w:val="none" w:sz="0" w:space="0" w:color="auto"/>
        <w:right w:val="none" w:sz="0" w:space="0" w:color="auto"/>
      </w:divBdr>
      <w:divsChild>
        <w:div w:id="72511349">
          <w:marLeft w:val="0"/>
          <w:marRight w:val="0"/>
          <w:marTop w:val="0"/>
          <w:marBottom w:val="0"/>
          <w:divBdr>
            <w:top w:val="none" w:sz="0" w:space="0" w:color="auto"/>
            <w:left w:val="none" w:sz="0" w:space="0" w:color="auto"/>
            <w:bottom w:val="none" w:sz="0" w:space="0" w:color="auto"/>
            <w:right w:val="none" w:sz="0" w:space="0" w:color="auto"/>
          </w:divBdr>
          <w:divsChild>
            <w:div w:id="343558108">
              <w:marLeft w:val="0"/>
              <w:marRight w:val="0"/>
              <w:marTop w:val="0"/>
              <w:marBottom w:val="0"/>
              <w:divBdr>
                <w:top w:val="none" w:sz="0" w:space="0" w:color="auto"/>
                <w:left w:val="none" w:sz="0" w:space="0" w:color="auto"/>
                <w:bottom w:val="none" w:sz="0" w:space="0" w:color="auto"/>
                <w:right w:val="none" w:sz="0" w:space="0" w:color="auto"/>
              </w:divBdr>
            </w:div>
            <w:div w:id="366687666">
              <w:marLeft w:val="0"/>
              <w:marRight w:val="0"/>
              <w:marTop w:val="0"/>
              <w:marBottom w:val="0"/>
              <w:divBdr>
                <w:top w:val="none" w:sz="0" w:space="0" w:color="auto"/>
                <w:left w:val="none" w:sz="0" w:space="0" w:color="auto"/>
                <w:bottom w:val="none" w:sz="0" w:space="0" w:color="auto"/>
                <w:right w:val="none" w:sz="0" w:space="0" w:color="auto"/>
              </w:divBdr>
            </w:div>
            <w:div w:id="379591367">
              <w:marLeft w:val="0"/>
              <w:marRight w:val="0"/>
              <w:marTop w:val="0"/>
              <w:marBottom w:val="0"/>
              <w:divBdr>
                <w:top w:val="none" w:sz="0" w:space="0" w:color="auto"/>
                <w:left w:val="none" w:sz="0" w:space="0" w:color="auto"/>
                <w:bottom w:val="none" w:sz="0" w:space="0" w:color="auto"/>
                <w:right w:val="none" w:sz="0" w:space="0" w:color="auto"/>
              </w:divBdr>
            </w:div>
            <w:div w:id="503981092">
              <w:marLeft w:val="0"/>
              <w:marRight w:val="0"/>
              <w:marTop w:val="0"/>
              <w:marBottom w:val="0"/>
              <w:divBdr>
                <w:top w:val="none" w:sz="0" w:space="0" w:color="auto"/>
                <w:left w:val="none" w:sz="0" w:space="0" w:color="auto"/>
                <w:bottom w:val="none" w:sz="0" w:space="0" w:color="auto"/>
                <w:right w:val="none" w:sz="0" w:space="0" w:color="auto"/>
              </w:divBdr>
            </w:div>
            <w:div w:id="1278828768">
              <w:marLeft w:val="0"/>
              <w:marRight w:val="0"/>
              <w:marTop w:val="0"/>
              <w:marBottom w:val="0"/>
              <w:divBdr>
                <w:top w:val="none" w:sz="0" w:space="0" w:color="auto"/>
                <w:left w:val="none" w:sz="0" w:space="0" w:color="auto"/>
                <w:bottom w:val="none" w:sz="0" w:space="0" w:color="auto"/>
                <w:right w:val="none" w:sz="0" w:space="0" w:color="auto"/>
              </w:divBdr>
            </w:div>
            <w:div w:id="149599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955104">
      <w:bodyDiv w:val="1"/>
      <w:marLeft w:val="0"/>
      <w:marRight w:val="0"/>
      <w:marTop w:val="0"/>
      <w:marBottom w:val="0"/>
      <w:divBdr>
        <w:top w:val="none" w:sz="0" w:space="0" w:color="auto"/>
        <w:left w:val="none" w:sz="0" w:space="0" w:color="auto"/>
        <w:bottom w:val="none" w:sz="0" w:space="0" w:color="auto"/>
        <w:right w:val="none" w:sz="0" w:space="0" w:color="auto"/>
      </w:divBdr>
      <w:divsChild>
        <w:div w:id="433475029">
          <w:marLeft w:val="0"/>
          <w:marRight w:val="0"/>
          <w:marTop w:val="0"/>
          <w:marBottom w:val="0"/>
          <w:divBdr>
            <w:top w:val="none" w:sz="0" w:space="0" w:color="auto"/>
            <w:left w:val="none" w:sz="0" w:space="0" w:color="auto"/>
            <w:bottom w:val="none" w:sz="0" w:space="0" w:color="auto"/>
            <w:right w:val="none" w:sz="0" w:space="0" w:color="auto"/>
          </w:divBdr>
          <w:divsChild>
            <w:div w:id="369840495">
              <w:marLeft w:val="0"/>
              <w:marRight w:val="0"/>
              <w:marTop w:val="0"/>
              <w:marBottom w:val="0"/>
              <w:divBdr>
                <w:top w:val="none" w:sz="0" w:space="0" w:color="auto"/>
                <w:left w:val="none" w:sz="0" w:space="0" w:color="auto"/>
                <w:bottom w:val="none" w:sz="0" w:space="0" w:color="auto"/>
                <w:right w:val="none" w:sz="0" w:space="0" w:color="auto"/>
              </w:divBdr>
            </w:div>
            <w:div w:id="981736302">
              <w:marLeft w:val="0"/>
              <w:marRight w:val="0"/>
              <w:marTop w:val="0"/>
              <w:marBottom w:val="0"/>
              <w:divBdr>
                <w:top w:val="none" w:sz="0" w:space="0" w:color="auto"/>
                <w:left w:val="none" w:sz="0" w:space="0" w:color="auto"/>
                <w:bottom w:val="none" w:sz="0" w:space="0" w:color="auto"/>
                <w:right w:val="none" w:sz="0" w:space="0" w:color="auto"/>
              </w:divBdr>
            </w:div>
            <w:div w:id="1234580699">
              <w:marLeft w:val="0"/>
              <w:marRight w:val="0"/>
              <w:marTop w:val="0"/>
              <w:marBottom w:val="0"/>
              <w:divBdr>
                <w:top w:val="none" w:sz="0" w:space="0" w:color="auto"/>
                <w:left w:val="none" w:sz="0" w:space="0" w:color="auto"/>
                <w:bottom w:val="none" w:sz="0" w:space="0" w:color="auto"/>
                <w:right w:val="none" w:sz="0" w:space="0" w:color="auto"/>
              </w:divBdr>
            </w:div>
            <w:div w:id="1303150237">
              <w:marLeft w:val="0"/>
              <w:marRight w:val="0"/>
              <w:marTop w:val="0"/>
              <w:marBottom w:val="0"/>
              <w:divBdr>
                <w:top w:val="none" w:sz="0" w:space="0" w:color="auto"/>
                <w:left w:val="none" w:sz="0" w:space="0" w:color="auto"/>
                <w:bottom w:val="none" w:sz="0" w:space="0" w:color="auto"/>
                <w:right w:val="none" w:sz="0" w:space="0" w:color="auto"/>
              </w:divBdr>
            </w:div>
            <w:div w:id="1435663908">
              <w:marLeft w:val="0"/>
              <w:marRight w:val="0"/>
              <w:marTop w:val="0"/>
              <w:marBottom w:val="0"/>
              <w:divBdr>
                <w:top w:val="none" w:sz="0" w:space="0" w:color="auto"/>
                <w:left w:val="none" w:sz="0" w:space="0" w:color="auto"/>
                <w:bottom w:val="none" w:sz="0" w:space="0" w:color="auto"/>
                <w:right w:val="none" w:sz="0" w:space="0" w:color="auto"/>
              </w:divBdr>
            </w:div>
            <w:div w:id="1525828050">
              <w:marLeft w:val="0"/>
              <w:marRight w:val="0"/>
              <w:marTop w:val="0"/>
              <w:marBottom w:val="0"/>
              <w:divBdr>
                <w:top w:val="none" w:sz="0" w:space="0" w:color="auto"/>
                <w:left w:val="none" w:sz="0" w:space="0" w:color="auto"/>
                <w:bottom w:val="none" w:sz="0" w:space="0" w:color="auto"/>
                <w:right w:val="none" w:sz="0" w:space="0" w:color="auto"/>
              </w:divBdr>
            </w:div>
            <w:div w:id="178684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564149">
      <w:bodyDiv w:val="1"/>
      <w:marLeft w:val="0"/>
      <w:marRight w:val="0"/>
      <w:marTop w:val="0"/>
      <w:marBottom w:val="0"/>
      <w:divBdr>
        <w:top w:val="none" w:sz="0" w:space="0" w:color="auto"/>
        <w:left w:val="none" w:sz="0" w:space="0" w:color="auto"/>
        <w:bottom w:val="none" w:sz="0" w:space="0" w:color="auto"/>
        <w:right w:val="none" w:sz="0" w:space="0" w:color="auto"/>
      </w:divBdr>
    </w:div>
    <w:div w:id="1967924392">
      <w:bodyDiv w:val="1"/>
      <w:marLeft w:val="0"/>
      <w:marRight w:val="0"/>
      <w:marTop w:val="0"/>
      <w:marBottom w:val="0"/>
      <w:divBdr>
        <w:top w:val="none" w:sz="0" w:space="0" w:color="auto"/>
        <w:left w:val="none" w:sz="0" w:space="0" w:color="auto"/>
        <w:bottom w:val="none" w:sz="0" w:space="0" w:color="auto"/>
        <w:right w:val="none" w:sz="0" w:space="0" w:color="auto"/>
      </w:divBdr>
      <w:divsChild>
        <w:div w:id="620186889">
          <w:marLeft w:val="0"/>
          <w:marRight w:val="0"/>
          <w:marTop w:val="0"/>
          <w:marBottom w:val="0"/>
          <w:divBdr>
            <w:top w:val="none" w:sz="0" w:space="0" w:color="auto"/>
            <w:left w:val="none" w:sz="0" w:space="0" w:color="auto"/>
            <w:bottom w:val="none" w:sz="0" w:space="0" w:color="auto"/>
            <w:right w:val="none" w:sz="0" w:space="0" w:color="auto"/>
          </w:divBdr>
          <w:divsChild>
            <w:div w:id="48111627">
              <w:marLeft w:val="0"/>
              <w:marRight w:val="0"/>
              <w:marTop w:val="0"/>
              <w:marBottom w:val="0"/>
              <w:divBdr>
                <w:top w:val="none" w:sz="0" w:space="0" w:color="auto"/>
                <w:left w:val="none" w:sz="0" w:space="0" w:color="auto"/>
                <w:bottom w:val="none" w:sz="0" w:space="0" w:color="auto"/>
                <w:right w:val="none" w:sz="0" w:space="0" w:color="auto"/>
              </w:divBdr>
            </w:div>
            <w:div w:id="184442972">
              <w:marLeft w:val="0"/>
              <w:marRight w:val="0"/>
              <w:marTop w:val="0"/>
              <w:marBottom w:val="0"/>
              <w:divBdr>
                <w:top w:val="none" w:sz="0" w:space="0" w:color="auto"/>
                <w:left w:val="none" w:sz="0" w:space="0" w:color="auto"/>
                <w:bottom w:val="none" w:sz="0" w:space="0" w:color="auto"/>
                <w:right w:val="none" w:sz="0" w:space="0" w:color="auto"/>
              </w:divBdr>
            </w:div>
            <w:div w:id="597494249">
              <w:marLeft w:val="0"/>
              <w:marRight w:val="0"/>
              <w:marTop w:val="0"/>
              <w:marBottom w:val="0"/>
              <w:divBdr>
                <w:top w:val="none" w:sz="0" w:space="0" w:color="auto"/>
                <w:left w:val="none" w:sz="0" w:space="0" w:color="auto"/>
                <w:bottom w:val="none" w:sz="0" w:space="0" w:color="auto"/>
                <w:right w:val="none" w:sz="0" w:space="0" w:color="auto"/>
              </w:divBdr>
            </w:div>
            <w:div w:id="755173842">
              <w:marLeft w:val="0"/>
              <w:marRight w:val="0"/>
              <w:marTop w:val="0"/>
              <w:marBottom w:val="0"/>
              <w:divBdr>
                <w:top w:val="none" w:sz="0" w:space="0" w:color="auto"/>
                <w:left w:val="none" w:sz="0" w:space="0" w:color="auto"/>
                <w:bottom w:val="none" w:sz="0" w:space="0" w:color="auto"/>
                <w:right w:val="none" w:sz="0" w:space="0" w:color="auto"/>
              </w:divBdr>
            </w:div>
            <w:div w:id="859395616">
              <w:marLeft w:val="0"/>
              <w:marRight w:val="0"/>
              <w:marTop w:val="0"/>
              <w:marBottom w:val="0"/>
              <w:divBdr>
                <w:top w:val="none" w:sz="0" w:space="0" w:color="auto"/>
                <w:left w:val="none" w:sz="0" w:space="0" w:color="auto"/>
                <w:bottom w:val="none" w:sz="0" w:space="0" w:color="auto"/>
                <w:right w:val="none" w:sz="0" w:space="0" w:color="auto"/>
              </w:divBdr>
            </w:div>
            <w:div w:id="967130640">
              <w:marLeft w:val="0"/>
              <w:marRight w:val="0"/>
              <w:marTop w:val="0"/>
              <w:marBottom w:val="0"/>
              <w:divBdr>
                <w:top w:val="none" w:sz="0" w:space="0" w:color="auto"/>
                <w:left w:val="none" w:sz="0" w:space="0" w:color="auto"/>
                <w:bottom w:val="none" w:sz="0" w:space="0" w:color="auto"/>
                <w:right w:val="none" w:sz="0" w:space="0" w:color="auto"/>
              </w:divBdr>
            </w:div>
            <w:div w:id="1032150655">
              <w:marLeft w:val="0"/>
              <w:marRight w:val="0"/>
              <w:marTop w:val="0"/>
              <w:marBottom w:val="0"/>
              <w:divBdr>
                <w:top w:val="none" w:sz="0" w:space="0" w:color="auto"/>
                <w:left w:val="none" w:sz="0" w:space="0" w:color="auto"/>
                <w:bottom w:val="none" w:sz="0" w:space="0" w:color="auto"/>
                <w:right w:val="none" w:sz="0" w:space="0" w:color="auto"/>
              </w:divBdr>
            </w:div>
            <w:div w:id="1034188254">
              <w:marLeft w:val="0"/>
              <w:marRight w:val="0"/>
              <w:marTop w:val="0"/>
              <w:marBottom w:val="0"/>
              <w:divBdr>
                <w:top w:val="none" w:sz="0" w:space="0" w:color="auto"/>
                <w:left w:val="none" w:sz="0" w:space="0" w:color="auto"/>
                <w:bottom w:val="none" w:sz="0" w:space="0" w:color="auto"/>
                <w:right w:val="none" w:sz="0" w:space="0" w:color="auto"/>
              </w:divBdr>
            </w:div>
            <w:div w:id="1565138189">
              <w:marLeft w:val="0"/>
              <w:marRight w:val="0"/>
              <w:marTop w:val="0"/>
              <w:marBottom w:val="0"/>
              <w:divBdr>
                <w:top w:val="none" w:sz="0" w:space="0" w:color="auto"/>
                <w:left w:val="none" w:sz="0" w:space="0" w:color="auto"/>
                <w:bottom w:val="none" w:sz="0" w:space="0" w:color="auto"/>
                <w:right w:val="none" w:sz="0" w:space="0" w:color="auto"/>
              </w:divBdr>
            </w:div>
            <w:div w:id="1664897236">
              <w:marLeft w:val="0"/>
              <w:marRight w:val="0"/>
              <w:marTop w:val="0"/>
              <w:marBottom w:val="0"/>
              <w:divBdr>
                <w:top w:val="none" w:sz="0" w:space="0" w:color="auto"/>
                <w:left w:val="none" w:sz="0" w:space="0" w:color="auto"/>
                <w:bottom w:val="none" w:sz="0" w:space="0" w:color="auto"/>
                <w:right w:val="none" w:sz="0" w:space="0" w:color="auto"/>
              </w:divBdr>
            </w:div>
            <w:div w:id="1708262126">
              <w:marLeft w:val="0"/>
              <w:marRight w:val="0"/>
              <w:marTop w:val="0"/>
              <w:marBottom w:val="0"/>
              <w:divBdr>
                <w:top w:val="none" w:sz="0" w:space="0" w:color="auto"/>
                <w:left w:val="none" w:sz="0" w:space="0" w:color="auto"/>
                <w:bottom w:val="none" w:sz="0" w:space="0" w:color="auto"/>
                <w:right w:val="none" w:sz="0" w:space="0" w:color="auto"/>
              </w:divBdr>
            </w:div>
            <w:div w:id="1731296689">
              <w:marLeft w:val="0"/>
              <w:marRight w:val="0"/>
              <w:marTop w:val="0"/>
              <w:marBottom w:val="0"/>
              <w:divBdr>
                <w:top w:val="none" w:sz="0" w:space="0" w:color="auto"/>
                <w:left w:val="none" w:sz="0" w:space="0" w:color="auto"/>
                <w:bottom w:val="none" w:sz="0" w:space="0" w:color="auto"/>
                <w:right w:val="none" w:sz="0" w:space="0" w:color="auto"/>
              </w:divBdr>
            </w:div>
            <w:div w:id="1739398881">
              <w:marLeft w:val="0"/>
              <w:marRight w:val="0"/>
              <w:marTop w:val="0"/>
              <w:marBottom w:val="0"/>
              <w:divBdr>
                <w:top w:val="none" w:sz="0" w:space="0" w:color="auto"/>
                <w:left w:val="none" w:sz="0" w:space="0" w:color="auto"/>
                <w:bottom w:val="none" w:sz="0" w:space="0" w:color="auto"/>
                <w:right w:val="none" w:sz="0" w:space="0" w:color="auto"/>
              </w:divBdr>
            </w:div>
            <w:div w:id="1878929586">
              <w:marLeft w:val="0"/>
              <w:marRight w:val="0"/>
              <w:marTop w:val="0"/>
              <w:marBottom w:val="0"/>
              <w:divBdr>
                <w:top w:val="none" w:sz="0" w:space="0" w:color="auto"/>
                <w:left w:val="none" w:sz="0" w:space="0" w:color="auto"/>
                <w:bottom w:val="none" w:sz="0" w:space="0" w:color="auto"/>
                <w:right w:val="none" w:sz="0" w:space="0" w:color="auto"/>
              </w:divBdr>
            </w:div>
            <w:div w:id="195135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47965">
      <w:bodyDiv w:val="1"/>
      <w:marLeft w:val="0"/>
      <w:marRight w:val="0"/>
      <w:marTop w:val="0"/>
      <w:marBottom w:val="0"/>
      <w:divBdr>
        <w:top w:val="none" w:sz="0" w:space="0" w:color="auto"/>
        <w:left w:val="none" w:sz="0" w:space="0" w:color="auto"/>
        <w:bottom w:val="none" w:sz="0" w:space="0" w:color="auto"/>
        <w:right w:val="none" w:sz="0" w:space="0" w:color="auto"/>
      </w:divBdr>
      <w:divsChild>
        <w:div w:id="315762280">
          <w:marLeft w:val="0"/>
          <w:marRight w:val="0"/>
          <w:marTop w:val="0"/>
          <w:marBottom w:val="0"/>
          <w:divBdr>
            <w:top w:val="none" w:sz="0" w:space="0" w:color="auto"/>
            <w:left w:val="none" w:sz="0" w:space="0" w:color="auto"/>
            <w:bottom w:val="none" w:sz="0" w:space="0" w:color="auto"/>
            <w:right w:val="none" w:sz="0" w:space="0" w:color="auto"/>
          </w:divBdr>
          <w:divsChild>
            <w:div w:id="122108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409362">
      <w:bodyDiv w:val="1"/>
      <w:marLeft w:val="0"/>
      <w:marRight w:val="0"/>
      <w:marTop w:val="0"/>
      <w:marBottom w:val="0"/>
      <w:divBdr>
        <w:top w:val="none" w:sz="0" w:space="0" w:color="auto"/>
        <w:left w:val="none" w:sz="0" w:space="0" w:color="auto"/>
        <w:bottom w:val="none" w:sz="0" w:space="0" w:color="auto"/>
        <w:right w:val="none" w:sz="0" w:space="0" w:color="auto"/>
      </w:divBdr>
    </w:div>
    <w:div w:id="1986354495">
      <w:bodyDiv w:val="1"/>
      <w:marLeft w:val="0"/>
      <w:marRight w:val="0"/>
      <w:marTop w:val="0"/>
      <w:marBottom w:val="0"/>
      <w:divBdr>
        <w:top w:val="none" w:sz="0" w:space="0" w:color="auto"/>
        <w:left w:val="none" w:sz="0" w:space="0" w:color="auto"/>
        <w:bottom w:val="none" w:sz="0" w:space="0" w:color="auto"/>
        <w:right w:val="none" w:sz="0" w:space="0" w:color="auto"/>
      </w:divBdr>
      <w:divsChild>
        <w:div w:id="1836603414">
          <w:marLeft w:val="0"/>
          <w:marRight w:val="0"/>
          <w:marTop w:val="0"/>
          <w:marBottom w:val="0"/>
          <w:divBdr>
            <w:top w:val="none" w:sz="0" w:space="0" w:color="auto"/>
            <w:left w:val="none" w:sz="0" w:space="0" w:color="auto"/>
            <w:bottom w:val="none" w:sz="0" w:space="0" w:color="auto"/>
            <w:right w:val="none" w:sz="0" w:space="0" w:color="auto"/>
          </w:divBdr>
          <w:divsChild>
            <w:div w:id="134377396">
              <w:marLeft w:val="0"/>
              <w:marRight w:val="0"/>
              <w:marTop w:val="0"/>
              <w:marBottom w:val="0"/>
              <w:divBdr>
                <w:top w:val="none" w:sz="0" w:space="0" w:color="auto"/>
                <w:left w:val="none" w:sz="0" w:space="0" w:color="auto"/>
                <w:bottom w:val="none" w:sz="0" w:space="0" w:color="auto"/>
                <w:right w:val="none" w:sz="0" w:space="0" w:color="auto"/>
              </w:divBdr>
            </w:div>
            <w:div w:id="361786157">
              <w:marLeft w:val="0"/>
              <w:marRight w:val="0"/>
              <w:marTop w:val="0"/>
              <w:marBottom w:val="0"/>
              <w:divBdr>
                <w:top w:val="none" w:sz="0" w:space="0" w:color="auto"/>
                <w:left w:val="none" w:sz="0" w:space="0" w:color="auto"/>
                <w:bottom w:val="none" w:sz="0" w:space="0" w:color="auto"/>
                <w:right w:val="none" w:sz="0" w:space="0" w:color="auto"/>
              </w:divBdr>
            </w:div>
            <w:div w:id="1310859893">
              <w:marLeft w:val="0"/>
              <w:marRight w:val="0"/>
              <w:marTop w:val="0"/>
              <w:marBottom w:val="0"/>
              <w:divBdr>
                <w:top w:val="none" w:sz="0" w:space="0" w:color="auto"/>
                <w:left w:val="none" w:sz="0" w:space="0" w:color="auto"/>
                <w:bottom w:val="none" w:sz="0" w:space="0" w:color="auto"/>
                <w:right w:val="none" w:sz="0" w:space="0" w:color="auto"/>
              </w:divBdr>
            </w:div>
            <w:div w:id="1459373794">
              <w:marLeft w:val="0"/>
              <w:marRight w:val="0"/>
              <w:marTop w:val="0"/>
              <w:marBottom w:val="0"/>
              <w:divBdr>
                <w:top w:val="none" w:sz="0" w:space="0" w:color="auto"/>
                <w:left w:val="none" w:sz="0" w:space="0" w:color="auto"/>
                <w:bottom w:val="none" w:sz="0" w:space="0" w:color="auto"/>
                <w:right w:val="none" w:sz="0" w:space="0" w:color="auto"/>
              </w:divBdr>
            </w:div>
            <w:div w:id="1919439326">
              <w:marLeft w:val="0"/>
              <w:marRight w:val="0"/>
              <w:marTop w:val="0"/>
              <w:marBottom w:val="0"/>
              <w:divBdr>
                <w:top w:val="none" w:sz="0" w:space="0" w:color="auto"/>
                <w:left w:val="none" w:sz="0" w:space="0" w:color="auto"/>
                <w:bottom w:val="none" w:sz="0" w:space="0" w:color="auto"/>
                <w:right w:val="none" w:sz="0" w:space="0" w:color="auto"/>
              </w:divBdr>
            </w:div>
            <w:div w:id="20566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68135">
      <w:bodyDiv w:val="1"/>
      <w:marLeft w:val="0"/>
      <w:marRight w:val="0"/>
      <w:marTop w:val="0"/>
      <w:marBottom w:val="0"/>
      <w:divBdr>
        <w:top w:val="none" w:sz="0" w:space="0" w:color="auto"/>
        <w:left w:val="none" w:sz="0" w:space="0" w:color="auto"/>
        <w:bottom w:val="none" w:sz="0" w:space="0" w:color="auto"/>
        <w:right w:val="none" w:sz="0" w:space="0" w:color="auto"/>
      </w:divBdr>
      <w:divsChild>
        <w:div w:id="889195087">
          <w:marLeft w:val="0"/>
          <w:marRight w:val="0"/>
          <w:marTop w:val="0"/>
          <w:marBottom w:val="0"/>
          <w:divBdr>
            <w:top w:val="none" w:sz="0" w:space="0" w:color="auto"/>
            <w:left w:val="none" w:sz="0" w:space="0" w:color="auto"/>
            <w:bottom w:val="none" w:sz="0" w:space="0" w:color="auto"/>
            <w:right w:val="none" w:sz="0" w:space="0" w:color="auto"/>
          </w:divBdr>
          <w:divsChild>
            <w:div w:id="11761793">
              <w:marLeft w:val="0"/>
              <w:marRight w:val="0"/>
              <w:marTop w:val="0"/>
              <w:marBottom w:val="0"/>
              <w:divBdr>
                <w:top w:val="none" w:sz="0" w:space="0" w:color="auto"/>
                <w:left w:val="none" w:sz="0" w:space="0" w:color="auto"/>
                <w:bottom w:val="none" w:sz="0" w:space="0" w:color="auto"/>
                <w:right w:val="none" w:sz="0" w:space="0" w:color="auto"/>
              </w:divBdr>
            </w:div>
            <w:div w:id="244187876">
              <w:marLeft w:val="0"/>
              <w:marRight w:val="0"/>
              <w:marTop w:val="0"/>
              <w:marBottom w:val="0"/>
              <w:divBdr>
                <w:top w:val="none" w:sz="0" w:space="0" w:color="auto"/>
                <w:left w:val="none" w:sz="0" w:space="0" w:color="auto"/>
                <w:bottom w:val="none" w:sz="0" w:space="0" w:color="auto"/>
                <w:right w:val="none" w:sz="0" w:space="0" w:color="auto"/>
              </w:divBdr>
            </w:div>
            <w:div w:id="247226844">
              <w:marLeft w:val="0"/>
              <w:marRight w:val="0"/>
              <w:marTop w:val="0"/>
              <w:marBottom w:val="0"/>
              <w:divBdr>
                <w:top w:val="none" w:sz="0" w:space="0" w:color="auto"/>
                <w:left w:val="none" w:sz="0" w:space="0" w:color="auto"/>
                <w:bottom w:val="none" w:sz="0" w:space="0" w:color="auto"/>
                <w:right w:val="none" w:sz="0" w:space="0" w:color="auto"/>
              </w:divBdr>
            </w:div>
            <w:div w:id="300698206">
              <w:marLeft w:val="0"/>
              <w:marRight w:val="0"/>
              <w:marTop w:val="0"/>
              <w:marBottom w:val="0"/>
              <w:divBdr>
                <w:top w:val="none" w:sz="0" w:space="0" w:color="auto"/>
                <w:left w:val="none" w:sz="0" w:space="0" w:color="auto"/>
                <w:bottom w:val="none" w:sz="0" w:space="0" w:color="auto"/>
                <w:right w:val="none" w:sz="0" w:space="0" w:color="auto"/>
              </w:divBdr>
            </w:div>
            <w:div w:id="377635079">
              <w:marLeft w:val="0"/>
              <w:marRight w:val="0"/>
              <w:marTop w:val="0"/>
              <w:marBottom w:val="0"/>
              <w:divBdr>
                <w:top w:val="none" w:sz="0" w:space="0" w:color="auto"/>
                <w:left w:val="none" w:sz="0" w:space="0" w:color="auto"/>
                <w:bottom w:val="none" w:sz="0" w:space="0" w:color="auto"/>
                <w:right w:val="none" w:sz="0" w:space="0" w:color="auto"/>
              </w:divBdr>
            </w:div>
            <w:div w:id="453914846">
              <w:marLeft w:val="0"/>
              <w:marRight w:val="0"/>
              <w:marTop w:val="0"/>
              <w:marBottom w:val="0"/>
              <w:divBdr>
                <w:top w:val="none" w:sz="0" w:space="0" w:color="auto"/>
                <w:left w:val="none" w:sz="0" w:space="0" w:color="auto"/>
                <w:bottom w:val="none" w:sz="0" w:space="0" w:color="auto"/>
                <w:right w:val="none" w:sz="0" w:space="0" w:color="auto"/>
              </w:divBdr>
            </w:div>
            <w:div w:id="530461036">
              <w:marLeft w:val="0"/>
              <w:marRight w:val="0"/>
              <w:marTop w:val="0"/>
              <w:marBottom w:val="0"/>
              <w:divBdr>
                <w:top w:val="none" w:sz="0" w:space="0" w:color="auto"/>
                <w:left w:val="none" w:sz="0" w:space="0" w:color="auto"/>
                <w:bottom w:val="none" w:sz="0" w:space="0" w:color="auto"/>
                <w:right w:val="none" w:sz="0" w:space="0" w:color="auto"/>
              </w:divBdr>
            </w:div>
            <w:div w:id="692800934">
              <w:marLeft w:val="0"/>
              <w:marRight w:val="0"/>
              <w:marTop w:val="0"/>
              <w:marBottom w:val="0"/>
              <w:divBdr>
                <w:top w:val="none" w:sz="0" w:space="0" w:color="auto"/>
                <w:left w:val="none" w:sz="0" w:space="0" w:color="auto"/>
                <w:bottom w:val="none" w:sz="0" w:space="0" w:color="auto"/>
                <w:right w:val="none" w:sz="0" w:space="0" w:color="auto"/>
              </w:divBdr>
            </w:div>
            <w:div w:id="866256345">
              <w:marLeft w:val="0"/>
              <w:marRight w:val="0"/>
              <w:marTop w:val="0"/>
              <w:marBottom w:val="0"/>
              <w:divBdr>
                <w:top w:val="none" w:sz="0" w:space="0" w:color="auto"/>
                <w:left w:val="none" w:sz="0" w:space="0" w:color="auto"/>
                <w:bottom w:val="none" w:sz="0" w:space="0" w:color="auto"/>
                <w:right w:val="none" w:sz="0" w:space="0" w:color="auto"/>
              </w:divBdr>
            </w:div>
            <w:div w:id="952320181">
              <w:marLeft w:val="0"/>
              <w:marRight w:val="0"/>
              <w:marTop w:val="0"/>
              <w:marBottom w:val="0"/>
              <w:divBdr>
                <w:top w:val="none" w:sz="0" w:space="0" w:color="auto"/>
                <w:left w:val="none" w:sz="0" w:space="0" w:color="auto"/>
                <w:bottom w:val="none" w:sz="0" w:space="0" w:color="auto"/>
                <w:right w:val="none" w:sz="0" w:space="0" w:color="auto"/>
              </w:divBdr>
            </w:div>
            <w:div w:id="1126587771">
              <w:marLeft w:val="0"/>
              <w:marRight w:val="0"/>
              <w:marTop w:val="0"/>
              <w:marBottom w:val="0"/>
              <w:divBdr>
                <w:top w:val="none" w:sz="0" w:space="0" w:color="auto"/>
                <w:left w:val="none" w:sz="0" w:space="0" w:color="auto"/>
                <w:bottom w:val="none" w:sz="0" w:space="0" w:color="auto"/>
                <w:right w:val="none" w:sz="0" w:space="0" w:color="auto"/>
              </w:divBdr>
            </w:div>
            <w:div w:id="1166825976">
              <w:marLeft w:val="0"/>
              <w:marRight w:val="0"/>
              <w:marTop w:val="0"/>
              <w:marBottom w:val="0"/>
              <w:divBdr>
                <w:top w:val="none" w:sz="0" w:space="0" w:color="auto"/>
                <w:left w:val="none" w:sz="0" w:space="0" w:color="auto"/>
                <w:bottom w:val="none" w:sz="0" w:space="0" w:color="auto"/>
                <w:right w:val="none" w:sz="0" w:space="0" w:color="auto"/>
              </w:divBdr>
            </w:div>
            <w:div w:id="1175152458">
              <w:marLeft w:val="0"/>
              <w:marRight w:val="0"/>
              <w:marTop w:val="0"/>
              <w:marBottom w:val="0"/>
              <w:divBdr>
                <w:top w:val="none" w:sz="0" w:space="0" w:color="auto"/>
                <w:left w:val="none" w:sz="0" w:space="0" w:color="auto"/>
                <w:bottom w:val="none" w:sz="0" w:space="0" w:color="auto"/>
                <w:right w:val="none" w:sz="0" w:space="0" w:color="auto"/>
              </w:divBdr>
            </w:div>
            <w:div w:id="1194421327">
              <w:marLeft w:val="0"/>
              <w:marRight w:val="0"/>
              <w:marTop w:val="0"/>
              <w:marBottom w:val="0"/>
              <w:divBdr>
                <w:top w:val="none" w:sz="0" w:space="0" w:color="auto"/>
                <w:left w:val="none" w:sz="0" w:space="0" w:color="auto"/>
                <w:bottom w:val="none" w:sz="0" w:space="0" w:color="auto"/>
                <w:right w:val="none" w:sz="0" w:space="0" w:color="auto"/>
              </w:divBdr>
            </w:div>
            <w:div w:id="1203177211">
              <w:marLeft w:val="0"/>
              <w:marRight w:val="0"/>
              <w:marTop w:val="0"/>
              <w:marBottom w:val="0"/>
              <w:divBdr>
                <w:top w:val="none" w:sz="0" w:space="0" w:color="auto"/>
                <w:left w:val="none" w:sz="0" w:space="0" w:color="auto"/>
                <w:bottom w:val="none" w:sz="0" w:space="0" w:color="auto"/>
                <w:right w:val="none" w:sz="0" w:space="0" w:color="auto"/>
              </w:divBdr>
            </w:div>
            <w:div w:id="1216358952">
              <w:marLeft w:val="0"/>
              <w:marRight w:val="0"/>
              <w:marTop w:val="0"/>
              <w:marBottom w:val="0"/>
              <w:divBdr>
                <w:top w:val="none" w:sz="0" w:space="0" w:color="auto"/>
                <w:left w:val="none" w:sz="0" w:space="0" w:color="auto"/>
                <w:bottom w:val="none" w:sz="0" w:space="0" w:color="auto"/>
                <w:right w:val="none" w:sz="0" w:space="0" w:color="auto"/>
              </w:divBdr>
            </w:div>
            <w:div w:id="1249773837">
              <w:marLeft w:val="0"/>
              <w:marRight w:val="0"/>
              <w:marTop w:val="0"/>
              <w:marBottom w:val="0"/>
              <w:divBdr>
                <w:top w:val="none" w:sz="0" w:space="0" w:color="auto"/>
                <w:left w:val="none" w:sz="0" w:space="0" w:color="auto"/>
                <w:bottom w:val="none" w:sz="0" w:space="0" w:color="auto"/>
                <w:right w:val="none" w:sz="0" w:space="0" w:color="auto"/>
              </w:divBdr>
            </w:div>
            <w:div w:id="1282805926">
              <w:marLeft w:val="0"/>
              <w:marRight w:val="0"/>
              <w:marTop w:val="0"/>
              <w:marBottom w:val="0"/>
              <w:divBdr>
                <w:top w:val="none" w:sz="0" w:space="0" w:color="auto"/>
                <w:left w:val="none" w:sz="0" w:space="0" w:color="auto"/>
                <w:bottom w:val="none" w:sz="0" w:space="0" w:color="auto"/>
                <w:right w:val="none" w:sz="0" w:space="0" w:color="auto"/>
              </w:divBdr>
            </w:div>
            <w:div w:id="1290430373">
              <w:marLeft w:val="0"/>
              <w:marRight w:val="0"/>
              <w:marTop w:val="0"/>
              <w:marBottom w:val="0"/>
              <w:divBdr>
                <w:top w:val="none" w:sz="0" w:space="0" w:color="auto"/>
                <w:left w:val="none" w:sz="0" w:space="0" w:color="auto"/>
                <w:bottom w:val="none" w:sz="0" w:space="0" w:color="auto"/>
                <w:right w:val="none" w:sz="0" w:space="0" w:color="auto"/>
              </w:divBdr>
            </w:div>
            <w:div w:id="1355884465">
              <w:marLeft w:val="0"/>
              <w:marRight w:val="0"/>
              <w:marTop w:val="0"/>
              <w:marBottom w:val="0"/>
              <w:divBdr>
                <w:top w:val="none" w:sz="0" w:space="0" w:color="auto"/>
                <w:left w:val="none" w:sz="0" w:space="0" w:color="auto"/>
                <w:bottom w:val="none" w:sz="0" w:space="0" w:color="auto"/>
                <w:right w:val="none" w:sz="0" w:space="0" w:color="auto"/>
              </w:divBdr>
            </w:div>
            <w:div w:id="1404447606">
              <w:marLeft w:val="0"/>
              <w:marRight w:val="0"/>
              <w:marTop w:val="0"/>
              <w:marBottom w:val="0"/>
              <w:divBdr>
                <w:top w:val="none" w:sz="0" w:space="0" w:color="auto"/>
                <w:left w:val="none" w:sz="0" w:space="0" w:color="auto"/>
                <w:bottom w:val="none" w:sz="0" w:space="0" w:color="auto"/>
                <w:right w:val="none" w:sz="0" w:space="0" w:color="auto"/>
              </w:divBdr>
            </w:div>
            <w:div w:id="1456371607">
              <w:marLeft w:val="0"/>
              <w:marRight w:val="0"/>
              <w:marTop w:val="0"/>
              <w:marBottom w:val="0"/>
              <w:divBdr>
                <w:top w:val="none" w:sz="0" w:space="0" w:color="auto"/>
                <w:left w:val="none" w:sz="0" w:space="0" w:color="auto"/>
                <w:bottom w:val="none" w:sz="0" w:space="0" w:color="auto"/>
                <w:right w:val="none" w:sz="0" w:space="0" w:color="auto"/>
              </w:divBdr>
            </w:div>
            <w:div w:id="1473254962">
              <w:marLeft w:val="0"/>
              <w:marRight w:val="0"/>
              <w:marTop w:val="0"/>
              <w:marBottom w:val="0"/>
              <w:divBdr>
                <w:top w:val="none" w:sz="0" w:space="0" w:color="auto"/>
                <w:left w:val="none" w:sz="0" w:space="0" w:color="auto"/>
                <w:bottom w:val="none" w:sz="0" w:space="0" w:color="auto"/>
                <w:right w:val="none" w:sz="0" w:space="0" w:color="auto"/>
              </w:divBdr>
            </w:div>
            <w:div w:id="1500075009">
              <w:marLeft w:val="0"/>
              <w:marRight w:val="0"/>
              <w:marTop w:val="0"/>
              <w:marBottom w:val="0"/>
              <w:divBdr>
                <w:top w:val="none" w:sz="0" w:space="0" w:color="auto"/>
                <w:left w:val="none" w:sz="0" w:space="0" w:color="auto"/>
                <w:bottom w:val="none" w:sz="0" w:space="0" w:color="auto"/>
                <w:right w:val="none" w:sz="0" w:space="0" w:color="auto"/>
              </w:divBdr>
            </w:div>
            <w:div w:id="1607540187">
              <w:marLeft w:val="0"/>
              <w:marRight w:val="0"/>
              <w:marTop w:val="0"/>
              <w:marBottom w:val="0"/>
              <w:divBdr>
                <w:top w:val="none" w:sz="0" w:space="0" w:color="auto"/>
                <w:left w:val="none" w:sz="0" w:space="0" w:color="auto"/>
                <w:bottom w:val="none" w:sz="0" w:space="0" w:color="auto"/>
                <w:right w:val="none" w:sz="0" w:space="0" w:color="auto"/>
              </w:divBdr>
            </w:div>
            <w:div w:id="1678115802">
              <w:marLeft w:val="0"/>
              <w:marRight w:val="0"/>
              <w:marTop w:val="0"/>
              <w:marBottom w:val="0"/>
              <w:divBdr>
                <w:top w:val="none" w:sz="0" w:space="0" w:color="auto"/>
                <w:left w:val="none" w:sz="0" w:space="0" w:color="auto"/>
                <w:bottom w:val="none" w:sz="0" w:space="0" w:color="auto"/>
                <w:right w:val="none" w:sz="0" w:space="0" w:color="auto"/>
              </w:divBdr>
            </w:div>
            <w:div w:id="1702317405">
              <w:marLeft w:val="0"/>
              <w:marRight w:val="0"/>
              <w:marTop w:val="0"/>
              <w:marBottom w:val="0"/>
              <w:divBdr>
                <w:top w:val="none" w:sz="0" w:space="0" w:color="auto"/>
                <w:left w:val="none" w:sz="0" w:space="0" w:color="auto"/>
                <w:bottom w:val="none" w:sz="0" w:space="0" w:color="auto"/>
                <w:right w:val="none" w:sz="0" w:space="0" w:color="auto"/>
              </w:divBdr>
            </w:div>
            <w:div w:id="1760979702">
              <w:marLeft w:val="0"/>
              <w:marRight w:val="0"/>
              <w:marTop w:val="0"/>
              <w:marBottom w:val="0"/>
              <w:divBdr>
                <w:top w:val="none" w:sz="0" w:space="0" w:color="auto"/>
                <w:left w:val="none" w:sz="0" w:space="0" w:color="auto"/>
                <w:bottom w:val="none" w:sz="0" w:space="0" w:color="auto"/>
                <w:right w:val="none" w:sz="0" w:space="0" w:color="auto"/>
              </w:divBdr>
            </w:div>
            <w:div w:id="1957518588">
              <w:marLeft w:val="0"/>
              <w:marRight w:val="0"/>
              <w:marTop w:val="0"/>
              <w:marBottom w:val="0"/>
              <w:divBdr>
                <w:top w:val="none" w:sz="0" w:space="0" w:color="auto"/>
                <w:left w:val="none" w:sz="0" w:space="0" w:color="auto"/>
                <w:bottom w:val="none" w:sz="0" w:space="0" w:color="auto"/>
                <w:right w:val="none" w:sz="0" w:space="0" w:color="auto"/>
              </w:divBdr>
            </w:div>
            <w:div w:id="1992978489">
              <w:marLeft w:val="0"/>
              <w:marRight w:val="0"/>
              <w:marTop w:val="0"/>
              <w:marBottom w:val="0"/>
              <w:divBdr>
                <w:top w:val="none" w:sz="0" w:space="0" w:color="auto"/>
                <w:left w:val="none" w:sz="0" w:space="0" w:color="auto"/>
                <w:bottom w:val="none" w:sz="0" w:space="0" w:color="auto"/>
                <w:right w:val="none" w:sz="0" w:space="0" w:color="auto"/>
              </w:divBdr>
            </w:div>
            <w:div w:id="2041472212">
              <w:marLeft w:val="0"/>
              <w:marRight w:val="0"/>
              <w:marTop w:val="0"/>
              <w:marBottom w:val="0"/>
              <w:divBdr>
                <w:top w:val="none" w:sz="0" w:space="0" w:color="auto"/>
                <w:left w:val="none" w:sz="0" w:space="0" w:color="auto"/>
                <w:bottom w:val="none" w:sz="0" w:space="0" w:color="auto"/>
                <w:right w:val="none" w:sz="0" w:space="0" w:color="auto"/>
              </w:divBdr>
            </w:div>
            <w:div w:id="2049447687">
              <w:marLeft w:val="0"/>
              <w:marRight w:val="0"/>
              <w:marTop w:val="0"/>
              <w:marBottom w:val="0"/>
              <w:divBdr>
                <w:top w:val="none" w:sz="0" w:space="0" w:color="auto"/>
                <w:left w:val="none" w:sz="0" w:space="0" w:color="auto"/>
                <w:bottom w:val="none" w:sz="0" w:space="0" w:color="auto"/>
                <w:right w:val="none" w:sz="0" w:space="0" w:color="auto"/>
              </w:divBdr>
            </w:div>
            <w:div w:id="2087338364">
              <w:marLeft w:val="0"/>
              <w:marRight w:val="0"/>
              <w:marTop w:val="0"/>
              <w:marBottom w:val="0"/>
              <w:divBdr>
                <w:top w:val="none" w:sz="0" w:space="0" w:color="auto"/>
                <w:left w:val="none" w:sz="0" w:space="0" w:color="auto"/>
                <w:bottom w:val="none" w:sz="0" w:space="0" w:color="auto"/>
                <w:right w:val="none" w:sz="0" w:space="0" w:color="auto"/>
              </w:divBdr>
            </w:div>
            <w:div w:id="210495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77421">
      <w:bodyDiv w:val="1"/>
      <w:marLeft w:val="0"/>
      <w:marRight w:val="0"/>
      <w:marTop w:val="0"/>
      <w:marBottom w:val="0"/>
      <w:divBdr>
        <w:top w:val="none" w:sz="0" w:space="0" w:color="auto"/>
        <w:left w:val="none" w:sz="0" w:space="0" w:color="auto"/>
        <w:bottom w:val="none" w:sz="0" w:space="0" w:color="auto"/>
        <w:right w:val="none" w:sz="0" w:space="0" w:color="auto"/>
      </w:divBdr>
      <w:divsChild>
        <w:div w:id="1142846395">
          <w:marLeft w:val="0"/>
          <w:marRight w:val="0"/>
          <w:marTop w:val="0"/>
          <w:marBottom w:val="0"/>
          <w:divBdr>
            <w:top w:val="none" w:sz="0" w:space="0" w:color="auto"/>
            <w:left w:val="none" w:sz="0" w:space="0" w:color="auto"/>
            <w:bottom w:val="none" w:sz="0" w:space="0" w:color="auto"/>
            <w:right w:val="none" w:sz="0" w:space="0" w:color="auto"/>
          </w:divBdr>
          <w:divsChild>
            <w:div w:id="179005778">
              <w:marLeft w:val="0"/>
              <w:marRight w:val="0"/>
              <w:marTop w:val="0"/>
              <w:marBottom w:val="0"/>
              <w:divBdr>
                <w:top w:val="none" w:sz="0" w:space="0" w:color="auto"/>
                <w:left w:val="none" w:sz="0" w:space="0" w:color="auto"/>
                <w:bottom w:val="none" w:sz="0" w:space="0" w:color="auto"/>
                <w:right w:val="none" w:sz="0" w:space="0" w:color="auto"/>
              </w:divBdr>
            </w:div>
            <w:div w:id="240603427">
              <w:marLeft w:val="0"/>
              <w:marRight w:val="0"/>
              <w:marTop w:val="0"/>
              <w:marBottom w:val="0"/>
              <w:divBdr>
                <w:top w:val="none" w:sz="0" w:space="0" w:color="auto"/>
                <w:left w:val="none" w:sz="0" w:space="0" w:color="auto"/>
                <w:bottom w:val="none" w:sz="0" w:space="0" w:color="auto"/>
                <w:right w:val="none" w:sz="0" w:space="0" w:color="auto"/>
              </w:divBdr>
            </w:div>
            <w:div w:id="357433929">
              <w:marLeft w:val="0"/>
              <w:marRight w:val="0"/>
              <w:marTop w:val="0"/>
              <w:marBottom w:val="0"/>
              <w:divBdr>
                <w:top w:val="none" w:sz="0" w:space="0" w:color="auto"/>
                <w:left w:val="none" w:sz="0" w:space="0" w:color="auto"/>
                <w:bottom w:val="none" w:sz="0" w:space="0" w:color="auto"/>
                <w:right w:val="none" w:sz="0" w:space="0" w:color="auto"/>
              </w:divBdr>
            </w:div>
            <w:div w:id="668362706">
              <w:marLeft w:val="0"/>
              <w:marRight w:val="0"/>
              <w:marTop w:val="0"/>
              <w:marBottom w:val="0"/>
              <w:divBdr>
                <w:top w:val="none" w:sz="0" w:space="0" w:color="auto"/>
                <w:left w:val="none" w:sz="0" w:space="0" w:color="auto"/>
                <w:bottom w:val="none" w:sz="0" w:space="0" w:color="auto"/>
                <w:right w:val="none" w:sz="0" w:space="0" w:color="auto"/>
              </w:divBdr>
            </w:div>
            <w:div w:id="1087464080">
              <w:marLeft w:val="0"/>
              <w:marRight w:val="0"/>
              <w:marTop w:val="0"/>
              <w:marBottom w:val="0"/>
              <w:divBdr>
                <w:top w:val="none" w:sz="0" w:space="0" w:color="auto"/>
                <w:left w:val="none" w:sz="0" w:space="0" w:color="auto"/>
                <w:bottom w:val="none" w:sz="0" w:space="0" w:color="auto"/>
                <w:right w:val="none" w:sz="0" w:space="0" w:color="auto"/>
              </w:divBdr>
            </w:div>
            <w:div w:id="158783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00652">
      <w:bodyDiv w:val="1"/>
      <w:marLeft w:val="0"/>
      <w:marRight w:val="0"/>
      <w:marTop w:val="0"/>
      <w:marBottom w:val="0"/>
      <w:divBdr>
        <w:top w:val="none" w:sz="0" w:space="0" w:color="auto"/>
        <w:left w:val="none" w:sz="0" w:space="0" w:color="auto"/>
        <w:bottom w:val="none" w:sz="0" w:space="0" w:color="auto"/>
        <w:right w:val="none" w:sz="0" w:space="0" w:color="auto"/>
      </w:divBdr>
      <w:divsChild>
        <w:div w:id="524902253">
          <w:marLeft w:val="0"/>
          <w:marRight w:val="0"/>
          <w:marTop w:val="0"/>
          <w:marBottom w:val="0"/>
          <w:divBdr>
            <w:top w:val="none" w:sz="0" w:space="0" w:color="auto"/>
            <w:left w:val="none" w:sz="0" w:space="0" w:color="auto"/>
            <w:bottom w:val="none" w:sz="0" w:space="0" w:color="auto"/>
            <w:right w:val="none" w:sz="0" w:space="0" w:color="auto"/>
          </w:divBdr>
          <w:divsChild>
            <w:div w:id="94524817">
              <w:marLeft w:val="0"/>
              <w:marRight w:val="0"/>
              <w:marTop w:val="0"/>
              <w:marBottom w:val="0"/>
              <w:divBdr>
                <w:top w:val="none" w:sz="0" w:space="0" w:color="auto"/>
                <w:left w:val="none" w:sz="0" w:space="0" w:color="auto"/>
                <w:bottom w:val="none" w:sz="0" w:space="0" w:color="auto"/>
                <w:right w:val="none" w:sz="0" w:space="0" w:color="auto"/>
              </w:divBdr>
            </w:div>
            <w:div w:id="131413363">
              <w:marLeft w:val="0"/>
              <w:marRight w:val="0"/>
              <w:marTop w:val="0"/>
              <w:marBottom w:val="0"/>
              <w:divBdr>
                <w:top w:val="none" w:sz="0" w:space="0" w:color="auto"/>
                <w:left w:val="none" w:sz="0" w:space="0" w:color="auto"/>
                <w:bottom w:val="none" w:sz="0" w:space="0" w:color="auto"/>
                <w:right w:val="none" w:sz="0" w:space="0" w:color="auto"/>
              </w:divBdr>
            </w:div>
            <w:div w:id="342434201">
              <w:marLeft w:val="0"/>
              <w:marRight w:val="0"/>
              <w:marTop w:val="0"/>
              <w:marBottom w:val="0"/>
              <w:divBdr>
                <w:top w:val="none" w:sz="0" w:space="0" w:color="auto"/>
                <w:left w:val="none" w:sz="0" w:space="0" w:color="auto"/>
                <w:bottom w:val="none" w:sz="0" w:space="0" w:color="auto"/>
                <w:right w:val="none" w:sz="0" w:space="0" w:color="auto"/>
              </w:divBdr>
            </w:div>
            <w:div w:id="750471990">
              <w:marLeft w:val="0"/>
              <w:marRight w:val="0"/>
              <w:marTop w:val="0"/>
              <w:marBottom w:val="0"/>
              <w:divBdr>
                <w:top w:val="none" w:sz="0" w:space="0" w:color="auto"/>
                <w:left w:val="none" w:sz="0" w:space="0" w:color="auto"/>
                <w:bottom w:val="none" w:sz="0" w:space="0" w:color="auto"/>
                <w:right w:val="none" w:sz="0" w:space="0" w:color="auto"/>
              </w:divBdr>
            </w:div>
            <w:div w:id="1974631827">
              <w:marLeft w:val="0"/>
              <w:marRight w:val="0"/>
              <w:marTop w:val="0"/>
              <w:marBottom w:val="0"/>
              <w:divBdr>
                <w:top w:val="none" w:sz="0" w:space="0" w:color="auto"/>
                <w:left w:val="none" w:sz="0" w:space="0" w:color="auto"/>
                <w:bottom w:val="none" w:sz="0" w:space="0" w:color="auto"/>
                <w:right w:val="none" w:sz="0" w:space="0" w:color="auto"/>
              </w:divBdr>
            </w:div>
            <w:div w:id="199599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606400">
      <w:bodyDiv w:val="1"/>
      <w:marLeft w:val="0"/>
      <w:marRight w:val="0"/>
      <w:marTop w:val="0"/>
      <w:marBottom w:val="0"/>
      <w:divBdr>
        <w:top w:val="none" w:sz="0" w:space="0" w:color="auto"/>
        <w:left w:val="none" w:sz="0" w:space="0" w:color="auto"/>
        <w:bottom w:val="none" w:sz="0" w:space="0" w:color="auto"/>
        <w:right w:val="none" w:sz="0" w:space="0" w:color="auto"/>
      </w:divBdr>
      <w:divsChild>
        <w:div w:id="727149996">
          <w:marLeft w:val="0"/>
          <w:marRight w:val="0"/>
          <w:marTop w:val="0"/>
          <w:marBottom w:val="0"/>
          <w:divBdr>
            <w:top w:val="none" w:sz="0" w:space="0" w:color="auto"/>
            <w:left w:val="none" w:sz="0" w:space="0" w:color="auto"/>
            <w:bottom w:val="none" w:sz="0" w:space="0" w:color="auto"/>
            <w:right w:val="none" w:sz="0" w:space="0" w:color="auto"/>
          </w:divBdr>
          <w:divsChild>
            <w:div w:id="37243247">
              <w:marLeft w:val="0"/>
              <w:marRight w:val="0"/>
              <w:marTop w:val="0"/>
              <w:marBottom w:val="0"/>
              <w:divBdr>
                <w:top w:val="none" w:sz="0" w:space="0" w:color="auto"/>
                <w:left w:val="none" w:sz="0" w:space="0" w:color="auto"/>
                <w:bottom w:val="none" w:sz="0" w:space="0" w:color="auto"/>
                <w:right w:val="none" w:sz="0" w:space="0" w:color="auto"/>
              </w:divBdr>
            </w:div>
            <w:div w:id="148400227">
              <w:marLeft w:val="0"/>
              <w:marRight w:val="0"/>
              <w:marTop w:val="0"/>
              <w:marBottom w:val="0"/>
              <w:divBdr>
                <w:top w:val="none" w:sz="0" w:space="0" w:color="auto"/>
                <w:left w:val="none" w:sz="0" w:space="0" w:color="auto"/>
                <w:bottom w:val="none" w:sz="0" w:space="0" w:color="auto"/>
                <w:right w:val="none" w:sz="0" w:space="0" w:color="auto"/>
              </w:divBdr>
            </w:div>
            <w:div w:id="422148486">
              <w:marLeft w:val="0"/>
              <w:marRight w:val="0"/>
              <w:marTop w:val="0"/>
              <w:marBottom w:val="0"/>
              <w:divBdr>
                <w:top w:val="none" w:sz="0" w:space="0" w:color="auto"/>
                <w:left w:val="none" w:sz="0" w:space="0" w:color="auto"/>
                <w:bottom w:val="none" w:sz="0" w:space="0" w:color="auto"/>
                <w:right w:val="none" w:sz="0" w:space="0" w:color="auto"/>
              </w:divBdr>
            </w:div>
            <w:div w:id="515576082">
              <w:marLeft w:val="0"/>
              <w:marRight w:val="0"/>
              <w:marTop w:val="0"/>
              <w:marBottom w:val="0"/>
              <w:divBdr>
                <w:top w:val="none" w:sz="0" w:space="0" w:color="auto"/>
                <w:left w:val="none" w:sz="0" w:space="0" w:color="auto"/>
                <w:bottom w:val="none" w:sz="0" w:space="0" w:color="auto"/>
                <w:right w:val="none" w:sz="0" w:space="0" w:color="auto"/>
              </w:divBdr>
            </w:div>
            <w:div w:id="595986145">
              <w:marLeft w:val="0"/>
              <w:marRight w:val="0"/>
              <w:marTop w:val="0"/>
              <w:marBottom w:val="0"/>
              <w:divBdr>
                <w:top w:val="none" w:sz="0" w:space="0" w:color="auto"/>
                <w:left w:val="none" w:sz="0" w:space="0" w:color="auto"/>
                <w:bottom w:val="none" w:sz="0" w:space="0" w:color="auto"/>
                <w:right w:val="none" w:sz="0" w:space="0" w:color="auto"/>
              </w:divBdr>
            </w:div>
            <w:div w:id="895319097">
              <w:marLeft w:val="0"/>
              <w:marRight w:val="0"/>
              <w:marTop w:val="0"/>
              <w:marBottom w:val="0"/>
              <w:divBdr>
                <w:top w:val="none" w:sz="0" w:space="0" w:color="auto"/>
                <w:left w:val="none" w:sz="0" w:space="0" w:color="auto"/>
                <w:bottom w:val="none" w:sz="0" w:space="0" w:color="auto"/>
                <w:right w:val="none" w:sz="0" w:space="0" w:color="auto"/>
              </w:divBdr>
            </w:div>
            <w:div w:id="1118647459">
              <w:marLeft w:val="0"/>
              <w:marRight w:val="0"/>
              <w:marTop w:val="0"/>
              <w:marBottom w:val="0"/>
              <w:divBdr>
                <w:top w:val="none" w:sz="0" w:space="0" w:color="auto"/>
                <w:left w:val="none" w:sz="0" w:space="0" w:color="auto"/>
                <w:bottom w:val="none" w:sz="0" w:space="0" w:color="auto"/>
                <w:right w:val="none" w:sz="0" w:space="0" w:color="auto"/>
              </w:divBdr>
            </w:div>
            <w:div w:id="1157185041">
              <w:marLeft w:val="0"/>
              <w:marRight w:val="0"/>
              <w:marTop w:val="0"/>
              <w:marBottom w:val="0"/>
              <w:divBdr>
                <w:top w:val="none" w:sz="0" w:space="0" w:color="auto"/>
                <w:left w:val="none" w:sz="0" w:space="0" w:color="auto"/>
                <w:bottom w:val="none" w:sz="0" w:space="0" w:color="auto"/>
                <w:right w:val="none" w:sz="0" w:space="0" w:color="auto"/>
              </w:divBdr>
            </w:div>
            <w:div w:id="1182433199">
              <w:marLeft w:val="0"/>
              <w:marRight w:val="0"/>
              <w:marTop w:val="0"/>
              <w:marBottom w:val="0"/>
              <w:divBdr>
                <w:top w:val="none" w:sz="0" w:space="0" w:color="auto"/>
                <w:left w:val="none" w:sz="0" w:space="0" w:color="auto"/>
                <w:bottom w:val="none" w:sz="0" w:space="0" w:color="auto"/>
                <w:right w:val="none" w:sz="0" w:space="0" w:color="auto"/>
              </w:divBdr>
            </w:div>
            <w:div w:id="1523324573">
              <w:marLeft w:val="0"/>
              <w:marRight w:val="0"/>
              <w:marTop w:val="0"/>
              <w:marBottom w:val="0"/>
              <w:divBdr>
                <w:top w:val="none" w:sz="0" w:space="0" w:color="auto"/>
                <w:left w:val="none" w:sz="0" w:space="0" w:color="auto"/>
                <w:bottom w:val="none" w:sz="0" w:space="0" w:color="auto"/>
                <w:right w:val="none" w:sz="0" w:space="0" w:color="auto"/>
              </w:divBdr>
            </w:div>
            <w:div w:id="1594120058">
              <w:marLeft w:val="0"/>
              <w:marRight w:val="0"/>
              <w:marTop w:val="0"/>
              <w:marBottom w:val="0"/>
              <w:divBdr>
                <w:top w:val="none" w:sz="0" w:space="0" w:color="auto"/>
                <w:left w:val="none" w:sz="0" w:space="0" w:color="auto"/>
                <w:bottom w:val="none" w:sz="0" w:space="0" w:color="auto"/>
                <w:right w:val="none" w:sz="0" w:space="0" w:color="auto"/>
              </w:divBdr>
            </w:div>
            <w:div w:id="1783457686">
              <w:marLeft w:val="0"/>
              <w:marRight w:val="0"/>
              <w:marTop w:val="0"/>
              <w:marBottom w:val="0"/>
              <w:divBdr>
                <w:top w:val="none" w:sz="0" w:space="0" w:color="auto"/>
                <w:left w:val="none" w:sz="0" w:space="0" w:color="auto"/>
                <w:bottom w:val="none" w:sz="0" w:space="0" w:color="auto"/>
                <w:right w:val="none" w:sz="0" w:space="0" w:color="auto"/>
              </w:divBdr>
            </w:div>
            <w:div w:id="208459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90577">
      <w:bodyDiv w:val="1"/>
      <w:marLeft w:val="0"/>
      <w:marRight w:val="0"/>
      <w:marTop w:val="0"/>
      <w:marBottom w:val="0"/>
      <w:divBdr>
        <w:top w:val="none" w:sz="0" w:space="0" w:color="auto"/>
        <w:left w:val="none" w:sz="0" w:space="0" w:color="auto"/>
        <w:bottom w:val="none" w:sz="0" w:space="0" w:color="auto"/>
        <w:right w:val="none" w:sz="0" w:space="0" w:color="auto"/>
      </w:divBdr>
    </w:div>
    <w:div w:id="2057462758">
      <w:bodyDiv w:val="1"/>
      <w:marLeft w:val="0"/>
      <w:marRight w:val="0"/>
      <w:marTop w:val="0"/>
      <w:marBottom w:val="0"/>
      <w:divBdr>
        <w:top w:val="none" w:sz="0" w:space="0" w:color="auto"/>
        <w:left w:val="none" w:sz="0" w:space="0" w:color="auto"/>
        <w:bottom w:val="none" w:sz="0" w:space="0" w:color="auto"/>
        <w:right w:val="none" w:sz="0" w:space="0" w:color="auto"/>
      </w:divBdr>
    </w:div>
    <w:div w:id="2058702580">
      <w:bodyDiv w:val="1"/>
      <w:marLeft w:val="0"/>
      <w:marRight w:val="0"/>
      <w:marTop w:val="0"/>
      <w:marBottom w:val="0"/>
      <w:divBdr>
        <w:top w:val="none" w:sz="0" w:space="0" w:color="auto"/>
        <w:left w:val="none" w:sz="0" w:space="0" w:color="auto"/>
        <w:bottom w:val="none" w:sz="0" w:space="0" w:color="auto"/>
        <w:right w:val="none" w:sz="0" w:space="0" w:color="auto"/>
      </w:divBdr>
      <w:divsChild>
        <w:div w:id="1144085287">
          <w:marLeft w:val="0"/>
          <w:marRight w:val="0"/>
          <w:marTop w:val="0"/>
          <w:marBottom w:val="0"/>
          <w:divBdr>
            <w:top w:val="none" w:sz="0" w:space="0" w:color="auto"/>
            <w:left w:val="none" w:sz="0" w:space="0" w:color="auto"/>
            <w:bottom w:val="none" w:sz="0" w:space="0" w:color="auto"/>
            <w:right w:val="none" w:sz="0" w:space="0" w:color="auto"/>
          </w:divBdr>
          <w:divsChild>
            <w:div w:id="225728842">
              <w:marLeft w:val="0"/>
              <w:marRight w:val="0"/>
              <w:marTop w:val="0"/>
              <w:marBottom w:val="0"/>
              <w:divBdr>
                <w:top w:val="none" w:sz="0" w:space="0" w:color="auto"/>
                <w:left w:val="none" w:sz="0" w:space="0" w:color="auto"/>
                <w:bottom w:val="none" w:sz="0" w:space="0" w:color="auto"/>
                <w:right w:val="none" w:sz="0" w:space="0" w:color="auto"/>
              </w:divBdr>
            </w:div>
            <w:div w:id="279727515">
              <w:marLeft w:val="0"/>
              <w:marRight w:val="0"/>
              <w:marTop w:val="0"/>
              <w:marBottom w:val="0"/>
              <w:divBdr>
                <w:top w:val="none" w:sz="0" w:space="0" w:color="auto"/>
                <w:left w:val="none" w:sz="0" w:space="0" w:color="auto"/>
                <w:bottom w:val="none" w:sz="0" w:space="0" w:color="auto"/>
                <w:right w:val="none" w:sz="0" w:space="0" w:color="auto"/>
              </w:divBdr>
            </w:div>
            <w:div w:id="965889673">
              <w:marLeft w:val="0"/>
              <w:marRight w:val="0"/>
              <w:marTop w:val="0"/>
              <w:marBottom w:val="0"/>
              <w:divBdr>
                <w:top w:val="none" w:sz="0" w:space="0" w:color="auto"/>
                <w:left w:val="none" w:sz="0" w:space="0" w:color="auto"/>
                <w:bottom w:val="none" w:sz="0" w:space="0" w:color="auto"/>
                <w:right w:val="none" w:sz="0" w:space="0" w:color="auto"/>
              </w:divBdr>
            </w:div>
            <w:div w:id="1414932390">
              <w:marLeft w:val="0"/>
              <w:marRight w:val="0"/>
              <w:marTop w:val="0"/>
              <w:marBottom w:val="0"/>
              <w:divBdr>
                <w:top w:val="none" w:sz="0" w:space="0" w:color="auto"/>
                <w:left w:val="none" w:sz="0" w:space="0" w:color="auto"/>
                <w:bottom w:val="none" w:sz="0" w:space="0" w:color="auto"/>
                <w:right w:val="none" w:sz="0" w:space="0" w:color="auto"/>
              </w:divBdr>
            </w:div>
            <w:div w:id="1439183887">
              <w:marLeft w:val="0"/>
              <w:marRight w:val="0"/>
              <w:marTop w:val="0"/>
              <w:marBottom w:val="0"/>
              <w:divBdr>
                <w:top w:val="none" w:sz="0" w:space="0" w:color="auto"/>
                <w:left w:val="none" w:sz="0" w:space="0" w:color="auto"/>
                <w:bottom w:val="none" w:sz="0" w:space="0" w:color="auto"/>
                <w:right w:val="none" w:sz="0" w:space="0" w:color="auto"/>
              </w:divBdr>
            </w:div>
            <w:div w:id="186235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910724">
      <w:bodyDiv w:val="1"/>
      <w:marLeft w:val="0"/>
      <w:marRight w:val="0"/>
      <w:marTop w:val="0"/>
      <w:marBottom w:val="0"/>
      <w:divBdr>
        <w:top w:val="none" w:sz="0" w:space="0" w:color="auto"/>
        <w:left w:val="none" w:sz="0" w:space="0" w:color="auto"/>
        <w:bottom w:val="none" w:sz="0" w:space="0" w:color="auto"/>
        <w:right w:val="none" w:sz="0" w:space="0" w:color="auto"/>
      </w:divBdr>
      <w:divsChild>
        <w:div w:id="878857558">
          <w:marLeft w:val="0"/>
          <w:marRight w:val="0"/>
          <w:marTop w:val="0"/>
          <w:marBottom w:val="0"/>
          <w:divBdr>
            <w:top w:val="none" w:sz="0" w:space="0" w:color="auto"/>
            <w:left w:val="none" w:sz="0" w:space="0" w:color="auto"/>
            <w:bottom w:val="none" w:sz="0" w:space="0" w:color="auto"/>
            <w:right w:val="none" w:sz="0" w:space="0" w:color="auto"/>
          </w:divBdr>
          <w:divsChild>
            <w:div w:id="155271484">
              <w:marLeft w:val="0"/>
              <w:marRight w:val="0"/>
              <w:marTop w:val="0"/>
              <w:marBottom w:val="0"/>
              <w:divBdr>
                <w:top w:val="none" w:sz="0" w:space="0" w:color="auto"/>
                <w:left w:val="none" w:sz="0" w:space="0" w:color="auto"/>
                <w:bottom w:val="none" w:sz="0" w:space="0" w:color="auto"/>
                <w:right w:val="none" w:sz="0" w:space="0" w:color="auto"/>
              </w:divBdr>
            </w:div>
            <w:div w:id="188644818">
              <w:marLeft w:val="0"/>
              <w:marRight w:val="0"/>
              <w:marTop w:val="0"/>
              <w:marBottom w:val="0"/>
              <w:divBdr>
                <w:top w:val="none" w:sz="0" w:space="0" w:color="auto"/>
                <w:left w:val="none" w:sz="0" w:space="0" w:color="auto"/>
                <w:bottom w:val="none" w:sz="0" w:space="0" w:color="auto"/>
                <w:right w:val="none" w:sz="0" w:space="0" w:color="auto"/>
              </w:divBdr>
            </w:div>
            <w:div w:id="309286097">
              <w:marLeft w:val="0"/>
              <w:marRight w:val="0"/>
              <w:marTop w:val="0"/>
              <w:marBottom w:val="0"/>
              <w:divBdr>
                <w:top w:val="none" w:sz="0" w:space="0" w:color="auto"/>
                <w:left w:val="none" w:sz="0" w:space="0" w:color="auto"/>
                <w:bottom w:val="none" w:sz="0" w:space="0" w:color="auto"/>
                <w:right w:val="none" w:sz="0" w:space="0" w:color="auto"/>
              </w:divBdr>
            </w:div>
            <w:div w:id="425544367">
              <w:marLeft w:val="0"/>
              <w:marRight w:val="0"/>
              <w:marTop w:val="0"/>
              <w:marBottom w:val="0"/>
              <w:divBdr>
                <w:top w:val="none" w:sz="0" w:space="0" w:color="auto"/>
                <w:left w:val="none" w:sz="0" w:space="0" w:color="auto"/>
                <w:bottom w:val="none" w:sz="0" w:space="0" w:color="auto"/>
                <w:right w:val="none" w:sz="0" w:space="0" w:color="auto"/>
              </w:divBdr>
            </w:div>
            <w:div w:id="449711663">
              <w:marLeft w:val="0"/>
              <w:marRight w:val="0"/>
              <w:marTop w:val="0"/>
              <w:marBottom w:val="0"/>
              <w:divBdr>
                <w:top w:val="none" w:sz="0" w:space="0" w:color="auto"/>
                <w:left w:val="none" w:sz="0" w:space="0" w:color="auto"/>
                <w:bottom w:val="none" w:sz="0" w:space="0" w:color="auto"/>
                <w:right w:val="none" w:sz="0" w:space="0" w:color="auto"/>
              </w:divBdr>
            </w:div>
            <w:div w:id="680469592">
              <w:marLeft w:val="0"/>
              <w:marRight w:val="0"/>
              <w:marTop w:val="0"/>
              <w:marBottom w:val="0"/>
              <w:divBdr>
                <w:top w:val="none" w:sz="0" w:space="0" w:color="auto"/>
                <w:left w:val="none" w:sz="0" w:space="0" w:color="auto"/>
                <w:bottom w:val="none" w:sz="0" w:space="0" w:color="auto"/>
                <w:right w:val="none" w:sz="0" w:space="0" w:color="auto"/>
              </w:divBdr>
            </w:div>
            <w:div w:id="757292841">
              <w:marLeft w:val="0"/>
              <w:marRight w:val="0"/>
              <w:marTop w:val="0"/>
              <w:marBottom w:val="0"/>
              <w:divBdr>
                <w:top w:val="none" w:sz="0" w:space="0" w:color="auto"/>
                <w:left w:val="none" w:sz="0" w:space="0" w:color="auto"/>
                <w:bottom w:val="none" w:sz="0" w:space="0" w:color="auto"/>
                <w:right w:val="none" w:sz="0" w:space="0" w:color="auto"/>
              </w:divBdr>
            </w:div>
            <w:div w:id="858278366">
              <w:marLeft w:val="0"/>
              <w:marRight w:val="0"/>
              <w:marTop w:val="0"/>
              <w:marBottom w:val="0"/>
              <w:divBdr>
                <w:top w:val="none" w:sz="0" w:space="0" w:color="auto"/>
                <w:left w:val="none" w:sz="0" w:space="0" w:color="auto"/>
                <w:bottom w:val="none" w:sz="0" w:space="0" w:color="auto"/>
                <w:right w:val="none" w:sz="0" w:space="0" w:color="auto"/>
              </w:divBdr>
            </w:div>
            <w:div w:id="948466363">
              <w:marLeft w:val="0"/>
              <w:marRight w:val="0"/>
              <w:marTop w:val="0"/>
              <w:marBottom w:val="0"/>
              <w:divBdr>
                <w:top w:val="none" w:sz="0" w:space="0" w:color="auto"/>
                <w:left w:val="none" w:sz="0" w:space="0" w:color="auto"/>
                <w:bottom w:val="none" w:sz="0" w:space="0" w:color="auto"/>
                <w:right w:val="none" w:sz="0" w:space="0" w:color="auto"/>
              </w:divBdr>
            </w:div>
            <w:div w:id="974023895">
              <w:marLeft w:val="0"/>
              <w:marRight w:val="0"/>
              <w:marTop w:val="0"/>
              <w:marBottom w:val="0"/>
              <w:divBdr>
                <w:top w:val="none" w:sz="0" w:space="0" w:color="auto"/>
                <w:left w:val="none" w:sz="0" w:space="0" w:color="auto"/>
                <w:bottom w:val="none" w:sz="0" w:space="0" w:color="auto"/>
                <w:right w:val="none" w:sz="0" w:space="0" w:color="auto"/>
              </w:divBdr>
            </w:div>
            <w:div w:id="974530900">
              <w:marLeft w:val="0"/>
              <w:marRight w:val="0"/>
              <w:marTop w:val="0"/>
              <w:marBottom w:val="0"/>
              <w:divBdr>
                <w:top w:val="none" w:sz="0" w:space="0" w:color="auto"/>
                <w:left w:val="none" w:sz="0" w:space="0" w:color="auto"/>
                <w:bottom w:val="none" w:sz="0" w:space="0" w:color="auto"/>
                <w:right w:val="none" w:sz="0" w:space="0" w:color="auto"/>
              </w:divBdr>
            </w:div>
            <w:div w:id="992029942">
              <w:marLeft w:val="0"/>
              <w:marRight w:val="0"/>
              <w:marTop w:val="0"/>
              <w:marBottom w:val="0"/>
              <w:divBdr>
                <w:top w:val="none" w:sz="0" w:space="0" w:color="auto"/>
                <w:left w:val="none" w:sz="0" w:space="0" w:color="auto"/>
                <w:bottom w:val="none" w:sz="0" w:space="0" w:color="auto"/>
                <w:right w:val="none" w:sz="0" w:space="0" w:color="auto"/>
              </w:divBdr>
            </w:div>
            <w:div w:id="1120875857">
              <w:marLeft w:val="0"/>
              <w:marRight w:val="0"/>
              <w:marTop w:val="0"/>
              <w:marBottom w:val="0"/>
              <w:divBdr>
                <w:top w:val="none" w:sz="0" w:space="0" w:color="auto"/>
                <w:left w:val="none" w:sz="0" w:space="0" w:color="auto"/>
                <w:bottom w:val="none" w:sz="0" w:space="0" w:color="auto"/>
                <w:right w:val="none" w:sz="0" w:space="0" w:color="auto"/>
              </w:divBdr>
            </w:div>
            <w:div w:id="1128473724">
              <w:marLeft w:val="0"/>
              <w:marRight w:val="0"/>
              <w:marTop w:val="0"/>
              <w:marBottom w:val="0"/>
              <w:divBdr>
                <w:top w:val="none" w:sz="0" w:space="0" w:color="auto"/>
                <w:left w:val="none" w:sz="0" w:space="0" w:color="auto"/>
                <w:bottom w:val="none" w:sz="0" w:space="0" w:color="auto"/>
                <w:right w:val="none" w:sz="0" w:space="0" w:color="auto"/>
              </w:divBdr>
            </w:div>
            <w:div w:id="1182285774">
              <w:marLeft w:val="0"/>
              <w:marRight w:val="0"/>
              <w:marTop w:val="0"/>
              <w:marBottom w:val="0"/>
              <w:divBdr>
                <w:top w:val="none" w:sz="0" w:space="0" w:color="auto"/>
                <w:left w:val="none" w:sz="0" w:space="0" w:color="auto"/>
                <w:bottom w:val="none" w:sz="0" w:space="0" w:color="auto"/>
                <w:right w:val="none" w:sz="0" w:space="0" w:color="auto"/>
              </w:divBdr>
            </w:div>
            <w:div w:id="1189563843">
              <w:marLeft w:val="0"/>
              <w:marRight w:val="0"/>
              <w:marTop w:val="0"/>
              <w:marBottom w:val="0"/>
              <w:divBdr>
                <w:top w:val="none" w:sz="0" w:space="0" w:color="auto"/>
                <w:left w:val="none" w:sz="0" w:space="0" w:color="auto"/>
                <w:bottom w:val="none" w:sz="0" w:space="0" w:color="auto"/>
                <w:right w:val="none" w:sz="0" w:space="0" w:color="auto"/>
              </w:divBdr>
            </w:div>
            <w:div w:id="1228154332">
              <w:marLeft w:val="0"/>
              <w:marRight w:val="0"/>
              <w:marTop w:val="0"/>
              <w:marBottom w:val="0"/>
              <w:divBdr>
                <w:top w:val="none" w:sz="0" w:space="0" w:color="auto"/>
                <w:left w:val="none" w:sz="0" w:space="0" w:color="auto"/>
                <w:bottom w:val="none" w:sz="0" w:space="0" w:color="auto"/>
                <w:right w:val="none" w:sz="0" w:space="0" w:color="auto"/>
              </w:divBdr>
            </w:div>
            <w:div w:id="1276787151">
              <w:marLeft w:val="0"/>
              <w:marRight w:val="0"/>
              <w:marTop w:val="0"/>
              <w:marBottom w:val="0"/>
              <w:divBdr>
                <w:top w:val="none" w:sz="0" w:space="0" w:color="auto"/>
                <w:left w:val="none" w:sz="0" w:space="0" w:color="auto"/>
                <w:bottom w:val="none" w:sz="0" w:space="0" w:color="auto"/>
                <w:right w:val="none" w:sz="0" w:space="0" w:color="auto"/>
              </w:divBdr>
            </w:div>
            <w:div w:id="1308976124">
              <w:marLeft w:val="0"/>
              <w:marRight w:val="0"/>
              <w:marTop w:val="0"/>
              <w:marBottom w:val="0"/>
              <w:divBdr>
                <w:top w:val="none" w:sz="0" w:space="0" w:color="auto"/>
                <w:left w:val="none" w:sz="0" w:space="0" w:color="auto"/>
                <w:bottom w:val="none" w:sz="0" w:space="0" w:color="auto"/>
                <w:right w:val="none" w:sz="0" w:space="0" w:color="auto"/>
              </w:divBdr>
            </w:div>
            <w:div w:id="1569880671">
              <w:marLeft w:val="0"/>
              <w:marRight w:val="0"/>
              <w:marTop w:val="0"/>
              <w:marBottom w:val="0"/>
              <w:divBdr>
                <w:top w:val="none" w:sz="0" w:space="0" w:color="auto"/>
                <w:left w:val="none" w:sz="0" w:space="0" w:color="auto"/>
                <w:bottom w:val="none" w:sz="0" w:space="0" w:color="auto"/>
                <w:right w:val="none" w:sz="0" w:space="0" w:color="auto"/>
              </w:divBdr>
            </w:div>
            <w:div w:id="1593513741">
              <w:marLeft w:val="0"/>
              <w:marRight w:val="0"/>
              <w:marTop w:val="0"/>
              <w:marBottom w:val="0"/>
              <w:divBdr>
                <w:top w:val="none" w:sz="0" w:space="0" w:color="auto"/>
                <w:left w:val="none" w:sz="0" w:space="0" w:color="auto"/>
                <w:bottom w:val="none" w:sz="0" w:space="0" w:color="auto"/>
                <w:right w:val="none" w:sz="0" w:space="0" w:color="auto"/>
              </w:divBdr>
            </w:div>
            <w:div w:id="1601139235">
              <w:marLeft w:val="0"/>
              <w:marRight w:val="0"/>
              <w:marTop w:val="0"/>
              <w:marBottom w:val="0"/>
              <w:divBdr>
                <w:top w:val="none" w:sz="0" w:space="0" w:color="auto"/>
                <w:left w:val="none" w:sz="0" w:space="0" w:color="auto"/>
                <w:bottom w:val="none" w:sz="0" w:space="0" w:color="auto"/>
                <w:right w:val="none" w:sz="0" w:space="0" w:color="auto"/>
              </w:divBdr>
            </w:div>
            <w:div w:id="1631738861">
              <w:marLeft w:val="0"/>
              <w:marRight w:val="0"/>
              <w:marTop w:val="0"/>
              <w:marBottom w:val="0"/>
              <w:divBdr>
                <w:top w:val="none" w:sz="0" w:space="0" w:color="auto"/>
                <w:left w:val="none" w:sz="0" w:space="0" w:color="auto"/>
                <w:bottom w:val="none" w:sz="0" w:space="0" w:color="auto"/>
                <w:right w:val="none" w:sz="0" w:space="0" w:color="auto"/>
              </w:divBdr>
            </w:div>
            <w:div w:id="1645936928">
              <w:marLeft w:val="0"/>
              <w:marRight w:val="0"/>
              <w:marTop w:val="0"/>
              <w:marBottom w:val="0"/>
              <w:divBdr>
                <w:top w:val="none" w:sz="0" w:space="0" w:color="auto"/>
                <w:left w:val="none" w:sz="0" w:space="0" w:color="auto"/>
                <w:bottom w:val="none" w:sz="0" w:space="0" w:color="auto"/>
                <w:right w:val="none" w:sz="0" w:space="0" w:color="auto"/>
              </w:divBdr>
            </w:div>
            <w:div w:id="1676569846">
              <w:marLeft w:val="0"/>
              <w:marRight w:val="0"/>
              <w:marTop w:val="0"/>
              <w:marBottom w:val="0"/>
              <w:divBdr>
                <w:top w:val="none" w:sz="0" w:space="0" w:color="auto"/>
                <w:left w:val="none" w:sz="0" w:space="0" w:color="auto"/>
                <w:bottom w:val="none" w:sz="0" w:space="0" w:color="auto"/>
                <w:right w:val="none" w:sz="0" w:space="0" w:color="auto"/>
              </w:divBdr>
            </w:div>
            <w:div w:id="1682852815">
              <w:marLeft w:val="0"/>
              <w:marRight w:val="0"/>
              <w:marTop w:val="0"/>
              <w:marBottom w:val="0"/>
              <w:divBdr>
                <w:top w:val="none" w:sz="0" w:space="0" w:color="auto"/>
                <w:left w:val="none" w:sz="0" w:space="0" w:color="auto"/>
                <w:bottom w:val="none" w:sz="0" w:space="0" w:color="auto"/>
                <w:right w:val="none" w:sz="0" w:space="0" w:color="auto"/>
              </w:divBdr>
            </w:div>
            <w:div w:id="1854492065">
              <w:marLeft w:val="0"/>
              <w:marRight w:val="0"/>
              <w:marTop w:val="0"/>
              <w:marBottom w:val="0"/>
              <w:divBdr>
                <w:top w:val="none" w:sz="0" w:space="0" w:color="auto"/>
                <w:left w:val="none" w:sz="0" w:space="0" w:color="auto"/>
                <w:bottom w:val="none" w:sz="0" w:space="0" w:color="auto"/>
                <w:right w:val="none" w:sz="0" w:space="0" w:color="auto"/>
              </w:divBdr>
            </w:div>
            <w:div w:id="1965430519">
              <w:marLeft w:val="0"/>
              <w:marRight w:val="0"/>
              <w:marTop w:val="0"/>
              <w:marBottom w:val="0"/>
              <w:divBdr>
                <w:top w:val="none" w:sz="0" w:space="0" w:color="auto"/>
                <w:left w:val="none" w:sz="0" w:space="0" w:color="auto"/>
                <w:bottom w:val="none" w:sz="0" w:space="0" w:color="auto"/>
                <w:right w:val="none" w:sz="0" w:space="0" w:color="auto"/>
              </w:divBdr>
            </w:div>
            <w:div w:id="2089618371">
              <w:marLeft w:val="0"/>
              <w:marRight w:val="0"/>
              <w:marTop w:val="0"/>
              <w:marBottom w:val="0"/>
              <w:divBdr>
                <w:top w:val="none" w:sz="0" w:space="0" w:color="auto"/>
                <w:left w:val="none" w:sz="0" w:space="0" w:color="auto"/>
                <w:bottom w:val="none" w:sz="0" w:space="0" w:color="auto"/>
                <w:right w:val="none" w:sz="0" w:space="0" w:color="auto"/>
              </w:divBdr>
            </w:div>
            <w:div w:id="2139062084">
              <w:marLeft w:val="0"/>
              <w:marRight w:val="0"/>
              <w:marTop w:val="0"/>
              <w:marBottom w:val="0"/>
              <w:divBdr>
                <w:top w:val="none" w:sz="0" w:space="0" w:color="auto"/>
                <w:left w:val="none" w:sz="0" w:space="0" w:color="auto"/>
                <w:bottom w:val="none" w:sz="0" w:space="0" w:color="auto"/>
                <w:right w:val="none" w:sz="0" w:space="0" w:color="auto"/>
              </w:divBdr>
            </w:div>
            <w:div w:id="214430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83133">
      <w:bodyDiv w:val="1"/>
      <w:marLeft w:val="0"/>
      <w:marRight w:val="0"/>
      <w:marTop w:val="0"/>
      <w:marBottom w:val="0"/>
      <w:divBdr>
        <w:top w:val="none" w:sz="0" w:space="0" w:color="auto"/>
        <w:left w:val="none" w:sz="0" w:space="0" w:color="auto"/>
        <w:bottom w:val="none" w:sz="0" w:space="0" w:color="auto"/>
        <w:right w:val="none" w:sz="0" w:space="0" w:color="auto"/>
      </w:divBdr>
      <w:divsChild>
        <w:div w:id="1261791826">
          <w:marLeft w:val="0"/>
          <w:marRight w:val="0"/>
          <w:marTop w:val="0"/>
          <w:marBottom w:val="0"/>
          <w:divBdr>
            <w:top w:val="none" w:sz="0" w:space="0" w:color="auto"/>
            <w:left w:val="none" w:sz="0" w:space="0" w:color="auto"/>
            <w:bottom w:val="none" w:sz="0" w:space="0" w:color="auto"/>
            <w:right w:val="none" w:sz="0" w:space="0" w:color="auto"/>
          </w:divBdr>
          <w:divsChild>
            <w:div w:id="112528777">
              <w:marLeft w:val="0"/>
              <w:marRight w:val="0"/>
              <w:marTop w:val="0"/>
              <w:marBottom w:val="0"/>
              <w:divBdr>
                <w:top w:val="none" w:sz="0" w:space="0" w:color="auto"/>
                <w:left w:val="none" w:sz="0" w:space="0" w:color="auto"/>
                <w:bottom w:val="none" w:sz="0" w:space="0" w:color="auto"/>
                <w:right w:val="none" w:sz="0" w:space="0" w:color="auto"/>
              </w:divBdr>
            </w:div>
            <w:div w:id="141579405">
              <w:marLeft w:val="0"/>
              <w:marRight w:val="0"/>
              <w:marTop w:val="0"/>
              <w:marBottom w:val="0"/>
              <w:divBdr>
                <w:top w:val="none" w:sz="0" w:space="0" w:color="auto"/>
                <w:left w:val="none" w:sz="0" w:space="0" w:color="auto"/>
                <w:bottom w:val="none" w:sz="0" w:space="0" w:color="auto"/>
                <w:right w:val="none" w:sz="0" w:space="0" w:color="auto"/>
              </w:divBdr>
            </w:div>
            <w:div w:id="152991858">
              <w:marLeft w:val="0"/>
              <w:marRight w:val="0"/>
              <w:marTop w:val="0"/>
              <w:marBottom w:val="0"/>
              <w:divBdr>
                <w:top w:val="none" w:sz="0" w:space="0" w:color="auto"/>
                <w:left w:val="none" w:sz="0" w:space="0" w:color="auto"/>
                <w:bottom w:val="none" w:sz="0" w:space="0" w:color="auto"/>
                <w:right w:val="none" w:sz="0" w:space="0" w:color="auto"/>
              </w:divBdr>
            </w:div>
            <w:div w:id="236399849">
              <w:marLeft w:val="0"/>
              <w:marRight w:val="0"/>
              <w:marTop w:val="0"/>
              <w:marBottom w:val="0"/>
              <w:divBdr>
                <w:top w:val="none" w:sz="0" w:space="0" w:color="auto"/>
                <w:left w:val="none" w:sz="0" w:space="0" w:color="auto"/>
                <w:bottom w:val="none" w:sz="0" w:space="0" w:color="auto"/>
                <w:right w:val="none" w:sz="0" w:space="0" w:color="auto"/>
              </w:divBdr>
            </w:div>
            <w:div w:id="304356974">
              <w:marLeft w:val="0"/>
              <w:marRight w:val="0"/>
              <w:marTop w:val="0"/>
              <w:marBottom w:val="0"/>
              <w:divBdr>
                <w:top w:val="none" w:sz="0" w:space="0" w:color="auto"/>
                <w:left w:val="none" w:sz="0" w:space="0" w:color="auto"/>
                <w:bottom w:val="none" w:sz="0" w:space="0" w:color="auto"/>
                <w:right w:val="none" w:sz="0" w:space="0" w:color="auto"/>
              </w:divBdr>
            </w:div>
            <w:div w:id="350645833">
              <w:marLeft w:val="0"/>
              <w:marRight w:val="0"/>
              <w:marTop w:val="0"/>
              <w:marBottom w:val="0"/>
              <w:divBdr>
                <w:top w:val="none" w:sz="0" w:space="0" w:color="auto"/>
                <w:left w:val="none" w:sz="0" w:space="0" w:color="auto"/>
                <w:bottom w:val="none" w:sz="0" w:space="0" w:color="auto"/>
                <w:right w:val="none" w:sz="0" w:space="0" w:color="auto"/>
              </w:divBdr>
            </w:div>
            <w:div w:id="362049961">
              <w:marLeft w:val="0"/>
              <w:marRight w:val="0"/>
              <w:marTop w:val="0"/>
              <w:marBottom w:val="0"/>
              <w:divBdr>
                <w:top w:val="none" w:sz="0" w:space="0" w:color="auto"/>
                <w:left w:val="none" w:sz="0" w:space="0" w:color="auto"/>
                <w:bottom w:val="none" w:sz="0" w:space="0" w:color="auto"/>
                <w:right w:val="none" w:sz="0" w:space="0" w:color="auto"/>
              </w:divBdr>
            </w:div>
            <w:div w:id="379793442">
              <w:marLeft w:val="0"/>
              <w:marRight w:val="0"/>
              <w:marTop w:val="0"/>
              <w:marBottom w:val="0"/>
              <w:divBdr>
                <w:top w:val="none" w:sz="0" w:space="0" w:color="auto"/>
                <w:left w:val="none" w:sz="0" w:space="0" w:color="auto"/>
                <w:bottom w:val="none" w:sz="0" w:space="0" w:color="auto"/>
                <w:right w:val="none" w:sz="0" w:space="0" w:color="auto"/>
              </w:divBdr>
            </w:div>
            <w:div w:id="428741252">
              <w:marLeft w:val="0"/>
              <w:marRight w:val="0"/>
              <w:marTop w:val="0"/>
              <w:marBottom w:val="0"/>
              <w:divBdr>
                <w:top w:val="none" w:sz="0" w:space="0" w:color="auto"/>
                <w:left w:val="none" w:sz="0" w:space="0" w:color="auto"/>
                <w:bottom w:val="none" w:sz="0" w:space="0" w:color="auto"/>
                <w:right w:val="none" w:sz="0" w:space="0" w:color="auto"/>
              </w:divBdr>
            </w:div>
            <w:div w:id="487524173">
              <w:marLeft w:val="0"/>
              <w:marRight w:val="0"/>
              <w:marTop w:val="0"/>
              <w:marBottom w:val="0"/>
              <w:divBdr>
                <w:top w:val="none" w:sz="0" w:space="0" w:color="auto"/>
                <w:left w:val="none" w:sz="0" w:space="0" w:color="auto"/>
                <w:bottom w:val="none" w:sz="0" w:space="0" w:color="auto"/>
                <w:right w:val="none" w:sz="0" w:space="0" w:color="auto"/>
              </w:divBdr>
            </w:div>
            <w:div w:id="500043737">
              <w:marLeft w:val="0"/>
              <w:marRight w:val="0"/>
              <w:marTop w:val="0"/>
              <w:marBottom w:val="0"/>
              <w:divBdr>
                <w:top w:val="none" w:sz="0" w:space="0" w:color="auto"/>
                <w:left w:val="none" w:sz="0" w:space="0" w:color="auto"/>
                <w:bottom w:val="none" w:sz="0" w:space="0" w:color="auto"/>
                <w:right w:val="none" w:sz="0" w:space="0" w:color="auto"/>
              </w:divBdr>
            </w:div>
            <w:div w:id="508525285">
              <w:marLeft w:val="0"/>
              <w:marRight w:val="0"/>
              <w:marTop w:val="0"/>
              <w:marBottom w:val="0"/>
              <w:divBdr>
                <w:top w:val="none" w:sz="0" w:space="0" w:color="auto"/>
                <w:left w:val="none" w:sz="0" w:space="0" w:color="auto"/>
                <w:bottom w:val="none" w:sz="0" w:space="0" w:color="auto"/>
                <w:right w:val="none" w:sz="0" w:space="0" w:color="auto"/>
              </w:divBdr>
            </w:div>
            <w:div w:id="534734347">
              <w:marLeft w:val="0"/>
              <w:marRight w:val="0"/>
              <w:marTop w:val="0"/>
              <w:marBottom w:val="0"/>
              <w:divBdr>
                <w:top w:val="none" w:sz="0" w:space="0" w:color="auto"/>
                <w:left w:val="none" w:sz="0" w:space="0" w:color="auto"/>
                <w:bottom w:val="none" w:sz="0" w:space="0" w:color="auto"/>
                <w:right w:val="none" w:sz="0" w:space="0" w:color="auto"/>
              </w:divBdr>
            </w:div>
            <w:div w:id="539820958">
              <w:marLeft w:val="0"/>
              <w:marRight w:val="0"/>
              <w:marTop w:val="0"/>
              <w:marBottom w:val="0"/>
              <w:divBdr>
                <w:top w:val="none" w:sz="0" w:space="0" w:color="auto"/>
                <w:left w:val="none" w:sz="0" w:space="0" w:color="auto"/>
                <w:bottom w:val="none" w:sz="0" w:space="0" w:color="auto"/>
                <w:right w:val="none" w:sz="0" w:space="0" w:color="auto"/>
              </w:divBdr>
            </w:div>
            <w:div w:id="542862802">
              <w:marLeft w:val="0"/>
              <w:marRight w:val="0"/>
              <w:marTop w:val="0"/>
              <w:marBottom w:val="0"/>
              <w:divBdr>
                <w:top w:val="none" w:sz="0" w:space="0" w:color="auto"/>
                <w:left w:val="none" w:sz="0" w:space="0" w:color="auto"/>
                <w:bottom w:val="none" w:sz="0" w:space="0" w:color="auto"/>
                <w:right w:val="none" w:sz="0" w:space="0" w:color="auto"/>
              </w:divBdr>
            </w:div>
            <w:div w:id="623005456">
              <w:marLeft w:val="0"/>
              <w:marRight w:val="0"/>
              <w:marTop w:val="0"/>
              <w:marBottom w:val="0"/>
              <w:divBdr>
                <w:top w:val="none" w:sz="0" w:space="0" w:color="auto"/>
                <w:left w:val="none" w:sz="0" w:space="0" w:color="auto"/>
                <w:bottom w:val="none" w:sz="0" w:space="0" w:color="auto"/>
                <w:right w:val="none" w:sz="0" w:space="0" w:color="auto"/>
              </w:divBdr>
            </w:div>
            <w:div w:id="624701259">
              <w:marLeft w:val="0"/>
              <w:marRight w:val="0"/>
              <w:marTop w:val="0"/>
              <w:marBottom w:val="0"/>
              <w:divBdr>
                <w:top w:val="none" w:sz="0" w:space="0" w:color="auto"/>
                <w:left w:val="none" w:sz="0" w:space="0" w:color="auto"/>
                <w:bottom w:val="none" w:sz="0" w:space="0" w:color="auto"/>
                <w:right w:val="none" w:sz="0" w:space="0" w:color="auto"/>
              </w:divBdr>
            </w:div>
            <w:div w:id="650215310">
              <w:marLeft w:val="0"/>
              <w:marRight w:val="0"/>
              <w:marTop w:val="0"/>
              <w:marBottom w:val="0"/>
              <w:divBdr>
                <w:top w:val="none" w:sz="0" w:space="0" w:color="auto"/>
                <w:left w:val="none" w:sz="0" w:space="0" w:color="auto"/>
                <w:bottom w:val="none" w:sz="0" w:space="0" w:color="auto"/>
                <w:right w:val="none" w:sz="0" w:space="0" w:color="auto"/>
              </w:divBdr>
            </w:div>
            <w:div w:id="705132263">
              <w:marLeft w:val="0"/>
              <w:marRight w:val="0"/>
              <w:marTop w:val="0"/>
              <w:marBottom w:val="0"/>
              <w:divBdr>
                <w:top w:val="none" w:sz="0" w:space="0" w:color="auto"/>
                <w:left w:val="none" w:sz="0" w:space="0" w:color="auto"/>
                <w:bottom w:val="none" w:sz="0" w:space="0" w:color="auto"/>
                <w:right w:val="none" w:sz="0" w:space="0" w:color="auto"/>
              </w:divBdr>
            </w:div>
            <w:div w:id="772094831">
              <w:marLeft w:val="0"/>
              <w:marRight w:val="0"/>
              <w:marTop w:val="0"/>
              <w:marBottom w:val="0"/>
              <w:divBdr>
                <w:top w:val="none" w:sz="0" w:space="0" w:color="auto"/>
                <w:left w:val="none" w:sz="0" w:space="0" w:color="auto"/>
                <w:bottom w:val="none" w:sz="0" w:space="0" w:color="auto"/>
                <w:right w:val="none" w:sz="0" w:space="0" w:color="auto"/>
              </w:divBdr>
            </w:div>
            <w:div w:id="817382303">
              <w:marLeft w:val="0"/>
              <w:marRight w:val="0"/>
              <w:marTop w:val="0"/>
              <w:marBottom w:val="0"/>
              <w:divBdr>
                <w:top w:val="none" w:sz="0" w:space="0" w:color="auto"/>
                <w:left w:val="none" w:sz="0" w:space="0" w:color="auto"/>
                <w:bottom w:val="none" w:sz="0" w:space="0" w:color="auto"/>
                <w:right w:val="none" w:sz="0" w:space="0" w:color="auto"/>
              </w:divBdr>
            </w:div>
            <w:div w:id="862786969">
              <w:marLeft w:val="0"/>
              <w:marRight w:val="0"/>
              <w:marTop w:val="0"/>
              <w:marBottom w:val="0"/>
              <w:divBdr>
                <w:top w:val="none" w:sz="0" w:space="0" w:color="auto"/>
                <w:left w:val="none" w:sz="0" w:space="0" w:color="auto"/>
                <w:bottom w:val="none" w:sz="0" w:space="0" w:color="auto"/>
                <w:right w:val="none" w:sz="0" w:space="0" w:color="auto"/>
              </w:divBdr>
            </w:div>
            <w:div w:id="866142256">
              <w:marLeft w:val="0"/>
              <w:marRight w:val="0"/>
              <w:marTop w:val="0"/>
              <w:marBottom w:val="0"/>
              <w:divBdr>
                <w:top w:val="none" w:sz="0" w:space="0" w:color="auto"/>
                <w:left w:val="none" w:sz="0" w:space="0" w:color="auto"/>
                <w:bottom w:val="none" w:sz="0" w:space="0" w:color="auto"/>
                <w:right w:val="none" w:sz="0" w:space="0" w:color="auto"/>
              </w:divBdr>
            </w:div>
            <w:div w:id="887767276">
              <w:marLeft w:val="0"/>
              <w:marRight w:val="0"/>
              <w:marTop w:val="0"/>
              <w:marBottom w:val="0"/>
              <w:divBdr>
                <w:top w:val="none" w:sz="0" w:space="0" w:color="auto"/>
                <w:left w:val="none" w:sz="0" w:space="0" w:color="auto"/>
                <w:bottom w:val="none" w:sz="0" w:space="0" w:color="auto"/>
                <w:right w:val="none" w:sz="0" w:space="0" w:color="auto"/>
              </w:divBdr>
            </w:div>
            <w:div w:id="889264039">
              <w:marLeft w:val="0"/>
              <w:marRight w:val="0"/>
              <w:marTop w:val="0"/>
              <w:marBottom w:val="0"/>
              <w:divBdr>
                <w:top w:val="none" w:sz="0" w:space="0" w:color="auto"/>
                <w:left w:val="none" w:sz="0" w:space="0" w:color="auto"/>
                <w:bottom w:val="none" w:sz="0" w:space="0" w:color="auto"/>
                <w:right w:val="none" w:sz="0" w:space="0" w:color="auto"/>
              </w:divBdr>
            </w:div>
            <w:div w:id="940797759">
              <w:marLeft w:val="0"/>
              <w:marRight w:val="0"/>
              <w:marTop w:val="0"/>
              <w:marBottom w:val="0"/>
              <w:divBdr>
                <w:top w:val="none" w:sz="0" w:space="0" w:color="auto"/>
                <w:left w:val="none" w:sz="0" w:space="0" w:color="auto"/>
                <w:bottom w:val="none" w:sz="0" w:space="0" w:color="auto"/>
                <w:right w:val="none" w:sz="0" w:space="0" w:color="auto"/>
              </w:divBdr>
            </w:div>
            <w:div w:id="1000696056">
              <w:marLeft w:val="0"/>
              <w:marRight w:val="0"/>
              <w:marTop w:val="0"/>
              <w:marBottom w:val="0"/>
              <w:divBdr>
                <w:top w:val="none" w:sz="0" w:space="0" w:color="auto"/>
                <w:left w:val="none" w:sz="0" w:space="0" w:color="auto"/>
                <w:bottom w:val="none" w:sz="0" w:space="0" w:color="auto"/>
                <w:right w:val="none" w:sz="0" w:space="0" w:color="auto"/>
              </w:divBdr>
            </w:div>
            <w:div w:id="1054622021">
              <w:marLeft w:val="0"/>
              <w:marRight w:val="0"/>
              <w:marTop w:val="0"/>
              <w:marBottom w:val="0"/>
              <w:divBdr>
                <w:top w:val="none" w:sz="0" w:space="0" w:color="auto"/>
                <w:left w:val="none" w:sz="0" w:space="0" w:color="auto"/>
                <w:bottom w:val="none" w:sz="0" w:space="0" w:color="auto"/>
                <w:right w:val="none" w:sz="0" w:space="0" w:color="auto"/>
              </w:divBdr>
            </w:div>
            <w:div w:id="1076586726">
              <w:marLeft w:val="0"/>
              <w:marRight w:val="0"/>
              <w:marTop w:val="0"/>
              <w:marBottom w:val="0"/>
              <w:divBdr>
                <w:top w:val="none" w:sz="0" w:space="0" w:color="auto"/>
                <w:left w:val="none" w:sz="0" w:space="0" w:color="auto"/>
                <w:bottom w:val="none" w:sz="0" w:space="0" w:color="auto"/>
                <w:right w:val="none" w:sz="0" w:space="0" w:color="auto"/>
              </w:divBdr>
            </w:div>
            <w:div w:id="1150829974">
              <w:marLeft w:val="0"/>
              <w:marRight w:val="0"/>
              <w:marTop w:val="0"/>
              <w:marBottom w:val="0"/>
              <w:divBdr>
                <w:top w:val="none" w:sz="0" w:space="0" w:color="auto"/>
                <w:left w:val="none" w:sz="0" w:space="0" w:color="auto"/>
                <w:bottom w:val="none" w:sz="0" w:space="0" w:color="auto"/>
                <w:right w:val="none" w:sz="0" w:space="0" w:color="auto"/>
              </w:divBdr>
            </w:div>
            <w:div w:id="1182086473">
              <w:marLeft w:val="0"/>
              <w:marRight w:val="0"/>
              <w:marTop w:val="0"/>
              <w:marBottom w:val="0"/>
              <w:divBdr>
                <w:top w:val="none" w:sz="0" w:space="0" w:color="auto"/>
                <w:left w:val="none" w:sz="0" w:space="0" w:color="auto"/>
                <w:bottom w:val="none" w:sz="0" w:space="0" w:color="auto"/>
                <w:right w:val="none" w:sz="0" w:space="0" w:color="auto"/>
              </w:divBdr>
            </w:div>
            <w:div w:id="1187527758">
              <w:marLeft w:val="0"/>
              <w:marRight w:val="0"/>
              <w:marTop w:val="0"/>
              <w:marBottom w:val="0"/>
              <w:divBdr>
                <w:top w:val="none" w:sz="0" w:space="0" w:color="auto"/>
                <w:left w:val="none" w:sz="0" w:space="0" w:color="auto"/>
                <w:bottom w:val="none" w:sz="0" w:space="0" w:color="auto"/>
                <w:right w:val="none" w:sz="0" w:space="0" w:color="auto"/>
              </w:divBdr>
            </w:div>
            <w:div w:id="1195116660">
              <w:marLeft w:val="0"/>
              <w:marRight w:val="0"/>
              <w:marTop w:val="0"/>
              <w:marBottom w:val="0"/>
              <w:divBdr>
                <w:top w:val="none" w:sz="0" w:space="0" w:color="auto"/>
                <w:left w:val="none" w:sz="0" w:space="0" w:color="auto"/>
                <w:bottom w:val="none" w:sz="0" w:space="0" w:color="auto"/>
                <w:right w:val="none" w:sz="0" w:space="0" w:color="auto"/>
              </w:divBdr>
            </w:div>
            <w:div w:id="1248269365">
              <w:marLeft w:val="0"/>
              <w:marRight w:val="0"/>
              <w:marTop w:val="0"/>
              <w:marBottom w:val="0"/>
              <w:divBdr>
                <w:top w:val="none" w:sz="0" w:space="0" w:color="auto"/>
                <w:left w:val="none" w:sz="0" w:space="0" w:color="auto"/>
                <w:bottom w:val="none" w:sz="0" w:space="0" w:color="auto"/>
                <w:right w:val="none" w:sz="0" w:space="0" w:color="auto"/>
              </w:divBdr>
            </w:div>
            <w:div w:id="1290546642">
              <w:marLeft w:val="0"/>
              <w:marRight w:val="0"/>
              <w:marTop w:val="0"/>
              <w:marBottom w:val="0"/>
              <w:divBdr>
                <w:top w:val="none" w:sz="0" w:space="0" w:color="auto"/>
                <w:left w:val="none" w:sz="0" w:space="0" w:color="auto"/>
                <w:bottom w:val="none" w:sz="0" w:space="0" w:color="auto"/>
                <w:right w:val="none" w:sz="0" w:space="0" w:color="auto"/>
              </w:divBdr>
            </w:div>
            <w:div w:id="1296837364">
              <w:marLeft w:val="0"/>
              <w:marRight w:val="0"/>
              <w:marTop w:val="0"/>
              <w:marBottom w:val="0"/>
              <w:divBdr>
                <w:top w:val="none" w:sz="0" w:space="0" w:color="auto"/>
                <w:left w:val="none" w:sz="0" w:space="0" w:color="auto"/>
                <w:bottom w:val="none" w:sz="0" w:space="0" w:color="auto"/>
                <w:right w:val="none" w:sz="0" w:space="0" w:color="auto"/>
              </w:divBdr>
            </w:div>
            <w:div w:id="1375423432">
              <w:marLeft w:val="0"/>
              <w:marRight w:val="0"/>
              <w:marTop w:val="0"/>
              <w:marBottom w:val="0"/>
              <w:divBdr>
                <w:top w:val="none" w:sz="0" w:space="0" w:color="auto"/>
                <w:left w:val="none" w:sz="0" w:space="0" w:color="auto"/>
                <w:bottom w:val="none" w:sz="0" w:space="0" w:color="auto"/>
                <w:right w:val="none" w:sz="0" w:space="0" w:color="auto"/>
              </w:divBdr>
            </w:div>
            <w:div w:id="1415781528">
              <w:marLeft w:val="0"/>
              <w:marRight w:val="0"/>
              <w:marTop w:val="0"/>
              <w:marBottom w:val="0"/>
              <w:divBdr>
                <w:top w:val="none" w:sz="0" w:space="0" w:color="auto"/>
                <w:left w:val="none" w:sz="0" w:space="0" w:color="auto"/>
                <w:bottom w:val="none" w:sz="0" w:space="0" w:color="auto"/>
                <w:right w:val="none" w:sz="0" w:space="0" w:color="auto"/>
              </w:divBdr>
            </w:div>
            <w:div w:id="1427575324">
              <w:marLeft w:val="0"/>
              <w:marRight w:val="0"/>
              <w:marTop w:val="0"/>
              <w:marBottom w:val="0"/>
              <w:divBdr>
                <w:top w:val="none" w:sz="0" w:space="0" w:color="auto"/>
                <w:left w:val="none" w:sz="0" w:space="0" w:color="auto"/>
                <w:bottom w:val="none" w:sz="0" w:space="0" w:color="auto"/>
                <w:right w:val="none" w:sz="0" w:space="0" w:color="auto"/>
              </w:divBdr>
            </w:div>
            <w:div w:id="1434476247">
              <w:marLeft w:val="0"/>
              <w:marRight w:val="0"/>
              <w:marTop w:val="0"/>
              <w:marBottom w:val="0"/>
              <w:divBdr>
                <w:top w:val="none" w:sz="0" w:space="0" w:color="auto"/>
                <w:left w:val="none" w:sz="0" w:space="0" w:color="auto"/>
                <w:bottom w:val="none" w:sz="0" w:space="0" w:color="auto"/>
                <w:right w:val="none" w:sz="0" w:space="0" w:color="auto"/>
              </w:divBdr>
            </w:div>
            <w:div w:id="1436485482">
              <w:marLeft w:val="0"/>
              <w:marRight w:val="0"/>
              <w:marTop w:val="0"/>
              <w:marBottom w:val="0"/>
              <w:divBdr>
                <w:top w:val="none" w:sz="0" w:space="0" w:color="auto"/>
                <w:left w:val="none" w:sz="0" w:space="0" w:color="auto"/>
                <w:bottom w:val="none" w:sz="0" w:space="0" w:color="auto"/>
                <w:right w:val="none" w:sz="0" w:space="0" w:color="auto"/>
              </w:divBdr>
            </w:div>
            <w:div w:id="1451322081">
              <w:marLeft w:val="0"/>
              <w:marRight w:val="0"/>
              <w:marTop w:val="0"/>
              <w:marBottom w:val="0"/>
              <w:divBdr>
                <w:top w:val="none" w:sz="0" w:space="0" w:color="auto"/>
                <w:left w:val="none" w:sz="0" w:space="0" w:color="auto"/>
                <w:bottom w:val="none" w:sz="0" w:space="0" w:color="auto"/>
                <w:right w:val="none" w:sz="0" w:space="0" w:color="auto"/>
              </w:divBdr>
            </w:div>
            <w:div w:id="1453479748">
              <w:marLeft w:val="0"/>
              <w:marRight w:val="0"/>
              <w:marTop w:val="0"/>
              <w:marBottom w:val="0"/>
              <w:divBdr>
                <w:top w:val="none" w:sz="0" w:space="0" w:color="auto"/>
                <w:left w:val="none" w:sz="0" w:space="0" w:color="auto"/>
                <w:bottom w:val="none" w:sz="0" w:space="0" w:color="auto"/>
                <w:right w:val="none" w:sz="0" w:space="0" w:color="auto"/>
              </w:divBdr>
            </w:div>
            <w:div w:id="1462193739">
              <w:marLeft w:val="0"/>
              <w:marRight w:val="0"/>
              <w:marTop w:val="0"/>
              <w:marBottom w:val="0"/>
              <w:divBdr>
                <w:top w:val="none" w:sz="0" w:space="0" w:color="auto"/>
                <w:left w:val="none" w:sz="0" w:space="0" w:color="auto"/>
                <w:bottom w:val="none" w:sz="0" w:space="0" w:color="auto"/>
                <w:right w:val="none" w:sz="0" w:space="0" w:color="auto"/>
              </w:divBdr>
            </w:div>
            <w:div w:id="1543397994">
              <w:marLeft w:val="0"/>
              <w:marRight w:val="0"/>
              <w:marTop w:val="0"/>
              <w:marBottom w:val="0"/>
              <w:divBdr>
                <w:top w:val="none" w:sz="0" w:space="0" w:color="auto"/>
                <w:left w:val="none" w:sz="0" w:space="0" w:color="auto"/>
                <w:bottom w:val="none" w:sz="0" w:space="0" w:color="auto"/>
                <w:right w:val="none" w:sz="0" w:space="0" w:color="auto"/>
              </w:divBdr>
            </w:div>
            <w:div w:id="1546482913">
              <w:marLeft w:val="0"/>
              <w:marRight w:val="0"/>
              <w:marTop w:val="0"/>
              <w:marBottom w:val="0"/>
              <w:divBdr>
                <w:top w:val="none" w:sz="0" w:space="0" w:color="auto"/>
                <w:left w:val="none" w:sz="0" w:space="0" w:color="auto"/>
                <w:bottom w:val="none" w:sz="0" w:space="0" w:color="auto"/>
                <w:right w:val="none" w:sz="0" w:space="0" w:color="auto"/>
              </w:divBdr>
            </w:div>
            <w:div w:id="1559513880">
              <w:marLeft w:val="0"/>
              <w:marRight w:val="0"/>
              <w:marTop w:val="0"/>
              <w:marBottom w:val="0"/>
              <w:divBdr>
                <w:top w:val="none" w:sz="0" w:space="0" w:color="auto"/>
                <w:left w:val="none" w:sz="0" w:space="0" w:color="auto"/>
                <w:bottom w:val="none" w:sz="0" w:space="0" w:color="auto"/>
                <w:right w:val="none" w:sz="0" w:space="0" w:color="auto"/>
              </w:divBdr>
            </w:div>
            <w:div w:id="1580947661">
              <w:marLeft w:val="0"/>
              <w:marRight w:val="0"/>
              <w:marTop w:val="0"/>
              <w:marBottom w:val="0"/>
              <w:divBdr>
                <w:top w:val="none" w:sz="0" w:space="0" w:color="auto"/>
                <w:left w:val="none" w:sz="0" w:space="0" w:color="auto"/>
                <w:bottom w:val="none" w:sz="0" w:space="0" w:color="auto"/>
                <w:right w:val="none" w:sz="0" w:space="0" w:color="auto"/>
              </w:divBdr>
            </w:div>
            <w:div w:id="1586694459">
              <w:marLeft w:val="0"/>
              <w:marRight w:val="0"/>
              <w:marTop w:val="0"/>
              <w:marBottom w:val="0"/>
              <w:divBdr>
                <w:top w:val="none" w:sz="0" w:space="0" w:color="auto"/>
                <w:left w:val="none" w:sz="0" w:space="0" w:color="auto"/>
                <w:bottom w:val="none" w:sz="0" w:space="0" w:color="auto"/>
                <w:right w:val="none" w:sz="0" w:space="0" w:color="auto"/>
              </w:divBdr>
            </w:div>
            <w:div w:id="1607039160">
              <w:marLeft w:val="0"/>
              <w:marRight w:val="0"/>
              <w:marTop w:val="0"/>
              <w:marBottom w:val="0"/>
              <w:divBdr>
                <w:top w:val="none" w:sz="0" w:space="0" w:color="auto"/>
                <w:left w:val="none" w:sz="0" w:space="0" w:color="auto"/>
                <w:bottom w:val="none" w:sz="0" w:space="0" w:color="auto"/>
                <w:right w:val="none" w:sz="0" w:space="0" w:color="auto"/>
              </w:divBdr>
            </w:div>
            <w:div w:id="1634558033">
              <w:marLeft w:val="0"/>
              <w:marRight w:val="0"/>
              <w:marTop w:val="0"/>
              <w:marBottom w:val="0"/>
              <w:divBdr>
                <w:top w:val="none" w:sz="0" w:space="0" w:color="auto"/>
                <w:left w:val="none" w:sz="0" w:space="0" w:color="auto"/>
                <w:bottom w:val="none" w:sz="0" w:space="0" w:color="auto"/>
                <w:right w:val="none" w:sz="0" w:space="0" w:color="auto"/>
              </w:divBdr>
            </w:div>
            <w:div w:id="1721123472">
              <w:marLeft w:val="0"/>
              <w:marRight w:val="0"/>
              <w:marTop w:val="0"/>
              <w:marBottom w:val="0"/>
              <w:divBdr>
                <w:top w:val="none" w:sz="0" w:space="0" w:color="auto"/>
                <w:left w:val="none" w:sz="0" w:space="0" w:color="auto"/>
                <w:bottom w:val="none" w:sz="0" w:space="0" w:color="auto"/>
                <w:right w:val="none" w:sz="0" w:space="0" w:color="auto"/>
              </w:divBdr>
            </w:div>
            <w:div w:id="1756780618">
              <w:marLeft w:val="0"/>
              <w:marRight w:val="0"/>
              <w:marTop w:val="0"/>
              <w:marBottom w:val="0"/>
              <w:divBdr>
                <w:top w:val="none" w:sz="0" w:space="0" w:color="auto"/>
                <w:left w:val="none" w:sz="0" w:space="0" w:color="auto"/>
                <w:bottom w:val="none" w:sz="0" w:space="0" w:color="auto"/>
                <w:right w:val="none" w:sz="0" w:space="0" w:color="auto"/>
              </w:divBdr>
            </w:div>
            <w:div w:id="1798529560">
              <w:marLeft w:val="0"/>
              <w:marRight w:val="0"/>
              <w:marTop w:val="0"/>
              <w:marBottom w:val="0"/>
              <w:divBdr>
                <w:top w:val="none" w:sz="0" w:space="0" w:color="auto"/>
                <w:left w:val="none" w:sz="0" w:space="0" w:color="auto"/>
                <w:bottom w:val="none" w:sz="0" w:space="0" w:color="auto"/>
                <w:right w:val="none" w:sz="0" w:space="0" w:color="auto"/>
              </w:divBdr>
            </w:div>
            <w:div w:id="1835998358">
              <w:marLeft w:val="0"/>
              <w:marRight w:val="0"/>
              <w:marTop w:val="0"/>
              <w:marBottom w:val="0"/>
              <w:divBdr>
                <w:top w:val="none" w:sz="0" w:space="0" w:color="auto"/>
                <w:left w:val="none" w:sz="0" w:space="0" w:color="auto"/>
                <w:bottom w:val="none" w:sz="0" w:space="0" w:color="auto"/>
                <w:right w:val="none" w:sz="0" w:space="0" w:color="auto"/>
              </w:divBdr>
            </w:div>
            <w:div w:id="1878422854">
              <w:marLeft w:val="0"/>
              <w:marRight w:val="0"/>
              <w:marTop w:val="0"/>
              <w:marBottom w:val="0"/>
              <w:divBdr>
                <w:top w:val="none" w:sz="0" w:space="0" w:color="auto"/>
                <w:left w:val="none" w:sz="0" w:space="0" w:color="auto"/>
                <w:bottom w:val="none" w:sz="0" w:space="0" w:color="auto"/>
                <w:right w:val="none" w:sz="0" w:space="0" w:color="auto"/>
              </w:divBdr>
            </w:div>
            <w:div w:id="1889561647">
              <w:marLeft w:val="0"/>
              <w:marRight w:val="0"/>
              <w:marTop w:val="0"/>
              <w:marBottom w:val="0"/>
              <w:divBdr>
                <w:top w:val="none" w:sz="0" w:space="0" w:color="auto"/>
                <w:left w:val="none" w:sz="0" w:space="0" w:color="auto"/>
                <w:bottom w:val="none" w:sz="0" w:space="0" w:color="auto"/>
                <w:right w:val="none" w:sz="0" w:space="0" w:color="auto"/>
              </w:divBdr>
            </w:div>
            <w:div w:id="1910722365">
              <w:marLeft w:val="0"/>
              <w:marRight w:val="0"/>
              <w:marTop w:val="0"/>
              <w:marBottom w:val="0"/>
              <w:divBdr>
                <w:top w:val="none" w:sz="0" w:space="0" w:color="auto"/>
                <w:left w:val="none" w:sz="0" w:space="0" w:color="auto"/>
                <w:bottom w:val="none" w:sz="0" w:space="0" w:color="auto"/>
                <w:right w:val="none" w:sz="0" w:space="0" w:color="auto"/>
              </w:divBdr>
            </w:div>
            <w:div w:id="2017726743">
              <w:marLeft w:val="0"/>
              <w:marRight w:val="0"/>
              <w:marTop w:val="0"/>
              <w:marBottom w:val="0"/>
              <w:divBdr>
                <w:top w:val="none" w:sz="0" w:space="0" w:color="auto"/>
                <w:left w:val="none" w:sz="0" w:space="0" w:color="auto"/>
                <w:bottom w:val="none" w:sz="0" w:space="0" w:color="auto"/>
                <w:right w:val="none" w:sz="0" w:space="0" w:color="auto"/>
              </w:divBdr>
            </w:div>
            <w:div w:id="2023773186">
              <w:marLeft w:val="0"/>
              <w:marRight w:val="0"/>
              <w:marTop w:val="0"/>
              <w:marBottom w:val="0"/>
              <w:divBdr>
                <w:top w:val="none" w:sz="0" w:space="0" w:color="auto"/>
                <w:left w:val="none" w:sz="0" w:space="0" w:color="auto"/>
                <w:bottom w:val="none" w:sz="0" w:space="0" w:color="auto"/>
                <w:right w:val="none" w:sz="0" w:space="0" w:color="auto"/>
              </w:divBdr>
            </w:div>
            <w:div w:id="2025130711">
              <w:marLeft w:val="0"/>
              <w:marRight w:val="0"/>
              <w:marTop w:val="0"/>
              <w:marBottom w:val="0"/>
              <w:divBdr>
                <w:top w:val="none" w:sz="0" w:space="0" w:color="auto"/>
                <w:left w:val="none" w:sz="0" w:space="0" w:color="auto"/>
                <w:bottom w:val="none" w:sz="0" w:space="0" w:color="auto"/>
                <w:right w:val="none" w:sz="0" w:space="0" w:color="auto"/>
              </w:divBdr>
            </w:div>
            <w:div w:id="2088644520">
              <w:marLeft w:val="0"/>
              <w:marRight w:val="0"/>
              <w:marTop w:val="0"/>
              <w:marBottom w:val="0"/>
              <w:divBdr>
                <w:top w:val="none" w:sz="0" w:space="0" w:color="auto"/>
                <w:left w:val="none" w:sz="0" w:space="0" w:color="auto"/>
                <w:bottom w:val="none" w:sz="0" w:space="0" w:color="auto"/>
                <w:right w:val="none" w:sz="0" w:space="0" w:color="auto"/>
              </w:divBdr>
            </w:div>
            <w:div w:id="2130124618">
              <w:marLeft w:val="0"/>
              <w:marRight w:val="0"/>
              <w:marTop w:val="0"/>
              <w:marBottom w:val="0"/>
              <w:divBdr>
                <w:top w:val="none" w:sz="0" w:space="0" w:color="auto"/>
                <w:left w:val="none" w:sz="0" w:space="0" w:color="auto"/>
                <w:bottom w:val="none" w:sz="0" w:space="0" w:color="auto"/>
                <w:right w:val="none" w:sz="0" w:space="0" w:color="auto"/>
              </w:divBdr>
            </w:div>
            <w:div w:id="214454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55873">
      <w:bodyDiv w:val="1"/>
      <w:marLeft w:val="0"/>
      <w:marRight w:val="0"/>
      <w:marTop w:val="0"/>
      <w:marBottom w:val="0"/>
      <w:divBdr>
        <w:top w:val="none" w:sz="0" w:space="0" w:color="auto"/>
        <w:left w:val="none" w:sz="0" w:space="0" w:color="auto"/>
        <w:bottom w:val="none" w:sz="0" w:space="0" w:color="auto"/>
        <w:right w:val="none" w:sz="0" w:space="0" w:color="auto"/>
      </w:divBdr>
      <w:divsChild>
        <w:div w:id="2110854072">
          <w:marLeft w:val="0"/>
          <w:marRight w:val="0"/>
          <w:marTop w:val="0"/>
          <w:marBottom w:val="0"/>
          <w:divBdr>
            <w:top w:val="none" w:sz="0" w:space="0" w:color="auto"/>
            <w:left w:val="none" w:sz="0" w:space="0" w:color="auto"/>
            <w:bottom w:val="none" w:sz="0" w:space="0" w:color="auto"/>
            <w:right w:val="none" w:sz="0" w:space="0" w:color="auto"/>
          </w:divBdr>
          <w:divsChild>
            <w:div w:id="6828529">
              <w:marLeft w:val="0"/>
              <w:marRight w:val="0"/>
              <w:marTop w:val="0"/>
              <w:marBottom w:val="0"/>
              <w:divBdr>
                <w:top w:val="none" w:sz="0" w:space="0" w:color="auto"/>
                <w:left w:val="none" w:sz="0" w:space="0" w:color="auto"/>
                <w:bottom w:val="none" w:sz="0" w:space="0" w:color="auto"/>
                <w:right w:val="none" w:sz="0" w:space="0" w:color="auto"/>
              </w:divBdr>
            </w:div>
            <w:div w:id="21635895">
              <w:marLeft w:val="0"/>
              <w:marRight w:val="0"/>
              <w:marTop w:val="0"/>
              <w:marBottom w:val="0"/>
              <w:divBdr>
                <w:top w:val="none" w:sz="0" w:space="0" w:color="auto"/>
                <w:left w:val="none" w:sz="0" w:space="0" w:color="auto"/>
                <w:bottom w:val="none" w:sz="0" w:space="0" w:color="auto"/>
                <w:right w:val="none" w:sz="0" w:space="0" w:color="auto"/>
              </w:divBdr>
            </w:div>
            <w:div w:id="21907236">
              <w:marLeft w:val="0"/>
              <w:marRight w:val="0"/>
              <w:marTop w:val="0"/>
              <w:marBottom w:val="0"/>
              <w:divBdr>
                <w:top w:val="none" w:sz="0" w:space="0" w:color="auto"/>
                <w:left w:val="none" w:sz="0" w:space="0" w:color="auto"/>
                <w:bottom w:val="none" w:sz="0" w:space="0" w:color="auto"/>
                <w:right w:val="none" w:sz="0" w:space="0" w:color="auto"/>
              </w:divBdr>
            </w:div>
            <w:div w:id="24060292">
              <w:marLeft w:val="0"/>
              <w:marRight w:val="0"/>
              <w:marTop w:val="0"/>
              <w:marBottom w:val="0"/>
              <w:divBdr>
                <w:top w:val="none" w:sz="0" w:space="0" w:color="auto"/>
                <w:left w:val="none" w:sz="0" w:space="0" w:color="auto"/>
                <w:bottom w:val="none" w:sz="0" w:space="0" w:color="auto"/>
                <w:right w:val="none" w:sz="0" w:space="0" w:color="auto"/>
              </w:divBdr>
            </w:div>
            <w:div w:id="28846070">
              <w:marLeft w:val="0"/>
              <w:marRight w:val="0"/>
              <w:marTop w:val="0"/>
              <w:marBottom w:val="0"/>
              <w:divBdr>
                <w:top w:val="none" w:sz="0" w:space="0" w:color="auto"/>
                <w:left w:val="none" w:sz="0" w:space="0" w:color="auto"/>
                <w:bottom w:val="none" w:sz="0" w:space="0" w:color="auto"/>
                <w:right w:val="none" w:sz="0" w:space="0" w:color="auto"/>
              </w:divBdr>
            </w:div>
            <w:div w:id="37819223">
              <w:marLeft w:val="0"/>
              <w:marRight w:val="0"/>
              <w:marTop w:val="0"/>
              <w:marBottom w:val="0"/>
              <w:divBdr>
                <w:top w:val="none" w:sz="0" w:space="0" w:color="auto"/>
                <w:left w:val="none" w:sz="0" w:space="0" w:color="auto"/>
                <w:bottom w:val="none" w:sz="0" w:space="0" w:color="auto"/>
                <w:right w:val="none" w:sz="0" w:space="0" w:color="auto"/>
              </w:divBdr>
            </w:div>
            <w:div w:id="83768990">
              <w:marLeft w:val="0"/>
              <w:marRight w:val="0"/>
              <w:marTop w:val="0"/>
              <w:marBottom w:val="0"/>
              <w:divBdr>
                <w:top w:val="none" w:sz="0" w:space="0" w:color="auto"/>
                <w:left w:val="none" w:sz="0" w:space="0" w:color="auto"/>
                <w:bottom w:val="none" w:sz="0" w:space="0" w:color="auto"/>
                <w:right w:val="none" w:sz="0" w:space="0" w:color="auto"/>
              </w:divBdr>
            </w:div>
            <w:div w:id="130247930">
              <w:marLeft w:val="0"/>
              <w:marRight w:val="0"/>
              <w:marTop w:val="0"/>
              <w:marBottom w:val="0"/>
              <w:divBdr>
                <w:top w:val="none" w:sz="0" w:space="0" w:color="auto"/>
                <w:left w:val="none" w:sz="0" w:space="0" w:color="auto"/>
                <w:bottom w:val="none" w:sz="0" w:space="0" w:color="auto"/>
                <w:right w:val="none" w:sz="0" w:space="0" w:color="auto"/>
              </w:divBdr>
            </w:div>
            <w:div w:id="141823477">
              <w:marLeft w:val="0"/>
              <w:marRight w:val="0"/>
              <w:marTop w:val="0"/>
              <w:marBottom w:val="0"/>
              <w:divBdr>
                <w:top w:val="none" w:sz="0" w:space="0" w:color="auto"/>
                <w:left w:val="none" w:sz="0" w:space="0" w:color="auto"/>
                <w:bottom w:val="none" w:sz="0" w:space="0" w:color="auto"/>
                <w:right w:val="none" w:sz="0" w:space="0" w:color="auto"/>
              </w:divBdr>
            </w:div>
            <w:div w:id="151027390">
              <w:marLeft w:val="0"/>
              <w:marRight w:val="0"/>
              <w:marTop w:val="0"/>
              <w:marBottom w:val="0"/>
              <w:divBdr>
                <w:top w:val="none" w:sz="0" w:space="0" w:color="auto"/>
                <w:left w:val="none" w:sz="0" w:space="0" w:color="auto"/>
                <w:bottom w:val="none" w:sz="0" w:space="0" w:color="auto"/>
                <w:right w:val="none" w:sz="0" w:space="0" w:color="auto"/>
              </w:divBdr>
            </w:div>
            <w:div w:id="154997396">
              <w:marLeft w:val="0"/>
              <w:marRight w:val="0"/>
              <w:marTop w:val="0"/>
              <w:marBottom w:val="0"/>
              <w:divBdr>
                <w:top w:val="none" w:sz="0" w:space="0" w:color="auto"/>
                <w:left w:val="none" w:sz="0" w:space="0" w:color="auto"/>
                <w:bottom w:val="none" w:sz="0" w:space="0" w:color="auto"/>
                <w:right w:val="none" w:sz="0" w:space="0" w:color="auto"/>
              </w:divBdr>
            </w:div>
            <w:div w:id="189998654">
              <w:marLeft w:val="0"/>
              <w:marRight w:val="0"/>
              <w:marTop w:val="0"/>
              <w:marBottom w:val="0"/>
              <w:divBdr>
                <w:top w:val="none" w:sz="0" w:space="0" w:color="auto"/>
                <w:left w:val="none" w:sz="0" w:space="0" w:color="auto"/>
                <w:bottom w:val="none" w:sz="0" w:space="0" w:color="auto"/>
                <w:right w:val="none" w:sz="0" w:space="0" w:color="auto"/>
              </w:divBdr>
            </w:div>
            <w:div w:id="192619110">
              <w:marLeft w:val="0"/>
              <w:marRight w:val="0"/>
              <w:marTop w:val="0"/>
              <w:marBottom w:val="0"/>
              <w:divBdr>
                <w:top w:val="none" w:sz="0" w:space="0" w:color="auto"/>
                <w:left w:val="none" w:sz="0" w:space="0" w:color="auto"/>
                <w:bottom w:val="none" w:sz="0" w:space="0" w:color="auto"/>
                <w:right w:val="none" w:sz="0" w:space="0" w:color="auto"/>
              </w:divBdr>
            </w:div>
            <w:div w:id="224611470">
              <w:marLeft w:val="0"/>
              <w:marRight w:val="0"/>
              <w:marTop w:val="0"/>
              <w:marBottom w:val="0"/>
              <w:divBdr>
                <w:top w:val="none" w:sz="0" w:space="0" w:color="auto"/>
                <w:left w:val="none" w:sz="0" w:space="0" w:color="auto"/>
                <w:bottom w:val="none" w:sz="0" w:space="0" w:color="auto"/>
                <w:right w:val="none" w:sz="0" w:space="0" w:color="auto"/>
              </w:divBdr>
            </w:div>
            <w:div w:id="272135080">
              <w:marLeft w:val="0"/>
              <w:marRight w:val="0"/>
              <w:marTop w:val="0"/>
              <w:marBottom w:val="0"/>
              <w:divBdr>
                <w:top w:val="none" w:sz="0" w:space="0" w:color="auto"/>
                <w:left w:val="none" w:sz="0" w:space="0" w:color="auto"/>
                <w:bottom w:val="none" w:sz="0" w:space="0" w:color="auto"/>
                <w:right w:val="none" w:sz="0" w:space="0" w:color="auto"/>
              </w:divBdr>
            </w:div>
            <w:div w:id="273632520">
              <w:marLeft w:val="0"/>
              <w:marRight w:val="0"/>
              <w:marTop w:val="0"/>
              <w:marBottom w:val="0"/>
              <w:divBdr>
                <w:top w:val="none" w:sz="0" w:space="0" w:color="auto"/>
                <w:left w:val="none" w:sz="0" w:space="0" w:color="auto"/>
                <w:bottom w:val="none" w:sz="0" w:space="0" w:color="auto"/>
                <w:right w:val="none" w:sz="0" w:space="0" w:color="auto"/>
              </w:divBdr>
            </w:div>
            <w:div w:id="302587803">
              <w:marLeft w:val="0"/>
              <w:marRight w:val="0"/>
              <w:marTop w:val="0"/>
              <w:marBottom w:val="0"/>
              <w:divBdr>
                <w:top w:val="none" w:sz="0" w:space="0" w:color="auto"/>
                <w:left w:val="none" w:sz="0" w:space="0" w:color="auto"/>
                <w:bottom w:val="none" w:sz="0" w:space="0" w:color="auto"/>
                <w:right w:val="none" w:sz="0" w:space="0" w:color="auto"/>
              </w:divBdr>
            </w:div>
            <w:div w:id="327830794">
              <w:marLeft w:val="0"/>
              <w:marRight w:val="0"/>
              <w:marTop w:val="0"/>
              <w:marBottom w:val="0"/>
              <w:divBdr>
                <w:top w:val="none" w:sz="0" w:space="0" w:color="auto"/>
                <w:left w:val="none" w:sz="0" w:space="0" w:color="auto"/>
                <w:bottom w:val="none" w:sz="0" w:space="0" w:color="auto"/>
                <w:right w:val="none" w:sz="0" w:space="0" w:color="auto"/>
              </w:divBdr>
            </w:div>
            <w:div w:id="331760462">
              <w:marLeft w:val="0"/>
              <w:marRight w:val="0"/>
              <w:marTop w:val="0"/>
              <w:marBottom w:val="0"/>
              <w:divBdr>
                <w:top w:val="none" w:sz="0" w:space="0" w:color="auto"/>
                <w:left w:val="none" w:sz="0" w:space="0" w:color="auto"/>
                <w:bottom w:val="none" w:sz="0" w:space="0" w:color="auto"/>
                <w:right w:val="none" w:sz="0" w:space="0" w:color="auto"/>
              </w:divBdr>
            </w:div>
            <w:div w:id="350689107">
              <w:marLeft w:val="0"/>
              <w:marRight w:val="0"/>
              <w:marTop w:val="0"/>
              <w:marBottom w:val="0"/>
              <w:divBdr>
                <w:top w:val="none" w:sz="0" w:space="0" w:color="auto"/>
                <w:left w:val="none" w:sz="0" w:space="0" w:color="auto"/>
                <w:bottom w:val="none" w:sz="0" w:space="0" w:color="auto"/>
                <w:right w:val="none" w:sz="0" w:space="0" w:color="auto"/>
              </w:divBdr>
            </w:div>
            <w:div w:id="374962862">
              <w:marLeft w:val="0"/>
              <w:marRight w:val="0"/>
              <w:marTop w:val="0"/>
              <w:marBottom w:val="0"/>
              <w:divBdr>
                <w:top w:val="none" w:sz="0" w:space="0" w:color="auto"/>
                <w:left w:val="none" w:sz="0" w:space="0" w:color="auto"/>
                <w:bottom w:val="none" w:sz="0" w:space="0" w:color="auto"/>
                <w:right w:val="none" w:sz="0" w:space="0" w:color="auto"/>
              </w:divBdr>
            </w:div>
            <w:div w:id="378433159">
              <w:marLeft w:val="0"/>
              <w:marRight w:val="0"/>
              <w:marTop w:val="0"/>
              <w:marBottom w:val="0"/>
              <w:divBdr>
                <w:top w:val="none" w:sz="0" w:space="0" w:color="auto"/>
                <w:left w:val="none" w:sz="0" w:space="0" w:color="auto"/>
                <w:bottom w:val="none" w:sz="0" w:space="0" w:color="auto"/>
                <w:right w:val="none" w:sz="0" w:space="0" w:color="auto"/>
              </w:divBdr>
            </w:div>
            <w:div w:id="391126849">
              <w:marLeft w:val="0"/>
              <w:marRight w:val="0"/>
              <w:marTop w:val="0"/>
              <w:marBottom w:val="0"/>
              <w:divBdr>
                <w:top w:val="none" w:sz="0" w:space="0" w:color="auto"/>
                <w:left w:val="none" w:sz="0" w:space="0" w:color="auto"/>
                <w:bottom w:val="none" w:sz="0" w:space="0" w:color="auto"/>
                <w:right w:val="none" w:sz="0" w:space="0" w:color="auto"/>
              </w:divBdr>
            </w:div>
            <w:div w:id="422532738">
              <w:marLeft w:val="0"/>
              <w:marRight w:val="0"/>
              <w:marTop w:val="0"/>
              <w:marBottom w:val="0"/>
              <w:divBdr>
                <w:top w:val="none" w:sz="0" w:space="0" w:color="auto"/>
                <w:left w:val="none" w:sz="0" w:space="0" w:color="auto"/>
                <w:bottom w:val="none" w:sz="0" w:space="0" w:color="auto"/>
                <w:right w:val="none" w:sz="0" w:space="0" w:color="auto"/>
              </w:divBdr>
            </w:div>
            <w:div w:id="434642412">
              <w:marLeft w:val="0"/>
              <w:marRight w:val="0"/>
              <w:marTop w:val="0"/>
              <w:marBottom w:val="0"/>
              <w:divBdr>
                <w:top w:val="none" w:sz="0" w:space="0" w:color="auto"/>
                <w:left w:val="none" w:sz="0" w:space="0" w:color="auto"/>
                <w:bottom w:val="none" w:sz="0" w:space="0" w:color="auto"/>
                <w:right w:val="none" w:sz="0" w:space="0" w:color="auto"/>
              </w:divBdr>
            </w:div>
            <w:div w:id="435639742">
              <w:marLeft w:val="0"/>
              <w:marRight w:val="0"/>
              <w:marTop w:val="0"/>
              <w:marBottom w:val="0"/>
              <w:divBdr>
                <w:top w:val="none" w:sz="0" w:space="0" w:color="auto"/>
                <w:left w:val="none" w:sz="0" w:space="0" w:color="auto"/>
                <w:bottom w:val="none" w:sz="0" w:space="0" w:color="auto"/>
                <w:right w:val="none" w:sz="0" w:space="0" w:color="auto"/>
              </w:divBdr>
            </w:div>
            <w:div w:id="447354624">
              <w:marLeft w:val="0"/>
              <w:marRight w:val="0"/>
              <w:marTop w:val="0"/>
              <w:marBottom w:val="0"/>
              <w:divBdr>
                <w:top w:val="none" w:sz="0" w:space="0" w:color="auto"/>
                <w:left w:val="none" w:sz="0" w:space="0" w:color="auto"/>
                <w:bottom w:val="none" w:sz="0" w:space="0" w:color="auto"/>
                <w:right w:val="none" w:sz="0" w:space="0" w:color="auto"/>
              </w:divBdr>
            </w:div>
            <w:div w:id="521863336">
              <w:marLeft w:val="0"/>
              <w:marRight w:val="0"/>
              <w:marTop w:val="0"/>
              <w:marBottom w:val="0"/>
              <w:divBdr>
                <w:top w:val="none" w:sz="0" w:space="0" w:color="auto"/>
                <w:left w:val="none" w:sz="0" w:space="0" w:color="auto"/>
                <w:bottom w:val="none" w:sz="0" w:space="0" w:color="auto"/>
                <w:right w:val="none" w:sz="0" w:space="0" w:color="auto"/>
              </w:divBdr>
            </w:div>
            <w:div w:id="532839741">
              <w:marLeft w:val="0"/>
              <w:marRight w:val="0"/>
              <w:marTop w:val="0"/>
              <w:marBottom w:val="0"/>
              <w:divBdr>
                <w:top w:val="none" w:sz="0" w:space="0" w:color="auto"/>
                <w:left w:val="none" w:sz="0" w:space="0" w:color="auto"/>
                <w:bottom w:val="none" w:sz="0" w:space="0" w:color="auto"/>
                <w:right w:val="none" w:sz="0" w:space="0" w:color="auto"/>
              </w:divBdr>
            </w:div>
            <w:div w:id="535823510">
              <w:marLeft w:val="0"/>
              <w:marRight w:val="0"/>
              <w:marTop w:val="0"/>
              <w:marBottom w:val="0"/>
              <w:divBdr>
                <w:top w:val="none" w:sz="0" w:space="0" w:color="auto"/>
                <w:left w:val="none" w:sz="0" w:space="0" w:color="auto"/>
                <w:bottom w:val="none" w:sz="0" w:space="0" w:color="auto"/>
                <w:right w:val="none" w:sz="0" w:space="0" w:color="auto"/>
              </w:divBdr>
            </w:div>
            <w:div w:id="536309243">
              <w:marLeft w:val="0"/>
              <w:marRight w:val="0"/>
              <w:marTop w:val="0"/>
              <w:marBottom w:val="0"/>
              <w:divBdr>
                <w:top w:val="none" w:sz="0" w:space="0" w:color="auto"/>
                <w:left w:val="none" w:sz="0" w:space="0" w:color="auto"/>
                <w:bottom w:val="none" w:sz="0" w:space="0" w:color="auto"/>
                <w:right w:val="none" w:sz="0" w:space="0" w:color="auto"/>
              </w:divBdr>
            </w:div>
            <w:div w:id="539825745">
              <w:marLeft w:val="0"/>
              <w:marRight w:val="0"/>
              <w:marTop w:val="0"/>
              <w:marBottom w:val="0"/>
              <w:divBdr>
                <w:top w:val="none" w:sz="0" w:space="0" w:color="auto"/>
                <w:left w:val="none" w:sz="0" w:space="0" w:color="auto"/>
                <w:bottom w:val="none" w:sz="0" w:space="0" w:color="auto"/>
                <w:right w:val="none" w:sz="0" w:space="0" w:color="auto"/>
              </w:divBdr>
            </w:div>
            <w:div w:id="547499320">
              <w:marLeft w:val="0"/>
              <w:marRight w:val="0"/>
              <w:marTop w:val="0"/>
              <w:marBottom w:val="0"/>
              <w:divBdr>
                <w:top w:val="none" w:sz="0" w:space="0" w:color="auto"/>
                <w:left w:val="none" w:sz="0" w:space="0" w:color="auto"/>
                <w:bottom w:val="none" w:sz="0" w:space="0" w:color="auto"/>
                <w:right w:val="none" w:sz="0" w:space="0" w:color="auto"/>
              </w:divBdr>
            </w:div>
            <w:div w:id="557017434">
              <w:marLeft w:val="0"/>
              <w:marRight w:val="0"/>
              <w:marTop w:val="0"/>
              <w:marBottom w:val="0"/>
              <w:divBdr>
                <w:top w:val="none" w:sz="0" w:space="0" w:color="auto"/>
                <w:left w:val="none" w:sz="0" w:space="0" w:color="auto"/>
                <w:bottom w:val="none" w:sz="0" w:space="0" w:color="auto"/>
                <w:right w:val="none" w:sz="0" w:space="0" w:color="auto"/>
              </w:divBdr>
            </w:div>
            <w:div w:id="594704268">
              <w:marLeft w:val="0"/>
              <w:marRight w:val="0"/>
              <w:marTop w:val="0"/>
              <w:marBottom w:val="0"/>
              <w:divBdr>
                <w:top w:val="none" w:sz="0" w:space="0" w:color="auto"/>
                <w:left w:val="none" w:sz="0" w:space="0" w:color="auto"/>
                <w:bottom w:val="none" w:sz="0" w:space="0" w:color="auto"/>
                <w:right w:val="none" w:sz="0" w:space="0" w:color="auto"/>
              </w:divBdr>
            </w:div>
            <w:div w:id="610015576">
              <w:marLeft w:val="0"/>
              <w:marRight w:val="0"/>
              <w:marTop w:val="0"/>
              <w:marBottom w:val="0"/>
              <w:divBdr>
                <w:top w:val="none" w:sz="0" w:space="0" w:color="auto"/>
                <w:left w:val="none" w:sz="0" w:space="0" w:color="auto"/>
                <w:bottom w:val="none" w:sz="0" w:space="0" w:color="auto"/>
                <w:right w:val="none" w:sz="0" w:space="0" w:color="auto"/>
              </w:divBdr>
            </w:div>
            <w:div w:id="635141397">
              <w:marLeft w:val="0"/>
              <w:marRight w:val="0"/>
              <w:marTop w:val="0"/>
              <w:marBottom w:val="0"/>
              <w:divBdr>
                <w:top w:val="none" w:sz="0" w:space="0" w:color="auto"/>
                <w:left w:val="none" w:sz="0" w:space="0" w:color="auto"/>
                <w:bottom w:val="none" w:sz="0" w:space="0" w:color="auto"/>
                <w:right w:val="none" w:sz="0" w:space="0" w:color="auto"/>
              </w:divBdr>
            </w:div>
            <w:div w:id="639504367">
              <w:marLeft w:val="0"/>
              <w:marRight w:val="0"/>
              <w:marTop w:val="0"/>
              <w:marBottom w:val="0"/>
              <w:divBdr>
                <w:top w:val="none" w:sz="0" w:space="0" w:color="auto"/>
                <w:left w:val="none" w:sz="0" w:space="0" w:color="auto"/>
                <w:bottom w:val="none" w:sz="0" w:space="0" w:color="auto"/>
                <w:right w:val="none" w:sz="0" w:space="0" w:color="auto"/>
              </w:divBdr>
            </w:div>
            <w:div w:id="641739392">
              <w:marLeft w:val="0"/>
              <w:marRight w:val="0"/>
              <w:marTop w:val="0"/>
              <w:marBottom w:val="0"/>
              <w:divBdr>
                <w:top w:val="none" w:sz="0" w:space="0" w:color="auto"/>
                <w:left w:val="none" w:sz="0" w:space="0" w:color="auto"/>
                <w:bottom w:val="none" w:sz="0" w:space="0" w:color="auto"/>
                <w:right w:val="none" w:sz="0" w:space="0" w:color="auto"/>
              </w:divBdr>
            </w:div>
            <w:div w:id="667949260">
              <w:marLeft w:val="0"/>
              <w:marRight w:val="0"/>
              <w:marTop w:val="0"/>
              <w:marBottom w:val="0"/>
              <w:divBdr>
                <w:top w:val="none" w:sz="0" w:space="0" w:color="auto"/>
                <w:left w:val="none" w:sz="0" w:space="0" w:color="auto"/>
                <w:bottom w:val="none" w:sz="0" w:space="0" w:color="auto"/>
                <w:right w:val="none" w:sz="0" w:space="0" w:color="auto"/>
              </w:divBdr>
            </w:div>
            <w:div w:id="670185332">
              <w:marLeft w:val="0"/>
              <w:marRight w:val="0"/>
              <w:marTop w:val="0"/>
              <w:marBottom w:val="0"/>
              <w:divBdr>
                <w:top w:val="none" w:sz="0" w:space="0" w:color="auto"/>
                <w:left w:val="none" w:sz="0" w:space="0" w:color="auto"/>
                <w:bottom w:val="none" w:sz="0" w:space="0" w:color="auto"/>
                <w:right w:val="none" w:sz="0" w:space="0" w:color="auto"/>
              </w:divBdr>
            </w:div>
            <w:div w:id="678235780">
              <w:marLeft w:val="0"/>
              <w:marRight w:val="0"/>
              <w:marTop w:val="0"/>
              <w:marBottom w:val="0"/>
              <w:divBdr>
                <w:top w:val="none" w:sz="0" w:space="0" w:color="auto"/>
                <w:left w:val="none" w:sz="0" w:space="0" w:color="auto"/>
                <w:bottom w:val="none" w:sz="0" w:space="0" w:color="auto"/>
                <w:right w:val="none" w:sz="0" w:space="0" w:color="auto"/>
              </w:divBdr>
            </w:div>
            <w:div w:id="680933088">
              <w:marLeft w:val="0"/>
              <w:marRight w:val="0"/>
              <w:marTop w:val="0"/>
              <w:marBottom w:val="0"/>
              <w:divBdr>
                <w:top w:val="none" w:sz="0" w:space="0" w:color="auto"/>
                <w:left w:val="none" w:sz="0" w:space="0" w:color="auto"/>
                <w:bottom w:val="none" w:sz="0" w:space="0" w:color="auto"/>
                <w:right w:val="none" w:sz="0" w:space="0" w:color="auto"/>
              </w:divBdr>
            </w:div>
            <w:div w:id="683018344">
              <w:marLeft w:val="0"/>
              <w:marRight w:val="0"/>
              <w:marTop w:val="0"/>
              <w:marBottom w:val="0"/>
              <w:divBdr>
                <w:top w:val="none" w:sz="0" w:space="0" w:color="auto"/>
                <w:left w:val="none" w:sz="0" w:space="0" w:color="auto"/>
                <w:bottom w:val="none" w:sz="0" w:space="0" w:color="auto"/>
                <w:right w:val="none" w:sz="0" w:space="0" w:color="auto"/>
              </w:divBdr>
            </w:div>
            <w:div w:id="707073464">
              <w:marLeft w:val="0"/>
              <w:marRight w:val="0"/>
              <w:marTop w:val="0"/>
              <w:marBottom w:val="0"/>
              <w:divBdr>
                <w:top w:val="none" w:sz="0" w:space="0" w:color="auto"/>
                <w:left w:val="none" w:sz="0" w:space="0" w:color="auto"/>
                <w:bottom w:val="none" w:sz="0" w:space="0" w:color="auto"/>
                <w:right w:val="none" w:sz="0" w:space="0" w:color="auto"/>
              </w:divBdr>
            </w:div>
            <w:div w:id="726562982">
              <w:marLeft w:val="0"/>
              <w:marRight w:val="0"/>
              <w:marTop w:val="0"/>
              <w:marBottom w:val="0"/>
              <w:divBdr>
                <w:top w:val="none" w:sz="0" w:space="0" w:color="auto"/>
                <w:left w:val="none" w:sz="0" w:space="0" w:color="auto"/>
                <w:bottom w:val="none" w:sz="0" w:space="0" w:color="auto"/>
                <w:right w:val="none" w:sz="0" w:space="0" w:color="auto"/>
              </w:divBdr>
            </w:div>
            <w:div w:id="727610426">
              <w:marLeft w:val="0"/>
              <w:marRight w:val="0"/>
              <w:marTop w:val="0"/>
              <w:marBottom w:val="0"/>
              <w:divBdr>
                <w:top w:val="none" w:sz="0" w:space="0" w:color="auto"/>
                <w:left w:val="none" w:sz="0" w:space="0" w:color="auto"/>
                <w:bottom w:val="none" w:sz="0" w:space="0" w:color="auto"/>
                <w:right w:val="none" w:sz="0" w:space="0" w:color="auto"/>
              </w:divBdr>
            </w:div>
            <w:div w:id="755714174">
              <w:marLeft w:val="0"/>
              <w:marRight w:val="0"/>
              <w:marTop w:val="0"/>
              <w:marBottom w:val="0"/>
              <w:divBdr>
                <w:top w:val="none" w:sz="0" w:space="0" w:color="auto"/>
                <w:left w:val="none" w:sz="0" w:space="0" w:color="auto"/>
                <w:bottom w:val="none" w:sz="0" w:space="0" w:color="auto"/>
                <w:right w:val="none" w:sz="0" w:space="0" w:color="auto"/>
              </w:divBdr>
            </w:div>
            <w:div w:id="766540547">
              <w:marLeft w:val="0"/>
              <w:marRight w:val="0"/>
              <w:marTop w:val="0"/>
              <w:marBottom w:val="0"/>
              <w:divBdr>
                <w:top w:val="none" w:sz="0" w:space="0" w:color="auto"/>
                <w:left w:val="none" w:sz="0" w:space="0" w:color="auto"/>
                <w:bottom w:val="none" w:sz="0" w:space="0" w:color="auto"/>
                <w:right w:val="none" w:sz="0" w:space="0" w:color="auto"/>
              </w:divBdr>
            </w:div>
            <w:div w:id="770977040">
              <w:marLeft w:val="0"/>
              <w:marRight w:val="0"/>
              <w:marTop w:val="0"/>
              <w:marBottom w:val="0"/>
              <w:divBdr>
                <w:top w:val="none" w:sz="0" w:space="0" w:color="auto"/>
                <w:left w:val="none" w:sz="0" w:space="0" w:color="auto"/>
                <w:bottom w:val="none" w:sz="0" w:space="0" w:color="auto"/>
                <w:right w:val="none" w:sz="0" w:space="0" w:color="auto"/>
              </w:divBdr>
            </w:div>
            <w:div w:id="784159997">
              <w:marLeft w:val="0"/>
              <w:marRight w:val="0"/>
              <w:marTop w:val="0"/>
              <w:marBottom w:val="0"/>
              <w:divBdr>
                <w:top w:val="none" w:sz="0" w:space="0" w:color="auto"/>
                <w:left w:val="none" w:sz="0" w:space="0" w:color="auto"/>
                <w:bottom w:val="none" w:sz="0" w:space="0" w:color="auto"/>
                <w:right w:val="none" w:sz="0" w:space="0" w:color="auto"/>
              </w:divBdr>
            </w:div>
            <w:div w:id="786117621">
              <w:marLeft w:val="0"/>
              <w:marRight w:val="0"/>
              <w:marTop w:val="0"/>
              <w:marBottom w:val="0"/>
              <w:divBdr>
                <w:top w:val="none" w:sz="0" w:space="0" w:color="auto"/>
                <w:left w:val="none" w:sz="0" w:space="0" w:color="auto"/>
                <w:bottom w:val="none" w:sz="0" w:space="0" w:color="auto"/>
                <w:right w:val="none" w:sz="0" w:space="0" w:color="auto"/>
              </w:divBdr>
            </w:div>
            <w:div w:id="795832672">
              <w:marLeft w:val="0"/>
              <w:marRight w:val="0"/>
              <w:marTop w:val="0"/>
              <w:marBottom w:val="0"/>
              <w:divBdr>
                <w:top w:val="none" w:sz="0" w:space="0" w:color="auto"/>
                <w:left w:val="none" w:sz="0" w:space="0" w:color="auto"/>
                <w:bottom w:val="none" w:sz="0" w:space="0" w:color="auto"/>
                <w:right w:val="none" w:sz="0" w:space="0" w:color="auto"/>
              </w:divBdr>
            </w:div>
            <w:div w:id="800612038">
              <w:marLeft w:val="0"/>
              <w:marRight w:val="0"/>
              <w:marTop w:val="0"/>
              <w:marBottom w:val="0"/>
              <w:divBdr>
                <w:top w:val="none" w:sz="0" w:space="0" w:color="auto"/>
                <w:left w:val="none" w:sz="0" w:space="0" w:color="auto"/>
                <w:bottom w:val="none" w:sz="0" w:space="0" w:color="auto"/>
                <w:right w:val="none" w:sz="0" w:space="0" w:color="auto"/>
              </w:divBdr>
            </w:div>
            <w:div w:id="801074668">
              <w:marLeft w:val="0"/>
              <w:marRight w:val="0"/>
              <w:marTop w:val="0"/>
              <w:marBottom w:val="0"/>
              <w:divBdr>
                <w:top w:val="none" w:sz="0" w:space="0" w:color="auto"/>
                <w:left w:val="none" w:sz="0" w:space="0" w:color="auto"/>
                <w:bottom w:val="none" w:sz="0" w:space="0" w:color="auto"/>
                <w:right w:val="none" w:sz="0" w:space="0" w:color="auto"/>
              </w:divBdr>
            </w:div>
            <w:div w:id="801970668">
              <w:marLeft w:val="0"/>
              <w:marRight w:val="0"/>
              <w:marTop w:val="0"/>
              <w:marBottom w:val="0"/>
              <w:divBdr>
                <w:top w:val="none" w:sz="0" w:space="0" w:color="auto"/>
                <w:left w:val="none" w:sz="0" w:space="0" w:color="auto"/>
                <w:bottom w:val="none" w:sz="0" w:space="0" w:color="auto"/>
                <w:right w:val="none" w:sz="0" w:space="0" w:color="auto"/>
              </w:divBdr>
            </w:div>
            <w:div w:id="805699849">
              <w:marLeft w:val="0"/>
              <w:marRight w:val="0"/>
              <w:marTop w:val="0"/>
              <w:marBottom w:val="0"/>
              <w:divBdr>
                <w:top w:val="none" w:sz="0" w:space="0" w:color="auto"/>
                <w:left w:val="none" w:sz="0" w:space="0" w:color="auto"/>
                <w:bottom w:val="none" w:sz="0" w:space="0" w:color="auto"/>
                <w:right w:val="none" w:sz="0" w:space="0" w:color="auto"/>
              </w:divBdr>
            </w:div>
            <w:div w:id="831874169">
              <w:marLeft w:val="0"/>
              <w:marRight w:val="0"/>
              <w:marTop w:val="0"/>
              <w:marBottom w:val="0"/>
              <w:divBdr>
                <w:top w:val="none" w:sz="0" w:space="0" w:color="auto"/>
                <w:left w:val="none" w:sz="0" w:space="0" w:color="auto"/>
                <w:bottom w:val="none" w:sz="0" w:space="0" w:color="auto"/>
                <w:right w:val="none" w:sz="0" w:space="0" w:color="auto"/>
              </w:divBdr>
            </w:div>
            <w:div w:id="834955906">
              <w:marLeft w:val="0"/>
              <w:marRight w:val="0"/>
              <w:marTop w:val="0"/>
              <w:marBottom w:val="0"/>
              <w:divBdr>
                <w:top w:val="none" w:sz="0" w:space="0" w:color="auto"/>
                <w:left w:val="none" w:sz="0" w:space="0" w:color="auto"/>
                <w:bottom w:val="none" w:sz="0" w:space="0" w:color="auto"/>
                <w:right w:val="none" w:sz="0" w:space="0" w:color="auto"/>
              </w:divBdr>
            </w:div>
            <w:div w:id="836381758">
              <w:marLeft w:val="0"/>
              <w:marRight w:val="0"/>
              <w:marTop w:val="0"/>
              <w:marBottom w:val="0"/>
              <w:divBdr>
                <w:top w:val="none" w:sz="0" w:space="0" w:color="auto"/>
                <w:left w:val="none" w:sz="0" w:space="0" w:color="auto"/>
                <w:bottom w:val="none" w:sz="0" w:space="0" w:color="auto"/>
                <w:right w:val="none" w:sz="0" w:space="0" w:color="auto"/>
              </w:divBdr>
            </w:div>
            <w:div w:id="850798157">
              <w:marLeft w:val="0"/>
              <w:marRight w:val="0"/>
              <w:marTop w:val="0"/>
              <w:marBottom w:val="0"/>
              <w:divBdr>
                <w:top w:val="none" w:sz="0" w:space="0" w:color="auto"/>
                <w:left w:val="none" w:sz="0" w:space="0" w:color="auto"/>
                <w:bottom w:val="none" w:sz="0" w:space="0" w:color="auto"/>
                <w:right w:val="none" w:sz="0" w:space="0" w:color="auto"/>
              </w:divBdr>
            </w:div>
            <w:div w:id="862212322">
              <w:marLeft w:val="0"/>
              <w:marRight w:val="0"/>
              <w:marTop w:val="0"/>
              <w:marBottom w:val="0"/>
              <w:divBdr>
                <w:top w:val="none" w:sz="0" w:space="0" w:color="auto"/>
                <w:left w:val="none" w:sz="0" w:space="0" w:color="auto"/>
                <w:bottom w:val="none" w:sz="0" w:space="0" w:color="auto"/>
                <w:right w:val="none" w:sz="0" w:space="0" w:color="auto"/>
              </w:divBdr>
            </w:div>
            <w:div w:id="931202744">
              <w:marLeft w:val="0"/>
              <w:marRight w:val="0"/>
              <w:marTop w:val="0"/>
              <w:marBottom w:val="0"/>
              <w:divBdr>
                <w:top w:val="none" w:sz="0" w:space="0" w:color="auto"/>
                <w:left w:val="none" w:sz="0" w:space="0" w:color="auto"/>
                <w:bottom w:val="none" w:sz="0" w:space="0" w:color="auto"/>
                <w:right w:val="none" w:sz="0" w:space="0" w:color="auto"/>
              </w:divBdr>
            </w:div>
            <w:div w:id="949704969">
              <w:marLeft w:val="0"/>
              <w:marRight w:val="0"/>
              <w:marTop w:val="0"/>
              <w:marBottom w:val="0"/>
              <w:divBdr>
                <w:top w:val="none" w:sz="0" w:space="0" w:color="auto"/>
                <w:left w:val="none" w:sz="0" w:space="0" w:color="auto"/>
                <w:bottom w:val="none" w:sz="0" w:space="0" w:color="auto"/>
                <w:right w:val="none" w:sz="0" w:space="0" w:color="auto"/>
              </w:divBdr>
            </w:div>
            <w:div w:id="950162904">
              <w:marLeft w:val="0"/>
              <w:marRight w:val="0"/>
              <w:marTop w:val="0"/>
              <w:marBottom w:val="0"/>
              <w:divBdr>
                <w:top w:val="none" w:sz="0" w:space="0" w:color="auto"/>
                <w:left w:val="none" w:sz="0" w:space="0" w:color="auto"/>
                <w:bottom w:val="none" w:sz="0" w:space="0" w:color="auto"/>
                <w:right w:val="none" w:sz="0" w:space="0" w:color="auto"/>
              </w:divBdr>
            </w:div>
            <w:div w:id="953368473">
              <w:marLeft w:val="0"/>
              <w:marRight w:val="0"/>
              <w:marTop w:val="0"/>
              <w:marBottom w:val="0"/>
              <w:divBdr>
                <w:top w:val="none" w:sz="0" w:space="0" w:color="auto"/>
                <w:left w:val="none" w:sz="0" w:space="0" w:color="auto"/>
                <w:bottom w:val="none" w:sz="0" w:space="0" w:color="auto"/>
                <w:right w:val="none" w:sz="0" w:space="0" w:color="auto"/>
              </w:divBdr>
            </w:div>
            <w:div w:id="961417633">
              <w:marLeft w:val="0"/>
              <w:marRight w:val="0"/>
              <w:marTop w:val="0"/>
              <w:marBottom w:val="0"/>
              <w:divBdr>
                <w:top w:val="none" w:sz="0" w:space="0" w:color="auto"/>
                <w:left w:val="none" w:sz="0" w:space="0" w:color="auto"/>
                <w:bottom w:val="none" w:sz="0" w:space="0" w:color="auto"/>
                <w:right w:val="none" w:sz="0" w:space="0" w:color="auto"/>
              </w:divBdr>
            </w:div>
            <w:div w:id="980499662">
              <w:marLeft w:val="0"/>
              <w:marRight w:val="0"/>
              <w:marTop w:val="0"/>
              <w:marBottom w:val="0"/>
              <w:divBdr>
                <w:top w:val="none" w:sz="0" w:space="0" w:color="auto"/>
                <w:left w:val="none" w:sz="0" w:space="0" w:color="auto"/>
                <w:bottom w:val="none" w:sz="0" w:space="0" w:color="auto"/>
                <w:right w:val="none" w:sz="0" w:space="0" w:color="auto"/>
              </w:divBdr>
            </w:div>
            <w:div w:id="1003817666">
              <w:marLeft w:val="0"/>
              <w:marRight w:val="0"/>
              <w:marTop w:val="0"/>
              <w:marBottom w:val="0"/>
              <w:divBdr>
                <w:top w:val="none" w:sz="0" w:space="0" w:color="auto"/>
                <w:left w:val="none" w:sz="0" w:space="0" w:color="auto"/>
                <w:bottom w:val="none" w:sz="0" w:space="0" w:color="auto"/>
                <w:right w:val="none" w:sz="0" w:space="0" w:color="auto"/>
              </w:divBdr>
            </w:div>
            <w:div w:id="1007907438">
              <w:marLeft w:val="0"/>
              <w:marRight w:val="0"/>
              <w:marTop w:val="0"/>
              <w:marBottom w:val="0"/>
              <w:divBdr>
                <w:top w:val="none" w:sz="0" w:space="0" w:color="auto"/>
                <w:left w:val="none" w:sz="0" w:space="0" w:color="auto"/>
                <w:bottom w:val="none" w:sz="0" w:space="0" w:color="auto"/>
                <w:right w:val="none" w:sz="0" w:space="0" w:color="auto"/>
              </w:divBdr>
            </w:div>
            <w:div w:id="1016272144">
              <w:marLeft w:val="0"/>
              <w:marRight w:val="0"/>
              <w:marTop w:val="0"/>
              <w:marBottom w:val="0"/>
              <w:divBdr>
                <w:top w:val="none" w:sz="0" w:space="0" w:color="auto"/>
                <w:left w:val="none" w:sz="0" w:space="0" w:color="auto"/>
                <w:bottom w:val="none" w:sz="0" w:space="0" w:color="auto"/>
                <w:right w:val="none" w:sz="0" w:space="0" w:color="auto"/>
              </w:divBdr>
            </w:div>
            <w:div w:id="1018847652">
              <w:marLeft w:val="0"/>
              <w:marRight w:val="0"/>
              <w:marTop w:val="0"/>
              <w:marBottom w:val="0"/>
              <w:divBdr>
                <w:top w:val="none" w:sz="0" w:space="0" w:color="auto"/>
                <w:left w:val="none" w:sz="0" w:space="0" w:color="auto"/>
                <w:bottom w:val="none" w:sz="0" w:space="0" w:color="auto"/>
                <w:right w:val="none" w:sz="0" w:space="0" w:color="auto"/>
              </w:divBdr>
            </w:div>
            <w:div w:id="1021129002">
              <w:marLeft w:val="0"/>
              <w:marRight w:val="0"/>
              <w:marTop w:val="0"/>
              <w:marBottom w:val="0"/>
              <w:divBdr>
                <w:top w:val="none" w:sz="0" w:space="0" w:color="auto"/>
                <w:left w:val="none" w:sz="0" w:space="0" w:color="auto"/>
                <w:bottom w:val="none" w:sz="0" w:space="0" w:color="auto"/>
                <w:right w:val="none" w:sz="0" w:space="0" w:color="auto"/>
              </w:divBdr>
            </w:div>
            <w:div w:id="1031538039">
              <w:marLeft w:val="0"/>
              <w:marRight w:val="0"/>
              <w:marTop w:val="0"/>
              <w:marBottom w:val="0"/>
              <w:divBdr>
                <w:top w:val="none" w:sz="0" w:space="0" w:color="auto"/>
                <w:left w:val="none" w:sz="0" w:space="0" w:color="auto"/>
                <w:bottom w:val="none" w:sz="0" w:space="0" w:color="auto"/>
                <w:right w:val="none" w:sz="0" w:space="0" w:color="auto"/>
              </w:divBdr>
            </w:div>
            <w:div w:id="1036852555">
              <w:marLeft w:val="0"/>
              <w:marRight w:val="0"/>
              <w:marTop w:val="0"/>
              <w:marBottom w:val="0"/>
              <w:divBdr>
                <w:top w:val="none" w:sz="0" w:space="0" w:color="auto"/>
                <w:left w:val="none" w:sz="0" w:space="0" w:color="auto"/>
                <w:bottom w:val="none" w:sz="0" w:space="0" w:color="auto"/>
                <w:right w:val="none" w:sz="0" w:space="0" w:color="auto"/>
              </w:divBdr>
            </w:div>
            <w:div w:id="1079058656">
              <w:marLeft w:val="0"/>
              <w:marRight w:val="0"/>
              <w:marTop w:val="0"/>
              <w:marBottom w:val="0"/>
              <w:divBdr>
                <w:top w:val="none" w:sz="0" w:space="0" w:color="auto"/>
                <w:left w:val="none" w:sz="0" w:space="0" w:color="auto"/>
                <w:bottom w:val="none" w:sz="0" w:space="0" w:color="auto"/>
                <w:right w:val="none" w:sz="0" w:space="0" w:color="auto"/>
              </w:divBdr>
            </w:div>
            <w:div w:id="1081567514">
              <w:marLeft w:val="0"/>
              <w:marRight w:val="0"/>
              <w:marTop w:val="0"/>
              <w:marBottom w:val="0"/>
              <w:divBdr>
                <w:top w:val="none" w:sz="0" w:space="0" w:color="auto"/>
                <w:left w:val="none" w:sz="0" w:space="0" w:color="auto"/>
                <w:bottom w:val="none" w:sz="0" w:space="0" w:color="auto"/>
                <w:right w:val="none" w:sz="0" w:space="0" w:color="auto"/>
              </w:divBdr>
            </w:div>
            <w:div w:id="1083602583">
              <w:marLeft w:val="0"/>
              <w:marRight w:val="0"/>
              <w:marTop w:val="0"/>
              <w:marBottom w:val="0"/>
              <w:divBdr>
                <w:top w:val="none" w:sz="0" w:space="0" w:color="auto"/>
                <w:left w:val="none" w:sz="0" w:space="0" w:color="auto"/>
                <w:bottom w:val="none" w:sz="0" w:space="0" w:color="auto"/>
                <w:right w:val="none" w:sz="0" w:space="0" w:color="auto"/>
              </w:divBdr>
            </w:div>
            <w:div w:id="1087265525">
              <w:marLeft w:val="0"/>
              <w:marRight w:val="0"/>
              <w:marTop w:val="0"/>
              <w:marBottom w:val="0"/>
              <w:divBdr>
                <w:top w:val="none" w:sz="0" w:space="0" w:color="auto"/>
                <w:left w:val="none" w:sz="0" w:space="0" w:color="auto"/>
                <w:bottom w:val="none" w:sz="0" w:space="0" w:color="auto"/>
                <w:right w:val="none" w:sz="0" w:space="0" w:color="auto"/>
              </w:divBdr>
            </w:div>
            <w:div w:id="1092047803">
              <w:marLeft w:val="0"/>
              <w:marRight w:val="0"/>
              <w:marTop w:val="0"/>
              <w:marBottom w:val="0"/>
              <w:divBdr>
                <w:top w:val="none" w:sz="0" w:space="0" w:color="auto"/>
                <w:left w:val="none" w:sz="0" w:space="0" w:color="auto"/>
                <w:bottom w:val="none" w:sz="0" w:space="0" w:color="auto"/>
                <w:right w:val="none" w:sz="0" w:space="0" w:color="auto"/>
              </w:divBdr>
            </w:div>
            <w:div w:id="1139348570">
              <w:marLeft w:val="0"/>
              <w:marRight w:val="0"/>
              <w:marTop w:val="0"/>
              <w:marBottom w:val="0"/>
              <w:divBdr>
                <w:top w:val="none" w:sz="0" w:space="0" w:color="auto"/>
                <w:left w:val="none" w:sz="0" w:space="0" w:color="auto"/>
                <w:bottom w:val="none" w:sz="0" w:space="0" w:color="auto"/>
                <w:right w:val="none" w:sz="0" w:space="0" w:color="auto"/>
              </w:divBdr>
            </w:div>
            <w:div w:id="1152403245">
              <w:marLeft w:val="0"/>
              <w:marRight w:val="0"/>
              <w:marTop w:val="0"/>
              <w:marBottom w:val="0"/>
              <w:divBdr>
                <w:top w:val="none" w:sz="0" w:space="0" w:color="auto"/>
                <w:left w:val="none" w:sz="0" w:space="0" w:color="auto"/>
                <w:bottom w:val="none" w:sz="0" w:space="0" w:color="auto"/>
                <w:right w:val="none" w:sz="0" w:space="0" w:color="auto"/>
              </w:divBdr>
            </w:div>
            <w:div w:id="1154641491">
              <w:marLeft w:val="0"/>
              <w:marRight w:val="0"/>
              <w:marTop w:val="0"/>
              <w:marBottom w:val="0"/>
              <w:divBdr>
                <w:top w:val="none" w:sz="0" w:space="0" w:color="auto"/>
                <w:left w:val="none" w:sz="0" w:space="0" w:color="auto"/>
                <w:bottom w:val="none" w:sz="0" w:space="0" w:color="auto"/>
                <w:right w:val="none" w:sz="0" w:space="0" w:color="auto"/>
              </w:divBdr>
            </w:div>
            <w:div w:id="1192498493">
              <w:marLeft w:val="0"/>
              <w:marRight w:val="0"/>
              <w:marTop w:val="0"/>
              <w:marBottom w:val="0"/>
              <w:divBdr>
                <w:top w:val="none" w:sz="0" w:space="0" w:color="auto"/>
                <w:left w:val="none" w:sz="0" w:space="0" w:color="auto"/>
                <w:bottom w:val="none" w:sz="0" w:space="0" w:color="auto"/>
                <w:right w:val="none" w:sz="0" w:space="0" w:color="auto"/>
              </w:divBdr>
            </w:div>
            <w:div w:id="1193373738">
              <w:marLeft w:val="0"/>
              <w:marRight w:val="0"/>
              <w:marTop w:val="0"/>
              <w:marBottom w:val="0"/>
              <w:divBdr>
                <w:top w:val="none" w:sz="0" w:space="0" w:color="auto"/>
                <w:left w:val="none" w:sz="0" w:space="0" w:color="auto"/>
                <w:bottom w:val="none" w:sz="0" w:space="0" w:color="auto"/>
                <w:right w:val="none" w:sz="0" w:space="0" w:color="auto"/>
              </w:divBdr>
            </w:div>
            <w:div w:id="1196234260">
              <w:marLeft w:val="0"/>
              <w:marRight w:val="0"/>
              <w:marTop w:val="0"/>
              <w:marBottom w:val="0"/>
              <w:divBdr>
                <w:top w:val="none" w:sz="0" w:space="0" w:color="auto"/>
                <w:left w:val="none" w:sz="0" w:space="0" w:color="auto"/>
                <w:bottom w:val="none" w:sz="0" w:space="0" w:color="auto"/>
                <w:right w:val="none" w:sz="0" w:space="0" w:color="auto"/>
              </w:divBdr>
            </w:div>
            <w:div w:id="1200818786">
              <w:marLeft w:val="0"/>
              <w:marRight w:val="0"/>
              <w:marTop w:val="0"/>
              <w:marBottom w:val="0"/>
              <w:divBdr>
                <w:top w:val="none" w:sz="0" w:space="0" w:color="auto"/>
                <w:left w:val="none" w:sz="0" w:space="0" w:color="auto"/>
                <w:bottom w:val="none" w:sz="0" w:space="0" w:color="auto"/>
                <w:right w:val="none" w:sz="0" w:space="0" w:color="auto"/>
              </w:divBdr>
            </w:div>
            <w:div w:id="1214923333">
              <w:marLeft w:val="0"/>
              <w:marRight w:val="0"/>
              <w:marTop w:val="0"/>
              <w:marBottom w:val="0"/>
              <w:divBdr>
                <w:top w:val="none" w:sz="0" w:space="0" w:color="auto"/>
                <w:left w:val="none" w:sz="0" w:space="0" w:color="auto"/>
                <w:bottom w:val="none" w:sz="0" w:space="0" w:color="auto"/>
                <w:right w:val="none" w:sz="0" w:space="0" w:color="auto"/>
              </w:divBdr>
            </w:div>
            <w:div w:id="1252736305">
              <w:marLeft w:val="0"/>
              <w:marRight w:val="0"/>
              <w:marTop w:val="0"/>
              <w:marBottom w:val="0"/>
              <w:divBdr>
                <w:top w:val="none" w:sz="0" w:space="0" w:color="auto"/>
                <w:left w:val="none" w:sz="0" w:space="0" w:color="auto"/>
                <w:bottom w:val="none" w:sz="0" w:space="0" w:color="auto"/>
                <w:right w:val="none" w:sz="0" w:space="0" w:color="auto"/>
              </w:divBdr>
            </w:div>
            <w:div w:id="1269314151">
              <w:marLeft w:val="0"/>
              <w:marRight w:val="0"/>
              <w:marTop w:val="0"/>
              <w:marBottom w:val="0"/>
              <w:divBdr>
                <w:top w:val="none" w:sz="0" w:space="0" w:color="auto"/>
                <w:left w:val="none" w:sz="0" w:space="0" w:color="auto"/>
                <w:bottom w:val="none" w:sz="0" w:space="0" w:color="auto"/>
                <w:right w:val="none" w:sz="0" w:space="0" w:color="auto"/>
              </w:divBdr>
            </w:div>
            <w:div w:id="1277449053">
              <w:marLeft w:val="0"/>
              <w:marRight w:val="0"/>
              <w:marTop w:val="0"/>
              <w:marBottom w:val="0"/>
              <w:divBdr>
                <w:top w:val="none" w:sz="0" w:space="0" w:color="auto"/>
                <w:left w:val="none" w:sz="0" w:space="0" w:color="auto"/>
                <w:bottom w:val="none" w:sz="0" w:space="0" w:color="auto"/>
                <w:right w:val="none" w:sz="0" w:space="0" w:color="auto"/>
              </w:divBdr>
            </w:div>
            <w:div w:id="1285771536">
              <w:marLeft w:val="0"/>
              <w:marRight w:val="0"/>
              <w:marTop w:val="0"/>
              <w:marBottom w:val="0"/>
              <w:divBdr>
                <w:top w:val="none" w:sz="0" w:space="0" w:color="auto"/>
                <w:left w:val="none" w:sz="0" w:space="0" w:color="auto"/>
                <w:bottom w:val="none" w:sz="0" w:space="0" w:color="auto"/>
                <w:right w:val="none" w:sz="0" w:space="0" w:color="auto"/>
              </w:divBdr>
            </w:div>
            <w:div w:id="1289312330">
              <w:marLeft w:val="0"/>
              <w:marRight w:val="0"/>
              <w:marTop w:val="0"/>
              <w:marBottom w:val="0"/>
              <w:divBdr>
                <w:top w:val="none" w:sz="0" w:space="0" w:color="auto"/>
                <w:left w:val="none" w:sz="0" w:space="0" w:color="auto"/>
                <w:bottom w:val="none" w:sz="0" w:space="0" w:color="auto"/>
                <w:right w:val="none" w:sz="0" w:space="0" w:color="auto"/>
              </w:divBdr>
            </w:div>
            <w:div w:id="1294483382">
              <w:marLeft w:val="0"/>
              <w:marRight w:val="0"/>
              <w:marTop w:val="0"/>
              <w:marBottom w:val="0"/>
              <w:divBdr>
                <w:top w:val="none" w:sz="0" w:space="0" w:color="auto"/>
                <w:left w:val="none" w:sz="0" w:space="0" w:color="auto"/>
                <w:bottom w:val="none" w:sz="0" w:space="0" w:color="auto"/>
                <w:right w:val="none" w:sz="0" w:space="0" w:color="auto"/>
              </w:divBdr>
            </w:div>
            <w:div w:id="1297295087">
              <w:marLeft w:val="0"/>
              <w:marRight w:val="0"/>
              <w:marTop w:val="0"/>
              <w:marBottom w:val="0"/>
              <w:divBdr>
                <w:top w:val="none" w:sz="0" w:space="0" w:color="auto"/>
                <w:left w:val="none" w:sz="0" w:space="0" w:color="auto"/>
                <w:bottom w:val="none" w:sz="0" w:space="0" w:color="auto"/>
                <w:right w:val="none" w:sz="0" w:space="0" w:color="auto"/>
              </w:divBdr>
            </w:div>
            <w:div w:id="1305891644">
              <w:marLeft w:val="0"/>
              <w:marRight w:val="0"/>
              <w:marTop w:val="0"/>
              <w:marBottom w:val="0"/>
              <w:divBdr>
                <w:top w:val="none" w:sz="0" w:space="0" w:color="auto"/>
                <w:left w:val="none" w:sz="0" w:space="0" w:color="auto"/>
                <w:bottom w:val="none" w:sz="0" w:space="0" w:color="auto"/>
                <w:right w:val="none" w:sz="0" w:space="0" w:color="auto"/>
              </w:divBdr>
            </w:div>
            <w:div w:id="1332954389">
              <w:marLeft w:val="0"/>
              <w:marRight w:val="0"/>
              <w:marTop w:val="0"/>
              <w:marBottom w:val="0"/>
              <w:divBdr>
                <w:top w:val="none" w:sz="0" w:space="0" w:color="auto"/>
                <w:left w:val="none" w:sz="0" w:space="0" w:color="auto"/>
                <w:bottom w:val="none" w:sz="0" w:space="0" w:color="auto"/>
                <w:right w:val="none" w:sz="0" w:space="0" w:color="auto"/>
              </w:divBdr>
            </w:div>
            <w:div w:id="1335457959">
              <w:marLeft w:val="0"/>
              <w:marRight w:val="0"/>
              <w:marTop w:val="0"/>
              <w:marBottom w:val="0"/>
              <w:divBdr>
                <w:top w:val="none" w:sz="0" w:space="0" w:color="auto"/>
                <w:left w:val="none" w:sz="0" w:space="0" w:color="auto"/>
                <w:bottom w:val="none" w:sz="0" w:space="0" w:color="auto"/>
                <w:right w:val="none" w:sz="0" w:space="0" w:color="auto"/>
              </w:divBdr>
            </w:div>
            <w:div w:id="1348367569">
              <w:marLeft w:val="0"/>
              <w:marRight w:val="0"/>
              <w:marTop w:val="0"/>
              <w:marBottom w:val="0"/>
              <w:divBdr>
                <w:top w:val="none" w:sz="0" w:space="0" w:color="auto"/>
                <w:left w:val="none" w:sz="0" w:space="0" w:color="auto"/>
                <w:bottom w:val="none" w:sz="0" w:space="0" w:color="auto"/>
                <w:right w:val="none" w:sz="0" w:space="0" w:color="auto"/>
              </w:divBdr>
            </w:div>
            <w:div w:id="1386685948">
              <w:marLeft w:val="0"/>
              <w:marRight w:val="0"/>
              <w:marTop w:val="0"/>
              <w:marBottom w:val="0"/>
              <w:divBdr>
                <w:top w:val="none" w:sz="0" w:space="0" w:color="auto"/>
                <w:left w:val="none" w:sz="0" w:space="0" w:color="auto"/>
                <w:bottom w:val="none" w:sz="0" w:space="0" w:color="auto"/>
                <w:right w:val="none" w:sz="0" w:space="0" w:color="auto"/>
              </w:divBdr>
            </w:div>
            <w:div w:id="1388336273">
              <w:marLeft w:val="0"/>
              <w:marRight w:val="0"/>
              <w:marTop w:val="0"/>
              <w:marBottom w:val="0"/>
              <w:divBdr>
                <w:top w:val="none" w:sz="0" w:space="0" w:color="auto"/>
                <w:left w:val="none" w:sz="0" w:space="0" w:color="auto"/>
                <w:bottom w:val="none" w:sz="0" w:space="0" w:color="auto"/>
                <w:right w:val="none" w:sz="0" w:space="0" w:color="auto"/>
              </w:divBdr>
            </w:div>
            <w:div w:id="1406609373">
              <w:marLeft w:val="0"/>
              <w:marRight w:val="0"/>
              <w:marTop w:val="0"/>
              <w:marBottom w:val="0"/>
              <w:divBdr>
                <w:top w:val="none" w:sz="0" w:space="0" w:color="auto"/>
                <w:left w:val="none" w:sz="0" w:space="0" w:color="auto"/>
                <w:bottom w:val="none" w:sz="0" w:space="0" w:color="auto"/>
                <w:right w:val="none" w:sz="0" w:space="0" w:color="auto"/>
              </w:divBdr>
            </w:div>
            <w:div w:id="1411269010">
              <w:marLeft w:val="0"/>
              <w:marRight w:val="0"/>
              <w:marTop w:val="0"/>
              <w:marBottom w:val="0"/>
              <w:divBdr>
                <w:top w:val="none" w:sz="0" w:space="0" w:color="auto"/>
                <w:left w:val="none" w:sz="0" w:space="0" w:color="auto"/>
                <w:bottom w:val="none" w:sz="0" w:space="0" w:color="auto"/>
                <w:right w:val="none" w:sz="0" w:space="0" w:color="auto"/>
              </w:divBdr>
            </w:div>
            <w:div w:id="1422750513">
              <w:marLeft w:val="0"/>
              <w:marRight w:val="0"/>
              <w:marTop w:val="0"/>
              <w:marBottom w:val="0"/>
              <w:divBdr>
                <w:top w:val="none" w:sz="0" w:space="0" w:color="auto"/>
                <w:left w:val="none" w:sz="0" w:space="0" w:color="auto"/>
                <w:bottom w:val="none" w:sz="0" w:space="0" w:color="auto"/>
                <w:right w:val="none" w:sz="0" w:space="0" w:color="auto"/>
              </w:divBdr>
            </w:div>
            <w:div w:id="1444422602">
              <w:marLeft w:val="0"/>
              <w:marRight w:val="0"/>
              <w:marTop w:val="0"/>
              <w:marBottom w:val="0"/>
              <w:divBdr>
                <w:top w:val="none" w:sz="0" w:space="0" w:color="auto"/>
                <w:left w:val="none" w:sz="0" w:space="0" w:color="auto"/>
                <w:bottom w:val="none" w:sz="0" w:space="0" w:color="auto"/>
                <w:right w:val="none" w:sz="0" w:space="0" w:color="auto"/>
              </w:divBdr>
            </w:div>
            <w:div w:id="1448693124">
              <w:marLeft w:val="0"/>
              <w:marRight w:val="0"/>
              <w:marTop w:val="0"/>
              <w:marBottom w:val="0"/>
              <w:divBdr>
                <w:top w:val="none" w:sz="0" w:space="0" w:color="auto"/>
                <w:left w:val="none" w:sz="0" w:space="0" w:color="auto"/>
                <w:bottom w:val="none" w:sz="0" w:space="0" w:color="auto"/>
                <w:right w:val="none" w:sz="0" w:space="0" w:color="auto"/>
              </w:divBdr>
            </w:div>
            <w:div w:id="1459646189">
              <w:marLeft w:val="0"/>
              <w:marRight w:val="0"/>
              <w:marTop w:val="0"/>
              <w:marBottom w:val="0"/>
              <w:divBdr>
                <w:top w:val="none" w:sz="0" w:space="0" w:color="auto"/>
                <w:left w:val="none" w:sz="0" w:space="0" w:color="auto"/>
                <w:bottom w:val="none" w:sz="0" w:space="0" w:color="auto"/>
                <w:right w:val="none" w:sz="0" w:space="0" w:color="auto"/>
              </w:divBdr>
            </w:div>
            <w:div w:id="1464230541">
              <w:marLeft w:val="0"/>
              <w:marRight w:val="0"/>
              <w:marTop w:val="0"/>
              <w:marBottom w:val="0"/>
              <w:divBdr>
                <w:top w:val="none" w:sz="0" w:space="0" w:color="auto"/>
                <w:left w:val="none" w:sz="0" w:space="0" w:color="auto"/>
                <w:bottom w:val="none" w:sz="0" w:space="0" w:color="auto"/>
                <w:right w:val="none" w:sz="0" w:space="0" w:color="auto"/>
              </w:divBdr>
            </w:div>
            <w:div w:id="1466503721">
              <w:marLeft w:val="0"/>
              <w:marRight w:val="0"/>
              <w:marTop w:val="0"/>
              <w:marBottom w:val="0"/>
              <w:divBdr>
                <w:top w:val="none" w:sz="0" w:space="0" w:color="auto"/>
                <w:left w:val="none" w:sz="0" w:space="0" w:color="auto"/>
                <w:bottom w:val="none" w:sz="0" w:space="0" w:color="auto"/>
                <w:right w:val="none" w:sz="0" w:space="0" w:color="auto"/>
              </w:divBdr>
            </w:div>
            <w:div w:id="1467888805">
              <w:marLeft w:val="0"/>
              <w:marRight w:val="0"/>
              <w:marTop w:val="0"/>
              <w:marBottom w:val="0"/>
              <w:divBdr>
                <w:top w:val="none" w:sz="0" w:space="0" w:color="auto"/>
                <w:left w:val="none" w:sz="0" w:space="0" w:color="auto"/>
                <w:bottom w:val="none" w:sz="0" w:space="0" w:color="auto"/>
                <w:right w:val="none" w:sz="0" w:space="0" w:color="auto"/>
              </w:divBdr>
            </w:div>
            <w:div w:id="1478304965">
              <w:marLeft w:val="0"/>
              <w:marRight w:val="0"/>
              <w:marTop w:val="0"/>
              <w:marBottom w:val="0"/>
              <w:divBdr>
                <w:top w:val="none" w:sz="0" w:space="0" w:color="auto"/>
                <w:left w:val="none" w:sz="0" w:space="0" w:color="auto"/>
                <w:bottom w:val="none" w:sz="0" w:space="0" w:color="auto"/>
                <w:right w:val="none" w:sz="0" w:space="0" w:color="auto"/>
              </w:divBdr>
            </w:div>
            <w:div w:id="1478843687">
              <w:marLeft w:val="0"/>
              <w:marRight w:val="0"/>
              <w:marTop w:val="0"/>
              <w:marBottom w:val="0"/>
              <w:divBdr>
                <w:top w:val="none" w:sz="0" w:space="0" w:color="auto"/>
                <w:left w:val="none" w:sz="0" w:space="0" w:color="auto"/>
                <w:bottom w:val="none" w:sz="0" w:space="0" w:color="auto"/>
                <w:right w:val="none" w:sz="0" w:space="0" w:color="auto"/>
              </w:divBdr>
            </w:div>
            <w:div w:id="1499344202">
              <w:marLeft w:val="0"/>
              <w:marRight w:val="0"/>
              <w:marTop w:val="0"/>
              <w:marBottom w:val="0"/>
              <w:divBdr>
                <w:top w:val="none" w:sz="0" w:space="0" w:color="auto"/>
                <w:left w:val="none" w:sz="0" w:space="0" w:color="auto"/>
                <w:bottom w:val="none" w:sz="0" w:space="0" w:color="auto"/>
                <w:right w:val="none" w:sz="0" w:space="0" w:color="auto"/>
              </w:divBdr>
            </w:div>
            <w:div w:id="1506674442">
              <w:marLeft w:val="0"/>
              <w:marRight w:val="0"/>
              <w:marTop w:val="0"/>
              <w:marBottom w:val="0"/>
              <w:divBdr>
                <w:top w:val="none" w:sz="0" w:space="0" w:color="auto"/>
                <w:left w:val="none" w:sz="0" w:space="0" w:color="auto"/>
                <w:bottom w:val="none" w:sz="0" w:space="0" w:color="auto"/>
                <w:right w:val="none" w:sz="0" w:space="0" w:color="auto"/>
              </w:divBdr>
            </w:div>
            <w:div w:id="1515652699">
              <w:marLeft w:val="0"/>
              <w:marRight w:val="0"/>
              <w:marTop w:val="0"/>
              <w:marBottom w:val="0"/>
              <w:divBdr>
                <w:top w:val="none" w:sz="0" w:space="0" w:color="auto"/>
                <w:left w:val="none" w:sz="0" w:space="0" w:color="auto"/>
                <w:bottom w:val="none" w:sz="0" w:space="0" w:color="auto"/>
                <w:right w:val="none" w:sz="0" w:space="0" w:color="auto"/>
              </w:divBdr>
            </w:div>
            <w:div w:id="1519538479">
              <w:marLeft w:val="0"/>
              <w:marRight w:val="0"/>
              <w:marTop w:val="0"/>
              <w:marBottom w:val="0"/>
              <w:divBdr>
                <w:top w:val="none" w:sz="0" w:space="0" w:color="auto"/>
                <w:left w:val="none" w:sz="0" w:space="0" w:color="auto"/>
                <w:bottom w:val="none" w:sz="0" w:space="0" w:color="auto"/>
                <w:right w:val="none" w:sz="0" w:space="0" w:color="auto"/>
              </w:divBdr>
            </w:div>
            <w:div w:id="1526211154">
              <w:marLeft w:val="0"/>
              <w:marRight w:val="0"/>
              <w:marTop w:val="0"/>
              <w:marBottom w:val="0"/>
              <w:divBdr>
                <w:top w:val="none" w:sz="0" w:space="0" w:color="auto"/>
                <w:left w:val="none" w:sz="0" w:space="0" w:color="auto"/>
                <w:bottom w:val="none" w:sz="0" w:space="0" w:color="auto"/>
                <w:right w:val="none" w:sz="0" w:space="0" w:color="auto"/>
              </w:divBdr>
            </w:div>
            <w:div w:id="1532451916">
              <w:marLeft w:val="0"/>
              <w:marRight w:val="0"/>
              <w:marTop w:val="0"/>
              <w:marBottom w:val="0"/>
              <w:divBdr>
                <w:top w:val="none" w:sz="0" w:space="0" w:color="auto"/>
                <w:left w:val="none" w:sz="0" w:space="0" w:color="auto"/>
                <w:bottom w:val="none" w:sz="0" w:space="0" w:color="auto"/>
                <w:right w:val="none" w:sz="0" w:space="0" w:color="auto"/>
              </w:divBdr>
            </w:div>
            <w:div w:id="1537280542">
              <w:marLeft w:val="0"/>
              <w:marRight w:val="0"/>
              <w:marTop w:val="0"/>
              <w:marBottom w:val="0"/>
              <w:divBdr>
                <w:top w:val="none" w:sz="0" w:space="0" w:color="auto"/>
                <w:left w:val="none" w:sz="0" w:space="0" w:color="auto"/>
                <w:bottom w:val="none" w:sz="0" w:space="0" w:color="auto"/>
                <w:right w:val="none" w:sz="0" w:space="0" w:color="auto"/>
              </w:divBdr>
            </w:div>
            <w:div w:id="1541433464">
              <w:marLeft w:val="0"/>
              <w:marRight w:val="0"/>
              <w:marTop w:val="0"/>
              <w:marBottom w:val="0"/>
              <w:divBdr>
                <w:top w:val="none" w:sz="0" w:space="0" w:color="auto"/>
                <w:left w:val="none" w:sz="0" w:space="0" w:color="auto"/>
                <w:bottom w:val="none" w:sz="0" w:space="0" w:color="auto"/>
                <w:right w:val="none" w:sz="0" w:space="0" w:color="auto"/>
              </w:divBdr>
            </w:div>
            <w:div w:id="1564487448">
              <w:marLeft w:val="0"/>
              <w:marRight w:val="0"/>
              <w:marTop w:val="0"/>
              <w:marBottom w:val="0"/>
              <w:divBdr>
                <w:top w:val="none" w:sz="0" w:space="0" w:color="auto"/>
                <w:left w:val="none" w:sz="0" w:space="0" w:color="auto"/>
                <w:bottom w:val="none" w:sz="0" w:space="0" w:color="auto"/>
                <w:right w:val="none" w:sz="0" w:space="0" w:color="auto"/>
              </w:divBdr>
            </w:div>
            <w:div w:id="1565994962">
              <w:marLeft w:val="0"/>
              <w:marRight w:val="0"/>
              <w:marTop w:val="0"/>
              <w:marBottom w:val="0"/>
              <w:divBdr>
                <w:top w:val="none" w:sz="0" w:space="0" w:color="auto"/>
                <w:left w:val="none" w:sz="0" w:space="0" w:color="auto"/>
                <w:bottom w:val="none" w:sz="0" w:space="0" w:color="auto"/>
                <w:right w:val="none" w:sz="0" w:space="0" w:color="auto"/>
              </w:divBdr>
            </w:div>
            <w:div w:id="1607930132">
              <w:marLeft w:val="0"/>
              <w:marRight w:val="0"/>
              <w:marTop w:val="0"/>
              <w:marBottom w:val="0"/>
              <w:divBdr>
                <w:top w:val="none" w:sz="0" w:space="0" w:color="auto"/>
                <w:left w:val="none" w:sz="0" w:space="0" w:color="auto"/>
                <w:bottom w:val="none" w:sz="0" w:space="0" w:color="auto"/>
                <w:right w:val="none" w:sz="0" w:space="0" w:color="auto"/>
              </w:divBdr>
            </w:div>
            <w:div w:id="1642224019">
              <w:marLeft w:val="0"/>
              <w:marRight w:val="0"/>
              <w:marTop w:val="0"/>
              <w:marBottom w:val="0"/>
              <w:divBdr>
                <w:top w:val="none" w:sz="0" w:space="0" w:color="auto"/>
                <w:left w:val="none" w:sz="0" w:space="0" w:color="auto"/>
                <w:bottom w:val="none" w:sz="0" w:space="0" w:color="auto"/>
                <w:right w:val="none" w:sz="0" w:space="0" w:color="auto"/>
              </w:divBdr>
            </w:div>
            <w:div w:id="1642423054">
              <w:marLeft w:val="0"/>
              <w:marRight w:val="0"/>
              <w:marTop w:val="0"/>
              <w:marBottom w:val="0"/>
              <w:divBdr>
                <w:top w:val="none" w:sz="0" w:space="0" w:color="auto"/>
                <w:left w:val="none" w:sz="0" w:space="0" w:color="auto"/>
                <w:bottom w:val="none" w:sz="0" w:space="0" w:color="auto"/>
                <w:right w:val="none" w:sz="0" w:space="0" w:color="auto"/>
              </w:divBdr>
            </w:div>
            <w:div w:id="1648852387">
              <w:marLeft w:val="0"/>
              <w:marRight w:val="0"/>
              <w:marTop w:val="0"/>
              <w:marBottom w:val="0"/>
              <w:divBdr>
                <w:top w:val="none" w:sz="0" w:space="0" w:color="auto"/>
                <w:left w:val="none" w:sz="0" w:space="0" w:color="auto"/>
                <w:bottom w:val="none" w:sz="0" w:space="0" w:color="auto"/>
                <w:right w:val="none" w:sz="0" w:space="0" w:color="auto"/>
              </w:divBdr>
            </w:div>
            <w:div w:id="1655596691">
              <w:marLeft w:val="0"/>
              <w:marRight w:val="0"/>
              <w:marTop w:val="0"/>
              <w:marBottom w:val="0"/>
              <w:divBdr>
                <w:top w:val="none" w:sz="0" w:space="0" w:color="auto"/>
                <w:left w:val="none" w:sz="0" w:space="0" w:color="auto"/>
                <w:bottom w:val="none" w:sz="0" w:space="0" w:color="auto"/>
                <w:right w:val="none" w:sz="0" w:space="0" w:color="auto"/>
              </w:divBdr>
            </w:div>
            <w:div w:id="1685475660">
              <w:marLeft w:val="0"/>
              <w:marRight w:val="0"/>
              <w:marTop w:val="0"/>
              <w:marBottom w:val="0"/>
              <w:divBdr>
                <w:top w:val="none" w:sz="0" w:space="0" w:color="auto"/>
                <w:left w:val="none" w:sz="0" w:space="0" w:color="auto"/>
                <w:bottom w:val="none" w:sz="0" w:space="0" w:color="auto"/>
                <w:right w:val="none" w:sz="0" w:space="0" w:color="auto"/>
              </w:divBdr>
            </w:div>
            <w:div w:id="1691296103">
              <w:marLeft w:val="0"/>
              <w:marRight w:val="0"/>
              <w:marTop w:val="0"/>
              <w:marBottom w:val="0"/>
              <w:divBdr>
                <w:top w:val="none" w:sz="0" w:space="0" w:color="auto"/>
                <w:left w:val="none" w:sz="0" w:space="0" w:color="auto"/>
                <w:bottom w:val="none" w:sz="0" w:space="0" w:color="auto"/>
                <w:right w:val="none" w:sz="0" w:space="0" w:color="auto"/>
              </w:divBdr>
            </w:div>
            <w:div w:id="1718774091">
              <w:marLeft w:val="0"/>
              <w:marRight w:val="0"/>
              <w:marTop w:val="0"/>
              <w:marBottom w:val="0"/>
              <w:divBdr>
                <w:top w:val="none" w:sz="0" w:space="0" w:color="auto"/>
                <w:left w:val="none" w:sz="0" w:space="0" w:color="auto"/>
                <w:bottom w:val="none" w:sz="0" w:space="0" w:color="auto"/>
                <w:right w:val="none" w:sz="0" w:space="0" w:color="auto"/>
              </w:divBdr>
            </w:div>
            <w:div w:id="1719670936">
              <w:marLeft w:val="0"/>
              <w:marRight w:val="0"/>
              <w:marTop w:val="0"/>
              <w:marBottom w:val="0"/>
              <w:divBdr>
                <w:top w:val="none" w:sz="0" w:space="0" w:color="auto"/>
                <w:left w:val="none" w:sz="0" w:space="0" w:color="auto"/>
                <w:bottom w:val="none" w:sz="0" w:space="0" w:color="auto"/>
                <w:right w:val="none" w:sz="0" w:space="0" w:color="auto"/>
              </w:divBdr>
            </w:div>
            <w:div w:id="1744449668">
              <w:marLeft w:val="0"/>
              <w:marRight w:val="0"/>
              <w:marTop w:val="0"/>
              <w:marBottom w:val="0"/>
              <w:divBdr>
                <w:top w:val="none" w:sz="0" w:space="0" w:color="auto"/>
                <w:left w:val="none" w:sz="0" w:space="0" w:color="auto"/>
                <w:bottom w:val="none" w:sz="0" w:space="0" w:color="auto"/>
                <w:right w:val="none" w:sz="0" w:space="0" w:color="auto"/>
              </w:divBdr>
            </w:div>
            <w:div w:id="1752121686">
              <w:marLeft w:val="0"/>
              <w:marRight w:val="0"/>
              <w:marTop w:val="0"/>
              <w:marBottom w:val="0"/>
              <w:divBdr>
                <w:top w:val="none" w:sz="0" w:space="0" w:color="auto"/>
                <w:left w:val="none" w:sz="0" w:space="0" w:color="auto"/>
                <w:bottom w:val="none" w:sz="0" w:space="0" w:color="auto"/>
                <w:right w:val="none" w:sz="0" w:space="0" w:color="auto"/>
              </w:divBdr>
            </w:div>
            <w:div w:id="1752265455">
              <w:marLeft w:val="0"/>
              <w:marRight w:val="0"/>
              <w:marTop w:val="0"/>
              <w:marBottom w:val="0"/>
              <w:divBdr>
                <w:top w:val="none" w:sz="0" w:space="0" w:color="auto"/>
                <w:left w:val="none" w:sz="0" w:space="0" w:color="auto"/>
                <w:bottom w:val="none" w:sz="0" w:space="0" w:color="auto"/>
                <w:right w:val="none" w:sz="0" w:space="0" w:color="auto"/>
              </w:divBdr>
            </w:div>
            <w:div w:id="1775707483">
              <w:marLeft w:val="0"/>
              <w:marRight w:val="0"/>
              <w:marTop w:val="0"/>
              <w:marBottom w:val="0"/>
              <w:divBdr>
                <w:top w:val="none" w:sz="0" w:space="0" w:color="auto"/>
                <w:left w:val="none" w:sz="0" w:space="0" w:color="auto"/>
                <w:bottom w:val="none" w:sz="0" w:space="0" w:color="auto"/>
                <w:right w:val="none" w:sz="0" w:space="0" w:color="auto"/>
              </w:divBdr>
            </w:div>
            <w:div w:id="1851331423">
              <w:marLeft w:val="0"/>
              <w:marRight w:val="0"/>
              <w:marTop w:val="0"/>
              <w:marBottom w:val="0"/>
              <w:divBdr>
                <w:top w:val="none" w:sz="0" w:space="0" w:color="auto"/>
                <w:left w:val="none" w:sz="0" w:space="0" w:color="auto"/>
                <w:bottom w:val="none" w:sz="0" w:space="0" w:color="auto"/>
                <w:right w:val="none" w:sz="0" w:space="0" w:color="auto"/>
              </w:divBdr>
            </w:div>
            <w:div w:id="1854227965">
              <w:marLeft w:val="0"/>
              <w:marRight w:val="0"/>
              <w:marTop w:val="0"/>
              <w:marBottom w:val="0"/>
              <w:divBdr>
                <w:top w:val="none" w:sz="0" w:space="0" w:color="auto"/>
                <w:left w:val="none" w:sz="0" w:space="0" w:color="auto"/>
                <w:bottom w:val="none" w:sz="0" w:space="0" w:color="auto"/>
                <w:right w:val="none" w:sz="0" w:space="0" w:color="auto"/>
              </w:divBdr>
            </w:div>
            <w:div w:id="1866477303">
              <w:marLeft w:val="0"/>
              <w:marRight w:val="0"/>
              <w:marTop w:val="0"/>
              <w:marBottom w:val="0"/>
              <w:divBdr>
                <w:top w:val="none" w:sz="0" w:space="0" w:color="auto"/>
                <w:left w:val="none" w:sz="0" w:space="0" w:color="auto"/>
                <w:bottom w:val="none" w:sz="0" w:space="0" w:color="auto"/>
                <w:right w:val="none" w:sz="0" w:space="0" w:color="auto"/>
              </w:divBdr>
            </w:div>
            <w:div w:id="1891728414">
              <w:marLeft w:val="0"/>
              <w:marRight w:val="0"/>
              <w:marTop w:val="0"/>
              <w:marBottom w:val="0"/>
              <w:divBdr>
                <w:top w:val="none" w:sz="0" w:space="0" w:color="auto"/>
                <w:left w:val="none" w:sz="0" w:space="0" w:color="auto"/>
                <w:bottom w:val="none" w:sz="0" w:space="0" w:color="auto"/>
                <w:right w:val="none" w:sz="0" w:space="0" w:color="auto"/>
              </w:divBdr>
            </w:div>
            <w:div w:id="1904412715">
              <w:marLeft w:val="0"/>
              <w:marRight w:val="0"/>
              <w:marTop w:val="0"/>
              <w:marBottom w:val="0"/>
              <w:divBdr>
                <w:top w:val="none" w:sz="0" w:space="0" w:color="auto"/>
                <w:left w:val="none" w:sz="0" w:space="0" w:color="auto"/>
                <w:bottom w:val="none" w:sz="0" w:space="0" w:color="auto"/>
                <w:right w:val="none" w:sz="0" w:space="0" w:color="auto"/>
              </w:divBdr>
            </w:div>
            <w:div w:id="1906456259">
              <w:marLeft w:val="0"/>
              <w:marRight w:val="0"/>
              <w:marTop w:val="0"/>
              <w:marBottom w:val="0"/>
              <w:divBdr>
                <w:top w:val="none" w:sz="0" w:space="0" w:color="auto"/>
                <w:left w:val="none" w:sz="0" w:space="0" w:color="auto"/>
                <w:bottom w:val="none" w:sz="0" w:space="0" w:color="auto"/>
                <w:right w:val="none" w:sz="0" w:space="0" w:color="auto"/>
              </w:divBdr>
            </w:div>
            <w:div w:id="1923643137">
              <w:marLeft w:val="0"/>
              <w:marRight w:val="0"/>
              <w:marTop w:val="0"/>
              <w:marBottom w:val="0"/>
              <w:divBdr>
                <w:top w:val="none" w:sz="0" w:space="0" w:color="auto"/>
                <w:left w:val="none" w:sz="0" w:space="0" w:color="auto"/>
                <w:bottom w:val="none" w:sz="0" w:space="0" w:color="auto"/>
                <w:right w:val="none" w:sz="0" w:space="0" w:color="auto"/>
              </w:divBdr>
            </w:div>
            <w:div w:id="1924946777">
              <w:marLeft w:val="0"/>
              <w:marRight w:val="0"/>
              <w:marTop w:val="0"/>
              <w:marBottom w:val="0"/>
              <w:divBdr>
                <w:top w:val="none" w:sz="0" w:space="0" w:color="auto"/>
                <w:left w:val="none" w:sz="0" w:space="0" w:color="auto"/>
                <w:bottom w:val="none" w:sz="0" w:space="0" w:color="auto"/>
                <w:right w:val="none" w:sz="0" w:space="0" w:color="auto"/>
              </w:divBdr>
            </w:div>
            <w:div w:id="1945183356">
              <w:marLeft w:val="0"/>
              <w:marRight w:val="0"/>
              <w:marTop w:val="0"/>
              <w:marBottom w:val="0"/>
              <w:divBdr>
                <w:top w:val="none" w:sz="0" w:space="0" w:color="auto"/>
                <w:left w:val="none" w:sz="0" w:space="0" w:color="auto"/>
                <w:bottom w:val="none" w:sz="0" w:space="0" w:color="auto"/>
                <w:right w:val="none" w:sz="0" w:space="0" w:color="auto"/>
              </w:divBdr>
            </w:div>
            <w:div w:id="1959338839">
              <w:marLeft w:val="0"/>
              <w:marRight w:val="0"/>
              <w:marTop w:val="0"/>
              <w:marBottom w:val="0"/>
              <w:divBdr>
                <w:top w:val="none" w:sz="0" w:space="0" w:color="auto"/>
                <w:left w:val="none" w:sz="0" w:space="0" w:color="auto"/>
                <w:bottom w:val="none" w:sz="0" w:space="0" w:color="auto"/>
                <w:right w:val="none" w:sz="0" w:space="0" w:color="auto"/>
              </w:divBdr>
            </w:div>
            <w:div w:id="1993486911">
              <w:marLeft w:val="0"/>
              <w:marRight w:val="0"/>
              <w:marTop w:val="0"/>
              <w:marBottom w:val="0"/>
              <w:divBdr>
                <w:top w:val="none" w:sz="0" w:space="0" w:color="auto"/>
                <w:left w:val="none" w:sz="0" w:space="0" w:color="auto"/>
                <w:bottom w:val="none" w:sz="0" w:space="0" w:color="auto"/>
                <w:right w:val="none" w:sz="0" w:space="0" w:color="auto"/>
              </w:divBdr>
            </w:div>
            <w:div w:id="1999964186">
              <w:marLeft w:val="0"/>
              <w:marRight w:val="0"/>
              <w:marTop w:val="0"/>
              <w:marBottom w:val="0"/>
              <w:divBdr>
                <w:top w:val="none" w:sz="0" w:space="0" w:color="auto"/>
                <w:left w:val="none" w:sz="0" w:space="0" w:color="auto"/>
                <w:bottom w:val="none" w:sz="0" w:space="0" w:color="auto"/>
                <w:right w:val="none" w:sz="0" w:space="0" w:color="auto"/>
              </w:divBdr>
            </w:div>
            <w:div w:id="2005862018">
              <w:marLeft w:val="0"/>
              <w:marRight w:val="0"/>
              <w:marTop w:val="0"/>
              <w:marBottom w:val="0"/>
              <w:divBdr>
                <w:top w:val="none" w:sz="0" w:space="0" w:color="auto"/>
                <w:left w:val="none" w:sz="0" w:space="0" w:color="auto"/>
                <w:bottom w:val="none" w:sz="0" w:space="0" w:color="auto"/>
                <w:right w:val="none" w:sz="0" w:space="0" w:color="auto"/>
              </w:divBdr>
            </w:div>
            <w:div w:id="2015107585">
              <w:marLeft w:val="0"/>
              <w:marRight w:val="0"/>
              <w:marTop w:val="0"/>
              <w:marBottom w:val="0"/>
              <w:divBdr>
                <w:top w:val="none" w:sz="0" w:space="0" w:color="auto"/>
                <w:left w:val="none" w:sz="0" w:space="0" w:color="auto"/>
                <w:bottom w:val="none" w:sz="0" w:space="0" w:color="auto"/>
                <w:right w:val="none" w:sz="0" w:space="0" w:color="auto"/>
              </w:divBdr>
            </w:div>
            <w:div w:id="2015568323">
              <w:marLeft w:val="0"/>
              <w:marRight w:val="0"/>
              <w:marTop w:val="0"/>
              <w:marBottom w:val="0"/>
              <w:divBdr>
                <w:top w:val="none" w:sz="0" w:space="0" w:color="auto"/>
                <w:left w:val="none" w:sz="0" w:space="0" w:color="auto"/>
                <w:bottom w:val="none" w:sz="0" w:space="0" w:color="auto"/>
                <w:right w:val="none" w:sz="0" w:space="0" w:color="auto"/>
              </w:divBdr>
            </w:div>
            <w:div w:id="2018384012">
              <w:marLeft w:val="0"/>
              <w:marRight w:val="0"/>
              <w:marTop w:val="0"/>
              <w:marBottom w:val="0"/>
              <w:divBdr>
                <w:top w:val="none" w:sz="0" w:space="0" w:color="auto"/>
                <w:left w:val="none" w:sz="0" w:space="0" w:color="auto"/>
                <w:bottom w:val="none" w:sz="0" w:space="0" w:color="auto"/>
                <w:right w:val="none" w:sz="0" w:space="0" w:color="auto"/>
              </w:divBdr>
            </w:div>
            <w:div w:id="2035690532">
              <w:marLeft w:val="0"/>
              <w:marRight w:val="0"/>
              <w:marTop w:val="0"/>
              <w:marBottom w:val="0"/>
              <w:divBdr>
                <w:top w:val="none" w:sz="0" w:space="0" w:color="auto"/>
                <w:left w:val="none" w:sz="0" w:space="0" w:color="auto"/>
                <w:bottom w:val="none" w:sz="0" w:space="0" w:color="auto"/>
                <w:right w:val="none" w:sz="0" w:space="0" w:color="auto"/>
              </w:divBdr>
            </w:div>
            <w:div w:id="2070494193">
              <w:marLeft w:val="0"/>
              <w:marRight w:val="0"/>
              <w:marTop w:val="0"/>
              <w:marBottom w:val="0"/>
              <w:divBdr>
                <w:top w:val="none" w:sz="0" w:space="0" w:color="auto"/>
                <w:left w:val="none" w:sz="0" w:space="0" w:color="auto"/>
                <w:bottom w:val="none" w:sz="0" w:space="0" w:color="auto"/>
                <w:right w:val="none" w:sz="0" w:space="0" w:color="auto"/>
              </w:divBdr>
            </w:div>
            <w:div w:id="2077582261">
              <w:marLeft w:val="0"/>
              <w:marRight w:val="0"/>
              <w:marTop w:val="0"/>
              <w:marBottom w:val="0"/>
              <w:divBdr>
                <w:top w:val="none" w:sz="0" w:space="0" w:color="auto"/>
                <w:left w:val="none" w:sz="0" w:space="0" w:color="auto"/>
                <w:bottom w:val="none" w:sz="0" w:space="0" w:color="auto"/>
                <w:right w:val="none" w:sz="0" w:space="0" w:color="auto"/>
              </w:divBdr>
            </w:div>
            <w:div w:id="2127650132">
              <w:marLeft w:val="0"/>
              <w:marRight w:val="0"/>
              <w:marTop w:val="0"/>
              <w:marBottom w:val="0"/>
              <w:divBdr>
                <w:top w:val="none" w:sz="0" w:space="0" w:color="auto"/>
                <w:left w:val="none" w:sz="0" w:space="0" w:color="auto"/>
                <w:bottom w:val="none" w:sz="0" w:space="0" w:color="auto"/>
                <w:right w:val="none" w:sz="0" w:space="0" w:color="auto"/>
              </w:divBdr>
            </w:div>
            <w:div w:id="212791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76574">
      <w:bodyDiv w:val="1"/>
      <w:marLeft w:val="0"/>
      <w:marRight w:val="0"/>
      <w:marTop w:val="0"/>
      <w:marBottom w:val="0"/>
      <w:divBdr>
        <w:top w:val="none" w:sz="0" w:space="0" w:color="auto"/>
        <w:left w:val="none" w:sz="0" w:space="0" w:color="auto"/>
        <w:bottom w:val="none" w:sz="0" w:space="0" w:color="auto"/>
        <w:right w:val="none" w:sz="0" w:space="0" w:color="auto"/>
      </w:divBdr>
      <w:divsChild>
        <w:div w:id="1943414113">
          <w:marLeft w:val="0"/>
          <w:marRight w:val="0"/>
          <w:marTop w:val="0"/>
          <w:marBottom w:val="0"/>
          <w:divBdr>
            <w:top w:val="none" w:sz="0" w:space="0" w:color="auto"/>
            <w:left w:val="none" w:sz="0" w:space="0" w:color="auto"/>
            <w:bottom w:val="none" w:sz="0" w:space="0" w:color="auto"/>
            <w:right w:val="none" w:sz="0" w:space="0" w:color="auto"/>
          </w:divBdr>
          <w:divsChild>
            <w:div w:id="18506276">
              <w:marLeft w:val="0"/>
              <w:marRight w:val="0"/>
              <w:marTop w:val="0"/>
              <w:marBottom w:val="0"/>
              <w:divBdr>
                <w:top w:val="none" w:sz="0" w:space="0" w:color="auto"/>
                <w:left w:val="none" w:sz="0" w:space="0" w:color="auto"/>
                <w:bottom w:val="none" w:sz="0" w:space="0" w:color="auto"/>
                <w:right w:val="none" w:sz="0" w:space="0" w:color="auto"/>
              </w:divBdr>
            </w:div>
            <w:div w:id="231742475">
              <w:marLeft w:val="0"/>
              <w:marRight w:val="0"/>
              <w:marTop w:val="0"/>
              <w:marBottom w:val="0"/>
              <w:divBdr>
                <w:top w:val="none" w:sz="0" w:space="0" w:color="auto"/>
                <w:left w:val="none" w:sz="0" w:space="0" w:color="auto"/>
                <w:bottom w:val="none" w:sz="0" w:space="0" w:color="auto"/>
                <w:right w:val="none" w:sz="0" w:space="0" w:color="auto"/>
              </w:divBdr>
            </w:div>
            <w:div w:id="520436970">
              <w:marLeft w:val="0"/>
              <w:marRight w:val="0"/>
              <w:marTop w:val="0"/>
              <w:marBottom w:val="0"/>
              <w:divBdr>
                <w:top w:val="none" w:sz="0" w:space="0" w:color="auto"/>
                <w:left w:val="none" w:sz="0" w:space="0" w:color="auto"/>
                <w:bottom w:val="none" w:sz="0" w:space="0" w:color="auto"/>
                <w:right w:val="none" w:sz="0" w:space="0" w:color="auto"/>
              </w:divBdr>
            </w:div>
            <w:div w:id="1008488370">
              <w:marLeft w:val="0"/>
              <w:marRight w:val="0"/>
              <w:marTop w:val="0"/>
              <w:marBottom w:val="0"/>
              <w:divBdr>
                <w:top w:val="none" w:sz="0" w:space="0" w:color="auto"/>
                <w:left w:val="none" w:sz="0" w:space="0" w:color="auto"/>
                <w:bottom w:val="none" w:sz="0" w:space="0" w:color="auto"/>
                <w:right w:val="none" w:sz="0" w:space="0" w:color="auto"/>
              </w:divBdr>
            </w:div>
            <w:div w:id="1344625825">
              <w:marLeft w:val="0"/>
              <w:marRight w:val="0"/>
              <w:marTop w:val="0"/>
              <w:marBottom w:val="0"/>
              <w:divBdr>
                <w:top w:val="none" w:sz="0" w:space="0" w:color="auto"/>
                <w:left w:val="none" w:sz="0" w:space="0" w:color="auto"/>
                <w:bottom w:val="none" w:sz="0" w:space="0" w:color="auto"/>
                <w:right w:val="none" w:sz="0" w:space="0" w:color="auto"/>
              </w:divBdr>
            </w:div>
            <w:div w:id="1410687937">
              <w:marLeft w:val="0"/>
              <w:marRight w:val="0"/>
              <w:marTop w:val="0"/>
              <w:marBottom w:val="0"/>
              <w:divBdr>
                <w:top w:val="none" w:sz="0" w:space="0" w:color="auto"/>
                <w:left w:val="none" w:sz="0" w:space="0" w:color="auto"/>
                <w:bottom w:val="none" w:sz="0" w:space="0" w:color="auto"/>
                <w:right w:val="none" w:sz="0" w:space="0" w:color="auto"/>
              </w:divBdr>
            </w:div>
            <w:div w:id="205581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99400">
      <w:bodyDiv w:val="1"/>
      <w:marLeft w:val="0"/>
      <w:marRight w:val="0"/>
      <w:marTop w:val="0"/>
      <w:marBottom w:val="0"/>
      <w:divBdr>
        <w:top w:val="none" w:sz="0" w:space="0" w:color="auto"/>
        <w:left w:val="none" w:sz="0" w:space="0" w:color="auto"/>
        <w:bottom w:val="none" w:sz="0" w:space="0" w:color="auto"/>
        <w:right w:val="none" w:sz="0" w:space="0" w:color="auto"/>
      </w:divBdr>
      <w:divsChild>
        <w:div w:id="1443261060">
          <w:marLeft w:val="0"/>
          <w:marRight w:val="0"/>
          <w:marTop w:val="0"/>
          <w:marBottom w:val="0"/>
          <w:divBdr>
            <w:top w:val="none" w:sz="0" w:space="0" w:color="auto"/>
            <w:left w:val="none" w:sz="0" w:space="0" w:color="auto"/>
            <w:bottom w:val="none" w:sz="0" w:space="0" w:color="auto"/>
            <w:right w:val="none" w:sz="0" w:space="0" w:color="auto"/>
          </w:divBdr>
          <w:divsChild>
            <w:div w:id="506528250">
              <w:marLeft w:val="0"/>
              <w:marRight w:val="0"/>
              <w:marTop w:val="0"/>
              <w:marBottom w:val="0"/>
              <w:divBdr>
                <w:top w:val="none" w:sz="0" w:space="0" w:color="auto"/>
                <w:left w:val="none" w:sz="0" w:space="0" w:color="auto"/>
                <w:bottom w:val="none" w:sz="0" w:space="0" w:color="auto"/>
                <w:right w:val="none" w:sz="0" w:space="0" w:color="auto"/>
              </w:divBdr>
            </w:div>
            <w:div w:id="725225349">
              <w:marLeft w:val="0"/>
              <w:marRight w:val="0"/>
              <w:marTop w:val="0"/>
              <w:marBottom w:val="0"/>
              <w:divBdr>
                <w:top w:val="none" w:sz="0" w:space="0" w:color="auto"/>
                <w:left w:val="none" w:sz="0" w:space="0" w:color="auto"/>
                <w:bottom w:val="none" w:sz="0" w:space="0" w:color="auto"/>
                <w:right w:val="none" w:sz="0" w:space="0" w:color="auto"/>
              </w:divBdr>
            </w:div>
            <w:div w:id="1216702293">
              <w:marLeft w:val="0"/>
              <w:marRight w:val="0"/>
              <w:marTop w:val="0"/>
              <w:marBottom w:val="0"/>
              <w:divBdr>
                <w:top w:val="none" w:sz="0" w:space="0" w:color="auto"/>
                <w:left w:val="none" w:sz="0" w:space="0" w:color="auto"/>
                <w:bottom w:val="none" w:sz="0" w:space="0" w:color="auto"/>
                <w:right w:val="none" w:sz="0" w:space="0" w:color="auto"/>
              </w:divBdr>
            </w:div>
            <w:div w:id="1267426599">
              <w:marLeft w:val="0"/>
              <w:marRight w:val="0"/>
              <w:marTop w:val="0"/>
              <w:marBottom w:val="0"/>
              <w:divBdr>
                <w:top w:val="none" w:sz="0" w:space="0" w:color="auto"/>
                <w:left w:val="none" w:sz="0" w:space="0" w:color="auto"/>
                <w:bottom w:val="none" w:sz="0" w:space="0" w:color="auto"/>
                <w:right w:val="none" w:sz="0" w:space="0" w:color="auto"/>
              </w:divBdr>
            </w:div>
            <w:div w:id="1938979670">
              <w:marLeft w:val="0"/>
              <w:marRight w:val="0"/>
              <w:marTop w:val="0"/>
              <w:marBottom w:val="0"/>
              <w:divBdr>
                <w:top w:val="none" w:sz="0" w:space="0" w:color="auto"/>
                <w:left w:val="none" w:sz="0" w:space="0" w:color="auto"/>
                <w:bottom w:val="none" w:sz="0" w:space="0" w:color="auto"/>
                <w:right w:val="none" w:sz="0" w:space="0" w:color="auto"/>
              </w:divBdr>
            </w:div>
            <w:div w:id="211197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478313">
      <w:bodyDiv w:val="1"/>
      <w:marLeft w:val="0"/>
      <w:marRight w:val="0"/>
      <w:marTop w:val="0"/>
      <w:marBottom w:val="0"/>
      <w:divBdr>
        <w:top w:val="none" w:sz="0" w:space="0" w:color="auto"/>
        <w:left w:val="none" w:sz="0" w:space="0" w:color="auto"/>
        <w:bottom w:val="none" w:sz="0" w:space="0" w:color="auto"/>
        <w:right w:val="none" w:sz="0" w:space="0" w:color="auto"/>
      </w:divBdr>
      <w:divsChild>
        <w:div w:id="167910482">
          <w:marLeft w:val="0"/>
          <w:marRight w:val="0"/>
          <w:marTop w:val="0"/>
          <w:marBottom w:val="0"/>
          <w:divBdr>
            <w:top w:val="none" w:sz="0" w:space="0" w:color="auto"/>
            <w:left w:val="none" w:sz="0" w:space="0" w:color="auto"/>
            <w:bottom w:val="none" w:sz="0" w:space="0" w:color="auto"/>
            <w:right w:val="none" w:sz="0" w:space="0" w:color="auto"/>
          </w:divBdr>
          <w:divsChild>
            <w:div w:id="113646930">
              <w:marLeft w:val="0"/>
              <w:marRight w:val="0"/>
              <w:marTop w:val="0"/>
              <w:marBottom w:val="0"/>
              <w:divBdr>
                <w:top w:val="none" w:sz="0" w:space="0" w:color="auto"/>
                <w:left w:val="none" w:sz="0" w:space="0" w:color="auto"/>
                <w:bottom w:val="none" w:sz="0" w:space="0" w:color="auto"/>
                <w:right w:val="none" w:sz="0" w:space="0" w:color="auto"/>
              </w:divBdr>
            </w:div>
            <w:div w:id="472213206">
              <w:marLeft w:val="0"/>
              <w:marRight w:val="0"/>
              <w:marTop w:val="0"/>
              <w:marBottom w:val="0"/>
              <w:divBdr>
                <w:top w:val="none" w:sz="0" w:space="0" w:color="auto"/>
                <w:left w:val="none" w:sz="0" w:space="0" w:color="auto"/>
                <w:bottom w:val="none" w:sz="0" w:space="0" w:color="auto"/>
                <w:right w:val="none" w:sz="0" w:space="0" w:color="auto"/>
              </w:divBdr>
            </w:div>
            <w:div w:id="518785862">
              <w:marLeft w:val="0"/>
              <w:marRight w:val="0"/>
              <w:marTop w:val="0"/>
              <w:marBottom w:val="0"/>
              <w:divBdr>
                <w:top w:val="none" w:sz="0" w:space="0" w:color="auto"/>
                <w:left w:val="none" w:sz="0" w:space="0" w:color="auto"/>
                <w:bottom w:val="none" w:sz="0" w:space="0" w:color="auto"/>
                <w:right w:val="none" w:sz="0" w:space="0" w:color="auto"/>
              </w:divBdr>
            </w:div>
            <w:div w:id="1351638293">
              <w:marLeft w:val="0"/>
              <w:marRight w:val="0"/>
              <w:marTop w:val="0"/>
              <w:marBottom w:val="0"/>
              <w:divBdr>
                <w:top w:val="none" w:sz="0" w:space="0" w:color="auto"/>
                <w:left w:val="none" w:sz="0" w:space="0" w:color="auto"/>
                <w:bottom w:val="none" w:sz="0" w:space="0" w:color="auto"/>
                <w:right w:val="none" w:sz="0" w:space="0" w:color="auto"/>
              </w:divBdr>
            </w:div>
            <w:div w:id="1663895109">
              <w:marLeft w:val="0"/>
              <w:marRight w:val="0"/>
              <w:marTop w:val="0"/>
              <w:marBottom w:val="0"/>
              <w:divBdr>
                <w:top w:val="none" w:sz="0" w:space="0" w:color="auto"/>
                <w:left w:val="none" w:sz="0" w:space="0" w:color="auto"/>
                <w:bottom w:val="none" w:sz="0" w:space="0" w:color="auto"/>
                <w:right w:val="none" w:sz="0" w:space="0" w:color="auto"/>
              </w:divBdr>
            </w:div>
            <w:div w:id="195894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07718">
      <w:bodyDiv w:val="1"/>
      <w:marLeft w:val="0"/>
      <w:marRight w:val="0"/>
      <w:marTop w:val="0"/>
      <w:marBottom w:val="0"/>
      <w:divBdr>
        <w:top w:val="none" w:sz="0" w:space="0" w:color="auto"/>
        <w:left w:val="none" w:sz="0" w:space="0" w:color="auto"/>
        <w:bottom w:val="none" w:sz="0" w:space="0" w:color="auto"/>
        <w:right w:val="none" w:sz="0" w:space="0" w:color="auto"/>
      </w:divBdr>
      <w:divsChild>
        <w:div w:id="1225532235">
          <w:marLeft w:val="0"/>
          <w:marRight w:val="0"/>
          <w:marTop w:val="0"/>
          <w:marBottom w:val="0"/>
          <w:divBdr>
            <w:top w:val="none" w:sz="0" w:space="0" w:color="auto"/>
            <w:left w:val="none" w:sz="0" w:space="0" w:color="auto"/>
            <w:bottom w:val="none" w:sz="0" w:space="0" w:color="auto"/>
            <w:right w:val="none" w:sz="0" w:space="0" w:color="auto"/>
          </w:divBdr>
          <w:divsChild>
            <w:div w:id="87579178">
              <w:marLeft w:val="0"/>
              <w:marRight w:val="0"/>
              <w:marTop w:val="0"/>
              <w:marBottom w:val="0"/>
              <w:divBdr>
                <w:top w:val="none" w:sz="0" w:space="0" w:color="auto"/>
                <w:left w:val="none" w:sz="0" w:space="0" w:color="auto"/>
                <w:bottom w:val="none" w:sz="0" w:space="0" w:color="auto"/>
                <w:right w:val="none" w:sz="0" w:space="0" w:color="auto"/>
              </w:divBdr>
            </w:div>
            <w:div w:id="109470721">
              <w:marLeft w:val="0"/>
              <w:marRight w:val="0"/>
              <w:marTop w:val="0"/>
              <w:marBottom w:val="0"/>
              <w:divBdr>
                <w:top w:val="none" w:sz="0" w:space="0" w:color="auto"/>
                <w:left w:val="none" w:sz="0" w:space="0" w:color="auto"/>
                <w:bottom w:val="none" w:sz="0" w:space="0" w:color="auto"/>
                <w:right w:val="none" w:sz="0" w:space="0" w:color="auto"/>
              </w:divBdr>
            </w:div>
            <w:div w:id="117994814">
              <w:marLeft w:val="0"/>
              <w:marRight w:val="0"/>
              <w:marTop w:val="0"/>
              <w:marBottom w:val="0"/>
              <w:divBdr>
                <w:top w:val="none" w:sz="0" w:space="0" w:color="auto"/>
                <w:left w:val="none" w:sz="0" w:space="0" w:color="auto"/>
                <w:bottom w:val="none" w:sz="0" w:space="0" w:color="auto"/>
                <w:right w:val="none" w:sz="0" w:space="0" w:color="auto"/>
              </w:divBdr>
            </w:div>
            <w:div w:id="127405763">
              <w:marLeft w:val="0"/>
              <w:marRight w:val="0"/>
              <w:marTop w:val="0"/>
              <w:marBottom w:val="0"/>
              <w:divBdr>
                <w:top w:val="none" w:sz="0" w:space="0" w:color="auto"/>
                <w:left w:val="none" w:sz="0" w:space="0" w:color="auto"/>
                <w:bottom w:val="none" w:sz="0" w:space="0" w:color="auto"/>
                <w:right w:val="none" w:sz="0" w:space="0" w:color="auto"/>
              </w:divBdr>
            </w:div>
            <w:div w:id="137109966">
              <w:marLeft w:val="0"/>
              <w:marRight w:val="0"/>
              <w:marTop w:val="0"/>
              <w:marBottom w:val="0"/>
              <w:divBdr>
                <w:top w:val="none" w:sz="0" w:space="0" w:color="auto"/>
                <w:left w:val="none" w:sz="0" w:space="0" w:color="auto"/>
                <w:bottom w:val="none" w:sz="0" w:space="0" w:color="auto"/>
                <w:right w:val="none" w:sz="0" w:space="0" w:color="auto"/>
              </w:divBdr>
            </w:div>
            <w:div w:id="138809025">
              <w:marLeft w:val="0"/>
              <w:marRight w:val="0"/>
              <w:marTop w:val="0"/>
              <w:marBottom w:val="0"/>
              <w:divBdr>
                <w:top w:val="none" w:sz="0" w:space="0" w:color="auto"/>
                <w:left w:val="none" w:sz="0" w:space="0" w:color="auto"/>
                <w:bottom w:val="none" w:sz="0" w:space="0" w:color="auto"/>
                <w:right w:val="none" w:sz="0" w:space="0" w:color="auto"/>
              </w:divBdr>
            </w:div>
            <w:div w:id="212734373">
              <w:marLeft w:val="0"/>
              <w:marRight w:val="0"/>
              <w:marTop w:val="0"/>
              <w:marBottom w:val="0"/>
              <w:divBdr>
                <w:top w:val="none" w:sz="0" w:space="0" w:color="auto"/>
                <w:left w:val="none" w:sz="0" w:space="0" w:color="auto"/>
                <w:bottom w:val="none" w:sz="0" w:space="0" w:color="auto"/>
                <w:right w:val="none" w:sz="0" w:space="0" w:color="auto"/>
              </w:divBdr>
            </w:div>
            <w:div w:id="212889295">
              <w:marLeft w:val="0"/>
              <w:marRight w:val="0"/>
              <w:marTop w:val="0"/>
              <w:marBottom w:val="0"/>
              <w:divBdr>
                <w:top w:val="none" w:sz="0" w:space="0" w:color="auto"/>
                <w:left w:val="none" w:sz="0" w:space="0" w:color="auto"/>
                <w:bottom w:val="none" w:sz="0" w:space="0" w:color="auto"/>
                <w:right w:val="none" w:sz="0" w:space="0" w:color="auto"/>
              </w:divBdr>
            </w:div>
            <w:div w:id="217740984">
              <w:marLeft w:val="0"/>
              <w:marRight w:val="0"/>
              <w:marTop w:val="0"/>
              <w:marBottom w:val="0"/>
              <w:divBdr>
                <w:top w:val="none" w:sz="0" w:space="0" w:color="auto"/>
                <w:left w:val="none" w:sz="0" w:space="0" w:color="auto"/>
                <w:bottom w:val="none" w:sz="0" w:space="0" w:color="auto"/>
                <w:right w:val="none" w:sz="0" w:space="0" w:color="auto"/>
              </w:divBdr>
            </w:div>
            <w:div w:id="236475758">
              <w:marLeft w:val="0"/>
              <w:marRight w:val="0"/>
              <w:marTop w:val="0"/>
              <w:marBottom w:val="0"/>
              <w:divBdr>
                <w:top w:val="none" w:sz="0" w:space="0" w:color="auto"/>
                <w:left w:val="none" w:sz="0" w:space="0" w:color="auto"/>
                <w:bottom w:val="none" w:sz="0" w:space="0" w:color="auto"/>
                <w:right w:val="none" w:sz="0" w:space="0" w:color="auto"/>
              </w:divBdr>
            </w:div>
            <w:div w:id="247078369">
              <w:marLeft w:val="0"/>
              <w:marRight w:val="0"/>
              <w:marTop w:val="0"/>
              <w:marBottom w:val="0"/>
              <w:divBdr>
                <w:top w:val="none" w:sz="0" w:space="0" w:color="auto"/>
                <w:left w:val="none" w:sz="0" w:space="0" w:color="auto"/>
                <w:bottom w:val="none" w:sz="0" w:space="0" w:color="auto"/>
                <w:right w:val="none" w:sz="0" w:space="0" w:color="auto"/>
              </w:divBdr>
            </w:div>
            <w:div w:id="259485905">
              <w:marLeft w:val="0"/>
              <w:marRight w:val="0"/>
              <w:marTop w:val="0"/>
              <w:marBottom w:val="0"/>
              <w:divBdr>
                <w:top w:val="none" w:sz="0" w:space="0" w:color="auto"/>
                <w:left w:val="none" w:sz="0" w:space="0" w:color="auto"/>
                <w:bottom w:val="none" w:sz="0" w:space="0" w:color="auto"/>
                <w:right w:val="none" w:sz="0" w:space="0" w:color="auto"/>
              </w:divBdr>
            </w:div>
            <w:div w:id="260603251">
              <w:marLeft w:val="0"/>
              <w:marRight w:val="0"/>
              <w:marTop w:val="0"/>
              <w:marBottom w:val="0"/>
              <w:divBdr>
                <w:top w:val="none" w:sz="0" w:space="0" w:color="auto"/>
                <w:left w:val="none" w:sz="0" w:space="0" w:color="auto"/>
                <w:bottom w:val="none" w:sz="0" w:space="0" w:color="auto"/>
                <w:right w:val="none" w:sz="0" w:space="0" w:color="auto"/>
              </w:divBdr>
            </w:div>
            <w:div w:id="272367898">
              <w:marLeft w:val="0"/>
              <w:marRight w:val="0"/>
              <w:marTop w:val="0"/>
              <w:marBottom w:val="0"/>
              <w:divBdr>
                <w:top w:val="none" w:sz="0" w:space="0" w:color="auto"/>
                <w:left w:val="none" w:sz="0" w:space="0" w:color="auto"/>
                <w:bottom w:val="none" w:sz="0" w:space="0" w:color="auto"/>
                <w:right w:val="none" w:sz="0" w:space="0" w:color="auto"/>
              </w:divBdr>
            </w:div>
            <w:div w:id="281811701">
              <w:marLeft w:val="0"/>
              <w:marRight w:val="0"/>
              <w:marTop w:val="0"/>
              <w:marBottom w:val="0"/>
              <w:divBdr>
                <w:top w:val="none" w:sz="0" w:space="0" w:color="auto"/>
                <w:left w:val="none" w:sz="0" w:space="0" w:color="auto"/>
                <w:bottom w:val="none" w:sz="0" w:space="0" w:color="auto"/>
                <w:right w:val="none" w:sz="0" w:space="0" w:color="auto"/>
              </w:divBdr>
            </w:div>
            <w:div w:id="389038204">
              <w:marLeft w:val="0"/>
              <w:marRight w:val="0"/>
              <w:marTop w:val="0"/>
              <w:marBottom w:val="0"/>
              <w:divBdr>
                <w:top w:val="none" w:sz="0" w:space="0" w:color="auto"/>
                <w:left w:val="none" w:sz="0" w:space="0" w:color="auto"/>
                <w:bottom w:val="none" w:sz="0" w:space="0" w:color="auto"/>
                <w:right w:val="none" w:sz="0" w:space="0" w:color="auto"/>
              </w:divBdr>
            </w:div>
            <w:div w:id="392970421">
              <w:marLeft w:val="0"/>
              <w:marRight w:val="0"/>
              <w:marTop w:val="0"/>
              <w:marBottom w:val="0"/>
              <w:divBdr>
                <w:top w:val="none" w:sz="0" w:space="0" w:color="auto"/>
                <w:left w:val="none" w:sz="0" w:space="0" w:color="auto"/>
                <w:bottom w:val="none" w:sz="0" w:space="0" w:color="auto"/>
                <w:right w:val="none" w:sz="0" w:space="0" w:color="auto"/>
              </w:divBdr>
            </w:div>
            <w:div w:id="398133022">
              <w:marLeft w:val="0"/>
              <w:marRight w:val="0"/>
              <w:marTop w:val="0"/>
              <w:marBottom w:val="0"/>
              <w:divBdr>
                <w:top w:val="none" w:sz="0" w:space="0" w:color="auto"/>
                <w:left w:val="none" w:sz="0" w:space="0" w:color="auto"/>
                <w:bottom w:val="none" w:sz="0" w:space="0" w:color="auto"/>
                <w:right w:val="none" w:sz="0" w:space="0" w:color="auto"/>
              </w:divBdr>
            </w:div>
            <w:div w:id="412556156">
              <w:marLeft w:val="0"/>
              <w:marRight w:val="0"/>
              <w:marTop w:val="0"/>
              <w:marBottom w:val="0"/>
              <w:divBdr>
                <w:top w:val="none" w:sz="0" w:space="0" w:color="auto"/>
                <w:left w:val="none" w:sz="0" w:space="0" w:color="auto"/>
                <w:bottom w:val="none" w:sz="0" w:space="0" w:color="auto"/>
                <w:right w:val="none" w:sz="0" w:space="0" w:color="auto"/>
              </w:divBdr>
            </w:div>
            <w:div w:id="447043099">
              <w:marLeft w:val="0"/>
              <w:marRight w:val="0"/>
              <w:marTop w:val="0"/>
              <w:marBottom w:val="0"/>
              <w:divBdr>
                <w:top w:val="none" w:sz="0" w:space="0" w:color="auto"/>
                <w:left w:val="none" w:sz="0" w:space="0" w:color="auto"/>
                <w:bottom w:val="none" w:sz="0" w:space="0" w:color="auto"/>
                <w:right w:val="none" w:sz="0" w:space="0" w:color="auto"/>
              </w:divBdr>
            </w:div>
            <w:div w:id="551501959">
              <w:marLeft w:val="0"/>
              <w:marRight w:val="0"/>
              <w:marTop w:val="0"/>
              <w:marBottom w:val="0"/>
              <w:divBdr>
                <w:top w:val="none" w:sz="0" w:space="0" w:color="auto"/>
                <w:left w:val="none" w:sz="0" w:space="0" w:color="auto"/>
                <w:bottom w:val="none" w:sz="0" w:space="0" w:color="auto"/>
                <w:right w:val="none" w:sz="0" w:space="0" w:color="auto"/>
              </w:divBdr>
            </w:div>
            <w:div w:id="553780859">
              <w:marLeft w:val="0"/>
              <w:marRight w:val="0"/>
              <w:marTop w:val="0"/>
              <w:marBottom w:val="0"/>
              <w:divBdr>
                <w:top w:val="none" w:sz="0" w:space="0" w:color="auto"/>
                <w:left w:val="none" w:sz="0" w:space="0" w:color="auto"/>
                <w:bottom w:val="none" w:sz="0" w:space="0" w:color="auto"/>
                <w:right w:val="none" w:sz="0" w:space="0" w:color="auto"/>
              </w:divBdr>
            </w:div>
            <w:div w:id="553930481">
              <w:marLeft w:val="0"/>
              <w:marRight w:val="0"/>
              <w:marTop w:val="0"/>
              <w:marBottom w:val="0"/>
              <w:divBdr>
                <w:top w:val="none" w:sz="0" w:space="0" w:color="auto"/>
                <w:left w:val="none" w:sz="0" w:space="0" w:color="auto"/>
                <w:bottom w:val="none" w:sz="0" w:space="0" w:color="auto"/>
                <w:right w:val="none" w:sz="0" w:space="0" w:color="auto"/>
              </w:divBdr>
            </w:div>
            <w:div w:id="562643546">
              <w:marLeft w:val="0"/>
              <w:marRight w:val="0"/>
              <w:marTop w:val="0"/>
              <w:marBottom w:val="0"/>
              <w:divBdr>
                <w:top w:val="none" w:sz="0" w:space="0" w:color="auto"/>
                <w:left w:val="none" w:sz="0" w:space="0" w:color="auto"/>
                <w:bottom w:val="none" w:sz="0" w:space="0" w:color="auto"/>
                <w:right w:val="none" w:sz="0" w:space="0" w:color="auto"/>
              </w:divBdr>
            </w:div>
            <w:div w:id="575746647">
              <w:marLeft w:val="0"/>
              <w:marRight w:val="0"/>
              <w:marTop w:val="0"/>
              <w:marBottom w:val="0"/>
              <w:divBdr>
                <w:top w:val="none" w:sz="0" w:space="0" w:color="auto"/>
                <w:left w:val="none" w:sz="0" w:space="0" w:color="auto"/>
                <w:bottom w:val="none" w:sz="0" w:space="0" w:color="auto"/>
                <w:right w:val="none" w:sz="0" w:space="0" w:color="auto"/>
              </w:divBdr>
            </w:div>
            <w:div w:id="609288618">
              <w:marLeft w:val="0"/>
              <w:marRight w:val="0"/>
              <w:marTop w:val="0"/>
              <w:marBottom w:val="0"/>
              <w:divBdr>
                <w:top w:val="none" w:sz="0" w:space="0" w:color="auto"/>
                <w:left w:val="none" w:sz="0" w:space="0" w:color="auto"/>
                <w:bottom w:val="none" w:sz="0" w:space="0" w:color="auto"/>
                <w:right w:val="none" w:sz="0" w:space="0" w:color="auto"/>
              </w:divBdr>
            </w:div>
            <w:div w:id="694503783">
              <w:marLeft w:val="0"/>
              <w:marRight w:val="0"/>
              <w:marTop w:val="0"/>
              <w:marBottom w:val="0"/>
              <w:divBdr>
                <w:top w:val="none" w:sz="0" w:space="0" w:color="auto"/>
                <w:left w:val="none" w:sz="0" w:space="0" w:color="auto"/>
                <w:bottom w:val="none" w:sz="0" w:space="0" w:color="auto"/>
                <w:right w:val="none" w:sz="0" w:space="0" w:color="auto"/>
              </w:divBdr>
            </w:div>
            <w:div w:id="699665897">
              <w:marLeft w:val="0"/>
              <w:marRight w:val="0"/>
              <w:marTop w:val="0"/>
              <w:marBottom w:val="0"/>
              <w:divBdr>
                <w:top w:val="none" w:sz="0" w:space="0" w:color="auto"/>
                <w:left w:val="none" w:sz="0" w:space="0" w:color="auto"/>
                <w:bottom w:val="none" w:sz="0" w:space="0" w:color="auto"/>
                <w:right w:val="none" w:sz="0" w:space="0" w:color="auto"/>
              </w:divBdr>
            </w:div>
            <w:div w:id="711884623">
              <w:marLeft w:val="0"/>
              <w:marRight w:val="0"/>
              <w:marTop w:val="0"/>
              <w:marBottom w:val="0"/>
              <w:divBdr>
                <w:top w:val="none" w:sz="0" w:space="0" w:color="auto"/>
                <w:left w:val="none" w:sz="0" w:space="0" w:color="auto"/>
                <w:bottom w:val="none" w:sz="0" w:space="0" w:color="auto"/>
                <w:right w:val="none" w:sz="0" w:space="0" w:color="auto"/>
              </w:divBdr>
            </w:div>
            <w:div w:id="751657422">
              <w:marLeft w:val="0"/>
              <w:marRight w:val="0"/>
              <w:marTop w:val="0"/>
              <w:marBottom w:val="0"/>
              <w:divBdr>
                <w:top w:val="none" w:sz="0" w:space="0" w:color="auto"/>
                <w:left w:val="none" w:sz="0" w:space="0" w:color="auto"/>
                <w:bottom w:val="none" w:sz="0" w:space="0" w:color="auto"/>
                <w:right w:val="none" w:sz="0" w:space="0" w:color="auto"/>
              </w:divBdr>
            </w:div>
            <w:div w:id="778718581">
              <w:marLeft w:val="0"/>
              <w:marRight w:val="0"/>
              <w:marTop w:val="0"/>
              <w:marBottom w:val="0"/>
              <w:divBdr>
                <w:top w:val="none" w:sz="0" w:space="0" w:color="auto"/>
                <w:left w:val="none" w:sz="0" w:space="0" w:color="auto"/>
                <w:bottom w:val="none" w:sz="0" w:space="0" w:color="auto"/>
                <w:right w:val="none" w:sz="0" w:space="0" w:color="auto"/>
              </w:divBdr>
            </w:div>
            <w:div w:id="781805023">
              <w:marLeft w:val="0"/>
              <w:marRight w:val="0"/>
              <w:marTop w:val="0"/>
              <w:marBottom w:val="0"/>
              <w:divBdr>
                <w:top w:val="none" w:sz="0" w:space="0" w:color="auto"/>
                <w:left w:val="none" w:sz="0" w:space="0" w:color="auto"/>
                <w:bottom w:val="none" w:sz="0" w:space="0" w:color="auto"/>
                <w:right w:val="none" w:sz="0" w:space="0" w:color="auto"/>
              </w:divBdr>
            </w:div>
            <w:div w:id="941765119">
              <w:marLeft w:val="0"/>
              <w:marRight w:val="0"/>
              <w:marTop w:val="0"/>
              <w:marBottom w:val="0"/>
              <w:divBdr>
                <w:top w:val="none" w:sz="0" w:space="0" w:color="auto"/>
                <w:left w:val="none" w:sz="0" w:space="0" w:color="auto"/>
                <w:bottom w:val="none" w:sz="0" w:space="0" w:color="auto"/>
                <w:right w:val="none" w:sz="0" w:space="0" w:color="auto"/>
              </w:divBdr>
            </w:div>
            <w:div w:id="952975334">
              <w:marLeft w:val="0"/>
              <w:marRight w:val="0"/>
              <w:marTop w:val="0"/>
              <w:marBottom w:val="0"/>
              <w:divBdr>
                <w:top w:val="none" w:sz="0" w:space="0" w:color="auto"/>
                <w:left w:val="none" w:sz="0" w:space="0" w:color="auto"/>
                <w:bottom w:val="none" w:sz="0" w:space="0" w:color="auto"/>
                <w:right w:val="none" w:sz="0" w:space="0" w:color="auto"/>
              </w:divBdr>
            </w:div>
            <w:div w:id="967124547">
              <w:marLeft w:val="0"/>
              <w:marRight w:val="0"/>
              <w:marTop w:val="0"/>
              <w:marBottom w:val="0"/>
              <w:divBdr>
                <w:top w:val="none" w:sz="0" w:space="0" w:color="auto"/>
                <w:left w:val="none" w:sz="0" w:space="0" w:color="auto"/>
                <w:bottom w:val="none" w:sz="0" w:space="0" w:color="auto"/>
                <w:right w:val="none" w:sz="0" w:space="0" w:color="auto"/>
              </w:divBdr>
            </w:div>
            <w:div w:id="969481199">
              <w:marLeft w:val="0"/>
              <w:marRight w:val="0"/>
              <w:marTop w:val="0"/>
              <w:marBottom w:val="0"/>
              <w:divBdr>
                <w:top w:val="none" w:sz="0" w:space="0" w:color="auto"/>
                <w:left w:val="none" w:sz="0" w:space="0" w:color="auto"/>
                <w:bottom w:val="none" w:sz="0" w:space="0" w:color="auto"/>
                <w:right w:val="none" w:sz="0" w:space="0" w:color="auto"/>
              </w:divBdr>
            </w:div>
            <w:div w:id="1003170249">
              <w:marLeft w:val="0"/>
              <w:marRight w:val="0"/>
              <w:marTop w:val="0"/>
              <w:marBottom w:val="0"/>
              <w:divBdr>
                <w:top w:val="none" w:sz="0" w:space="0" w:color="auto"/>
                <w:left w:val="none" w:sz="0" w:space="0" w:color="auto"/>
                <w:bottom w:val="none" w:sz="0" w:space="0" w:color="auto"/>
                <w:right w:val="none" w:sz="0" w:space="0" w:color="auto"/>
              </w:divBdr>
            </w:div>
            <w:div w:id="1003896751">
              <w:marLeft w:val="0"/>
              <w:marRight w:val="0"/>
              <w:marTop w:val="0"/>
              <w:marBottom w:val="0"/>
              <w:divBdr>
                <w:top w:val="none" w:sz="0" w:space="0" w:color="auto"/>
                <w:left w:val="none" w:sz="0" w:space="0" w:color="auto"/>
                <w:bottom w:val="none" w:sz="0" w:space="0" w:color="auto"/>
                <w:right w:val="none" w:sz="0" w:space="0" w:color="auto"/>
              </w:divBdr>
            </w:div>
            <w:div w:id="1087192601">
              <w:marLeft w:val="0"/>
              <w:marRight w:val="0"/>
              <w:marTop w:val="0"/>
              <w:marBottom w:val="0"/>
              <w:divBdr>
                <w:top w:val="none" w:sz="0" w:space="0" w:color="auto"/>
                <w:left w:val="none" w:sz="0" w:space="0" w:color="auto"/>
                <w:bottom w:val="none" w:sz="0" w:space="0" w:color="auto"/>
                <w:right w:val="none" w:sz="0" w:space="0" w:color="auto"/>
              </w:divBdr>
            </w:div>
            <w:div w:id="1142187459">
              <w:marLeft w:val="0"/>
              <w:marRight w:val="0"/>
              <w:marTop w:val="0"/>
              <w:marBottom w:val="0"/>
              <w:divBdr>
                <w:top w:val="none" w:sz="0" w:space="0" w:color="auto"/>
                <w:left w:val="none" w:sz="0" w:space="0" w:color="auto"/>
                <w:bottom w:val="none" w:sz="0" w:space="0" w:color="auto"/>
                <w:right w:val="none" w:sz="0" w:space="0" w:color="auto"/>
              </w:divBdr>
            </w:div>
            <w:div w:id="1222134388">
              <w:marLeft w:val="0"/>
              <w:marRight w:val="0"/>
              <w:marTop w:val="0"/>
              <w:marBottom w:val="0"/>
              <w:divBdr>
                <w:top w:val="none" w:sz="0" w:space="0" w:color="auto"/>
                <w:left w:val="none" w:sz="0" w:space="0" w:color="auto"/>
                <w:bottom w:val="none" w:sz="0" w:space="0" w:color="auto"/>
                <w:right w:val="none" w:sz="0" w:space="0" w:color="auto"/>
              </w:divBdr>
            </w:div>
            <w:div w:id="1252472689">
              <w:marLeft w:val="0"/>
              <w:marRight w:val="0"/>
              <w:marTop w:val="0"/>
              <w:marBottom w:val="0"/>
              <w:divBdr>
                <w:top w:val="none" w:sz="0" w:space="0" w:color="auto"/>
                <w:left w:val="none" w:sz="0" w:space="0" w:color="auto"/>
                <w:bottom w:val="none" w:sz="0" w:space="0" w:color="auto"/>
                <w:right w:val="none" w:sz="0" w:space="0" w:color="auto"/>
              </w:divBdr>
            </w:div>
            <w:div w:id="1320500448">
              <w:marLeft w:val="0"/>
              <w:marRight w:val="0"/>
              <w:marTop w:val="0"/>
              <w:marBottom w:val="0"/>
              <w:divBdr>
                <w:top w:val="none" w:sz="0" w:space="0" w:color="auto"/>
                <w:left w:val="none" w:sz="0" w:space="0" w:color="auto"/>
                <w:bottom w:val="none" w:sz="0" w:space="0" w:color="auto"/>
                <w:right w:val="none" w:sz="0" w:space="0" w:color="auto"/>
              </w:divBdr>
            </w:div>
            <w:div w:id="1333022588">
              <w:marLeft w:val="0"/>
              <w:marRight w:val="0"/>
              <w:marTop w:val="0"/>
              <w:marBottom w:val="0"/>
              <w:divBdr>
                <w:top w:val="none" w:sz="0" w:space="0" w:color="auto"/>
                <w:left w:val="none" w:sz="0" w:space="0" w:color="auto"/>
                <w:bottom w:val="none" w:sz="0" w:space="0" w:color="auto"/>
                <w:right w:val="none" w:sz="0" w:space="0" w:color="auto"/>
              </w:divBdr>
            </w:div>
            <w:div w:id="1422871257">
              <w:marLeft w:val="0"/>
              <w:marRight w:val="0"/>
              <w:marTop w:val="0"/>
              <w:marBottom w:val="0"/>
              <w:divBdr>
                <w:top w:val="none" w:sz="0" w:space="0" w:color="auto"/>
                <w:left w:val="none" w:sz="0" w:space="0" w:color="auto"/>
                <w:bottom w:val="none" w:sz="0" w:space="0" w:color="auto"/>
                <w:right w:val="none" w:sz="0" w:space="0" w:color="auto"/>
              </w:divBdr>
            </w:div>
            <w:div w:id="1431849719">
              <w:marLeft w:val="0"/>
              <w:marRight w:val="0"/>
              <w:marTop w:val="0"/>
              <w:marBottom w:val="0"/>
              <w:divBdr>
                <w:top w:val="none" w:sz="0" w:space="0" w:color="auto"/>
                <w:left w:val="none" w:sz="0" w:space="0" w:color="auto"/>
                <w:bottom w:val="none" w:sz="0" w:space="0" w:color="auto"/>
                <w:right w:val="none" w:sz="0" w:space="0" w:color="auto"/>
              </w:divBdr>
            </w:div>
            <w:div w:id="1454788103">
              <w:marLeft w:val="0"/>
              <w:marRight w:val="0"/>
              <w:marTop w:val="0"/>
              <w:marBottom w:val="0"/>
              <w:divBdr>
                <w:top w:val="none" w:sz="0" w:space="0" w:color="auto"/>
                <w:left w:val="none" w:sz="0" w:space="0" w:color="auto"/>
                <w:bottom w:val="none" w:sz="0" w:space="0" w:color="auto"/>
                <w:right w:val="none" w:sz="0" w:space="0" w:color="auto"/>
              </w:divBdr>
            </w:div>
            <w:div w:id="1466973806">
              <w:marLeft w:val="0"/>
              <w:marRight w:val="0"/>
              <w:marTop w:val="0"/>
              <w:marBottom w:val="0"/>
              <w:divBdr>
                <w:top w:val="none" w:sz="0" w:space="0" w:color="auto"/>
                <w:left w:val="none" w:sz="0" w:space="0" w:color="auto"/>
                <w:bottom w:val="none" w:sz="0" w:space="0" w:color="auto"/>
                <w:right w:val="none" w:sz="0" w:space="0" w:color="auto"/>
              </w:divBdr>
            </w:div>
            <w:div w:id="1476416138">
              <w:marLeft w:val="0"/>
              <w:marRight w:val="0"/>
              <w:marTop w:val="0"/>
              <w:marBottom w:val="0"/>
              <w:divBdr>
                <w:top w:val="none" w:sz="0" w:space="0" w:color="auto"/>
                <w:left w:val="none" w:sz="0" w:space="0" w:color="auto"/>
                <w:bottom w:val="none" w:sz="0" w:space="0" w:color="auto"/>
                <w:right w:val="none" w:sz="0" w:space="0" w:color="auto"/>
              </w:divBdr>
            </w:div>
            <w:div w:id="1511292332">
              <w:marLeft w:val="0"/>
              <w:marRight w:val="0"/>
              <w:marTop w:val="0"/>
              <w:marBottom w:val="0"/>
              <w:divBdr>
                <w:top w:val="none" w:sz="0" w:space="0" w:color="auto"/>
                <w:left w:val="none" w:sz="0" w:space="0" w:color="auto"/>
                <w:bottom w:val="none" w:sz="0" w:space="0" w:color="auto"/>
                <w:right w:val="none" w:sz="0" w:space="0" w:color="auto"/>
              </w:divBdr>
            </w:div>
            <w:div w:id="1616130006">
              <w:marLeft w:val="0"/>
              <w:marRight w:val="0"/>
              <w:marTop w:val="0"/>
              <w:marBottom w:val="0"/>
              <w:divBdr>
                <w:top w:val="none" w:sz="0" w:space="0" w:color="auto"/>
                <w:left w:val="none" w:sz="0" w:space="0" w:color="auto"/>
                <w:bottom w:val="none" w:sz="0" w:space="0" w:color="auto"/>
                <w:right w:val="none" w:sz="0" w:space="0" w:color="auto"/>
              </w:divBdr>
            </w:div>
            <w:div w:id="1625843429">
              <w:marLeft w:val="0"/>
              <w:marRight w:val="0"/>
              <w:marTop w:val="0"/>
              <w:marBottom w:val="0"/>
              <w:divBdr>
                <w:top w:val="none" w:sz="0" w:space="0" w:color="auto"/>
                <w:left w:val="none" w:sz="0" w:space="0" w:color="auto"/>
                <w:bottom w:val="none" w:sz="0" w:space="0" w:color="auto"/>
                <w:right w:val="none" w:sz="0" w:space="0" w:color="auto"/>
              </w:divBdr>
            </w:div>
            <w:div w:id="1733387451">
              <w:marLeft w:val="0"/>
              <w:marRight w:val="0"/>
              <w:marTop w:val="0"/>
              <w:marBottom w:val="0"/>
              <w:divBdr>
                <w:top w:val="none" w:sz="0" w:space="0" w:color="auto"/>
                <w:left w:val="none" w:sz="0" w:space="0" w:color="auto"/>
                <w:bottom w:val="none" w:sz="0" w:space="0" w:color="auto"/>
                <w:right w:val="none" w:sz="0" w:space="0" w:color="auto"/>
              </w:divBdr>
            </w:div>
            <w:div w:id="1734423323">
              <w:marLeft w:val="0"/>
              <w:marRight w:val="0"/>
              <w:marTop w:val="0"/>
              <w:marBottom w:val="0"/>
              <w:divBdr>
                <w:top w:val="none" w:sz="0" w:space="0" w:color="auto"/>
                <w:left w:val="none" w:sz="0" w:space="0" w:color="auto"/>
                <w:bottom w:val="none" w:sz="0" w:space="0" w:color="auto"/>
                <w:right w:val="none" w:sz="0" w:space="0" w:color="auto"/>
              </w:divBdr>
            </w:div>
            <w:div w:id="1745564293">
              <w:marLeft w:val="0"/>
              <w:marRight w:val="0"/>
              <w:marTop w:val="0"/>
              <w:marBottom w:val="0"/>
              <w:divBdr>
                <w:top w:val="none" w:sz="0" w:space="0" w:color="auto"/>
                <w:left w:val="none" w:sz="0" w:space="0" w:color="auto"/>
                <w:bottom w:val="none" w:sz="0" w:space="0" w:color="auto"/>
                <w:right w:val="none" w:sz="0" w:space="0" w:color="auto"/>
              </w:divBdr>
            </w:div>
            <w:div w:id="1781677769">
              <w:marLeft w:val="0"/>
              <w:marRight w:val="0"/>
              <w:marTop w:val="0"/>
              <w:marBottom w:val="0"/>
              <w:divBdr>
                <w:top w:val="none" w:sz="0" w:space="0" w:color="auto"/>
                <w:left w:val="none" w:sz="0" w:space="0" w:color="auto"/>
                <w:bottom w:val="none" w:sz="0" w:space="0" w:color="auto"/>
                <w:right w:val="none" w:sz="0" w:space="0" w:color="auto"/>
              </w:divBdr>
            </w:div>
            <w:div w:id="1798063364">
              <w:marLeft w:val="0"/>
              <w:marRight w:val="0"/>
              <w:marTop w:val="0"/>
              <w:marBottom w:val="0"/>
              <w:divBdr>
                <w:top w:val="none" w:sz="0" w:space="0" w:color="auto"/>
                <w:left w:val="none" w:sz="0" w:space="0" w:color="auto"/>
                <w:bottom w:val="none" w:sz="0" w:space="0" w:color="auto"/>
                <w:right w:val="none" w:sz="0" w:space="0" w:color="auto"/>
              </w:divBdr>
            </w:div>
            <w:div w:id="1815364495">
              <w:marLeft w:val="0"/>
              <w:marRight w:val="0"/>
              <w:marTop w:val="0"/>
              <w:marBottom w:val="0"/>
              <w:divBdr>
                <w:top w:val="none" w:sz="0" w:space="0" w:color="auto"/>
                <w:left w:val="none" w:sz="0" w:space="0" w:color="auto"/>
                <w:bottom w:val="none" w:sz="0" w:space="0" w:color="auto"/>
                <w:right w:val="none" w:sz="0" w:space="0" w:color="auto"/>
              </w:divBdr>
            </w:div>
            <w:div w:id="1838228052">
              <w:marLeft w:val="0"/>
              <w:marRight w:val="0"/>
              <w:marTop w:val="0"/>
              <w:marBottom w:val="0"/>
              <w:divBdr>
                <w:top w:val="none" w:sz="0" w:space="0" w:color="auto"/>
                <w:left w:val="none" w:sz="0" w:space="0" w:color="auto"/>
                <w:bottom w:val="none" w:sz="0" w:space="0" w:color="auto"/>
                <w:right w:val="none" w:sz="0" w:space="0" w:color="auto"/>
              </w:divBdr>
            </w:div>
            <w:div w:id="1863661492">
              <w:marLeft w:val="0"/>
              <w:marRight w:val="0"/>
              <w:marTop w:val="0"/>
              <w:marBottom w:val="0"/>
              <w:divBdr>
                <w:top w:val="none" w:sz="0" w:space="0" w:color="auto"/>
                <w:left w:val="none" w:sz="0" w:space="0" w:color="auto"/>
                <w:bottom w:val="none" w:sz="0" w:space="0" w:color="auto"/>
                <w:right w:val="none" w:sz="0" w:space="0" w:color="auto"/>
              </w:divBdr>
            </w:div>
            <w:div w:id="1873418401">
              <w:marLeft w:val="0"/>
              <w:marRight w:val="0"/>
              <w:marTop w:val="0"/>
              <w:marBottom w:val="0"/>
              <w:divBdr>
                <w:top w:val="none" w:sz="0" w:space="0" w:color="auto"/>
                <w:left w:val="none" w:sz="0" w:space="0" w:color="auto"/>
                <w:bottom w:val="none" w:sz="0" w:space="0" w:color="auto"/>
                <w:right w:val="none" w:sz="0" w:space="0" w:color="auto"/>
              </w:divBdr>
            </w:div>
            <w:div w:id="1888566246">
              <w:marLeft w:val="0"/>
              <w:marRight w:val="0"/>
              <w:marTop w:val="0"/>
              <w:marBottom w:val="0"/>
              <w:divBdr>
                <w:top w:val="none" w:sz="0" w:space="0" w:color="auto"/>
                <w:left w:val="none" w:sz="0" w:space="0" w:color="auto"/>
                <w:bottom w:val="none" w:sz="0" w:space="0" w:color="auto"/>
                <w:right w:val="none" w:sz="0" w:space="0" w:color="auto"/>
              </w:divBdr>
            </w:div>
            <w:div w:id="1918442363">
              <w:marLeft w:val="0"/>
              <w:marRight w:val="0"/>
              <w:marTop w:val="0"/>
              <w:marBottom w:val="0"/>
              <w:divBdr>
                <w:top w:val="none" w:sz="0" w:space="0" w:color="auto"/>
                <w:left w:val="none" w:sz="0" w:space="0" w:color="auto"/>
                <w:bottom w:val="none" w:sz="0" w:space="0" w:color="auto"/>
                <w:right w:val="none" w:sz="0" w:space="0" w:color="auto"/>
              </w:divBdr>
            </w:div>
            <w:div w:id="1982687512">
              <w:marLeft w:val="0"/>
              <w:marRight w:val="0"/>
              <w:marTop w:val="0"/>
              <w:marBottom w:val="0"/>
              <w:divBdr>
                <w:top w:val="none" w:sz="0" w:space="0" w:color="auto"/>
                <w:left w:val="none" w:sz="0" w:space="0" w:color="auto"/>
                <w:bottom w:val="none" w:sz="0" w:space="0" w:color="auto"/>
                <w:right w:val="none" w:sz="0" w:space="0" w:color="auto"/>
              </w:divBdr>
            </w:div>
            <w:div w:id="1983539085">
              <w:marLeft w:val="0"/>
              <w:marRight w:val="0"/>
              <w:marTop w:val="0"/>
              <w:marBottom w:val="0"/>
              <w:divBdr>
                <w:top w:val="none" w:sz="0" w:space="0" w:color="auto"/>
                <w:left w:val="none" w:sz="0" w:space="0" w:color="auto"/>
                <w:bottom w:val="none" w:sz="0" w:space="0" w:color="auto"/>
                <w:right w:val="none" w:sz="0" w:space="0" w:color="auto"/>
              </w:divBdr>
            </w:div>
            <w:div w:id="1987776285">
              <w:marLeft w:val="0"/>
              <w:marRight w:val="0"/>
              <w:marTop w:val="0"/>
              <w:marBottom w:val="0"/>
              <w:divBdr>
                <w:top w:val="none" w:sz="0" w:space="0" w:color="auto"/>
                <w:left w:val="none" w:sz="0" w:space="0" w:color="auto"/>
                <w:bottom w:val="none" w:sz="0" w:space="0" w:color="auto"/>
                <w:right w:val="none" w:sz="0" w:space="0" w:color="auto"/>
              </w:divBdr>
            </w:div>
            <w:div w:id="2113628742">
              <w:marLeft w:val="0"/>
              <w:marRight w:val="0"/>
              <w:marTop w:val="0"/>
              <w:marBottom w:val="0"/>
              <w:divBdr>
                <w:top w:val="none" w:sz="0" w:space="0" w:color="auto"/>
                <w:left w:val="none" w:sz="0" w:space="0" w:color="auto"/>
                <w:bottom w:val="none" w:sz="0" w:space="0" w:color="auto"/>
                <w:right w:val="none" w:sz="0" w:space="0" w:color="auto"/>
              </w:divBdr>
            </w:div>
            <w:div w:id="2114207273">
              <w:marLeft w:val="0"/>
              <w:marRight w:val="0"/>
              <w:marTop w:val="0"/>
              <w:marBottom w:val="0"/>
              <w:divBdr>
                <w:top w:val="none" w:sz="0" w:space="0" w:color="auto"/>
                <w:left w:val="none" w:sz="0" w:space="0" w:color="auto"/>
                <w:bottom w:val="none" w:sz="0" w:space="0" w:color="auto"/>
                <w:right w:val="none" w:sz="0" w:space="0" w:color="auto"/>
              </w:divBdr>
            </w:div>
            <w:div w:id="2115713208">
              <w:marLeft w:val="0"/>
              <w:marRight w:val="0"/>
              <w:marTop w:val="0"/>
              <w:marBottom w:val="0"/>
              <w:divBdr>
                <w:top w:val="none" w:sz="0" w:space="0" w:color="auto"/>
                <w:left w:val="none" w:sz="0" w:space="0" w:color="auto"/>
                <w:bottom w:val="none" w:sz="0" w:space="0" w:color="auto"/>
                <w:right w:val="none" w:sz="0" w:space="0" w:color="auto"/>
              </w:divBdr>
            </w:div>
            <w:div w:id="213085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73882">
      <w:bodyDiv w:val="1"/>
      <w:marLeft w:val="0"/>
      <w:marRight w:val="0"/>
      <w:marTop w:val="0"/>
      <w:marBottom w:val="0"/>
      <w:divBdr>
        <w:top w:val="none" w:sz="0" w:space="0" w:color="auto"/>
        <w:left w:val="none" w:sz="0" w:space="0" w:color="auto"/>
        <w:bottom w:val="none" w:sz="0" w:space="0" w:color="auto"/>
        <w:right w:val="none" w:sz="0" w:space="0" w:color="auto"/>
      </w:divBdr>
    </w:div>
    <w:div w:id="2108652694">
      <w:bodyDiv w:val="1"/>
      <w:marLeft w:val="0"/>
      <w:marRight w:val="0"/>
      <w:marTop w:val="0"/>
      <w:marBottom w:val="0"/>
      <w:divBdr>
        <w:top w:val="none" w:sz="0" w:space="0" w:color="auto"/>
        <w:left w:val="none" w:sz="0" w:space="0" w:color="auto"/>
        <w:bottom w:val="none" w:sz="0" w:space="0" w:color="auto"/>
        <w:right w:val="none" w:sz="0" w:space="0" w:color="auto"/>
      </w:divBdr>
      <w:divsChild>
        <w:div w:id="60254028">
          <w:marLeft w:val="0"/>
          <w:marRight w:val="0"/>
          <w:marTop w:val="0"/>
          <w:marBottom w:val="0"/>
          <w:divBdr>
            <w:top w:val="none" w:sz="0" w:space="0" w:color="auto"/>
            <w:left w:val="none" w:sz="0" w:space="0" w:color="auto"/>
            <w:bottom w:val="none" w:sz="0" w:space="0" w:color="auto"/>
            <w:right w:val="none" w:sz="0" w:space="0" w:color="auto"/>
          </w:divBdr>
          <w:divsChild>
            <w:div w:id="107566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28133">
      <w:bodyDiv w:val="1"/>
      <w:marLeft w:val="0"/>
      <w:marRight w:val="0"/>
      <w:marTop w:val="0"/>
      <w:marBottom w:val="0"/>
      <w:divBdr>
        <w:top w:val="none" w:sz="0" w:space="0" w:color="auto"/>
        <w:left w:val="none" w:sz="0" w:space="0" w:color="auto"/>
        <w:bottom w:val="none" w:sz="0" w:space="0" w:color="auto"/>
        <w:right w:val="none" w:sz="0" w:space="0" w:color="auto"/>
      </w:divBdr>
    </w:div>
    <w:div w:id="2129153598">
      <w:bodyDiv w:val="1"/>
      <w:marLeft w:val="0"/>
      <w:marRight w:val="0"/>
      <w:marTop w:val="0"/>
      <w:marBottom w:val="0"/>
      <w:divBdr>
        <w:top w:val="none" w:sz="0" w:space="0" w:color="auto"/>
        <w:left w:val="none" w:sz="0" w:space="0" w:color="auto"/>
        <w:bottom w:val="none" w:sz="0" w:space="0" w:color="auto"/>
        <w:right w:val="none" w:sz="0" w:space="0" w:color="auto"/>
      </w:divBdr>
      <w:divsChild>
        <w:div w:id="1373338552">
          <w:marLeft w:val="0"/>
          <w:marRight w:val="0"/>
          <w:marTop w:val="0"/>
          <w:marBottom w:val="0"/>
          <w:divBdr>
            <w:top w:val="none" w:sz="0" w:space="0" w:color="auto"/>
            <w:left w:val="none" w:sz="0" w:space="0" w:color="auto"/>
            <w:bottom w:val="none" w:sz="0" w:space="0" w:color="auto"/>
            <w:right w:val="none" w:sz="0" w:space="0" w:color="auto"/>
          </w:divBdr>
          <w:divsChild>
            <w:div w:id="52899399">
              <w:marLeft w:val="0"/>
              <w:marRight w:val="0"/>
              <w:marTop w:val="0"/>
              <w:marBottom w:val="0"/>
              <w:divBdr>
                <w:top w:val="none" w:sz="0" w:space="0" w:color="auto"/>
                <w:left w:val="none" w:sz="0" w:space="0" w:color="auto"/>
                <w:bottom w:val="none" w:sz="0" w:space="0" w:color="auto"/>
                <w:right w:val="none" w:sz="0" w:space="0" w:color="auto"/>
              </w:divBdr>
            </w:div>
            <w:div w:id="71245958">
              <w:marLeft w:val="0"/>
              <w:marRight w:val="0"/>
              <w:marTop w:val="0"/>
              <w:marBottom w:val="0"/>
              <w:divBdr>
                <w:top w:val="none" w:sz="0" w:space="0" w:color="auto"/>
                <w:left w:val="none" w:sz="0" w:space="0" w:color="auto"/>
                <w:bottom w:val="none" w:sz="0" w:space="0" w:color="auto"/>
                <w:right w:val="none" w:sz="0" w:space="0" w:color="auto"/>
              </w:divBdr>
            </w:div>
            <w:div w:id="135993999">
              <w:marLeft w:val="0"/>
              <w:marRight w:val="0"/>
              <w:marTop w:val="0"/>
              <w:marBottom w:val="0"/>
              <w:divBdr>
                <w:top w:val="none" w:sz="0" w:space="0" w:color="auto"/>
                <w:left w:val="none" w:sz="0" w:space="0" w:color="auto"/>
                <w:bottom w:val="none" w:sz="0" w:space="0" w:color="auto"/>
                <w:right w:val="none" w:sz="0" w:space="0" w:color="auto"/>
              </w:divBdr>
            </w:div>
            <w:div w:id="140342716">
              <w:marLeft w:val="0"/>
              <w:marRight w:val="0"/>
              <w:marTop w:val="0"/>
              <w:marBottom w:val="0"/>
              <w:divBdr>
                <w:top w:val="none" w:sz="0" w:space="0" w:color="auto"/>
                <w:left w:val="none" w:sz="0" w:space="0" w:color="auto"/>
                <w:bottom w:val="none" w:sz="0" w:space="0" w:color="auto"/>
                <w:right w:val="none" w:sz="0" w:space="0" w:color="auto"/>
              </w:divBdr>
            </w:div>
            <w:div w:id="228196581">
              <w:marLeft w:val="0"/>
              <w:marRight w:val="0"/>
              <w:marTop w:val="0"/>
              <w:marBottom w:val="0"/>
              <w:divBdr>
                <w:top w:val="none" w:sz="0" w:space="0" w:color="auto"/>
                <w:left w:val="none" w:sz="0" w:space="0" w:color="auto"/>
                <w:bottom w:val="none" w:sz="0" w:space="0" w:color="auto"/>
                <w:right w:val="none" w:sz="0" w:space="0" w:color="auto"/>
              </w:divBdr>
            </w:div>
            <w:div w:id="281227776">
              <w:marLeft w:val="0"/>
              <w:marRight w:val="0"/>
              <w:marTop w:val="0"/>
              <w:marBottom w:val="0"/>
              <w:divBdr>
                <w:top w:val="none" w:sz="0" w:space="0" w:color="auto"/>
                <w:left w:val="none" w:sz="0" w:space="0" w:color="auto"/>
                <w:bottom w:val="none" w:sz="0" w:space="0" w:color="auto"/>
                <w:right w:val="none" w:sz="0" w:space="0" w:color="auto"/>
              </w:divBdr>
            </w:div>
            <w:div w:id="336613388">
              <w:marLeft w:val="0"/>
              <w:marRight w:val="0"/>
              <w:marTop w:val="0"/>
              <w:marBottom w:val="0"/>
              <w:divBdr>
                <w:top w:val="none" w:sz="0" w:space="0" w:color="auto"/>
                <w:left w:val="none" w:sz="0" w:space="0" w:color="auto"/>
                <w:bottom w:val="none" w:sz="0" w:space="0" w:color="auto"/>
                <w:right w:val="none" w:sz="0" w:space="0" w:color="auto"/>
              </w:divBdr>
            </w:div>
            <w:div w:id="393084989">
              <w:marLeft w:val="0"/>
              <w:marRight w:val="0"/>
              <w:marTop w:val="0"/>
              <w:marBottom w:val="0"/>
              <w:divBdr>
                <w:top w:val="none" w:sz="0" w:space="0" w:color="auto"/>
                <w:left w:val="none" w:sz="0" w:space="0" w:color="auto"/>
                <w:bottom w:val="none" w:sz="0" w:space="0" w:color="auto"/>
                <w:right w:val="none" w:sz="0" w:space="0" w:color="auto"/>
              </w:divBdr>
            </w:div>
            <w:div w:id="419570746">
              <w:marLeft w:val="0"/>
              <w:marRight w:val="0"/>
              <w:marTop w:val="0"/>
              <w:marBottom w:val="0"/>
              <w:divBdr>
                <w:top w:val="none" w:sz="0" w:space="0" w:color="auto"/>
                <w:left w:val="none" w:sz="0" w:space="0" w:color="auto"/>
                <w:bottom w:val="none" w:sz="0" w:space="0" w:color="auto"/>
                <w:right w:val="none" w:sz="0" w:space="0" w:color="auto"/>
              </w:divBdr>
            </w:div>
            <w:div w:id="468597682">
              <w:marLeft w:val="0"/>
              <w:marRight w:val="0"/>
              <w:marTop w:val="0"/>
              <w:marBottom w:val="0"/>
              <w:divBdr>
                <w:top w:val="none" w:sz="0" w:space="0" w:color="auto"/>
                <w:left w:val="none" w:sz="0" w:space="0" w:color="auto"/>
                <w:bottom w:val="none" w:sz="0" w:space="0" w:color="auto"/>
                <w:right w:val="none" w:sz="0" w:space="0" w:color="auto"/>
              </w:divBdr>
            </w:div>
            <w:div w:id="493107859">
              <w:marLeft w:val="0"/>
              <w:marRight w:val="0"/>
              <w:marTop w:val="0"/>
              <w:marBottom w:val="0"/>
              <w:divBdr>
                <w:top w:val="none" w:sz="0" w:space="0" w:color="auto"/>
                <w:left w:val="none" w:sz="0" w:space="0" w:color="auto"/>
                <w:bottom w:val="none" w:sz="0" w:space="0" w:color="auto"/>
                <w:right w:val="none" w:sz="0" w:space="0" w:color="auto"/>
              </w:divBdr>
            </w:div>
            <w:div w:id="534735009">
              <w:marLeft w:val="0"/>
              <w:marRight w:val="0"/>
              <w:marTop w:val="0"/>
              <w:marBottom w:val="0"/>
              <w:divBdr>
                <w:top w:val="none" w:sz="0" w:space="0" w:color="auto"/>
                <w:left w:val="none" w:sz="0" w:space="0" w:color="auto"/>
                <w:bottom w:val="none" w:sz="0" w:space="0" w:color="auto"/>
                <w:right w:val="none" w:sz="0" w:space="0" w:color="auto"/>
              </w:divBdr>
            </w:div>
            <w:div w:id="566188719">
              <w:marLeft w:val="0"/>
              <w:marRight w:val="0"/>
              <w:marTop w:val="0"/>
              <w:marBottom w:val="0"/>
              <w:divBdr>
                <w:top w:val="none" w:sz="0" w:space="0" w:color="auto"/>
                <w:left w:val="none" w:sz="0" w:space="0" w:color="auto"/>
                <w:bottom w:val="none" w:sz="0" w:space="0" w:color="auto"/>
                <w:right w:val="none" w:sz="0" w:space="0" w:color="auto"/>
              </w:divBdr>
            </w:div>
            <w:div w:id="692463447">
              <w:marLeft w:val="0"/>
              <w:marRight w:val="0"/>
              <w:marTop w:val="0"/>
              <w:marBottom w:val="0"/>
              <w:divBdr>
                <w:top w:val="none" w:sz="0" w:space="0" w:color="auto"/>
                <w:left w:val="none" w:sz="0" w:space="0" w:color="auto"/>
                <w:bottom w:val="none" w:sz="0" w:space="0" w:color="auto"/>
                <w:right w:val="none" w:sz="0" w:space="0" w:color="auto"/>
              </w:divBdr>
            </w:div>
            <w:div w:id="910502392">
              <w:marLeft w:val="0"/>
              <w:marRight w:val="0"/>
              <w:marTop w:val="0"/>
              <w:marBottom w:val="0"/>
              <w:divBdr>
                <w:top w:val="none" w:sz="0" w:space="0" w:color="auto"/>
                <w:left w:val="none" w:sz="0" w:space="0" w:color="auto"/>
                <w:bottom w:val="none" w:sz="0" w:space="0" w:color="auto"/>
                <w:right w:val="none" w:sz="0" w:space="0" w:color="auto"/>
              </w:divBdr>
            </w:div>
            <w:div w:id="956135217">
              <w:marLeft w:val="0"/>
              <w:marRight w:val="0"/>
              <w:marTop w:val="0"/>
              <w:marBottom w:val="0"/>
              <w:divBdr>
                <w:top w:val="none" w:sz="0" w:space="0" w:color="auto"/>
                <w:left w:val="none" w:sz="0" w:space="0" w:color="auto"/>
                <w:bottom w:val="none" w:sz="0" w:space="0" w:color="auto"/>
                <w:right w:val="none" w:sz="0" w:space="0" w:color="auto"/>
              </w:divBdr>
            </w:div>
            <w:div w:id="1113205870">
              <w:marLeft w:val="0"/>
              <w:marRight w:val="0"/>
              <w:marTop w:val="0"/>
              <w:marBottom w:val="0"/>
              <w:divBdr>
                <w:top w:val="none" w:sz="0" w:space="0" w:color="auto"/>
                <w:left w:val="none" w:sz="0" w:space="0" w:color="auto"/>
                <w:bottom w:val="none" w:sz="0" w:space="0" w:color="auto"/>
                <w:right w:val="none" w:sz="0" w:space="0" w:color="auto"/>
              </w:divBdr>
            </w:div>
            <w:div w:id="1223639634">
              <w:marLeft w:val="0"/>
              <w:marRight w:val="0"/>
              <w:marTop w:val="0"/>
              <w:marBottom w:val="0"/>
              <w:divBdr>
                <w:top w:val="none" w:sz="0" w:space="0" w:color="auto"/>
                <w:left w:val="none" w:sz="0" w:space="0" w:color="auto"/>
                <w:bottom w:val="none" w:sz="0" w:space="0" w:color="auto"/>
                <w:right w:val="none" w:sz="0" w:space="0" w:color="auto"/>
              </w:divBdr>
            </w:div>
            <w:div w:id="1238056944">
              <w:marLeft w:val="0"/>
              <w:marRight w:val="0"/>
              <w:marTop w:val="0"/>
              <w:marBottom w:val="0"/>
              <w:divBdr>
                <w:top w:val="none" w:sz="0" w:space="0" w:color="auto"/>
                <w:left w:val="none" w:sz="0" w:space="0" w:color="auto"/>
                <w:bottom w:val="none" w:sz="0" w:space="0" w:color="auto"/>
                <w:right w:val="none" w:sz="0" w:space="0" w:color="auto"/>
              </w:divBdr>
            </w:div>
            <w:div w:id="1276447293">
              <w:marLeft w:val="0"/>
              <w:marRight w:val="0"/>
              <w:marTop w:val="0"/>
              <w:marBottom w:val="0"/>
              <w:divBdr>
                <w:top w:val="none" w:sz="0" w:space="0" w:color="auto"/>
                <w:left w:val="none" w:sz="0" w:space="0" w:color="auto"/>
                <w:bottom w:val="none" w:sz="0" w:space="0" w:color="auto"/>
                <w:right w:val="none" w:sz="0" w:space="0" w:color="auto"/>
              </w:divBdr>
            </w:div>
            <w:div w:id="1396968646">
              <w:marLeft w:val="0"/>
              <w:marRight w:val="0"/>
              <w:marTop w:val="0"/>
              <w:marBottom w:val="0"/>
              <w:divBdr>
                <w:top w:val="none" w:sz="0" w:space="0" w:color="auto"/>
                <w:left w:val="none" w:sz="0" w:space="0" w:color="auto"/>
                <w:bottom w:val="none" w:sz="0" w:space="0" w:color="auto"/>
                <w:right w:val="none" w:sz="0" w:space="0" w:color="auto"/>
              </w:divBdr>
            </w:div>
            <w:div w:id="1401514725">
              <w:marLeft w:val="0"/>
              <w:marRight w:val="0"/>
              <w:marTop w:val="0"/>
              <w:marBottom w:val="0"/>
              <w:divBdr>
                <w:top w:val="none" w:sz="0" w:space="0" w:color="auto"/>
                <w:left w:val="none" w:sz="0" w:space="0" w:color="auto"/>
                <w:bottom w:val="none" w:sz="0" w:space="0" w:color="auto"/>
                <w:right w:val="none" w:sz="0" w:space="0" w:color="auto"/>
              </w:divBdr>
            </w:div>
            <w:div w:id="1408310309">
              <w:marLeft w:val="0"/>
              <w:marRight w:val="0"/>
              <w:marTop w:val="0"/>
              <w:marBottom w:val="0"/>
              <w:divBdr>
                <w:top w:val="none" w:sz="0" w:space="0" w:color="auto"/>
                <w:left w:val="none" w:sz="0" w:space="0" w:color="auto"/>
                <w:bottom w:val="none" w:sz="0" w:space="0" w:color="auto"/>
                <w:right w:val="none" w:sz="0" w:space="0" w:color="auto"/>
              </w:divBdr>
            </w:div>
            <w:div w:id="1458529758">
              <w:marLeft w:val="0"/>
              <w:marRight w:val="0"/>
              <w:marTop w:val="0"/>
              <w:marBottom w:val="0"/>
              <w:divBdr>
                <w:top w:val="none" w:sz="0" w:space="0" w:color="auto"/>
                <w:left w:val="none" w:sz="0" w:space="0" w:color="auto"/>
                <w:bottom w:val="none" w:sz="0" w:space="0" w:color="auto"/>
                <w:right w:val="none" w:sz="0" w:space="0" w:color="auto"/>
              </w:divBdr>
            </w:div>
            <w:div w:id="1523740891">
              <w:marLeft w:val="0"/>
              <w:marRight w:val="0"/>
              <w:marTop w:val="0"/>
              <w:marBottom w:val="0"/>
              <w:divBdr>
                <w:top w:val="none" w:sz="0" w:space="0" w:color="auto"/>
                <w:left w:val="none" w:sz="0" w:space="0" w:color="auto"/>
                <w:bottom w:val="none" w:sz="0" w:space="0" w:color="auto"/>
                <w:right w:val="none" w:sz="0" w:space="0" w:color="auto"/>
              </w:divBdr>
            </w:div>
            <w:div w:id="1585341814">
              <w:marLeft w:val="0"/>
              <w:marRight w:val="0"/>
              <w:marTop w:val="0"/>
              <w:marBottom w:val="0"/>
              <w:divBdr>
                <w:top w:val="none" w:sz="0" w:space="0" w:color="auto"/>
                <w:left w:val="none" w:sz="0" w:space="0" w:color="auto"/>
                <w:bottom w:val="none" w:sz="0" w:space="0" w:color="auto"/>
                <w:right w:val="none" w:sz="0" w:space="0" w:color="auto"/>
              </w:divBdr>
            </w:div>
            <w:div w:id="1659266631">
              <w:marLeft w:val="0"/>
              <w:marRight w:val="0"/>
              <w:marTop w:val="0"/>
              <w:marBottom w:val="0"/>
              <w:divBdr>
                <w:top w:val="none" w:sz="0" w:space="0" w:color="auto"/>
                <w:left w:val="none" w:sz="0" w:space="0" w:color="auto"/>
                <w:bottom w:val="none" w:sz="0" w:space="0" w:color="auto"/>
                <w:right w:val="none" w:sz="0" w:space="0" w:color="auto"/>
              </w:divBdr>
            </w:div>
            <w:div w:id="1718511033">
              <w:marLeft w:val="0"/>
              <w:marRight w:val="0"/>
              <w:marTop w:val="0"/>
              <w:marBottom w:val="0"/>
              <w:divBdr>
                <w:top w:val="none" w:sz="0" w:space="0" w:color="auto"/>
                <w:left w:val="none" w:sz="0" w:space="0" w:color="auto"/>
                <w:bottom w:val="none" w:sz="0" w:space="0" w:color="auto"/>
                <w:right w:val="none" w:sz="0" w:space="0" w:color="auto"/>
              </w:divBdr>
            </w:div>
            <w:div w:id="1737582418">
              <w:marLeft w:val="0"/>
              <w:marRight w:val="0"/>
              <w:marTop w:val="0"/>
              <w:marBottom w:val="0"/>
              <w:divBdr>
                <w:top w:val="none" w:sz="0" w:space="0" w:color="auto"/>
                <w:left w:val="none" w:sz="0" w:space="0" w:color="auto"/>
                <w:bottom w:val="none" w:sz="0" w:space="0" w:color="auto"/>
                <w:right w:val="none" w:sz="0" w:space="0" w:color="auto"/>
              </w:divBdr>
            </w:div>
            <w:div w:id="1782912816">
              <w:marLeft w:val="0"/>
              <w:marRight w:val="0"/>
              <w:marTop w:val="0"/>
              <w:marBottom w:val="0"/>
              <w:divBdr>
                <w:top w:val="none" w:sz="0" w:space="0" w:color="auto"/>
                <w:left w:val="none" w:sz="0" w:space="0" w:color="auto"/>
                <w:bottom w:val="none" w:sz="0" w:space="0" w:color="auto"/>
                <w:right w:val="none" w:sz="0" w:space="0" w:color="auto"/>
              </w:divBdr>
            </w:div>
            <w:div w:id="1791971309">
              <w:marLeft w:val="0"/>
              <w:marRight w:val="0"/>
              <w:marTop w:val="0"/>
              <w:marBottom w:val="0"/>
              <w:divBdr>
                <w:top w:val="none" w:sz="0" w:space="0" w:color="auto"/>
                <w:left w:val="none" w:sz="0" w:space="0" w:color="auto"/>
                <w:bottom w:val="none" w:sz="0" w:space="0" w:color="auto"/>
                <w:right w:val="none" w:sz="0" w:space="0" w:color="auto"/>
              </w:divBdr>
            </w:div>
            <w:div w:id="1815685186">
              <w:marLeft w:val="0"/>
              <w:marRight w:val="0"/>
              <w:marTop w:val="0"/>
              <w:marBottom w:val="0"/>
              <w:divBdr>
                <w:top w:val="none" w:sz="0" w:space="0" w:color="auto"/>
                <w:left w:val="none" w:sz="0" w:space="0" w:color="auto"/>
                <w:bottom w:val="none" w:sz="0" w:space="0" w:color="auto"/>
                <w:right w:val="none" w:sz="0" w:space="0" w:color="auto"/>
              </w:divBdr>
            </w:div>
            <w:div w:id="1821653803">
              <w:marLeft w:val="0"/>
              <w:marRight w:val="0"/>
              <w:marTop w:val="0"/>
              <w:marBottom w:val="0"/>
              <w:divBdr>
                <w:top w:val="none" w:sz="0" w:space="0" w:color="auto"/>
                <w:left w:val="none" w:sz="0" w:space="0" w:color="auto"/>
                <w:bottom w:val="none" w:sz="0" w:space="0" w:color="auto"/>
                <w:right w:val="none" w:sz="0" w:space="0" w:color="auto"/>
              </w:divBdr>
            </w:div>
            <w:div w:id="211224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86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FE334-23B7-4516-ACDB-FDD1CC1D6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102</Pages>
  <Words>13879</Words>
  <Characters>79114</Characters>
  <Application>Microsoft Office Word</Application>
  <DocSecurity>0</DocSecurity>
  <Lines>659</Lines>
  <Paragraphs>185</Paragraphs>
  <ScaleCrop>false</ScaleCrop>
  <Company/>
  <LinksUpToDate>false</LinksUpToDate>
  <CharactersWithSpaces>92808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俊林 杨</dc:creator>
  <cp:keywords/>
  <dc:description/>
  <cp:lastModifiedBy>俊林 杨</cp:lastModifiedBy>
  <cp:revision>4</cp:revision>
  <dcterms:created xsi:type="dcterms:W3CDTF">2025-07-16T07:58:00Z</dcterms:created>
  <dcterms:modified xsi:type="dcterms:W3CDTF">2025-07-17T05:43:00Z</dcterms:modified>
</cp:coreProperties>
</file>