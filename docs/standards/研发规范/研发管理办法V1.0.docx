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2F500" w14:textId="77777777" w:rsidR="00910F0E" w:rsidRDefault="00910F0E">
      <w:pPr>
        <w:jc w:val="center"/>
        <w:rPr>
          <w:sz w:val="52"/>
          <w:szCs w:val="52"/>
        </w:rPr>
      </w:pPr>
    </w:p>
    <w:p w14:paraId="185DCE54" w14:textId="77777777" w:rsidR="00910F0E" w:rsidRDefault="00910F0E">
      <w:pPr>
        <w:jc w:val="center"/>
        <w:rPr>
          <w:sz w:val="52"/>
          <w:szCs w:val="52"/>
        </w:rPr>
      </w:pPr>
    </w:p>
    <w:p w14:paraId="61C1315F" w14:textId="77777777" w:rsidR="00910F0E" w:rsidRDefault="00910F0E">
      <w:pPr>
        <w:jc w:val="center"/>
        <w:rPr>
          <w:sz w:val="52"/>
          <w:szCs w:val="52"/>
        </w:rPr>
      </w:pPr>
    </w:p>
    <w:p w14:paraId="4B9006F1" w14:textId="77777777" w:rsidR="00910F0E" w:rsidRDefault="00000000">
      <w:pPr>
        <w:jc w:val="center"/>
        <w:rPr>
          <w:sz w:val="52"/>
          <w:szCs w:val="52"/>
        </w:rPr>
      </w:pPr>
      <w:r>
        <w:rPr>
          <w:rFonts w:hint="eastAsia"/>
          <w:sz w:val="52"/>
          <w:szCs w:val="52"/>
        </w:rPr>
        <w:t>研发管理办法</w:t>
      </w:r>
    </w:p>
    <w:p w14:paraId="6F6727EF" w14:textId="77777777" w:rsidR="00910F0E" w:rsidRDefault="00000000">
      <w:pPr>
        <w:jc w:val="center"/>
        <w:rPr>
          <w:sz w:val="52"/>
          <w:szCs w:val="52"/>
        </w:rPr>
      </w:pPr>
      <w:r>
        <w:rPr>
          <w:rFonts w:hint="eastAsia"/>
          <w:sz w:val="52"/>
          <w:szCs w:val="52"/>
        </w:rPr>
        <w:t>V1.0</w:t>
      </w:r>
    </w:p>
    <w:p w14:paraId="6373FA9A" w14:textId="77777777" w:rsidR="00910F0E" w:rsidRDefault="00000000">
      <w:pPr>
        <w:pStyle w:val="ae"/>
        <w:spacing w:before="62" w:afterLines="0" w:line="120" w:lineRule="atLeast"/>
        <w:rPr>
          <w:rStyle w:val="af"/>
          <w:rFonts w:ascii="隶书" w:eastAsia="隶书" w:hAnsi="Times New Roman"/>
          <w:b w:val="0"/>
          <w:sz w:val="44"/>
          <w:szCs w:val="44"/>
        </w:rPr>
      </w:pPr>
      <w:r>
        <w:rPr>
          <w:rFonts w:ascii="隶书" w:eastAsia="隶书" w:hint="eastAsia"/>
          <w:sz w:val="44"/>
          <w:szCs w:val="44"/>
        </w:rPr>
        <w:lastRenderedPageBreak/>
        <w:t>文档修改记录</w:t>
      </w:r>
    </w:p>
    <w:tbl>
      <w:tblPr>
        <w:tblW w:w="498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86"/>
        <w:gridCol w:w="1484"/>
        <w:gridCol w:w="1014"/>
        <w:gridCol w:w="5207"/>
      </w:tblGrid>
      <w:tr w:rsidR="00910F0E" w14:paraId="2D89480C" w14:textId="77777777">
        <w:trPr>
          <w:trHeight w:val="400"/>
        </w:trPr>
        <w:tc>
          <w:tcPr>
            <w:tcW w:w="462" w:type="pct"/>
            <w:tcBorders>
              <w:bottom w:val="single" w:sz="6" w:space="0" w:color="auto"/>
            </w:tcBorders>
            <w:vAlign w:val="center"/>
          </w:tcPr>
          <w:p w14:paraId="7361CCAB" w14:textId="77777777" w:rsidR="00910F0E" w:rsidRDefault="00000000">
            <w:pPr>
              <w:pStyle w:val="af0"/>
              <w:spacing w:line="276" w:lineRule="auto"/>
            </w:pPr>
            <w:r>
              <w:rPr>
                <w:rFonts w:hint="eastAsia"/>
              </w:rPr>
              <w:t>版</w:t>
            </w:r>
            <w:r>
              <w:rPr>
                <w:rFonts w:hint="eastAsia"/>
              </w:rPr>
              <w:t xml:space="preserve"> </w:t>
            </w:r>
            <w:r>
              <w:rPr>
                <w:rFonts w:hint="eastAsia"/>
              </w:rPr>
              <w:t>本</w:t>
            </w:r>
          </w:p>
        </w:tc>
        <w:tc>
          <w:tcPr>
            <w:tcW w:w="874" w:type="pct"/>
            <w:tcBorders>
              <w:bottom w:val="single" w:sz="6" w:space="0" w:color="auto"/>
            </w:tcBorders>
            <w:vAlign w:val="center"/>
          </w:tcPr>
          <w:p w14:paraId="09F5BD73" w14:textId="77777777" w:rsidR="00910F0E" w:rsidRDefault="00000000">
            <w:pPr>
              <w:pStyle w:val="af0"/>
              <w:spacing w:line="276" w:lineRule="auto"/>
            </w:pPr>
            <w:r>
              <w:rPr>
                <w:rFonts w:hint="eastAsia"/>
              </w:rPr>
              <w:t>日</w:t>
            </w:r>
            <w:r>
              <w:rPr>
                <w:rFonts w:hint="eastAsia"/>
              </w:rPr>
              <w:t xml:space="preserve"> </w:t>
            </w:r>
            <w:r>
              <w:rPr>
                <w:rFonts w:hint="eastAsia"/>
              </w:rPr>
              <w:t>期</w:t>
            </w:r>
          </w:p>
        </w:tc>
        <w:tc>
          <w:tcPr>
            <w:tcW w:w="597" w:type="pct"/>
            <w:tcBorders>
              <w:bottom w:val="single" w:sz="6" w:space="0" w:color="auto"/>
            </w:tcBorders>
            <w:vAlign w:val="center"/>
          </w:tcPr>
          <w:p w14:paraId="3371AC09" w14:textId="77777777" w:rsidR="00910F0E" w:rsidRDefault="00000000">
            <w:pPr>
              <w:pStyle w:val="af0"/>
              <w:spacing w:line="276" w:lineRule="auto"/>
            </w:pPr>
            <w:r>
              <w:rPr>
                <w:rFonts w:hint="eastAsia"/>
              </w:rPr>
              <w:t>作者</w:t>
            </w:r>
          </w:p>
        </w:tc>
        <w:tc>
          <w:tcPr>
            <w:tcW w:w="3065" w:type="pct"/>
            <w:tcBorders>
              <w:bottom w:val="single" w:sz="6" w:space="0" w:color="auto"/>
            </w:tcBorders>
            <w:vAlign w:val="center"/>
          </w:tcPr>
          <w:p w14:paraId="2AE1A525" w14:textId="77777777" w:rsidR="00910F0E" w:rsidRDefault="00000000">
            <w:pPr>
              <w:pStyle w:val="af0"/>
              <w:spacing w:line="276" w:lineRule="auto"/>
            </w:pPr>
            <w:r>
              <w:rPr>
                <w:rFonts w:hint="eastAsia"/>
              </w:rPr>
              <w:t>修改说明</w:t>
            </w:r>
          </w:p>
        </w:tc>
      </w:tr>
      <w:tr w:rsidR="00910F0E" w14:paraId="11EDCD2E" w14:textId="77777777">
        <w:trPr>
          <w:trHeight w:val="400"/>
        </w:trPr>
        <w:tc>
          <w:tcPr>
            <w:tcW w:w="462" w:type="pct"/>
            <w:vAlign w:val="center"/>
          </w:tcPr>
          <w:p w14:paraId="069DB267" w14:textId="77777777" w:rsidR="00910F0E" w:rsidRDefault="00000000">
            <w:pPr>
              <w:pStyle w:val="af1"/>
              <w:spacing w:line="276" w:lineRule="auto"/>
            </w:pPr>
            <w:r>
              <w:rPr>
                <w:rFonts w:hint="eastAsia"/>
              </w:rPr>
              <w:t>1.0</w:t>
            </w:r>
          </w:p>
        </w:tc>
        <w:tc>
          <w:tcPr>
            <w:tcW w:w="874" w:type="pct"/>
            <w:vAlign w:val="center"/>
          </w:tcPr>
          <w:p w14:paraId="6AD1DC2D" w14:textId="77777777" w:rsidR="00910F0E" w:rsidRDefault="00000000">
            <w:pPr>
              <w:pStyle w:val="af1"/>
              <w:spacing w:line="276" w:lineRule="auto"/>
            </w:pPr>
            <w:r>
              <w:rPr>
                <w:rFonts w:hint="eastAsia"/>
              </w:rPr>
              <w:t>2025/04/30</w:t>
            </w:r>
          </w:p>
        </w:tc>
        <w:tc>
          <w:tcPr>
            <w:tcW w:w="597" w:type="pct"/>
            <w:vAlign w:val="center"/>
          </w:tcPr>
          <w:p w14:paraId="0FF8A47C" w14:textId="77777777" w:rsidR="00910F0E" w:rsidRDefault="00000000">
            <w:pPr>
              <w:pStyle w:val="af1"/>
              <w:spacing w:line="276" w:lineRule="auto"/>
            </w:pPr>
            <w:r>
              <w:rPr>
                <w:rFonts w:hint="eastAsia"/>
              </w:rPr>
              <w:t>史彬宇、刘洋等</w:t>
            </w:r>
          </w:p>
        </w:tc>
        <w:tc>
          <w:tcPr>
            <w:tcW w:w="3065" w:type="pct"/>
            <w:vAlign w:val="center"/>
          </w:tcPr>
          <w:p w14:paraId="50CADF85" w14:textId="77777777" w:rsidR="00910F0E" w:rsidRDefault="00000000">
            <w:pPr>
              <w:pStyle w:val="af1"/>
              <w:spacing w:line="276" w:lineRule="auto"/>
            </w:pPr>
            <w:r>
              <w:rPr>
                <w:rFonts w:hint="eastAsia"/>
              </w:rPr>
              <w:t>完成文档编写和修订</w:t>
            </w:r>
          </w:p>
        </w:tc>
      </w:tr>
      <w:tr w:rsidR="00910F0E" w14:paraId="77AE5761" w14:textId="77777777">
        <w:trPr>
          <w:trHeight w:val="400"/>
        </w:trPr>
        <w:tc>
          <w:tcPr>
            <w:tcW w:w="462" w:type="pct"/>
            <w:vAlign w:val="center"/>
          </w:tcPr>
          <w:p w14:paraId="6AE52BB6" w14:textId="77777777" w:rsidR="00910F0E" w:rsidRDefault="00910F0E">
            <w:pPr>
              <w:pStyle w:val="af1"/>
              <w:spacing w:line="276" w:lineRule="auto"/>
            </w:pPr>
          </w:p>
        </w:tc>
        <w:tc>
          <w:tcPr>
            <w:tcW w:w="874" w:type="pct"/>
            <w:vAlign w:val="center"/>
          </w:tcPr>
          <w:p w14:paraId="74CAC253" w14:textId="77777777" w:rsidR="00910F0E" w:rsidRDefault="00910F0E">
            <w:pPr>
              <w:pStyle w:val="af1"/>
              <w:spacing w:line="276" w:lineRule="auto"/>
            </w:pPr>
          </w:p>
        </w:tc>
        <w:tc>
          <w:tcPr>
            <w:tcW w:w="597" w:type="pct"/>
            <w:vAlign w:val="center"/>
          </w:tcPr>
          <w:p w14:paraId="218DE8DC" w14:textId="77777777" w:rsidR="00910F0E" w:rsidRDefault="00910F0E">
            <w:pPr>
              <w:pStyle w:val="af1"/>
              <w:spacing w:line="276" w:lineRule="auto"/>
            </w:pPr>
          </w:p>
        </w:tc>
        <w:tc>
          <w:tcPr>
            <w:tcW w:w="3065" w:type="pct"/>
            <w:vAlign w:val="center"/>
          </w:tcPr>
          <w:p w14:paraId="5C2AF964" w14:textId="77777777" w:rsidR="00910F0E" w:rsidRDefault="00910F0E">
            <w:pPr>
              <w:pStyle w:val="af1"/>
              <w:spacing w:line="276" w:lineRule="auto"/>
            </w:pPr>
          </w:p>
        </w:tc>
      </w:tr>
      <w:tr w:rsidR="00910F0E" w14:paraId="35D473A8" w14:textId="77777777">
        <w:trPr>
          <w:trHeight w:val="400"/>
        </w:trPr>
        <w:tc>
          <w:tcPr>
            <w:tcW w:w="462" w:type="pct"/>
            <w:vAlign w:val="center"/>
          </w:tcPr>
          <w:p w14:paraId="765B0D36" w14:textId="77777777" w:rsidR="00910F0E" w:rsidRDefault="00910F0E">
            <w:pPr>
              <w:pStyle w:val="af1"/>
              <w:spacing w:line="276" w:lineRule="auto"/>
            </w:pPr>
          </w:p>
        </w:tc>
        <w:tc>
          <w:tcPr>
            <w:tcW w:w="874" w:type="pct"/>
            <w:vAlign w:val="center"/>
          </w:tcPr>
          <w:p w14:paraId="1E16BCE4" w14:textId="77777777" w:rsidR="00910F0E" w:rsidRDefault="00910F0E">
            <w:pPr>
              <w:pStyle w:val="af1"/>
              <w:spacing w:line="276" w:lineRule="auto"/>
            </w:pPr>
          </w:p>
        </w:tc>
        <w:tc>
          <w:tcPr>
            <w:tcW w:w="597" w:type="pct"/>
            <w:vAlign w:val="center"/>
          </w:tcPr>
          <w:p w14:paraId="69593C6F" w14:textId="77777777" w:rsidR="00910F0E" w:rsidRDefault="00910F0E">
            <w:pPr>
              <w:pStyle w:val="af1"/>
              <w:spacing w:line="276" w:lineRule="auto"/>
            </w:pPr>
          </w:p>
        </w:tc>
        <w:tc>
          <w:tcPr>
            <w:tcW w:w="3065" w:type="pct"/>
            <w:vAlign w:val="center"/>
          </w:tcPr>
          <w:p w14:paraId="1F7064B7" w14:textId="77777777" w:rsidR="00910F0E" w:rsidRDefault="00910F0E">
            <w:pPr>
              <w:pStyle w:val="af1"/>
              <w:spacing w:line="276" w:lineRule="auto"/>
            </w:pPr>
          </w:p>
        </w:tc>
      </w:tr>
      <w:tr w:rsidR="00910F0E" w14:paraId="1C202F33" w14:textId="77777777">
        <w:trPr>
          <w:trHeight w:val="400"/>
        </w:trPr>
        <w:tc>
          <w:tcPr>
            <w:tcW w:w="462" w:type="pct"/>
            <w:vAlign w:val="center"/>
          </w:tcPr>
          <w:p w14:paraId="3265D032" w14:textId="77777777" w:rsidR="00910F0E" w:rsidRDefault="00910F0E">
            <w:pPr>
              <w:pStyle w:val="af1"/>
              <w:spacing w:line="276" w:lineRule="auto"/>
            </w:pPr>
          </w:p>
        </w:tc>
        <w:tc>
          <w:tcPr>
            <w:tcW w:w="874" w:type="pct"/>
            <w:vAlign w:val="center"/>
          </w:tcPr>
          <w:p w14:paraId="06F0D1AE" w14:textId="77777777" w:rsidR="00910F0E" w:rsidRDefault="00910F0E">
            <w:pPr>
              <w:pStyle w:val="af1"/>
              <w:spacing w:line="276" w:lineRule="auto"/>
            </w:pPr>
          </w:p>
        </w:tc>
        <w:tc>
          <w:tcPr>
            <w:tcW w:w="597" w:type="pct"/>
            <w:vAlign w:val="center"/>
          </w:tcPr>
          <w:p w14:paraId="5FA8A693" w14:textId="77777777" w:rsidR="00910F0E" w:rsidRDefault="00910F0E">
            <w:pPr>
              <w:pStyle w:val="af1"/>
              <w:spacing w:line="276" w:lineRule="auto"/>
            </w:pPr>
          </w:p>
        </w:tc>
        <w:tc>
          <w:tcPr>
            <w:tcW w:w="3065" w:type="pct"/>
            <w:vAlign w:val="center"/>
          </w:tcPr>
          <w:p w14:paraId="640B2F3D" w14:textId="77777777" w:rsidR="00910F0E" w:rsidRDefault="00910F0E">
            <w:pPr>
              <w:pStyle w:val="af1"/>
              <w:spacing w:line="276" w:lineRule="auto"/>
            </w:pPr>
          </w:p>
        </w:tc>
      </w:tr>
    </w:tbl>
    <w:p w14:paraId="19BF6A8E" w14:textId="77777777" w:rsidR="00910F0E" w:rsidRDefault="00910F0E"/>
    <w:p w14:paraId="5F6797CF" w14:textId="77777777" w:rsidR="00910F0E" w:rsidRDefault="00910F0E"/>
    <w:p w14:paraId="2437D251" w14:textId="77777777" w:rsidR="00910F0E" w:rsidRDefault="00000000">
      <w:pPr>
        <w:widowControl/>
        <w:jc w:val="left"/>
      </w:pPr>
      <w:r>
        <w:br w:type="page"/>
      </w:r>
    </w:p>
    <w:sdt>
      <w:sdtPr>
        <w:rPr>
          <w:rFonts w:ascii="宋体" w:eastAsia="宋体" w:hAnsi="宋体"/>
        </w:rPr>
        <w:id w:val="147461343"/>
        <w15:color w:val="DBDBDB"/>
        <w:docPartObj>
          <w:docPartGallery w:val="Table of Contents"/>
          <w:docPartUnique/>
        </w:docPartObj>
      </w:sdtPr>
      <w:sdtEndPr>
        <w:rPr>
          <w:rFonts w:asciiTheme="minorHAnsi" w:eastAsiaTheme="minorEastAsia" w:hAnsiTheme="minorHAnsi" w:hint="eastAsia"/>
          <w:b/>
        </w:rPr>
      </w:sdtEndPr>
      <w:sdtContent>
        <w:p w14:paraId="0C8C3968" w14:textId="77777777" w:rsidR="00910F0E" w:rsidRDefault="00000000">
          <w:pPr>
            <w:jc w:val="center"/>
          </w:pPr>
          <w:r>
            <w:rPr>
              <w:rFonts w:ascii="宋体" w:eastAsia="宋体" w:hAnsi="宋体"/>
            </w:rPr>
            <w:t>目录</w:t>
          </w:r>
        </w:p>
        <w:p w14:paraId="7A83054C" w14:textId="77777777" w:rsidR="00910F0E" w:rsidRDefault="00000000">
          <w:pPr>
            <w:pStyle w:val="TOC1"/>
            <w:tabs>
              <w:tab w:val="right" w:leader="dot" w:pos="8296"/>
            </w:tabs>
            <w:rPr>
              <w:sz w:val="22"/>
              <w14:ligatures w14:val="standardContextual"/>
            </w:rPr>
          </w:pPr>
          <w:r>
            <w:rPr>
              <w:rFonts w:hint="eastAsia"/>
            </w:rPr>
            <w:fldChar w:fldCharType="begin"/>
          </w:r>
          <w:r>
            <w:rPr>
              <w:rFonts w:hint="eastAsia"/>
            </w:rPr>
            <w:instrText xml:space="preserve">TOC \o "1-2" \h \u </w:instrText>
          </w:r>
          <w:r>
            <w:rPr>
              <w:rFonts w:hint="eastAsia"/>
            </w:rPr>
            <w:fldChar w:fldCharType="separate"/>
          </w:r>
          <w:hyperlink w:anchor="_Toc197435515" w:history="1">
            <w:r>
              <w:rPr>
                <w:rStyle w:val="ac"/>
              </w:rPr>
              <w:t>第一章</w:t>
            </w:r>
            <w:r>
              <w:rPr>
                <w:rStyle w:val="ac"/>
              </w:rPr>
              <w:t xml:space="preserve"> </w:t>
            </w:r>
            <w:r>
              <w:rPr>
                <w:rStyle w:val="ac"/>
              </w:rPr>
              <w:t>总则</w:t>
            </w:r>
            <w:r>
              <w:tab/>
            </w:r>
            <w:r>
              <w:fldChar w:fldCharType="begin"/>
            </w:r>
            <w:r>
              <w:instrText xml:space="preserve"> PAGEREF _Toc197435515 \h </w:instrText>
            </w:r>
            <w:r>
              <w:fldChar w:fldCharType="separate"/>
            </w:r>
            <w:r>
              <w:t>4</w:t>
            </w:r>
            <w:r>
              <w:fldChar w:fldCharType="end"/>
            </w:r>
          </w:hyperlink>
        </w:p>
        <w:p w14:paraId="0F6F2F7F" w14:textId="77777777" w:rsidR="00910F0E" w:rsidRDefault="00000000">
          <w:pPr>
            <w:pStyle w:val="TOC2"/>
            <w:rPr>
              <w:sz w:val="22"/>
              <w:szCs w:val="24"/>
              <w14:ligatures w14:val="standardContextual"/>
            </w:rPr>
          </w:pPr>
          <w:hyperlink w:anchor="_Toc197435516" w:history="1">
            <w:r>
              <w:rPr>
                <w:rStyle w:val="ac"/>
              </w:rPr>
              <w:t>第一节</w:t>
            </w:r>
            <w:r>
              <w:rPr>
                <w:rStyle w:val="ac"/>
              </w:rPr>
              <w:t xml:space="preserve"> </w:t>
            </w:r>
            <w:r>
              <w:rPr>
                <w:rStyle w:val="ac"/>
              </w:rPr>
              <w:t>目的</w:t>
            </w:r>
            <w:r>
              <w:tab/>
            </w:r>
            <w:r>
              <w:fldChar w:fldCharType="begin"/>
            </w:r>
            <w:r>
              <w:instrText xml:space="preserve"> PAGEREF _Toc197435516 \h </w:instrText>
            </w:r>
            <w:r>
              <w:fldChar w:fldCharType="separate"/>
            </w:r>
            <w:r>
              <w:t>4</w:t>
            </w:r>
            <w:r>
              <w:fldChar w:fldCharType="end"/>
            </w:r>
          </w:hyperlink>
        </w:p>
        <w:p w14:paraId="377DCA6B" w14:textId="77777777" w:rsidR="00910F0E" w:rsidRDefault="00000000">
          <w:pPr>
            <w:pStyle w:val="TOC2"/>
            <w:rPr>
              <w:sz w:val="22"/>
              <w:szCs w:val="24"/>
              <w14:ligatures w14:val="standardContextual"/>
            </w:rPr>
          </w:pPr>
          <w:hyperlink w:anchor="_Toc197435517" w:history="1">
            <w:r>
              <w:rPr>
                <w:rStyle w:val="ac"/>
              </w:rPr>
              <w:t>第二节</w:t>
            </w:r>
            <w:r>
              <w:rPr>
                <w:rStyle w:val="ac"/>
              </w:rPr>
              <w:t xml:space="preserve"> </w:t>
            </w:r>
            <w:r>
              <w:rPr>
                <w:rStyle w:val="ac"/>
              </w:rPr>
              <w:t>适用范围</w:t>
            </w:r>
            <w:r>
              <w:tab/>
            </w:r>
            <w:r>
              <w:fldChar w:fldCharType="begin"/>
            </w:r>
            <w:r>
              <w:instrText xml:space="preserve"> PAGEREF _Toc197435517 \h </w:instrText>
            </w:r>
            <w:r>
              <w:fldChar w:fldCharType="separate"/>
            </w:r>
            <w:r>
              <w:t>4</w:t>
            </w:r>
            <w:r>
              <w:fldChar w:fldCharType="end"/>
            </w:r>
          </w:hyperlink>
        </w:p>
        <w:p w14:paraId="6FCB35F2" w14:textId="77777777" w:rsidR="00910F0E" w:rsidRDefault="00000000">
          <w:pPr>
            <w:pStyle w:val="TOC1"/>
            <w:tabs>
              <w:tab w:val="right" w:leader="dot" w:pos="8296"/>
            </w:tabs>
            <w:rPr>
              <w:sz w:val="22"/>
              <w14:ligatures w14:val="standardContextual"/>
            </w:rPr>
          </w:pPr>
          <w:hyperlink w:anchor="_Toc197435518" w:history="1">
            <w:r>
              <w:rPr>
                <w:rStyle w:val="ac"/>
              </w:rPr>
              <w:t>第二章</w:t>
            </w:r>
            <w:r>
              <w:rPr>
                <w:rStyle w:val="ac"/>
              </w:rPr>
              <w:t xml:space="preserve"> </w:t>
            </w:r>
            <w:r>
              <w:rPr>
                <w:rStyle w:val="ac"/>
              </w:rPr>
              <w:t>目标设定</w:t>
            </w:r>
            <w:r>
              <w:tab/>
            </w:r>
            <w:r>
              <w:fldChar w:fldCharType="begin"/>
            </w:r>
            <w:r>
              <w:instrText xml:space="preserve"> PAGEREF _Toc197435518 \h </w:instrText>
            </w:r>
            <w:r>
              <w:fldChar w:fldCharType="separate"/>
            </w:r>
            <w:r>
              <w:t>4</w:t>
            </w:r>
            <w:r>
              <w:fldChar w:fldCharType="end"/>
            </w:r>
          </w:hyperlink>
        </w:p>
        <w:p w14:paraId="61E18544" w14:textId="77777777" w:rsidR="00910F0E" w:rsidRDefault="00000000">
          <w:pPr>
            <w:pStyle w:val="TOC2"/>
            <w:rPr>
              <w:sz w:val="22"/>
              <w:szCs w:val="24"/>
              <w14:ligatures w14:val="standardContextual"/>
            </w:rPr>
          </w:pPr>
          <w:hyperlink w:anchor="_Toc197435519" w:history="1">
            <w:r>
              <w:rPr>
                <w:rStyle w:val="ac"/>
              </w:rPr>
              <w:t>第一节</w:t>
            </w:r>
            <w:r>
              <w:rPr>
                <w:rStyle w:val="ac"/>
              </w:rPr>
              <w:t xml:space="preserve"> </w:t>
            </w:r>
            <w:r>
              <w:rPr>
                <w:rStyle w:val="ac"/>
              </w:rPr>
              <w:t>经营目标</w:t>
            </w:r>
            <w:r>
              <w:tab/>
            </w:r>
            <w:r>
              <w:fldChar w:fldCharType="begin"/>
            </w:r>
            <w:r>
              <w:instrText xml:space="preserve"> PAGEREF _Toc197435519 \h </w:instrText>
            </w:r>
            <w:r>
              <w:fldChar w:fldCharType="separate"/>
            </w:r>
            <w:r>
              <w:t>4</w:t>
            </w:r>
            <w:r>
              <w:fldChar w:fldCharType="end"/>
            </w:r>
          </w:hyperlink>
        </w:p>
        <w:p w14:paraId="23C26163" w14:textId="77777777" w:rsidR="00910F0E" w:rsidRDefault="00000000">
          <w:pPr>
            <w:pStyle w:val="TOC2"/>
            <w:rPr>
              <w:sz w:val="22"/>
              <w:szCs w:val="24"/>
              <w14:ligatures w14:val="standardContextual"/>
            </w:rPr>
          </w:pPr>
          <w:hyperlink w:anchor="_Toc197435520" w:history="1">
            <w:r>
              <w:rPr>
                <w:rStyle w:val="ac"/>
              </w:rPr>
              <w:t>第二节</w:t>
            </w:r>
            <w:r>
              <w:rPr>
                <w:rStyle w:val="ac"/>
              </w:rPr>
              <w:t xml:space="preserve"> </w:t>
            </w:r>
            <w:r>
              <w:rPr>
                <w:rStyle w:val="ac"/>
              </w:rPr>
              <w:t>管理原则</w:t>
            </w:r>
            <w:r>
              <w:tab/>
            </w:r>
            <w:r>
              <w:fldChar w:fldCharType="begin"/>
            </w:r>
            <w:r>
              <w:instrText xml:space="preserve"> PAGEREF _Toc197435520 \h </w:instrText>
            </w:r>
            <w:r>
              <w:fldChar w:fldCharType="separate"/>
            </w:r>
            <w:r>
              <w:t>4</w:t>
            </w:r>
            <w:r>
              <w:fldChar w:fldCharType="end"/>
            </w:r>
          </w:hyperlink>
        </w:p>
        <w:p w14:paraId="731EEB14" w14:textId="77777777" w:rsidR="00910F0E" w:rsidRDefault="00000000">
          <w:pPr>
            <w:pStyle w:val="TOC1"/>
            <w:tabs>
              <w:tab w:val="right" w:leader="dot" w:pos="8296"/>
            </w:tabs>
            <w:rPr>
              <w:sz w:val="22"/>
              <w14:ligatures w14:val="standardContextual"/>
            </w:rPr>
          </w:pPr>
          <w:hyperlink w:anchor="_Toc197435521" w:history="1">
            <w:r>
              <w:rPr>
                <w:rStyle w:val="ac"/>
              </w:rPr>
              <w:t>第三章</w:t>
            </w:r>
            <w:r>
              <w:rPr>
                <w:rStyle w:val="ac"/>
              </w:rPr>
              <w:t xml:space="preserve"> </w:t>
            </w:r>
            <w:r>
              <w:rPr>
                <w:rStyle w:val="ac"/>
              </w:rPr>
              <w:t>团队建设</w:t>
            </w:r>
            <w:r>
              <w:tab/>
            </w:r>
            <w:r>
              <w:fldChar w:fldCharType="begin"/>
            </w:r>
            <w:r>
              <w:instrText xml:space="preserve"> PAGEREF _Toc197435521 \h </w:instrText>
            </w:r>
            <w:r>
              <w:fldChar w:fldCharType="separate"/>
            </w:r>
            <w:r>
              <w:t>5</w:t>
            </w:r>
            <w:r>
              <w:fldChar w:fldCharType="end"/>
            </w:r>
          </w:hyperlink>
        </w:p>
        <w:p w14:paraId="042D4F7C" w14:textId="77777777" w:rsidR="00910F0E" w:rsidRDefault="00000000">
          <w:pPr>
            <w:pStyle w:val="TOC2"/>
            <w:rPr>
              <w:sz w:val="22"/>
              <w:szCs w:val="24"/>
              <w14:ligatures w14:val="standardContextual"/>
            </w:rPr>
          </w:pPr>
          <w:hyperlink w:anchor="_Toc197435522" w:history="1">
            <w:r>
              <w:rPr>
                <w:rStyle w:val="ac"/>
              </w:rPr>
              <w:t>第一节</w:t>
            </w:r>
            <w:r>
              <w:rPr>
                <w:rStyle w:val="ac"/>
              </w:rPr>
              <w:t xml:space="preserve"> </w:t>
            </w:r>
            <w:r>
              <w:rPr>
                <w:rStyle w:val="ac"/>
              </w:rPr>
              <w:t>职责划分</w:t>
            </w:r>
            <w:r>
              <w:tab/>
            </w:r>
            <w:r>
              <w:fldChar w:fldCharType="begin"/>
            </w:r>
            <w:r>
              <w:instrText xml:space="preserve"> PAGEREF _Toc197435522 \h </w:instrText>
            </w:r>
            <w:r>
              <w:fldChar w:fldCharType="separate"/>
            </w:r>
            <w:r>
              <w:t>5</w:t>
            </w:r>
            <w:r>
              <w:fldChar w:fldCharType="end"/>
            </w:r>
          </w:hyperlink>
        </w:p>
        <w:p w14:paraId="594F0D34" w14:textId="77777777" w:rsidR="00910F0E" w:rsidRDefault="00000000">
          <w:pPr>
            <w:pStyle w:val="TOC2"/>
            <w:rPr>
              <w:sz w:val="22"/>
              <w:szCs w:val="24"/>
              <w14:ligatures w14:val="standardContextual"/>
            </w:rPr>
          </w:pPr>
          <w:hyperlink w:anchor="_Toc197435523" w:history="1">
            <w:r>
              <w:rPr>
                <w:rStyle w:val="ac"/>
              </w:rPr>
              <w:t>第二节</w:t>
            </w:r>
            <w:r>
              <w:rPr>
                <w:rStyle w:val="ac"/>
              </w:rPr>
              <w:t xml:space="preserve"> </w:t>
            </w:r>
            <w:r>
              <w:rPr>
                <w:rStyle w:val="ac"/>
              </w:rPr>
              <w:t>职业发展</w:t>
            </w:r>
            <w:r>
              <w:tab/>
            </w:r>
            <w:r>
              <w:fldChar w:fldCharType="begin"/>
            </w:r>
            <w:r>
              <w:instrText xml:space="preserve"> PAGEREF _Toc197435523 \h </w:instrText>
            </w:r>
            <w:r>
              <w:fldChar w:fldCharType="separate"/>
            </w:r>
            <w:r>
              <w:t>7</w:t>
            </w:r>
            <w:r>
              <w:fldChar w:fldCharType="end"/>
            </w:r>
          </w:hyperlink>
        </w:p>
        <w:p w14:paraId="48BA76D5" w14:textId="77777777" w:rsidR="00910F0E" w:rsidRDefault="00000000">
          <w:pPr>
            <w:pStyle w:val="TOC2"/>
            <w:rPr>
              <w:sz w:val="22"/>
              <w:szCs w:val="24"/>
              <w14:ligatures w14:val="standardContextual"/>
            </w:rPr>
          </w:pPr>
          <w:hyperlink w:anchor="_Toc197435524" w:history="1">
            <w:r>
              <w:rPr>
                <w:rStyle w:val="ac"/>
              </w:rPr>
              <w:t>第三节</w:t>
            </w:r>
            <w:r>
              <w:rPr>
                <w:rStyle w:val="ac"/>
              </w:rPr>
              <w:t xml:space="preserve"> </w:t>
            </w:r>
            <w:r>
              <w:rPr>
                <w:rStyle w:val="ac"/>
              </w:rPr>
              <w:t>导师制培养</w:t>
            </w:r>
            <w:r>
              <w:tab/>
            </w:r>
            <w:r>
              <w:fldChar w:fldCharType="begin"/>
            </w:r>
            <w:r>
              <w:instrText xml:space="preserve"> PAGEREF _Toc197435524 \h </w:instrText>
            </w:r>
            <w:r>
              <w:fldChar w:fldCharType="separate"/>
            </w:r>
            <w:r>
              <w:t>8</w:t>
            </w:r>
            <w:r>
              <w:fldChar w:fldCharType="end"/>
            </w:r>
          </w:hyperlink>
        </w:p>
        <w:p w14:paraId="346D9548" w14:textId="77777777" w:rsidR="00910F0E" w:rsidRDefault="00000000">
          <w:pPr>
            <w:pStyle w:val="TOC2"/>
            <w:rPr>
              <w:sz w:val="22"/>
              <w:szCs w:val="24"/>
              <w14:ligatures w14:val="standardContextual"/>
            </w:rPr>
          </w:pPr>
          <w:hyperlink w:anchor="_Toc197435525" w:history="1">
            <w:r>
              <w:rPr>
                <w:rStyle w:val="ac"/>
              </w:rPr>
              <w:t>第四节</w:t>
            </w:r>
            <w:r>
              <w:rPr>
                <w:rStyle w:val="ac"/>
              </w:rPr>
              <w:t xml:space="preserve"> </w:t>
            </w:r>
            <w:r>
              <w:rPr>
                <w:rStyle w:val="ac"/>
              </w:rPr>
              <w:t>技术分享</w:t>
            </w:r>
            <w:r>
              <w:tab/>
            </w:r>
            <w:r>
              <w:fldChar w:fldCharType="begin"/>
            </w:r>
            <w:r>
              <w:instrText xml:space="preserve"> PAGEREF _Toc197435525 \h </w:instrText>
            </w:r>
            <w:r>
              <w:fldChar w:fldCharType="separate"/>
            </w:r>
            <w:r>
              <w:t>8</w:t>
            </w:r>
            <w:r>
              <w:fldChar w:fldCharType="end"/>
            </w:r>
          </w:hyperlink>
        </w:p>
        <w:p w14:paraId="6B04C511" w14:textId="77777777" w:rsidR="00910F0E" w:rsidRDefault="00000000">
          <w:pPr>
            <w:pStyle w:val="TOC1"/>
            <w:tabs>
              <w:tab w:val="right" w:leader="dot" w:pos="8296"/>
            </w:tabs>
            <w:rPr>
              <w:sz w:val="22"/>
              <w14:ligatures w14:val="standardContextual"/>
            </w:rPr>
          </w:pPr>
          <w:hyperlink w:anchor="_Toc197435526" w:history="1">
            <w:r>
              <w:rPr>
                <w:rStyle w:val="ac"/>
              </w:rPr>
              <w:t>第四章</w:t>
            </w:r>
            <w:r>
              <w:rPr>
                <w:rStyle w:val="ac"/>
              </w:rPr>
              <w:t xml:space="preserve"> </w:t>
            </w:r>
            <w:r>
              <w:rPr>
                <w:rStyle w:val="ac"/>
              </w:rPr>
              <w:t>过程管理</w:t>
            </w:r>
            <w:r>
              <w:tab/>
            </w:r>
            <w:r>
              <w:fldChar w:fldCharType="begin"/>
            </w:r>
            <w:r>
              <w:instrText xml:space="preserve"> PAGEREF _Toc197435526 \h </w:instrText>
            </w:r>
            <w:r>
              <w:fldChar w:fldCharType="separate"/>
            </w:r>
            <w:r>
              <w:t>9</w:t>
            </w:r>
            <w:r>
              <w:fldChar w:fldCharType="end"/>
            </w:r>
          </w:hyperlink>
        </w:p>
        <w:p w14:paraId="31091C2E" w14:textId="77777777" w:rsidR="00910F0E" w:rsidRDefault="00000000">
          <w:pPr>
            <w:pStyle w:val="TOC2"/>
            <w:rPr>
              <w:sz w:val="22"/>
              <w:szCs w:val="24"/>
              <w14:ligatures w14:val="standardContextual"/>
            </w:rPr>
          </w:pPr>
          <w:hyperlink w:anchor="_Toc197435527" w:history="1">
            <w:r>
              <w:rPr>
                <w:rStyle w:val="ac"/>
              </w:rPr>
              <w:t>第一节</w:t>
            </w:r>
            <w:r>
              <w:rPr>
                <w:rStyle w:val="ac"/>
              </w:rPr>
              <w:t xml:space="preserve"> </w:t>
            </w:r>
            <w:r>
              <w:rPr>
                <w:rStyle w:val="ac"/>
              </w:rPr>
              <w:t>研发过程</w:t>
            </w:r>
            <w:r>
              <w:tab/>
            </w:r>
            <w:r>
              <w:fldChar w:fldCharType="begin"/>
            </w:r>
            <w:r>
              <w:instrText xml:space="preserve"> PAGEREF _Toc197435527 \h </w:instrText>
            </w:r>
            <w:r>
              <w:fldChar w:fldCharType="separate"/>
            </w:r>
            <w:r>
              <w:t>9</w:t>
            </w:r>
            <w:r>
              <w:fldChar w:fldCharType="end"/>
            </w:r>
          </w:hyperlink>
        </w:p>
        <w:p w14:paraId="458AE60E" w14:textId="77777777" w:rsidR="00910F0E" w:rsidRDefault="00000000">
          <w:pPr>
            <w:pStyle w:val="TOC2"/>
            <w:rPr>
              <w:sz w:val="22"/>
              <w:szCs w:val="24"/>
              <w14:ligatures w14:val="standardContextual"/>
            </w:rPr>
          </w:pPr>
          <w:hyperlink w:anchor="_Toc197435528" w:history="1">
            <w:r>
              <w:rPr>
                <w:rStyle w:val="ac"/>
              </w:rPr>
              <w:t>第二节</w:t>
            </w:r>
            <w:r>
              <w:rPr>
                <w:rStyle w:val="ac"/>
              </w:rPr>
              <w:t xml:space="preserve"> </w:t>
            </w:r>
            <w:r>
              <w:rPr>
                <w:rStyle w:val="ac"/>
              </w:rPr>
              <w:t>项目启动</w:t>
            </w:r>
            <w:r>
              <w:rPr>
                <w:rStyle w:val="ac"/>
              </w:rPr>
              <w:t>&amp;</w:t>
            </w:r>
            <w:r>
              <w:rPr>
                <w:rStyle w:val="ac"/>
              </w:rPr>
              <w:t>交付流程</w:t>
            </w:r>
            <w:r>
              <w:tab/>
            </w:r>
            <w:r>
              <w:fldChar w:fldCharType="begin"/>
            </w:r>
            <w:r>
              <w:instrText xml:space="preserve"> PAGEREF _Toc197435528 \h </w:instrText>
            </w:r>
            <w:r>
              <w:fldChar w:fldCharType="separate"/>
            </w:r>
            <w:r>
              <w:t>10</w:t>
            </w:r>
            <w:r>
              <w:fldChar w:fldCharType="end"/>
            </w:r>
          </w:hyperlink>
        </w:p>
        <w:p w14:paraId="7CA87CA7" w14:textId="77777777" w:rsidR="00910F0E" w:rsidRDefault="00000000">
          <w:pPr>
            <w:pStyle w:val="TOC2"/>
            <w:rPr>
              <w:sz w:val="22"/>
              <w:szCs w:val="24"/>
              <w14:ligatures w14:val="standardContextual"/>
            </w:rPr>
          </w:pPr>
          <w:hyperlink w:anchor="_Toc197435529" w:history="1">
            <w:r>
              <w:rPr>
                <w:rStyle w:val="ac"/>
              </w:rPr>
              <w:t>第三节</w:t>
            </w:r>
            <w:r>
              <w:rPr>
                <w:rStyle w:val="ac"/>
              </w:rPr>
              <w:t xml:space="preserve"> </w:t>
            </w:r>
            <w:r>
              <w:rPr>
                <w:rStyle w:val="ac"/>
              </w:rPr>
              <w:t>需求处理流程</w:t>
            </w:r>
            <w:r>
              <w:tab/>
            </w:r>
            <w:r>
              <w:fldChar w:fldCharType="begin"/>
            </w:r>
            <w:r>
              <w:instrText xml:space="preserve"> PAGEREF _Toc197435529 \h </w:instrText>
            </w:r>
            <w:r>
              <w:fldChar w:fldCharType="separate"/>
            </w:r>
            <w:r>
              <w:t>12</w:t>
            </w:r>
            <w:r>
              <w:fldChar w:fldCharType="end"/>
            </w:r>
          </w:hyperlink>
        </w:p>
        <w:p w14:paraId="66C2FD24" w14:textId="77777777" w:rsidR="00910F0E" w:rsidRDefault="00000000">
          <w:pPr>
            <w:pStyle w:val="TOC2"/>
            <w:rPr>
              <w:sz w:val="22"/>
              <w:szCs w:val="24"/>
              <w14:ligatures w14:val="standardContextual"/>
            </w:rPr>
          </w:pPr>
          <w:hyperlink w:anchor="_Toc197435530" w:history="1">
            <w:r>
              <w:rPr>
                <w:rStyle w:val="ac"/>
              </w:rPr>
              <w:t>第四节</w:t>
            </w:r>
            <w:r>
              <w:rPr>
                <w:rStyle w:val="ac"/>
              </w:rPr>
              <w:t xml:space="preserve"> </w:t>
            </w:r>
            <w:r>
              <w:rPr>
                <w:rStyle w:val="ac"/>
              </w:rPr>
              <w:t>问题处理流程</w:t>
            </w:r>
            <w:r>
              <w:tab/>
            </w:r>
            <w:r>
              <w:fldChar w:fldCharType="begin"/>
            </w:r>
            <w:r>
              <w:instrText xml:space="preserve"> PAGEREF _Toc197435530 \h </w:instrText>
            </w:r>
            <w:r>
              <w:fldChar w:fldCharType="separate"/>
            </w:r>
            <w:r>
              <w:t>15</w:t>
            </w:r>
            <w:r>
              <w:fldChar w:fldCharType="end"/>
            </w:r>
          </w:hyperlink>
        </w:p>
        <w:p w14:paraId="61762C43" w14:textId="77777777" w:rsidR="00910F0E" w:rsidRDefault="00000000">
          <w:pPr>
            <w:pStyle w:val="TOC2"/>
            <w:rPr>
              <w:sz w:val="22"/>
              <w:szCs w:val="24"/>
              <w14:ligatures w14:val="standardContextual"/>
            </w:rPr>
          </w:pPr>
          <w:hyperlink w:anchor="_Toc197435531" w:history="1">
            <w:r>
              <w:rPr>
                <w:rStyle w:val="ac"/>
              </w:rPr>
              <w:t>第五节</w:t>
            </w:r>
            <w:r>
              <w:rPr>
                <w:rStyle w:val="ac"/>
              </w:rPr>
              <w:t xml:space="preserve"> </w:t>
            </w:r>
            <w:r>
              <w:rPr>
                <w:rStyle w:val="ac"/>
              </w:rPr>
              <w:t>研发提前投入流程</w:t>
            </w:r>
            <w:r>
              <w:tab/>
            </w:r>
            <w:r>
              <w:fldChar w:fldCharType="begin"/>
            </w:r>
            <w:r>
              <w:instrText xml:space="preserve"> PAGEREF _Toc197435531 \h </w:instrText>
            </w:r>
            <w:r>
              <w:fldChar w:fldCharType="separate"/>
            </w:r>
            <w:r>
              <w:t>16</w:t>
            </w:r>
            <w:r>
              <w:fldChar w:fldCharType="end"/>
            </w:r>
          </w:hyperlink>
        </w:p>
        <w:p w14:paraId="0D8CEC8C" w14:textId="77777777" w:rsidR="00910F0E" w:rsidRDefault="00000000">
          <w:pPr>
            <w:pStyle w:val="TOC2"/>
            <w:rPr>
              <w:sz w:val="22"/>
              <w:szCs w:val="24"/>
              <w14:ligatures w14:val="standardContextual"/>
            </w:rPr>
          </w:pPr>
          <w:hyperlink w:anchor="_Toc197435532" w:history="1">
            <w:r>
              <w:rPr>
                <w:rStyle w:val="ac"/>
              </w:rPr>
              <w:t>第六节</w:t>
            </w:r>
            <w:r>
              <w:rPr>
                <w:rStyle w:val="ac"/>
              </w:rPr>
              <w:t xml:space="preserve"> </w:t>
            </w:r>
            <w:r>
              <w:rPr>
                <w:rStyle w:val="ac"/>
              </w:rPr>
              <w:t>商机</w:t>
            </w:r>
            <w:r>
              <w:rPr>
                <w:rStyle w:val="ac"/>
              </w:rPr>
              <w:t>/</w:t>
            </w:r>
            <w:r>
              <w:rPr>
                <w:rStyle w:val="ac"/>
              </w:rPr>
              <w:t>扩容</w:t>
            </w:r>
            <w:r>
              <w:rPr>
                <w:rStyle w:val="ac"/>
              </w:rPr>
              <w:t>/</w:t>
            </w:r>
            <w:r>
              <w:rPr>
                <w:rStyle w:val="ac"/>
              </w:rPr>
              <w:t>现场交流支撑流程</w:t>
            </w:r>
            <w:r>
              <w:tab/>
            </w:r>
            <w:r>
              <w:fldChar w:fldCharType="begin"/>
            </w:r>
            <w:r>
              <w:instrText xml:space="preserve"> PAGEREF _Toc197435532 \h </w:instrText>
            </w:r>
            <w:r>
              <w:fldChar w:fldCharType="separate"/>
            </w:r>
            <w:r>
              <w:t>18</w:t>
            </w:r>
            <w:r>
              <w:fldChar w:fldCharType="end"/>
            </w:r>
          </w:hyperlink>
        </w:p>
        <w:p w14:paraId="725B610B" w14:textId="77777777" w:rsidR="00910F0E" w:rsidRDefault="00000000">
          <w:pPr>
            <w:pStyle w:val="TOC2"/>
            <w:rPr>
              <w:sz w:val="22"/>
              <w:szCs w:val="24"/>
              <w14:ligatures w14:val="standardContextual"/>
            </w:rPr>
          </w:pPr>
          <w:hyperlink w:anchor="_Toc197435533" w:history="1">
            <w:r>
              <w:rPr>
                <w:rStyle w:val="ac"/>
              </w:rPr>
              <w:t>第八节</w:t>
            </w:r>
            <w:r>
              <w:rPr>
                <w:rStyle w:val="ac"/>
              </w:rPr>
              <w:t xml:space="preserve"> </w:t>
            </w:r>
            <w:r>
              <w:rPr>
                <w:rStyle w:val="ac"/>
              </w:rPr>
              <w:t>研发人员现场支撑流程</w:t>
            </w:r>
            <w:r>
              <w:tab/>
            </w:r>
            <w:r>
              <w:fldChar w:fldCharType="begin"/>
            </w:r>
            <w:r>
              <w:instrText xml:space="preserve"> PAGEREF _Toc197435533 \h </w:instrText>
            </w:r>
            <w:r>
              <w:fldChar w:fldCharType="separate"/>
            </w:r>
            <w:r>
              <w:t>18</w:t>
            </w:r>
            <w:r>
              <w:fldChar w:fldCharType="end"/>
            </w:r>
          </w:hyperlink>
        </w:p>
        <w:p w14:paraId="36A6C6F4" w14:textId="77777777" w:rsidR="00910F0E" w:rsidRDefault="00000000">
          <w:pPr>
            <w:pStyle w:val="TOC2"/>
            <w:rPr>
              <w:sz w:val="22"/>
              <w:szCs w:val="24"/>
              <w14:ligatures w14:val="standardContextual"/>
            </w:rPr>
          </w:pPr>
          <w:hyperlink w:anchor="_Toc197435534" w:history="1">
            <w:r>
              <w:rPr>
                <w:rStyle w:val="ac"/>
              </w:rPr>
              <w:t>第九节</w:t>
            </w:r>
            <w:r>
              <w:rPr>
                <w:rStyle w:val="ac"/>
              </w:rPr>
              <w:t xml:space="preserve"> </w:t>
            </w:r>
            <w:r>
              <w:rPr>
                <w:rStyle w:val="ac"/>
              </w:rPr>
              <w:t>过程跟踪</w:t>
            </w:r>
            <w:r>
              <w:tab/>
            </w:r>
            <w:r>
              <w:fldChar w:fldCharType="begin"/>
            </w:r>
            <w:r>
              <w:instrText xml:space="preserve"> PAGEREF _Toc197435534 \h </w:instrText>
            </w:r>
            <w:r>
              <w:fldChar w:fldCharType="separate"/>
            </w:r>
            <w:r>
              <w:t>20</w:t>
            </w:r>
            <w:r>
              <w:fldChar w:fldCharType="end"/>
            </w:r>
          </w:hyperlink>
        </w:p>
        <w:p w14:paraId="372B3E1B" w14:textId="77777777" w:rsidR="00910F0E" w:rsidRDefault="00000000">
          <w:pPr>
            <w:pStyle w:val="TOC2"/>
            <w:rPr>
              <w:sz w:val="22"/>
              <w:szCs w:val="24"/>
              <w14:ligatures w14:val="standardContextual"/>
            </w:rPr>
          </w:pPr>
          <w:hyperlink w:anchor="_Toc197435535" w:history="1">
            <w:r>
              <w:rPr>
                <w:rStyle w:val="ac"/>
              </w:rPr>
              <w:t>第十节</w:t>
            </w:r>
            <w:r>
              <w:rPr>
                <w:rStyle w:val="ac"/>
              </w:rPr>
              <w:t xml:space="preserve"> </w:t>
            </w:r>
            <w:r>
              <w:rPr>
                <w:rStyle w:val="ac"/>
              </w:rPr>
              <w:t>工具支持</w:t>
            </w:r>
            <w:r>
              <w:tab/>
            </w:r>
            <w:r>
              <w:fldChar w:fldCharType="begin"/>
            </w:r>
            <w:r>
              <w:instrText xml:space="preserve"> PAGEREF _Toc197435535 \h </w:instrText>
            </w:r>
            <w:r>
              <w:fldChar w:fldCharType="separate"/>
            </w:r>
            <w:r>
              <w:t>21</w:t>
            </w:r>
            <w:r>
              <w:fldChar w:fldCharType="end"/>
            </w:r>
          </w:hyperlink>
        </w:p>
        <w:p w14:paraId="10FA65E2" w14:textId="77777777" w:rsidR="00910F0E" w:rsidRDefault="00000000">
          <w:pPr>
            <w:pStyle w:val="TOC1"/>
            <w:tabs>
              <w:tab w:val="right" w:leader="dot" w:pos="8296"/>
            </w:tabs>
            <w:rPr>
              <w:sz w:val="22"/>
              <w14:ligatures w14:val="standardContextual"/>
            </w:rPr>
          </w:pPr>
          <w:hyperlink w:anchor="_Toc197435536" w:history="1">
            <w:r>
              <w:rPr>
                <w:rStyle w:val="ac"/>
              </w:rPr>
              <w:t>第五章</w:t>
            </w:r>
            <w:r>
              <w:rPr>
                <w:rStyle w:val="ac"/>
              </w:rPr>
              <w:t xml:space="preserve"> </w:t>
            </w:r>
            <w:r>
              <w:rPr>
                <w:rStyle w:val="ac"/>
              </w:rPr>
              <w:t>绩效管理</w:t>
            </w:r>
            <w:r>
              <w:tab/>
            </w:r>
            <w:r>
              <w:fldChar w:fldCharType="begin"/>
            </w:r>
            <w:r>
              <w:instrText xml:space="preserve"> PAGEREF _Toc197435536 \h </w:instrText>
            </w:r>
            <w:r>
              <w:fldChar w:fldCharType="separate"/>
            </w:r>
            <w:r>
              <w:t>21</w:t>
            </w:r>
            <w:r>
              <w:fldChar w:fldCharType="end"/>
            </w:r>
          </w:hyperlink>
        </w:p>
        <w:p w14:paraId="71233AEF" w14:textId="77777777" w:rsidR="00910F0E" w:rsidRDefault="00000000">
          <w:pPr>
            <w:pStyle w:val="TOC2"/>
            <w:rPr>
              <w:sz w:val="22"/>
              <w:szCs w:val="24"/>
              <w14:ligatures w14:val="standardContextual"/>
            </w:rPr>
          </w:pPr>
          <w:hyperlink w:anchor="_Toc197435537" w:history="1">
            <w:r>
              <w:rPr>
                <w:rStyle w:val="ac"/>
              </w:rPr>
              <w:t>第一节</w:t>
            </w:r>
            <w:r>
              <w:rPr>
                <w:rStyle w:val="ac"/>
              </w:rPr>
              <w:t xml:space="preserve"> </w:t>
            </w:r>
            <w:r>
              <w:rPr>
                <w:rStyle w:val="ac"/>
              </w:rPr>
              <w:t>团队绩效考核</w:t>
            </w:r>
            <w:r>
              <w:tab/>
            </w:r>
            <w:r>
              <w:fldChar w:fldCharType="begin"/>
            </w:r>
            <w:r>
              <w:instrText xml:space="preserve"> PAGEREF _Toc197435537 \h </w:instrText>
            </w:r>
            <w:r>
              <w:fldChar w:fldCharType="separate"/>
            </w:r>
            <w:r>
              <w:t>21</w:t>
            </w:r>
            <w:r>
              <w:fldChar w:fldCharType="end"/>
            </w:r>
          </w:hyperlink>
        </w:p>
        <w:p w14:paraId="6F98C6A0" w14:textId="77777777" w:rsidR="00910F0E" w:rsidRDefault="00000000">
          <w:pPr>
            <w:pStyle w:val="TOC2"/>
            <w:rPr>
              <w:sz w:val="22"/>
              <w:szCs w:val="24"/>
              <w14:ligatures w14:val="standardContextual"/>
            </w:rPr>
          </w:pPr>
          <w:hyperlink w:anchor="_Toc197435538" w:history="1">
            <w:r>
              <w:rPr>
                <w:rStyle w:val="ac"/>
              </w:rPr>
              <w:t>第二节</w:t>
            </w:r>
            <w:r>
              <w:rPr>
                <w:rStyle w:val="ac"/>
              </w:rPr>
              <w:t xml:space="preserve"> </w:t>
            </w:r>
            <w:r>
              <w:rPr>
                <w:rStyle w:val="ac"/>
              </w:rPr>
              <w:t>个人绩效考核</w:t>
            </w:r>
            <w:r>
              <w:tab/>
            </w:r>
            <w:r>
              <w:fldChar w:fldCharType="begin"/>
            </w:r>
            <w:r>
              <w:instrText xml:space="preserve"> PAGEREF _Toc197435538 \h </w:instrText>
            </w:r>
            <w:r>
              <w:fldChar w:fldCharType="separate"/>
            </w:r>
            <w:r>
              <w:t>22</w:t>
            </w:r>
            <w:r>
              <w:fldChar w:fldCharType="end"/>
            </w:r>
          </w:hyperlink>
        </w:p>
        <w:p w14:paraId="5308E63A" w14:textId="77777777" w:rsidR="00910F0E" w:rsidRDefault="00000000">
          <w:pPr>
            <w:pStyle w:val="TOC1"/>
            <w:tabs>
              <w:tab w:val="right" w:leader="dot" w:pos="8296"/>
            </w:tabs>
            <w:rPr>
              <w:sz w:val="22"/>
              <w14:ligatures w14:val="standardContextual"/>
            </w:rPr>
          </w:pPr>
          <w:hyperlink w:anchor="_Toc197435539" w:history="1">
            <w:r>
              <w:rPr>
                <w:rStyle w:val="ac"/>
              </w:rPr>
              <w:t>第六章</w:t>
            </w:r>
            <w:r>
              <w:rPr>
                <w:rStyle w:val="ac"/>
              </w:rPr>
              <w:t xml:space="preserve"> </w:t>
            </w:r>
            <w:r>
              <w:rPr>
                <w:rStyle w:val="ac"/>
              </w:rPr>
              <w:t>汇报管理要求</w:t>
            </w:r>
            <w:r>
              <w:tab/>
            </w:r>
            <w:r>
              <w:fldChar w:fldCharType="begin"/>
            </w:r>
            <w:r>
              <w:instrText xml:space="preserve"> PAGEREF _Toc197435539 \h </w:instrText>
            </w:r>
            <w:r>
              <w:fldChar w:fldCharType="separate"/>
            </w:r>
            <w:r>
              <w:t>22</w:t>
            </w:r>
            <w:r>
              <w:fldChar w:fldCharType="end"/>
            </w:r>
          </w:hyperlink>
        </w:p>
        <w:p w14:paraId="177533E3" w14:textId="77777777" w:rsidR="00910F0E" w:rsidRDefault="00000000">
          <w:pPr>
            <w:pStyle w:val="TOC2"/>
            <w:rPr>
              <w:sz w:val="22"/>
              <w:szCs w:val="24"/>
              <w14:ligatures w14:val="standardContextual"/>
            </w:rPr>
          </w:pPr>
          <w:hyperlink w:anchor="_Toc197435540" w:history="1">
            <w:r>
              <w:rPr>
                <w:rStyle w:val="ac"/>
              </w:rPr>
              <w:t>第一节</w:t>
            </w:r>
            <w:r>
              <w:rPr>
                <w:rStyle w:val="ac"/>
              </w:rPr>
              <w:t xml:space="preserve"> </w:t>
            </w:r>
            <w:r>
              <w:rPr>
                <w:rStyle w:val="ac"/>
              </w:rPr>
              <w:t>日常汇报要求</w:t>
            </w:r>
            <w:r>
              <w:tab/>
            </w:r>
            <w:r>
              <w:fldChar w:fldCharType="begin"/>
            </w:r>
            <w:r>
              <w:instrText xml:space="preserve"> PAGEREF _Toc197435540 \h </w:instrText>
            </w:r>
            <w:r>
              <w:fldChar w:fldCharType="separate"/>
            </w:r>
            <w:r>
              <w:t>22</w:t>
            </w:r>
            <w:r>
              <w:fldChar w:fldCharType="end"/>
            </w:r>
          </w:hyperlink>
        </w:p>
        <w:p w14:paraId="065445C3" w14:textId="77777777" w:rsidR="00910F0E" w:rsidRDefault="00000000">
          <w:pPr>
            <w:pStyle w:val="TOC2"/>
            <w:rPr>
              <w:sz w:val="22"/>
              <w:szCs w:val="24"/>
              <w14:ligatures w14:val="standardContextual"/>
            </w:rPr>
          </w:pPr>
          <w:hyperlink w:anchor="_Toc197435541" w:history="1">
            <w:r>
              <w:rPr>
                <w:rStyle w:val="ac"/>
              </w:rPr>
              <w:t>第二节</w:t>
            </w:r>
            <w:r>
              <w:rPr>
                <w:rStyle w:val="ac"/>
              </w:rPr>
              <w:t xml:space="preserve"> </w:t>
            </w:r>
            <w:r>
              <w:rPr>
                <w:rStyle w:val="ac"/>
              </w:rPr>
              <w:t>个人年终总结要求</w:t>
            </w:r>
            <w:r>
              <w:tab/>
            </w:r>
            <w:r>
              <w:fldChar w:fldCharType="begin"/>
            </w:r>
            <w:r>
              <w:instrText xml:space="preserve"> PAGEREF _Toc197435541 \h </w:instrText>
            </w:r>
            <w:r>
              <w:fldChar w:fldCharType="separate"/>
            </w:r>
            <w:r>
              <w:t>22</w:t>
            </w:r>
            <w:r>
              <w:fldChar w:fldCharType="end"/>
            </w:r>
          </w:hyperlink>
        </w:p>
        <w:p w14:paraId="6A050974" w14:textId="77777777" w:rsidR="00910F0E" w:rsidRDefault="00000000">
          <w:pPr>
            <w:pStyle w:val="TOC1"/>
            <w:tabs>
              <w:tab w:val="right" w:leader="dot" w:pos="8296"/>
            </w:tabs>
            <w:rPr>
              <w:sz w:val="22"/>
              <w14:ligatures w14:val="standardContextual"/>
            </w:rPr>
          </w:pPr>
          <w:hyperlink w:anchor="_Toc197435542" w:history="1">
            <w:r>
              <w:rPr>
                <w:rStyle w:val="ac"/>
              </w:rPr>
              <w:t>附录</w:t>
            </w:r>
            <w:r>
              <w:rPr>
                <w:rStyle w:val="ac"/>
              </w:rPr>
              <w:t xml:space="preserve"> </w:t>
            </w:r>
            <w:r>
              <w:rPr>
                <w:rStyle w:val="ac"/>
              </w:rPr>
              <w:t>常见风险</w:t>
            </w:r>
            <w:r>
              <w:tab/>
            </w:r>
            <w:r>
              <w:fldChar w:fldCharType="begin"/>
            </w:r>
            <w:r>
              <w:instrText xml:space="preserve"> PAGEREF _Toc197435542 \h </w:instrText>
            </w:r>
            <w:r>
              <w:fldChar w:fldCharType="separate"/>
            </w:r>
            <w:r>
              <w:t>24</w:t>
            </w:r>
            <w:r>
              <w:fldChar w:fldCharType="end"/>
            </w:r>
          </w:hyperlink>
        </w:p>
        <w:p w14:paraId="5E488925" w14:textId="77777777" w:rsidR="00910F0E" w:rsidRDefault="00000000">
          <w:pPr>
            <w:rPr>
              <w:b/>
            </w:rPr>
          </w:pPr>
          <w:r>
            <w:rPr>
              <w:rFonts w:hint="eastAsia"/>
            </w:rPr>
            <w:fldChar w:fldCharType="end"/>
          </w:r>
        </w:p>
      </w:sdtContent>
    </w:sdt>
    <w:p w14:paraId="1FC240C3" w14:textId="77777777" w:rsidR="00910F0E" w:rsidRDefault="00910F0E">
      <w:pPr>
        <w:rPr>
          <w:b/>
        </w:rPr>
      </w:pPr>
    </w:p>
    <w:p w14:paraId="7A3B3707" w14:textId="77777777" w:rsidR="00910F0E" w:rsidRDefault="00910F0E"/>
    <w:p w14:paraId="4CBAFE9B" w14:textId="77777777" w:rsidR="00910F0E" w:rsidRDefault="00910F0E"/>
    <w:p w14:paraId="3CC64BE9" w14:textId="77777777" w:rsidR="00910F0E" w:rsidRDefault="00910F0E"/>
    <w:p w14:paraId="1E5B0E0D" w14:textId="77777777" w:rsidR="00910F0E" w:rsidRDefault="00910F0E"/>
    <w:p w14:paraId="2636CB7C" w14:textId="77777777" w:rsidR="00910F0E" w:rsidRDefault="00910F0E"/>
    <w:p w14:paraId="1F2927D2" w14:textId="77777777" w:rsidR="00910F0E" w:rsidRDefault="00910F0E"/>
    <w:p w14:paraId="08E9599E" w14:textId="77777777" w:rsidR="00910F0E" w:rsidRDefault="00910F0E"/>
    <w:p w14:paraId="7B1FA9F5" w14:textId="77777777" w:rsidR="00910F0E" w:rsidRDefault="00910F0E"/>
    <w:p w14:paraId="08C8189D" w14:textId="77777777" w:rsidR="00910F0E" w:rsidRDefault="00910F0E">
      <w:pPr>
        <w:widowControl/>
        <w:jc w:val="left"/>
      </w:pPr>
    </w:p>
    <w:p w14:paraId="7F64F534" w14:textId="77777777" w:rsidR="00910F0E" w:rsidRDefault="00000000">
      <w:pPr>
        <w:pStyle w:val="1"/>
      </w:pPr>
      <w:bookmarkStart w:id="0" w:name="_Toc197435515"/>
      <w:r>
        <w:lastRenderedPageBreak/>
        <w:t>第一章</w:t>
      </w:r>
      <w:r>
        <w:t xml:space="preserve"> </w:t>
      </w:r>
      <w:r>
        <w:t>总则</w:t>
      </w:r>
      <w:bookmarkEnd w:id="0"/>
    </w:p>
    <w:p w14:paraId="5F1FD89B" w14:textId="77777777" w:rsidR="00910F0E" w:rsidRDefault="00000000">
      <w:pPr>
        <w:pStyle w:val="2"/>
      </w:pPr>
      <w:bookmarkStart w:id="1" w:name="_Toc197435516"/>
      <w:r>
        <w:rPr>
          <w:rFonts w:hint="eastAsia"/>
        </w:rPr>
        <w:t>第一节</w:t>
      </w:r>
      <w:r>
        <w:rPr>
          <w:rFonts w:hint="eastAsia"/>
        </w:rPr>
        <w:t xml:space="preserve"> </w:t>
      </w:r>
      <w:r>
        <w:t>目的</w:t>
      </w:r>
      <w:bookmarkEnd w:id="1"/>
    </w:p>
    <w:p w14:paraId="63C590F1"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根据产品开发过程一般的生命周期制定管理流程和规范要求，同时对日常研发部门工作开展所涉及到的人员管理、技术管理、服务器资源管理等提出要求，保护公司的知识产权，促进企业自主创新和技术进步。</w:t>
      </w:r>
    </w:p>
    <w:p w14:paraId="2D565733" w14:textId="77777777" w:rsidR="00910F0E" w:rsidRDefault="00000000">
      <w:pPr>
        <w:pStyle w:val="2"/>
        <w:rPr>
          <w:rFonts w:asciiTheme="minorEastAsia" w:eastAsiaTheme="minorEastAsia" w:hAnsiTheme="minorEastAsia" w:cstheme="minorEastAsia" w:hint="eastAsia"/>
          <w:szCs w:val="28"/>
        </w:rPr>
      </w:pPr>
      <w:bookmarkStart w:id="2" w:name="_Toc197435517"/>
      <w:r>
        <w:rPr>
          <w:rFonts w:hint="eastAsia"/>
        </w:rPr>
        <w:t>第二节</w:t>
      </w:r>
      <w:r>
        <w:rPr>
          <w:rFonts w:hint="eastAsia"/>
        </w:rPr>
        <w:t xml:space="preserve"> </w:t>
      </w:r>
      <w:r>
        <w:rPr>
          <w:rFonts w:hint="eastAsia"/>
        </w:rPr>
        <w:t>适用范围</w:t>
      </w:r>
      <w:bookmarkEnd w:id="2"/>
    </w:p>
    <w:p w14:paraId="645C1DB6"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本办法适用于</w:t>
      </w:r>
      <w:proofErr w:type="gramStart"/>
      <w:r>
        <w:rPr>
          <w:rFonts w:asciiTheme="minorEastAsia" w:hAnsiTheme="minorEastAsia" w:cstheme="minorEastAsia" w:hint="eastAsia"/>
          <w:sz w:val="28"/>
          <w:szCs w:val="28"/>
        </w:rPr>
        <w:t>网安事业</w:t>
      </w:r>
      <w:proofErr w:type="gramEnd"/>
      <w:r>
        <w:rPr>
          <w:rFonts w:asciiTheme="minorEastAsia" w:hAnsiTheme="minorEastAsia" w:cstheme="minorEastAsia" w:hint="eastAsia"/>
          <w:sz w:val="28"/>
          <w:szCs w:val="28"/>
        </w:rPr>
        <w:t>部所有研发项目及相关人员，包括产品经理、技术经理、研发工程师、二次研发工程师。</w:t>
      </w:r>
    </w:p>
    <w:p w14:paraId="3CECB552" w14:textId="77777777" w:rsidR="00910F0E" w:rsidRDefault="00000000">
      <w:pPr>
        <w:pStyle w:val="1"/>
        <w:rPr>
          <w:rFonts w:asciiTheme="minorEastAsia" w:hAnsiTheme="minorEastAsia" w:cstheme="minorEastAsia" w:hint="eastAsia"/>
          <w:szCs w:val="28"/>
        </w:rPr>
      </w:pPr>
      <w:bookmarkStart w:id="3" w:name="_Toc197435518"/>
      <w:r>
        <w:rPr>
          <w:rFonts w:hint="eastAsia"/>
        </w:rPr>
        <w:t>第二章</w:t>
      </w:r>
      <w:r>
        <w:rPr>
          <w:rFonts w:hint="eastAsia"/>
        </w:rPr>
        <w:t xml:space="preserve"> </w:t>
      </w:r>
      <w:r>
        <w:rPr>
          <w:rFonts w:hint="eastAsia"/>
        </w:rPr>
        <w:t>目标设定</w:t>
      </w:r>
      <w:bookmarkEnd w:id="3"/>
    </w:p>
    <w:p w14:paraId="5FF4DB56" w14:textId="77777777" w:rsidR="00910F0E" w:rsidRDefault="00000000">
      <w:pPr>
        <w:pStyle w:val="2"/>
        <w:rPr>
          <w:rFonts w:asciiTheme="minorEastAsia" w:eastAsiaTheme="minorEastAsia" w:hAnsiTheme="minorEastAsia" w:cstheme="minorEastAsia" w:hint="eastAsia"/>
          <w:szCs w:val="28"/>
        </w:rPr>
      </w:pPr>
      <w:bookmarkStart w:id="4" w:name="_Toc197435519"/>
      <w:r>
        <w:rPr>
          <w:rFonts w:hint="eastAsia"/>
        </w:rPr>
        <w:t>第一节</w:t>
      </w:r>
      <w:r>
        <w:rPr>
          <w:rFonts w:hint="eastAsia"/>
        </w:rPr>
        <w:t xml:space="preserve"> </w:t>
      </w:r>
      <w:r>
        <w:rPr>
          <w:rFonts w:hint="eastAsia"/>
        </w:rPr>
        <w:t>经营目标</w:t>
      </w:r>
      <w:bookmarkEnd w:id="4"/>
    </w:p>
    <w:p w14:paraId="4F8F5632"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color w:val="2C2C36"/>
          <w:sz w:val="28"/>
          <w:szCs w:val="28"/>
          <w:shd w:val="clear" w:color="auto" w:fill="FFFFFF"/>
        </w:rPr>
        <w:t>积极响应并全面落实东方通集团的战略要求，共同致力于达成集团所设定的各项关键指标，包括但不限于签约目标、</w:t>
      </w:r>
      <w:proofErr w:type="gramStart"/>
      <w:r>
        <w:rPr>
          <w:rFonts w:asciiTheme="minorEastAsia" w:hAnsiTheme="minorEastAsia" w:cstheme="minorEastAsia" w:hint="eastAsia"/>
          <w:color w:val="2C2C36"/>
          <w:sz w:val="28"/>
          <w:szCs w:val="28"/>
          <w:shd w:val="clear" w:color="auto" w:fill="FFFFFF"/>
        </w:rPr>
        <w:t>确收目标</w:t>
      </w:r>
      <w:proofErr w:type="gramEnd"/>
      <w:r>
        <w:rPr>
          <w:rFonts w:asciiTheme="minorEastAsia" w:hAnsiTheme="minorEastAsia" w:cstheme="minorEastAsia" w:hint="eastAsia"/>
          <w:color w:val="2C2C36"/>
          <w:sz w:val="28"/>
          <w:szCs w:val="28"/>
          <w:shd w:val="clear" w:color="auto" w:fill="FFFFFF"/>
        </w:rPr>
        <w:t>、净利润目标、回款目标等。</w:t>
      </w:r>
    </w:p>
    <w:p w14:paraId="48EAA1D7" w14:textId="77777777" w:rsidR="00910F0E" w:rsidRDefault="00000000">
      <w:pPr>
        <w:pStyle w:val="2"/>
      </w:pPr>
      <w:bookmarkStart w:id="5" w:name="_Toc197435520"/>
      <w:r>
        <w:rPr>
          <w:rFonts w:hint="eastAsia"/>
        </w:rPr>
        <w:t>第二节</w:t>
      </w:r>
      <w:r>
        <w:rPr>
          <w:rFonts w:hint="eastAsia"/>
        </w:rPr>
        <w:t xml:space="preserve"> </w:t>
      </w:r>
      <w:r>
        <w:rPr>
          <w:rFonts w:hint="eastAsia"/>
        </w:rPr>
        <w:t>管理原则</w:t>
      </w:r>
      <w:bookmarkEnd w:id="5"/>
    </w:p>
    <w:p w14:paraId="6C4FA199"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研发产品部日常工作安排均围绕“产线六条”管理原则开展。</w:t>
      </w:r>
    </w:p>
    <w:p w14:paraId="45F76B62"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b/>
          <w:bCs/>
          <w:sz w:val="28"/>
          <w:szCs w:val="28"/>
        </w:rPr>
        <w:t>市场拓展：</w:t>
      </w:r>
      <w:r>
        <w:rPr>
          <w:rFonts w:asciiTheme="minorEastAsia" w:hAnsiTheme="minorEastAsia" w:cstheme="minorEastAsia"/>
          <w:sz w:val="28"/>
          <w:szCs w:val="28"/>
        </w:rPr>
        <w:t>实现存量合同签约的增长；新产品新方案拓展；新客户拓展；实现产品线的净利润并增长</w:t>
      </w:r>
      <w:r>
        <w:rPr>
          <w:rFonts w:asciiTheme="minorEastAsia" w:hAnsiTheme="minorEastAsia" w:cstheme="minorEastAsia" w:hint="eastAsia"/>
          <w:sz w:val="28"/>
          <w:szCs w:val="28"/>
        </w:rPr>
        <w:t>。</w:t>
      </w:r>
    </w:p>
    <w:p w14:paraId="3FDF71BB"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b/>
          <w:bCs/>
          <w:sz w:val="28"/>
          <w:szCs w:val="28"/>
        </w:rPr>
        <w:lastRenderedPageBreak/>
        <w:t>为客户创造价值：</w:t>
      </w:r>
      <w:r>
        <w:rPr>
          <w:rFonts w:asciiTheme="minorEastAsia" w:hAnsiTheme="minorEastAsia" w:cstheme="minorEastAsia"/>
          <w:sz w:val="28"/>
          <w:szCs w:val="28"/>
        </w:rPr>
        <w:t>帮助其解决关切问题、获得优异的考核成绩，协助优质客户取得试点创新落地或可加分的奖项</w:t>
      </w:r>
      <w:r>
        <w:rPr>
          <w:rFonts w:asciiTheme="minorEastAsia" w:hAnsiTheme="minorEastAsia" w:cstheme="minorEastAsia" w:hint="eastAsia"/>
          <w:sz w:val="28"/>
          <w:szCs w:val="28"/>
        </w:rPr>
        <w:t>。</w:t>
      </w:r>
    </w:p>
    <w:p w14:paraId="7A1AF8AF"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b/>
          <w:bCs/>
          <w:sz w:val="28"/>
          <w:szCs w:val="28"/>
        </w:rPr>
        <w:t>产品化布局与突破：</w:t>
      </w:r>
      <w:r>
        <w:rPr>
          <w:rFonts w:asciiTheme="minorEastAsia" w:hAnsiTheme="minorEastAsia" w:cstheme="minorEastAsia"/>
          <w:sz w:val="28"/>
          <w:szCs w:val="28"/>
        </w:rPr>
        <w:t>有序</w:t>
      </w:r>
      <w:proofErr w:type="gramStart"/>
      <w:r>
        <w:rPr>
          <w:rFonts w:asciiTheme="minorEastAsia" w:hAnsiTheme="minorEastAsia" w:cstheme="minorEastAsia"/>
          <w:sz w:val="28"/>
          <w:szCs w:val="28"/>
        </w:rPr>
        <w:t>规划标品的</w:t>
      </w:r>
      <w:proofErr w:type="gramEnd"/>
      <w:r>
        <w:rPr>
          <w:rFonts w:asciiTheme="minorEastAsia" w:hAnsiTheme="minorEastAsia" w:cstheme="minorEastAsia"/>
          <w:sz w:val="28"/>
          <w:szCs w:val="28"/>
        </w:rPr>
        <w:t>设计、研发和发布，</w:t>
      </w:r>
      <w:proofErr w:type="gramStart"/>
      <w:r>
        <w:rPr>
          <w:rFonts w:asciiTheme="minorEastAsia" w:hAnsiTheme="minorEastAsia" w:cstheme="minorEastAsia"/>
          <w:sz w:val="28"/>
          <w:szCs w:val="28"/>
        </w:rPr>
        <w:t>策划标品的</w:t>
      </w:r>
      <w:proofErr w:type="gramEnd"/>
      <w:r>
        <w:rPr>
          <w:rFonts w:asciiTheme="minorEastAsia" w:hAnsiTheme="minorEastAsia" w:cstheme="minorEastAsia"/>
          <w:sz w:val="28"/>
          <w:szCs w:val="28"/>
        </w:rPr>
        <w:t>试用、试点落地，助力产品</w:t>
      </w:r>
      <w:proofErr w:type="gramStart"/>
      <w:r>
        <w:rPr>
          <w:rFonts w:asciiTheme="minorEastAsia" w:hAnsiTheme="minorEastAsia" w:cstheme="minorEastAsia"/>
          <w:sz w:val="28"/>
          <w:szCs w:val="28"/>
        </w:rPr>
        <w:t>线创建</w:t>
      </w:r>
      <w:proofErr w:type="gramEnd"/>
      <w:r>
        <w:rPr>
          <w:rFonts w:asciiTheme="minorEastAsia" w:hAnsiTheme="minorEastAsia" w:cstheme="minorEastAsia"/>
          <w:sz w:val="28"/>
          <w:szCs w:val="28"/>
        </w:rPr>
        <w:t>新的业务增长点</w:t>
      </w:r>
      <w:r>
        <w:rPr>
          <w:rFonts w:asciiTheme="minorEastAsia" w:hAnsiTheme="minorEastAsia" w:cstheme="minorEastAsia" w:hint="eastAsia"/>
          <w:sz w:val="28"/>
          <w:szCs w:val="28"/>
        </w:rPr>
        <w:t>。</w:t>
      </w:r>
    </w:p>
    <w:p w14:paraId="77C34509"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b/>
          <w:bCs/>
          <w:sz w:val="28"/>
          <w:szCs w:val="28"/>
        </w:rPr>
        <w:t>技术创新：</w:t>
      </w:r>
      <w:r>
        <w:rPr>
          <w:rFonts w:asciiTheme="minorEastAsia" w:hAnsiTheme="minorEastAsia" w:cstheme="minorEastAsia"/>
          <w:sz w:val="28"/>
          <w:szCs w:val="28"/>
        </w:rPr>
        <w:t>新技术新架构应用，提高产品能力，建立技术壁垒，产品关键技术痛点突破</w:t>
      </w:r>
      <w:r>
        <w:rPr>
          <w:rFonts w:asciiTheme="minorEastAsia" w:hAnsiTheme="minorEastAsia" w:cstheme="minorEastAsia" w:hint="eastAsia"/>
          <w:sz w:val="28"/>
          <w:szCs w:val="28"/>
        </w:rPr>
        <w:t>。</w:t>
      </w:r>
    </w:p>
    <w:p w14:paraId="193C6707"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b/>
          <w:bCs/>
          <w:sz w:val="28"/>
          <w:szCs w:val="28"/>
        </w:rPr>
        <w:t>效率：</w:t>
      </w:r>
      <w:r>
        <w:rPr>
          <w:rFonts w:asciiTheme="minorEastAsia" w:hAnsiTheme="minorEastAsia" w:cstheme="minorEastAsia"/>
          <w:sz w:val="28"/>
          <w:szCs w:val="28"/>
        </w:rPr>
        <w:t>实现</w:t>
      </w:r>
      <w:proofErr w:type="gramStart"/>
      <w:r>
        <w:rPr>
          <w:rFonts w:asciiTheme="minorEastAsia" w:hAnsiTheme="minorEastAsia" w:cstheme="minorEastAsia"/>
          <w:sz w:val="28"/>
          <w:szCs w:val="28"/>
        </w:rPr>
        <w:t>产线费</w:t>
      </w:r>
      <w:proofErr w:type="gramEnd"/>
      <w:r>
        <w:rPr>
          <w:rFonts w:asciiTheme="minorEastAsia" w:hAnsiTheme="minorEastAsia" w:cstheme="minorEastAsia"/>
          <w:sz w:val="28"/>
          <w:szCs w:val="28"/>
        </w:rPr>
        <w:t>效比（</w:t>
      </w:r>
      <w:proofErr w:type="gramStart"/>
      <w:r>
        <w:rPr>
          <w:rFonts w:asciiTheme="minorEastAsia" w:hAnsiTheme="minorEastAsia" w:cstheme="minorEastAsia"/>
          <w:sz w:val="28"/>
          <w:szCs w:val="28"/>
        </w:rPr>
        <w:t>确收</w:t>
      </w:r>
      <w:proofErr w:type="gramEnd"/>
      <w:r>
        <w:rPr>
          <w:rFonts w:asciiTheme="minorEastAsia" w:hAnsiTheme="minorEastAsia" w:cstheme="minorEastAsia"/>
          <w:sz w:val="28"/>
          <w:szCs w:val="28"/>
        </w:rPr>
        <w:t>/费用、签约/费用）的提升，缩短项目的验收周期（初验周期六</w:t>
      </w:r>
      <w:r>
        <w:rPr>
          <w:rFonts w:asciiTheme="minorEastAsia" w:hAnsiTheme="minorEastAsia" w:cstheme="minorEastAsia" w:hint="eastAsia"/>
          <w:sz w:val="28"/>
          <w:szCs w:val="28"/>
        </w:rPr>
        <w:t>/七</w:t>
      </w:r>
      <w:r>
        <w:rPr>
          <w:rFonts w:asciiTheme="minorEastAsia" w:hAnsiTheme="minorEastAsia" w:cstheme="minorEastAsia"/>
          <w:sz w:val="28"/>
          <w:szCs w:val="28"/>
        </w:rPr>
        <w:t>个月以内，终验</w:t>
      </w:r>
      <w:r>
        <w:rPr>
          <w:rFonts w:asciiTheme="minorEastAsia" w:hAnsiTheme="minorEastAsia" w:cstheme="minorEastAsia" w:hint="eastAsia"/>
          <w:sz w:val="28"/>
          <w:szCs w:val="28"/>
        </w:rPr>
        <w:t>十三</w:t>
      </w:r>
      <w:r>
        <w:rPr>
          <w:rFonts w:asciiTheme="minorEastAsia" w:hAnsiTheme="minorEastAsia" w:cstheme="minorEastAsia"/>
          <w:sz w:val="28"/>
          <w:szCs w:val="28"/>
        </w:rPr>
        <w:t>个月以内），持续提升经营效率</w:t>
      </w:r>
      <w:r>
        <w:rPr>
          <w:rFonts w:asciiTheme="minorEastAsia" w:hAnsiTheme="minorEastAsia" w:cstheme="minorEastAsia" w:hint="eastAsia"/>
          <w:sz w:val="28"/>
          <w:szCs w:val="28"/>
        </w:rPr>
        <w:t>。</w:t>
      </w:r>
    </w:p>
    <w:p w14:paraId="3D493BA7"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b/>
          <w:bCs/>
          <w:sz w:val="28"/>
          <w:szCs w:val="28"/>
        </w:rPr>
        <w:t>团队建设：</w:t>
      </w:r>
      <w:r>
        <w:rPr>
          <w:rFonts w:asciiTheme="minorEastAsia" w:hAnsiTheme="minorEastAsia" w:cstheme="minorEastAsia"/>
          <w:sz w:val="28"/>
          <w:szCs w:val="28"/>
        </w:rPr>
        <w:t>以研发岗位定级要求为标准，建立人员梯度培养和储备；确保骨干人员稳定性，同时加强与MU、售前、公共研发、服务体系的横向沟通</w:t>
      </w:r>
      <w:r>
        <w:rPr>
          <w:rFonts w:asciiTheme="minorEastAsia" w:hAnsiTheme="minorEastAsia" w:cstheme="minorEastAsia" w:hint="eastAsia"/>
          <w:sz w:val="28"/>
          <w:szCs w:val="28"/>
        </w:rPr>
        <w:t>。</w:t>
      </w:r>
    </w:p>
    <w:p w14:paraId="3D8253C7" w14:textId="77777777" w:rsidR="00910F0E" w:rsidRDefault="00000000">
      <w:pPr>
        <w:pStyle w:val="1"/>
      </w:pPr>
      <w:bookmarkStart w:id="6" w:name="_Toc197435521"/>
      <w:r>
        <w:rPr>
          <w:rFonts w:hint="eastAsia"/>
        </w:rPr>
        <w:t>第三章</w:t>
      </w:r>
      <w:r>
        <w:rPr>
          <w:rFonts w:hint="eastAsia"/>
        </w:rPr>
        <w:t xml:space="preserve"> </w:t>
      </w:r>
      <w:r>
        <w:rPr>
          <w:rFonts w:hint="eastAsia"/>
        </w:rPr>
        <w:t>团队建设</w:t>
      </w:r>
      <w:bookmarkEnd w:id="6"/>
    </w:p>
    <w:p w14:paraId="4BD4D887" w14:textId="77777777" w:rsidR="00910F0E" w:rsidRDefault="00000000">
      <w:pPr>
        <w:pStyle w:val="2"/>
        <w:rPr>
          <w:rFonts w:asciiTheme="minorEastAsia" w:eastAsiaTheme="minorEastAsia" w:hAnsiTheme="minorEastAsia" w:cstheme="minorEastAsia" w:hint="eastAsia"/>
          <w:color w:val="2C2C36"/>
          <w:sz w:val="28"/>
          <w:szCs w:val="28"/>
          <w:shd w:val="clear" w:color="auto" w:fill="FFFFFF"/>
        </w:rPr>
      </w:pPr>
      <w:bookmarkStart w:id="7" w:name="_Toc197435522"/>
      <w:r>
        <w:rPr>
          <w:rFonts w:hint="eastAsia"/>
        </w:rPr>
        <w:t>第一节</w:t>
      </w:r>
      <w:r>
        <w:rPr>
          <w:rFonts w:hint="eastAsia"/>
        </w:rPr>
        <w:t xml:space="preserve"> </w:t>
      </w:r>
      <w:r>
        <w:rPr>
          <w:rFonts w:hint="eastAsia"/>
        </w:rPr>
        <w:t>职责划分</w:t>
      </w:r>
      <w:bookmarkEnd w:id="7"/>
    </w:p>
    <w:p w14:paraId="3F8387B6" w14:textId="77777777" w:rsidR="00910F0E" w:rsidRDefault="00000000">
      <w:pPr>
        <w:ind w:firstLineChars="200" w:firstLine="562"/>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b/>
          <w:bCs/>
          <w:color w:val="2C2C36"/>
          <w:sz w:val="28"/>
          <w:szCs w:val="28"/>
          <w:shd w:val="clear" w:color="auto" w:fill="FFFFFF"/>
        </w:rPr>
        <w:t>产品经理/产品部第一负责人：</w:t>
      </w:r>
    </w:p>
    <w:p w14:paraId="33FA34B3"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1、负责</w:t>
      </w:r>
      <w:proofErr w:type="gramStart"/>
      <w:r>
        <w:rPr>
          <w:rFonts w:asciiTheme="minorEastAsia" w:hAnsiTheme="minorEastAsia" w:cstheme="minorEastAsia" w:hint="eastAsia"/>
          <w:color w:val="2C2C36"/>
          <w:sz w:val="28"/>
          <w:szCs w:val="28"/>
          <w:shd w:val="clear" w:color="auto" w:fill="FFFFFF"/>
        </w:rPr>
        <w:t>明确部门</w:t>
      </w:r>
      <w:proofErr w:type="gramEnd"/>
      <w:r>
        <w:rPr>
          <w:rFonts w:asciiTheme="minorEastAsia" w:hAnsiTheme="minorEastAsia" w:cstheme="minorEastAsia" w:hint="eastAsia"/>
          <w:color w:val="2C2C36"/>
          <w:sz w:val="28"/>
          <w:szCs w:val="28"/>
          <w:shd w:val="clear" w:color="auto" w:fill="FFFFFF"/>
        </w:rPr>
        <w:t>的业务发展方向，确保所有活动与公司整体战略保持一致。</w:t>
      </w:r>
    </w:p>
    <w:p w14:paraId="20C479DE"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2、领导并参与制定部门的年度工作计划，包括但不限于产品路线图、市场定位及发展目标等。</w:t>
      </w:r>
    </w:p>
    <w:p w14:paraId="2C83EE06"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3、主导核心产品的概念设计和功能界定，确保新产品能够精准</w:t>
      </w:r>
      <w:r>
        <w:rPr>
          <w:rFonts w:asciiTheme="minorEastAsia" w:hAnsiTheme="minorEastAsia" w:cstheme="minorEastAsia" w:hint="eastAsia"/>
          <w:color w:val="2C2C36"/>
          <w:sz w:val="28"/>
          <w:szCs w:val="28"/>
          <w:shd w:val="clear" w:color="auto" w:fill="FFFFFF"/>
        </w:rPr>
        <w:lastRenderedPageBreak/>
        <w:t>满足市场需求。</w:t>
      </w:r>
    </w:p>
    <w:p w14:paraId="5C4F34BE"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4、定期监控本部门的项目签约、验收情况，确保各项经营目标得以顺利实现，并及时调整策略以应对风险。</w:t>
      </w:r>
    </w:p>
    <w:p w14:paraId="65A751AF"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5、参与内外部的产品讨论会和技术论坛，撰写详尽的技术解决方案文档。</w:t>
      </w:r>
    </w:p>
    <w:p w14:paraId="5EF59FA8"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6、组织并主持关键需求评审会议，确保研发团队对客户需求有准确的理解。</w:t>
      </w:r>
    </w:p>
    <w:p w14:paraId="0FFADE41"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7、指导解决方案工程师的工作，强化团队成员的经营意识，促进个人职业成长。</w:t>
      </w:r>
    </w:p>
    <w:p w14:paraId="262D1E82" w14:textId="77777777" w:rsidR="00910F0E" w:rsidRDefault="00000000">
      <w:pPr>
        <w:ind w:firstLineChars="200" w:firstLine="562"/>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b/>
          <w:bCs/>
          <w:color w:val="2C2C36"/>
          <w:sz w:val="28"/>
          <w:szCs w:val="28"/>
          <w:shd w:val="clear" w:color="auto" w:fill="FFFFFF"/>
        </w:rPr>
        <w:t>技术经理/产品部第二负责人：</w:t>
      </w:r>
    </w:p>
    <w:p w14:paraId="2BF8323A"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1、专注于技术领域的长远规划与发展，紧跟行业最新趋势，推动现有技术</w:t>
      </w:r>
      <w:proofErr w:type="gramStart"/>
      <w:r>
        <w:rPr>
          <w:rFonts w:asciiTheme="minorEastAsia" w:hAnsiTheme="minorEastAsia" w:cstheme="minorEastAsia" w:hint="eastAsia"/>
          <w:color w:val="2C2C36"/>
          <w:sz w:val="28"/>
          <w:szCs w:val="28"/>
          <w:shd w:val="clear" w:color="auto" w:fill="FFFFFF"/>
        </w:rPr>
        <w:t>栈</w:t>
      </w:r>
      <w:proofErr w:type="gramEnd"/>
      <w:r>
        <w:rPr>
          <w:rFonts w:asciiTheme="minorEastAsia" w:hAnsiTheme="minorEastAsia" w:cstheme="minorEastAsia" w:hint="eastAsia"/>
          <w:color w:val="2C2C36"/>
          <w:sz w:val="28"/>
          <w:szCs w:val="28"/>
          <w:shd w:val="clear" w:color="auto" w:fill="FFFFFF"/>
        </w:rPr>
        <w:t>不断升级迭代，为部门提供强有力的技术支持。</w:t>
      </w:r>
    </w:p>
    <w:p w14:paraId="6BAB9C1B"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2、协助产品经理完成年度规划以及具体的产品开发计划。</w:t>
      </w:r>
    </w:p>
    <w:p w14:paraId="3190AB20"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3、根据项目需求制定研发计划，并监督实施过程。</w:t>
      </w:r>
    </w:p>
    <w:p w14:paraId="1601B315"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4、主导产品关键技术组件的设计与编码工作。</w:t>
      </w:r>
    </w:p>
    <w:p w14:paraId="5A3FF8E8"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5、跨部门沟通，有效协调资源，合理安排人员配置，保证项目按时交付。</w:t>
      </w:r>
    </w:p>
    <w:p w14:paraId="633CB2AC"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6、密切跟踪项目进展，识别潜在风险因素，并采取相应措施加以控制。</w:t>
      </w:r>
    </w:p>
    <w:p w14:paraId="2A9F5AE2"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7、管理部门研发人员，负责对其进行指导和激励，确保每位成员都能充分发挥其专业技能和潜力。帮助成员设定职业目标，并提供必要的支持和资源，促进其职业成长。</w:t>
      </w:r>
    </w:p>
    <w:p w14:paraId="3E6E673E" w14:textId="77777777" w:rsidR="00910F0E" w:rsidRDefault="00000000">
      <w:pPr>
        <w:ind w:firstLineChars="200" w:firstLine="562"/>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b/>
          <w:bCs/>
          <w:color w:val="2C2C36"/>
          <w:sz w:val="28"/>
          <w:szCs w:val="28"/>
          <w:shd w:val="clear" w:color="auto" w:fill="FFFFFF"/>
        </w:rPr>
        <w:lastRenderedPageBreak/>
        <w:t>小组长：</w:t>
      </w:r>
    </w:p>
    <w:p w14:paraId="2C7B98E1"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1、按内部职责划分，承担职责范围内</w:t>
      </w:r>
      <w:proofErr w:type="gramStart"/>
      <w:r>
        <w:rPr>
          <w:rFonts w:asciiTheme="minorEastAsia" w:hAnsiTheme="minorEastAsia" w:cstheme="minorEastAsia" w:hint="eastAsia"/>
          <w:color w:val="2C2C36"/>
          <w:sz w:val="28"/>
          <w:szCs w:val="28"/>
          <w:shd w:val="clear" w:color="auto" w:fill="FFFFFF"/>
        </w:rPr>
        <w:t>的产线经营</w:t>
      </w:r>
      <w:proofErr w:type="gramEnd"/>
      <w:r>
        <w:rPr>
          <w:rFonts w:asciiTheme="minorEastAsia" w:hAnsiTheme="minorEastAsia" w:cstheme="minorEastAsia" w:hint="eastAsia"/>
          <w:color w:val="2C2C36"/>
          <w:sz w:val="28"/>
          <w:szCs w:val="28"/>
          <w:shd w:val="clear" w:color="auto" w:fill="FFFFFF"/>
        </w:rPr>
        <w:t>分解目标。</w:t>
      </w:r>
    </w:p>
    <w:p w14:paraId="1CA4C409"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2、在技术经理指导下，将复杂的研发任务拆解成可执行单元，并合理分配给小组成员。</w:t>
      </w:r>
    </w:p>
    <w:p w14:paraId="78014E01"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3、直接负责本组成员的日常工作指导与绩效评估。</w:t>
      </w:r>
    </w:p>
    <w:p w14:paraId="651A7A2A"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4、承担</w:t>
      </w:r>
      <w:proofErr w:type="gramStart"/>
      <w:r>
        <w:rPr>
          <w:rFonts w:asciiTheme="minorEastAsia" w:hAnsiTheme="minorEastAsia" w:cstheme="minorEastAsia" w:hint="eastAsia"/>
          <w:color w:val="2C2C36"/>
          <w:sz w:val="28"/>
          <w:szCs w:val="28"/>
          <w:shd w:val="clear" w:color="auto" w:fill="FFFFFF"/>
        </w:rPr>
        <w:t>起小组</w:t>
      </w:r>
      <w:proofErr w:type="gramEnd"/>
      <w:r>
        <w:rPr>
          <w:rFonts w:asciiTheme="minorEastAsia" w:hAnsiTheme="minorEastAsia" w:cstheme="minorEastAsia" w:hint="eastAsia"/>
          <w:color w:val="2C2C36"/>
          <w:sz w:val="28"/>
          <w:szCs w:val="28"/>
          <w:shd w:val="clear" w:color="auto" w:fill="FFFFFF"/>
        </w:rPr>
        <w:t>内重要技术难题的攻克责任，确保高质量完成相关模块的开发工作。</w:t>
      </w:r>
    </w:p>
    <w:p w14:paraId="43CD9C90" w14:textId="77777777" w:rsidR="00910F0E" w:rsidRDefault="00000000">
      <w:pPr>
        <w:ind w:firstLineChars="200" w:firstLine="562"/>
        <w:rPr>
          <w:rFonts w:asciiTheme="minorEastAsia" w:hAnsiTheme="minorEastAsia" w:cstheme="minorEastAsia" w:hint="eastAsia"/>
          <w:b/>
          <w:bCs/>
          <w:color w:val="2C2C36"/>
          <w:sz w:val="28"/>
          <w:szCs w:val="28"/>
          <w:shd w:val="clear" w:color="auto" w:fill="FFFFFF"/>
        </w:rPr>
      </w:pPr>
      <w:r>
        <w:rPr>
          <w:rFonts w:asciiTheme="minorEastAsia" w:hAnsiTheme="minorEastAsia" w:cstheme="minorEastAsia" w:hint="eastAsia"/>
          <w:b/>
          <w:bCs/>
          <w:color w:val="2C2C36"/>
          <w:sz w:val="28"/>
          <w:szCs w:val="28"/>
          <w:shd w:val="clear" w:color="auto" w:fill="FFFFFF"/>
        </w:rPr>
        <w:t>组员：</w:t>
      </w:r>
    </w:p>
    <w:p w14:paraId="41FC0B17"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1、严格按照小组长分配的任务要求开展工作，包括但不限于设计、编码、测试、文档编写等环节。</w:t>
      </w:r>
    </w:p>
    <w:p w14:paraId="7D4255D5"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2、利用自身专业知识解决实际问题，不断提高工作效率与成果质量。</w:t>
      </w:r>
    </w:p>
    <w:p w14:paraId="74E3BC78"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3、积极参与内部培训活动，主动寻求反馈意见，不断提升个人技术水平，为团队贡献更多价值。</w:t>
      </w:r>
    </w:p>
    <w:p w14:paraId="5FC23D9B" w14:textId="77777777" w:rsidR="00910F0E" w:rsidRDefault="00000000">
      <w:pPr>
        <w:pStyle w:val="2"/>
        <w:rPr>
          <w:rFonts w:asciiTheme="minorEastAsia" w:eastAsiaTheme="minorEastAsia" w:hAnsiTheme="minorEastAsia" w:cstheme="minorEastAsia" w:hint="eastAsia"/>
          <w:szCs w:val="28"/>
        </w:rPr>
      </w:pPr>
      <w:bookmarkStart w:id="8" w:name="_Toc197435523"/>
      <w:r>
        <w:rPr>
          <w:rFonts w:hint="eastAsia"/>
        </w:rPr>
        <w:t>第二节</w:t>
      </w:r>
      <w:r>
        <w:rPr>
          <w:rFonts w:hint="eastAsia"/>
        </w:rPr>
        <w:t xml:space="preserve"> </w:t>
      </w:r>
      <w:r>
        <w:rPr>
          <w:rFonts w:hint="eastAsia"/>
        </w:rPr>
        <w:t>职业发展</w:t>
      </w:r>
      <w:bookmarkEnd w:id="8"/>
    </w:p>
    <w:p w14:paraId="39C24072" w14:textId="77777777" w:rsidR="00910F0E" w:rsidRDefault="00000000">
      <w:pPr>
        <w:ind w:firstLineChars="200" w:firstLine="56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总工办须设立</w:t>
      </w:r>
      <w:proofErr w:type="gramEnd"/>
      <w:r>
        <w:rPr>
          <w:rFonts w:asciiTheme="minorEastAsia" w:hAnsiTheme="minorEastAsia" w:cstheme="minorEastAsia" w:hint="eastAsia"/>
          <w:sz w:val="28"/>
          <w:szCs w:val="28"/>
        </w:rPr>
        <w:t>明确的岗位定级晋升通道，为员工提供清晰的职业发展路径。每年组织两次（Q1、Q3）岗位定级评审，由总工发起，建立评审委员会，员工需要满足《岗位胜任力说明书》要求，评审结果将在评审结束后公布。定级目标为保级或升级，如果未达到升级目标，则一定要保级。员工每年须至少完成保级，每两年须至少完成一次升级，岗位定级的晋升是调整薪资的充分条件。</w:t>
      </w:r>
    </w:p>
    <w:p w14:paraId="6C2F26C9" w14:textId="77777777" w:rsidR="00910F0E" w:rsidRDefault="00000000">
      <w:pPr>
        <w:rPr>
          <w:rFonts w:asciiTheme="minorEastAsia" w:hAnsiTheme="minorEastAsia" w:cstheme="minorEastAsia" w:hint="eastAsia"/>
          <w:sz w:val="28"/>
          <w:szCs w:val="28"/>
        </w:rPr>
      </w:pPr>
      <w:r>
        <w:rPr>
          <w:rFonts w:asciiTheme="minorEastAsia" w:hAnsiTheme="minorEastAsia" w:cstheme="minorEastAsia"/>
          <w:sz w:val="28"/>
          <w:szCs w:val="28"/>
        </w:rPr>
        <w:object w:dxaOrig="1500" w:dyaOrig="1040" w14:anchorId="044675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52.2pt" o:ole="">
            <v:imagedata r:id="rId8" o:title=""/>
          </v:shape>
          <o:OLEObject Type="Embed" ProgID="Excel.Sheet.12" ShapeID="_x0000_i1025" DrawAspect="Icon" ObjectID="_1808760392" r:id="rId9"/>
        </w:object>
      </w:r>
      <w:r>
        <w:rPr>
          <w:rFonts w:asciiTheme="minorEastAsia" w:hAnsiTheme="minorEastAsia" w:cstheme="minorEastAsia"/>
          <w:sz w:val="28"/>
          <w:szCs w:val="28"/>
        </w:rPr>
        <w:object w:dxaOrig="1500" w:dyaOrig="1040" w14:anchorId="1E22BDB3">
          <v:shape id="_x0000_i1026" type="#_x0000_t75" style="width:75pt;height:52.2pt" o:ole="">
            <v:imagedata r:id="rId10" o:title=""/>
          </v:shape>
          <o:OLEObject Type="Embed" ProgID="Excel.Sheet.12" ShapeID="_x0000_i1026" DrawAspect="Icon" ObjectID="_1808760393" r:id="rId11"/>
        </w:object>
      </w:r>
      <w:r>
        <w:rPr>
          <w:rFonts w:asciiTheme="minorEastAsia" w:hAnsiTheme="minorEastAsia" w:cstheme="minorEastAsia"/>
          <w:sz w:val="28"/>
          <w:szCs w:val="28"/>
        </w:rPr>
        <w:object w:dxaOrig="1500" w:dyaOrig="1040" w14:anchorId="35D44FA6">
          <v:shape id="_x0000_i1027" type="#_x0000_t75" style="width:75pt;height:52.2pt" o:ole="">
            <v:imagedata r:id="rId12" o:title=""/>
          </v:shape>
          <o:OLEObject Type="Embed" ProgID="Excel.Sheet.12" ShapeID="_x0000_i1027" DrawAspect="Icon" ObjectID="_1808760394" r:id="rId13"/>
        </w:object>
      </w:r>
    </w:p>
    <w:p w14:paraId="67EFD0E6" w14:textId="77777777" w:rsidR="00910F0E" w:rsidRDefault="00000000">
      <w:pPr>
        <w:pStyle w:val="2"/>
      </w:pPr>
      <w:bookmarkStart w:id="9" w:name="_Toc197435524"/>
      <w:r>
        <w:rPr>
          <w:rFonts w:hint="eastAsia"/>
        </w:rPr>
        <w:t>第三节</w:t>
      </w:r>
      <w:r>
        <w:rPr>
          <w:rFonts w:hint="eastAsia"/>
        </w:rPr>
        <w:t xml:space="preserve"> </w:t>
      </w:r>
      <w:r>
        <w:rPr>
          <w:rFonts w:hint="eastAsia"/>
        </w:rPr>
        <w:t>导师制培养</w:t>
      </w:r>
      <w:bookmarkEnd w:id="9"/>
    </w:p>
    <w:p w14:paraId="762DE656"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产品部负责人为组员指定导师，帮助其快速成长。导师须对组员的能力成长负责，对组员的行为或错误承担一定的连带责任。</w:t>
      </w:r>
    </w:p>
    <w:p w14:paraId="59EA68D4"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导师职责：为组员制定成长计划（按季度）、定期跟踪并及时辅导纠正；为组员提供专业领域的指导，审查组员代码、解答疑问、分享经验教训；鼓励组员面对挑战，保持积极乐观的态度，增强其解决问题的能力。</w:t>
      </w:r>
    </w:p>
    <w:p w14:paraId="10C462F6"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组员职责：明确目标，积极主动地向导师学习，利用提供的资源和机会来提升自己，应具备自我驱动力，不断寻求进步。</w:t>
      </w:r>
    </w:p>
    <w:p w14:paraId="591537F4"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color w:val="2C2C36"/>
          <w:sz w:val="28"/>
          <w:szCs w:val="28"/>
          <w:shd w:val="clear" w:color="auto" w:fill="FFFFFF"/>
        </w:rPr>
        <w:t>导师将定期跟踪成长计划执行情况，并提供必要的指导。鼓励成员主动反馈遇到的问题和取得的成就，确保成长计划的有效实施。成长计划制定和成果评估将严格参照公司制定的绩效评估模板进行</w:t>
      </w:r>
      <w:r>
        <w:rPr>
          <w:rFonts w:asciiTheme="minorEastAsia" w:hAnsiTheme="minorEastAsia" w:cstheme="minorEastAsia" w:hint="eastAsia"/>
          <w:sz w:val="28"/>
          <w:szCs w:val="28"/>
        </w:rPr>
        <w:t>。</w:t>
      </w:r>
    </w:p>
    <w:bookmarkStart w:id="10" w:name="_MON_1808046143"/>
    <w:bookmarkEnd w:id="10"/>
    <w:p w14:paraId="1E107B83" w14:textId="77777777" w:rsidR="00910F0E" w:rsidRDefault="00000000">
      <w:pPr>
        <w:rPr>
          <w:rFonts w:asciiTheme="minorEastAsia" w:hAnsiTheme="minorEastAsia" w:cstheme="minorEastAsia" w:hint="eastAsia"/>
          <w:sz w:val="28"/>
          <w:szCs w:val="28"/>
        </w:rPr>
      </w:pPr>
      <w:r>
        <w:rPr>
          <w:rFonts w:asciiTheme="minorEastAsia" w:hAnsiTheme="minorEastAsia" w:cstheme="minorEastAsia"/>
          <w:sz w:val="28"/>
          <w:szCs w:val="28"/>
        </w:rPr>
        <w:object w:dxaOrig="1507" w:dyaOrig="1050" w14:anchorId="2D00620E">
          <v:shape id="_x0000_i1028" type="#_x0000_t75" style="width:75.6pt;height:52.8pt" o:ole="">
            <v:imagedata r:id="rId14" o:title=""/>
          </v:shape>
          <o:OLEObject Type="Embed" ProgID="Word.Document.12" ShapeID="_x0000_i1028" DrawAspect="Icon" ObjectID="_1808760395" r:id="rId15"/>
        </w:object>
      </w:r>
    </w:p>
    <w:p w14:paraId="795F0B55" w14:textId="77777777" w:rsidR="00910F0E" w:rsidRDefault="00000000">
      <w:pPr>
        <w:pStyle w:val="2"/>
        <w:rPr>
          <w:rFonts w:asciiTheme="minorEastAsia" w:eastAsiaTheme="minorEastAsia" w:hAnsiTheme="minorEastAsia" w:cstheme="minorEastAsia" w:hint="eastAsia"/>
          <w:szCs w:val="28"/>
        </w:rPr>
      </w:pPr>
      <w:bookmarkStart w:id="11" w:name="_Toc197435525"/>
      <w:r>
        <w:rPr>
          <w:rFonts w:hint="eastAsia"/>
        </w:rPr>
        <w:t>第四节</w:t>
      </w:r>
      <w:r>
        <w:rPr>
          <w:rFonts w:hint="eastAsia"/>
        </w:rPr>
        <w:t xml:space="preserve"> </w:t>
      </w:r>
      <w:r>
        <w:rPr>
          <w:rFonts w:hint="eastAsia"/>
        </w:rPr>
        <w:t>技术分享</w:t>
      </w:r>
      <w:bookmarkEnd w:id="11"/>
    </w:p>
    <w:p w14:paraId="4E42A54D"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color w:val="2C2C36"/>
          <w:sz w:val="28"/>
          <w:szCs w:val="28"/>
          <w:shd w:val="clear" w:color="auto" w:fill="FFFFFF"/>
        </w:rPr>
        <w:t>为了促进知识共享、技术交流和团队协作，每年1月份产品部向总工办报备年度技术分享计划，总工办</w:t>
      </w:r>
      <w:r>
        <w:rPr>
          <w:rFonts w:asciiTheme="minorEastAsia" w:hAnsiTheme="minorEastAsia" w:cstheme="minorEastAsia" w:hint="eastAsia"/>
          <w:sz w:val="28"/>
          <w:szCs w:val="28"/>
        </w:rPr>
        <w:t>根据计划组织事业部级技术分享，让部门成员</w:t>
      </w:r>
      <w:r>
        <w:rPr>
          <w:rFonts w:asciiTheme="minorEastAsia" w:hAnsiTheme="minorEastAsia" w:cstheme="minorEastAsia" w:hint="eastAsia"/>
          <w:color w:val="2C2C36"/>
          <w:sz w:val="28"/>
          <w:szCs w:val="28"/>
          <w:shd w:val="clear" w:color="auto" w:fill="FFFFFF"/>
        </w:rPr>
        <w:t>能够展示最新的研究成果、分享最佳实践，并解决工</w:t>
      </w:r>
      <w:r>
        <w:rPr>
          <w:rFonts w:asciiTheme="minorEastAsia" w:hAnsiTheme="minorEastAsia" w:cstheme="minorEastAsia" w:hint="eastAsia"/>
          <w:color w:val="2C2C36"/>
          <w:sz w:val="28"/>
          <w:szCs w:val="28"/>
          <w:shd w:val="clear" w:color="auto" w:fill="FFFFFF"/>
        </w:rPr>
        <w:lastRenderedPageBreak/>
        <w:t>作中遇到的技术难题。</w:t>
      </w:r>
    </w:p>
    <w:p w14:paraId="6DCC6AB0" w14:textId="77777777" w:rsidR="00910F0E" w:rsidRDefault="00000000">
      <w:pPr>
        <w:pStyle w:val="1"/>
        <w:rPr>
          <w:rFonts w:asciiTheme="minorEastAsia" w:hAnsiTheme="minorEastAsia" w:cstheme="minorEastAsia" w:hint="eastAsia"/>
          <w:szCs w:val="28"/>
        </w:rPr>
      </w:pPr>
      <w:bookmarkStart w:id="12" w:name="_Toc197435526"/>
      <w:r>
        <w:rPr>
          <w:rFonts w:hint="eastAsia"/>
        </w:rPr>
        <w:t>第四章</w:t>
      </w:r>
      <w:r>
        <w:rPr>
          <w:rFonts w:hint="eastAsia"/>
        </w:rPr>
        <w:t xml:space="preserve"> </w:t>
      </w:r>
      <w:r>
        <w:rPr>
          <w:rFonts w:hint="eastAsia"/>
        </w:rPr>
        <w:t>过程管理</w:t>
      </w:r>
      <w:bookmarkEnd w:id="12"/>
    </w:p>
    <w:p w14:paraId="5625DB78" w14:textId="77777777" w:rsidR="00910F0E" w:rsidRDefault="00000000">
      <w:pPr>
        <w:pStyle w:val="2"/>
      </w:pPr>
      <w:bookmarkStart w:id="13" w:name="_Toc197435527"/>
      <w:r>
        <w:rPr>
          <w:rFonts w:hint="eastAsia"/>
        </w:rPr>
        <w:t>第一节</w:t>
      </w:r>
      <w:r>
        <w:rPr>
          <w:rFonts w:hint="eastAsia"/>
        </w:rPr>
        <w:t xml:space="preserve"> </w:t>
      </w:r>
      <w:r>
        <w:rPr>
          <w:rFonts w:hint="eastAsia"/>
        </w:rPr>
        <w:t>研发过程</w:t>
      </w:r>
      <w:bookmarkEnd w:id="13"/>
    </w:p>
    <w:p w14:paraId="05617C6A"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产品开发划分为研发立项、需求分析、概要设计、详细设计(视具体情况省略)、开发实现、验证发布、交付运维等研发流程，采用敏捷开发方式,不断迭代产品版本。</w:t>
      </w:r>
    </w:p>
    <w:p w14:paraId="07EE9E9E" w14:textId="77777777" w:rsidR="00910F0E" w:rsidRDefault="00000000">
      <w:r>
        <w:rPr>
          <w:noProof/>
        </w:rPr>
        <w:drawing>
          <wp:inline distT="0" distB="0" distL="114300" distR="114300" wp14:anchorId="02BE8942" wp14:editId="62A4581B">
            <wp:extent cx="5267325" cy="2023110"/>
            <wp:effectExtent l="0" t="0" r="9525" b="1524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6"/>
                    <a:stretch>
                      <a:fillRect/>
                    </a:stretch>
                  </pic:blipFill>
                  <pic:spPr>
                    <a:xfrm>
                      <a:off x="0" y="0"/>
                      <a:ext cx="5267325" cy="2023110"/>
                    </a:xfrm>
                    <a:prstGeom prst="rect">
                      <a:avLst/>
                    </a:prstGeom>
                    <a:noFill/>
                    <a:ln>
                      <a:noFill/>
                    </a:ln>
                  </pic:spPr>
                </pic:pic>
              </a:graphicData>
            </a:graphic>
          </wp:inline>
        </w:drawing>
      </w:r>
    </w:p>
    <w:p w14:paraId="6847B809" w14:textId="77777777" w:rsidR="00910F0E" w:rsidRDefault="00000000">
      <w:pPr>
        <w:jc w:val="center"/>
        <w:rPr>
          <w:b/>
          <w:bCs/>
          <w:sz w:val="18"/>
          <w:szCs w:val="18"/>
        </w:rPr>
      </w:pPr>
      <w:r>
        <w:rPr>
          <w:rFonts w:hint="eastAsia"/>
          <w:b/>
          <w:bCs/>
          <w:sz w:val="18"/>
          <w:szCs w:val="18"/>
        </w:rPr>
        <w:t>研发流程图</w:t>
      </w:r>
    </w:p>
    <w:p w14:paraId="226C2AA8"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1、开发规范：见《研发规范手册》第一至第四章节。</w:t>
      </w:r>
    </w:p>
    <w:p w14:paraId="2AAD2C66"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2、代码管理：见《研发规范手册》第五章节和《Java开发手册约束》。</w:t>
      </w:r>
    </w:p>
    <w:p w14:paraId="508D15D4"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3、质量管理：主版本、新产品、项目需求经质量管理组测试通过后方可发版，所有发包动作都需由质量管理组来完成。</w:t>
      </w:r>
    </w:p>
    <w:p w14:paraId="4F8B3883"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4、导师应定期审核所负责的新团队成员代码，新团队成员为工作经验不满2年或工作经验满2年但入职不满6个月的员工。</w:t>
      </w:r>
    </w:p>
    <w:p w14:paraId="2B03D2E8"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5、</w:t>
      </w:r>
      <w:proofErr w:type="gramStart"/>
      <w:r>
        <w:rPr>
          <w:rFonts w:asciiTheme="minorEastAsia" w:hAnsiTheme="minorEastAsia" w:cstheme="minorEastAsia" w:hint="eastAsia"/>
          <w:sz w:val="28"/>
          <w:szCs w:val="28"/>
        </w:rPr>
        <w:t>产线应</w:t>
      </w:r>
      <w:proofErr w:type="gramEnd"/>
      <w:r>
        <w:rPr>
          <w:rFonts w:asciiTheme="minorEastAsia" w:hAnsiTheme="minorEastAsia" w:cstheme="minorEastAsia" w:hint="eastAsia"/>
          <w:sz w:val="28"/>
          <w:szCs w:val="28"/>
        </w:rPr>
        <w:t>周期性执行</w:t>
      </w:r>
      <w:r>
        <w:rPr>
          <w:rFonts w:asciiTheme="minorEastAsia" w:hAnsiTheme="minorEastAsia" w:cstheme="minorEastAsia"/>
          <w:sz w:val="28"/>
          <w:szCs w:val="28"/>
        </w:rPr>
        <w:t>代码交叉审查</w:t>
      </w:r>
      <w:r>
        <w:rPr>
          <w:rFonts w:asciiTheme="minorEastAsia" w:hAnsiTheme="minorEastAsia" w:cstheme="minorEastAsia" w:hint="eastAsia"/>
          <w:sz w:val="28"/>
          <w:szCs w:val="28"/>
        </w:rPr>
        <w:t>，</w:t>
      </w:r>
      <w:r>
        <w:rPr>
          <w:rFonts w:asciiTheme="minorEastAsia" w:hAnsiTheme="minorEastAsia" w:cstheme="minorEastAsia"/>
          <w:sz w:val="28"/>
          <w:szCs w:val="28"/>
        </w:rPr>
        <w:t>旨在确保代码质量、提升</w:t>
      </w:r>
      <w:r>
        <w:rPr>
          <w:rFonts w:asciiTheme="minorEastAsia" w:hAnsiTheme="minorEastAsia" w:cstheme="minorEastAsia"/>
          <w:sz w:val="28"/>
          <w:szCs w:val="28"/>
        </w:rPr>
        <w:lastRenderedPageBreak/>
        <w:t>团队技术水平等，适用于</w:t>
      </w:r>
      <w:r>
        <w:rPr>
          <w:rFonts w:asciiTheme="minorEastAsia" w:hAnsiTheme="minorEastAsia" w:cstheme="minorEastAsia" w:hint="eastAsia"/>
          <w:sz w:val="28"/>
          <w:szCs w:val="28"/>
        </w:rPr>
        <w:t>团队所有开发</w:t>
      </w:r>
      <w:r>
        <w:rPr>
          <w:rFonts w:asciiTheme="minorEastAsia" w:hAnsiTheme="minorEastAsia" w:cstheme="minorEastAsia"/>
          <w:sz w:val="28"/>
          <w:szCs w:val="28"/>
        </w:rPr>
        <w:t>人员</w:t>
      </w:r>
      <w:r>
        <w:rPr>
          <w:rFonts w:asciiTheme="minorEastAsia" w:hAnsiTheme="minorEastAsia" w:cstheme="minorEastAsia" w:hint="eastAsia"/>
          <w:sz w:val="28"/>
          <w:szCs w:val="28"/>
        </w:rPr>
        <w:t>，每月由技术经理组织实施一次</w:t>
      </w:r>
      <w:r>
        <w:rPr>
          <w:rFonts w:asciiTheme="minorEastAsia" w:hAnsiTheme="minorEastAsia" w:cstheme="minorEastAsia"/>
          <w:sz w:val="28"/>
          <w:szCs w:val="28"/>
        </w:rPr>
        <w:t>代码交叉审查</w:t>
      </w:r>
      <w:r>
        <w:rPr>
          <w:rFonts w:asciiTheme="minorEastAsia" w:hAnsiTheme="minorEastAsia" w:cstheme="minorEastAsia" w:hint="eastAsia"/>
          <w:sz w:val="28"/>
          <w:szCs w:val="28"/>
        </w:rPr>
        <w:t>，将检查结果报备总工和质量管理部。</w:t>
      </w:r>
    </w:p>
    <w:p w14:paraId="4CBED58A"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 xml:space="preserve">    </w:t>
      </w:r>
      <w:bookmarkStart w:id="14" w:name="_MON_1797849859"/>
      <w:bookmarkEnd w:id="14"/>
      <w:r>
        <w:rPr>
          <w:rFonts w:asciiTheme="minorEastAsia" w:hAnsiTheme="minorEastAsia" w:cstheme="minorEastAsia" w:hint="eastAsia"/>
          <w:sz w:val="28"/>
          <w:szCs w:val="28"/>
        </w:rPr>
        <w:object w:dxaOrig="1440" w:dyaOrig="1297" w14:anchorId="55D4E751">
          <v:shape id="_x0000_i1029" type="#_x0000_t75" style="width:1in;height:64.8pt" o:ole="">
            <v:imagedata r:id="rId17" o:title=""/>
          </v:shape>
          <o:OLEObject Type="Embed" ProgID="Word.Document.12" ShapeID="_x0000_i1029" DrawAspect="Icon" ObjectID="_1808760396" r:id="rId18"/>
        </w:object>
      </w:r>
    </w:p>
    <w:bookmarkStart w:id="15" w:name="_MON_1798293400"/>
    <w:bookmarkEnd w:id="15"/>
    <w:p w14:paraId="5012DF01" w14:textId="77777777" w:rsidR="00910F0E" w:rsidRDefault="00000000">
      <w:pPr>
        <w:ind w:firstLineChars="400" w:firstLine="1120"/>
        <w:rPr>
          <w:rFonts w:asciiTheme="minorEastAsia" w:hAnsiTheme="minorEastAsia" w:cstheme="minorEastAsia" w:hint="eastAsia"/>
          <w:sz w:val="28"/>
          <w:szCs w:val="28"/>
        </w:rPr>
      </w:pPr>
      <w:r>
        <w:rPr>
          <w:rFonts w:asciiTheme="minorEastAsia" w:hAnsiTheme="minorEastAsia" w:cstheme="minorEastAsia"/>
          <w:sz w:val="28"/>
          <w:szCs w:val="28"/>
        </w:rPr>
        <w:object w:dxaOrig="1513" w:dyaOrig="1040" w14:anchorId="63BAE14B">
          <v:shape id="_x0000_i1030" type="#_x0000_t75" style="width:75.6pt;height:52.2pt" o:ole="">
            <v:imagedata r:id="rId19" o:title=""/>
          </v:shape>
          <o:OLEObject Type="Embed" ProgID="Word.Document.12" ShapeID="_x0000_i1030" DrawAspect="Icon" ObjectID="_1808760397" r:id="rId20"/>
        </w:object>
      </w:r>
    </w:p>
    <w:p w14:paraId="7F021B53" w14:textId="77777777" w:rsidR="00910F0E" w:rsidRDefault="00000000">
      <w:pPr>
        <w:pStyle w:val="2"/>
        <w:rPr>
          <w:rFonts w:asciiTheme="minorEastAsia" w:eastAsiaTheme="minorEastAsia" w:hAnsiTheme="minorEastAsia" w:cstheme="minorEastAsia" w:hint="eastAsia"/>
          <w:szCs w:val="28"/>
        </w:rPr>
      </w:pPr>
      <w:bookmarkStart w:id="16" w:name="_Toc197435528"/>
      <w:r>
        <w:rPr>
          <w:rFonts w:hint="eastAsia"/>
        </w:rPr>
        <w:t>第二节</w:t>
      </w:r>
      <w:r>
        <w:rPr>
          <w:rFonts w:hint="eastAsia"/>
        </w:rPr>
        <w:t xml:space="preserve"> </w:t>
      </w:r>
      <w:r>
        <w:rPr>
          <w:rFonts w:hint="eastAsia"/>
        </w:rPr>
        <w:t>项目启动</w:t>
      </w:r>
      <w:r>
        <w:rPr>
          <w:rFonts w:hint="eastAsia"/>
        </w:rPr>
        <w:t>&amp;</w:t>
      </w:r>
      <w:r>
        <w:rPr>
          <w:rFonts w:hint="eastAsia"/>
        </w:rPr>
        <w:t>交付流程</w:t>
      </w:r>
      <w:bookmarkEnd w:id="16"/>
    </w:p>
    <w:p w14:paraId="0EDF49EC" w14:textId="77777777" w:rsidR="00910F0E" w:rsidRDefault="00000000">
      <w:pPr>
        <w:ind w:left="420" w:hangingChars="200" w:hanging="420"/>
      </w:pPr>
      <w:r>
        <w:rPr>
          <w:noProof/>
        </w:rPr>
        <w:drawing>
          <wp:inline distT="0" distB="0" distL="0" distR="0" wp14:anchorId="1361F668" wp14:editId="3036A66F">
            <wp:extent cx="5274310" cy="3619500"/>
            <wp:effectExtent l="0" t="0" r="0" b="0"/>
            <wp:docPr id="175343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0129"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619500"/>
                    </a:xfrm>
                    <a:prstGeom prst="rect">
                      <a:avLst/>
                    </a:prstGeom>
                    <a:noFill/>
                    <a:ln>
                      <a:noFill/>
                    </a:ln>
                  </pic:spPr>
                </pic:pic>
              </a:graphicData>
            </a:graphic>
          </wp:inline>
        </w:drawing>
      </w:r>
    </w:p>
    <w:p w14:paraId="2723A57F" w14:textId="77777777" w:rsidR="00910F0E" w:rsidRDefault="00000000">
      <w:pPr>
        <w:ind w:left="361" w:hangingChars="200" w:hanging="361"/>
        <w:jc w:val="center"/>
        <w:rPr>
          <w:b/>
          <w:bCs/>
          <w:sz w:val="18"/>
          <w:szCs w:val="18"/>
        </w:rPr>
      </w:pPr>
      <w:r>
        <w:rPr>
          <w:rFonts w:hint="eastAsia"/>
          <w:b/>
          <w:bCs/>
          <w:sz w:val="18"/>
          <w:szCs w:val="18"/>
        </w:rPr>
        <w:t>项目启动</w:t>
      </w:r>
      <w:r>
        <w:rPr>
          <w:rFonts w:hint="eastAsia"/>
          <w:b/>
          <w:bCs/>
          <w:sz w:val="18"/>
          <w:szCs w:val="18"/>
        </w:rPr>
        <w:t>&amp;</w:t>
      </w:r>
      <w:r>
        <w:rPr>
          <w:rFonts w:hint="eastAsia"/>
          <w:b/>
          <w:bCs/>
          <w:sz w:val="18"/>
          <w:szCs w:val="18"/>
        </w:rPr>
        <w:t>交付流程泳道图</w:t>
      </w:r>
    </w:p>
    <w:p w14:paraId="1D90CCE9"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项目经理召开研发立项启动会，</w:t>
      </w:r>
      <w:r>
        <w:rPr>
          <w:rFonts w:asciiTheme="minorEastAsia" w:hAnsiTheme="minorEastAsia" w:cstheme="minorEastAsia" w:hint="eastAsia"/>
          <w:color w:val="FF0000"/>
          <w:sz w:val="28"/>
          <w:szCs w:val="28"/>
        </w:rPr>
        <w:t>须在启动会后两日内将会议纪要发送给相关干系人，同时附带符合要求的功能清单</w:t>
      </w:r>
      <w:r>
        <w:rPr>
          <w:rFonts w:asciiTheme="minorEastAsia" w:hAnsiTheme="minorEastAsia" w:cstheme="minorEastAsia" w:hint="eastAsia"/>
          <w:sz w:val="28"/>
          <w:szCs w:val="28"/>
        </w:rPr>
        <w:t>。</w:t>
      </w:r>
    </w:p>
    <w:p w14:paraId="5711BCF7"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区域负责人监督项目各关键节点（</w:t>
      </w:r>
      <w:proofErr w:type="gramStart"/>
      <w:r>
        <w:rPr>
          <w:rFonts w:asciiTheme="minorEastAsia" w:hAnsiTheme="minorEastAsia" w:cstheme="minorEastAsia" w:hint="eastAsia"/>
          <w:sz w:val="28"/>
          <w:szCs w:val="28"/>
        </w:rPr>
        <w:t>禅道的</w:t>
      </w:r>
      <w:proofErr w:type="gramEnd"/>
      <w:r>
        <w:rPr>
          <w:rFonts w:asciiTheme="minorEastAsia" w:hAnsiTheme="minorEastAsia" w:cstheme="minorEastAsia" w:hint="eastAsia"/>
          <w:sz w:val="28"/>
          <w:szCs w:val="28"/>
        </w:rPr>
        <w:t>“合同跟踪”菜单下查看项目进度信息），</w:t>
      </w:r>
      <w:proofErr w:type="gramStart"/>
      <w:r>
        <w:rPr>
          <w:rFonts w:asciiTheme="minorEastAsia" w:hAnsiTheme="minorEastAsia" w:cstheme="minorEastAsia" w:hint="eastAsia"/>
          <w:color w:val="FF0000"/>
          <w:sz w:val="28"/>
          <w:szCs w:val="28"/>
        </w:rPr>
        <w:t>须监督</w:t>
      </w:r>
      <w:proofErr w:type="gramEnd"/>
      <w:r>
        <w:rPr>
          <w:rFonts w:asciiTheme="minorEastAsia" w:hAnsiTheme="minorEastAsia" w:cstheme="minorEastAsia" w:hint="eastAsia"/>
          <w:color w:val="FF0000"/>
          <w:sz w:val="28"/>
          <w:szCs w:val="28"/>
        </w:rPr>
        <w:t>整个项目流程，保证自签约起六/七</w:t>
      </w:r>
      <w:r>
        <w:rPr>
          <w:rFonts w:asciiTheme="minorEastAsia" w:hAnsiTheme="minorEastAsia" w:cstheme="minorEastAsia" w:hint="eastAsia"/>
          <w:color w:val="FF0000"/>
          <w:sz w:val="28"/>
          <w:szCs w:val="28"/>
        </w:rPr>
        <w:lastRenderedPageBreak/>
        <w:t>个月内完成初验，十三个月内完成终验</w:t>
      </w:r>
      <w:r>
        <w:rPr>
          <w:rFonts w:asciiTheme="minorEastAsia" w:hAnsiTheme="minorEastAsia" w:cstheme="minorEastAsia" w:hint="eastAsia"/>
          <w:sz w:val="28"/>
          <w:szCs w:val="28"/>
        </w:rPr>
        <w:t>。</w:t>
      </w:r>
    </w:p>
    <w:p w14:paraId="5E8B4405"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产品经理录入合同功能（</w:t>
      </w:r>
      <w:proofErr w:type="gramStart"/>
      <w:r>
        <w:rPr>
          <w:rFonts w:asciiTheme="minorEastAsia" w:hAnsiTheme="minorEastAsia" w:cstheme="minorEastAsia" w:hint="eastAsia"/>
          <w:sz w:val="28"/>
          <w:szCs w:val="28"/>
        </w:rPr>
        <w:t>禅道的</w:t>
      </w:r>
      <w:proofErr w:type="gramEnd"/>
      <w:r>
        <w:rPr>
          <w:rFonts w:asciiTheme="minorEastAsia" w:hAnsiTheme="minorEastAsia" w:cstheme="minorEastAsia" w:hint="eastAsia"/>
          <w:sz w:val="28"/>
          <w:szCs w:val="28"/>
        </w:rPr>
        <w:t>“合同跟踪”菜单下，</w:t>
      </w:r>
      <w:proofErr w:type="gramStart"/>
      <w:r>
        <w:rPr>
          <w:rFonts w:asciiTheme="minorEastAsia" w:hAnsiTheme="minorEastAsia" w:cstheme="minorEastAsia" w:hint="eastAsia"/>
          <w:sz w:val="28"/>
          <w:szCs w:val="28"/>
        </w:rPr>
        <w:t>创建禅道合同</w:t>
      </w:r>
      <w:proofErr w:type="gramEnd"/>
      <w:r>
        <w:rPr>
          <w:rFonts w:asciiTheme="minorEastAsia" w:hAnsiTheme="minorEastAsia" w:cstheme="minorEastAsia" w:hint="eastAsia"/>
          <w:sz w:val="28"/>
          <w:szCs w:val="28"/>
        </w:rPr>
        <w:t>列表，导入功能清单）；将合同需求提交禅道，</w:t>
      </w:r>
      <w:r>
        <w:rPr>
          <w:rFonts w:asciiTheme="minorEastAsia" w:hAnsiTheme="minorEastAsia" w:cstheme="minorEastAsia" w:hint="eastAsia"/>
          <w:color w:val="FF0000"/>
          <w:sz w:val="28"/>
          <w:szCs w:val="28"/>
        </w:rPr>
        <w:t>须在拿到功能清单后两日内完成需求录入及计划制定</w:t>
      </w:r>
      <w:r>
        <w:rPr>
          <w:rFonts w:asciiTheme="minorEastAsia" w:hAnsiTheme="minorEastAsia" w:cstheme="minorEastAsia" w:hint="eastAsia"/>
          <w:sz w:val="28"/>
          <w:szCs w:val="28"/>
        </w:rPr>
        <w:t>。</w:t>
      </w:r>
    </w:p>
    <w:p w14:paraId="1FBD4A10"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研发负责人制定开发计划，分配任务，输出项目验收表&amp;项目级工作计划。</w:t>
      </w:r>
    </w:p>
    <w:p w14:paraId="3BCEFDE9"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开发人员按计划开发功能(</w:t>
      </w:r>
      <w:proofErr w:type="gramStart"/>
      <w:r>
        <w:rPr>
          <w:rFonts w:asciiTheme="minorEastAsia" w:hAnsiTheme="minorEastAsia" w:cstheme="minorEastAsia" w:hint="eastAsia"/>
          <w:sz w:val="28"/>
          <w:szCs w:val="28"/>
        </w:rPr>
        <w:t>在禅道“合同跟踪”</w:t>
      </w:r>
      <w:proofErr w:type="gramEnd"/>
      <w:r>
        <w:rPr>
          <w:rFonts w:asciiTheme="minorEastAsia" w:hAnsiTheme="minorEastAsia" w:cstheme="minorEastAsia" w:hint="eastAsia"/>
          <w:sz w:val="28"/>
          <w:szCs w:val="28"/>
        </w:rPr>
        <w:t>下的“功能清单”里进行研发进度跟踪)，</w:t>
      </w:r>
      <w:r>
        <w:rPr>
          <w:rFonts w:asciiTheme="minorEastAsia" w:hAnsiTheme="minorEastAsia" w:cstheme="minorEastAsia" w:hint="eastAsia"/>
          <w:color w:val="FF0000"/>
          <w:sz w:val="28"/>
          <w:szCs w:val="28"/>
        </w:rPr>
        <w:t>须严格按照项目验收表&amp;项目级工作计划要求完成开发。过程中若有任何风险须及时上报，不得影响初验终验进程</w:t>
      </w:r>
      <w:r>
        <w:rPr>
          <w:rFonts w:asciiTheme="minorEastAsia" w:hAnsiTheme="minorEastAsia" w:cstheme="minorEastAsia" w:hint="eastAsia"/>
          <w:sz w:val="28"/>
          <w:szCs w:val="28"/>
        </w:rPr>
        <w:t>。</w:t>
      </w:r>
    </w:p>
    <w:p w14:paraId="0EEFB308"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研发对接人跟踪任务，</w:t>
      </w:r>
      <w:r>
        <w:rPr>
          <w:rFonts w:asciiTheme="minorEastAsia" w:hAnsiTheme="minorEastAsia" w:cstheme="minorEastAsia" w:hint="eastAsia"/>
          <w:color w:val="FF0000"/>
          <w:sz w:val="28"/>
          <w:szCs w:val="28"/>
        </w:rPr>
        <w:t>须严格按照项目验收表&amp;项目级工作计划定期进行跟踪。</w:t>
      </w:r>
    </w:p>
    <w:p w14:paraId="1CB3F627"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开发完成后，研发负责人提交测试，输出测试申请单。</w:t>
      </w:r>
    </w:p>
    <w:p w14:paraId="3EF6EB25"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质量管理组测试功能。</w:t>
      </w:r>
    </w:p>
    <w:p w14:paraId="21A7AE07"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测试通过后进行发版。</w:t>
      </w:r>
    </w:p>
    <w:p w14:paraId="38CC163D"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研发对接人与项目经理共同核对交付功能满足情况。</w:t>
      </w:r>
    </w:p>
    <w:p w14:paraId="087DF7E2"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内部核对通过后，项目经理找用户验收，项目经理与用户确认交付功能（</w:t>
      </w:r>
      <w:proofErr w:type="gramStart"/>
      <w:r>
        <w:rPr>
          <w:rFonts w:asciiTheme="minorEastAsia" w:hAnsiTheme="minorEastAsia" w:cstheme="minorEastAsia" w:hint="eastAsia"/>
          <w:sz w:val="28"/>
          <w:szCs w:val="28"/>
        </w:rPr>
        <w:t>填写禅道的</w:t>
      </w:r>
      <w:proofErr w:type="gramEnd"/>
      <w:r>
        <w:rPr>
          <w:rFonts w:asciiTheme="minorEastAsia" w:hAnsiTheme="minorEastAsia" w:cstheme="minorEastAsia" w:hint="eastAsia"/>
          <w:sz w:val="28"/>
          <w:szCs w:val="28"/>
        </w:rPr>
        <w:t>“合同跟踪”下“功能清单”的填写现场进度并备注用户确认进度）。</w:t>
      </w:r>
    </w:p>
    <w:p w14:paraId="639B44C8"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如果确认不通过，需求需要变更时参照“</w:t>
      </w:r>
      <w:r>
        <w:rPr>
          <w:rFonts w:asciiTheme="minorEastAsia" w:hAnsiTheme="minorEastAsia" w:cstheme="minorEastAsia"/>
          <w:sz w:val="28"/>
          <w:szCs w:val="28"/>
        </w:rPr>
        <w:fldChar w:fldCharType="begin"/>
      </w:r>
      <w:r>
        <w:rPr>
          <w:rFonts w:asciiTheme="minorEastAsia" w:hAnsiTheme="minorEastAsia" w:cstheme="minorEastAsia"/>
          <w:sz w:val="28"/>
          <w:szCs w:val="28"/>
        </w:rPr>
        <w:instrText xml:space="preserve"> </w:instrText>
      </w:r>
      <w:r>
        <w:rPr>
          <w:rFonts w:asciiTheme="minorEastAsia" w:hAnsiTheme="minorEastAsia" w:cstheme="minorEastAsia" w:hint="eastAsia"/>
          <w:sz w:val="28"/>
          <w:szCs w:val="28"/>
        </w:rPr>
        <w:instrText>REF _Ref197434442 \h</w:instrText>
      </w:r>
      <w:r>
        <w:rPr>
          <w:rFonts w:asciiTheme="minorEastAsia" w:hAnsiTheme="minorEastAsia" w:cstheme="minorEastAsia"/>
          <w:sz w:val="28"/>
          <w:szCs w:val="28"/>
        </w:rPr>
        <w:instrText xml:space="preserve">  \* MERGEFORMAT </w:instrText>
      </w:r>
      <w:r>
        <w:rPr>
          <w:rFonts w:asciiTheme="minorEastAsia" w:hAnsiTheme="minorEastAsia" w:cstheme="minorEastAsia"/>
          <w:sz w:val="28"/>
          <w:szCs w:val="28"/>
        </w:rPr>
      </w:r>
      <w:r>
        <w:rPr>
          <w:rFonts w:asciiTheme="minorEastAsia" w:hAnsiTheme="minorEastAsia" w:cstheme="minorEastAsia"/>
          <w:sz w:val="28"/>
          <w:szCs w:val="28"/>
        </w:rPr>
        <w:fldChar w:fldCharType="separate"/>
      </w:r>
      <w:r>
        <w:rPr>
          <w:rFonts w:asciiTheme="minorEastAsia" w:hAnsiTheme="minorEastAsia" w:cstheme="minorEastAsia" w:hint="eastAsia"/>
          <w:sz w:val="28"/>
          <w:szCs w:val="28"/>
        </w:rPr>
        <w:t>第三节 需求处理流程</w:t>
      </w:r>
      <w:r>
        <w:rPr>
          <w:rFonts w:asciiTheme="minorEastAsia" w:hAnsiTheme="minorEastAsia" w:cstheme="minorEastAsia"/>
          <w:sz w:val="28"/>
          <w:szCs w:val="28"/>
        </w:rPr>
        <w:fldChar w:fldCharType="end"/>
      </w:r>
      <w:r>
        <w:rPr>
          <w:rFonts w:asciiTheme="minorEastAsia" w:hAnsiTheme="minorEastAsia" w:cstheme="minorEastAsia" w:hint="eastAsia"/>
          <w:sz w:val="28"/>
          <w:szCs w:val="28"/>
        </w:rPr>
        <w:t>”。</w:t>
      </w:r>
    </w:p>
    <w:p w14:paraId="56AAA8E3" w14:textId="77777777" w:rsidR="00910F0E" w:rsidRDefault="00000000">
      <w:pPr>
        <w:numPr>
          <w:ilvl w:val="0"/>
          <w:numId w:val="1"/>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确认通过则流程结束。</w:t>
      </w:r>
    </w:p>
    <w:p w14:paraId="6C1DEC72" w14:textId="77777777" w:rsidR="00910F0E" w:rsidRDefault="00000000">
      <w:pPr>
        <w:pStyle w:val="2"/>
      </w:pPr>
      <w:bookmarkStart w:id="17" w:name="_Toc197435529"/>
      <w:bookmarkStart w:id="18" w:name="_Ref197434442"/>
      <w:r>
        <w:rPr>
          <w:rFonts w:hint="eastAsia"/>
        </w:rPr>
        <w:lastRenderedPageBreak/>
        <w:t>第三节</w:t>
      </w:r>
      <w:r>
        <w:rPr>
          <w:rFonts w:hint="eastAsia"/>
        </w:rPr>
        <w:t xml:space="preserve"> </w:t>
      </w:r>
      <w:r>
        <w:rPr>
          <w:rFonts w:hint="eastAsia"/>
        </w:rPr>
        <w:t>需求处理流程</w:t>
      </w:r>
      <w:bookmarkEnd w:id="17"/>
      <w:bookmarkEnd w:id="18"/>
    </w:p>
    <w:p w14:paraId="5304C567" w14:textId="77777777" w:rsidR="00910F0E" w:rsidRDefault="00000000">
      <w:pPr>
        <w:ind w:left="480" w:hangingChars="200" w:hanging="480"/>
      </w:pPr>
      <w:r>
        <w:rPr>
          <w:rFonts w:ascii="宋体" w:eastAsia="宋体" w:hAnsi="宋体" w:cs="宋体"/>
          <w:noProof/>
          <w:sz w:val="24"/>
        </w:rPr>
        <w:drawing>
          <wp:inline distT="0" distB="0" distL="114300" distR="114300" wp14:anchorId="3B9BC212" wp14:editId="61710CE5">
            <wp:extent cx="5316855" cy="3213100"/>
            <wp:effectExtent l="0" t="0" r="17145" b="6350"/>
            <wp:docPr id="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descr="IMG_256"/>
                    <pic:cNvPicPr>
                      <a:picLocks noChangeAspect="1"/>
                    </pic:cNvPicPr>
                  </pic:nvPicPr>
                  <pic:blipFill>
                    <a:blip r:embed="rId22"/>
                    <a:stretch>
                      <a:fillRect/>
                    </a:stretch>
                  </pic:blipFill>
                  <pic:spPr>
                    <a:xfrm>
                      <a:off x="0" y="0"/>
                      <a:ext cx="5316855" cy="3213100"/>
                    </a:xfrm>
                    <a:prstGeom prst="rect">
                      <a:avLst/>
                    </a:prstGeom>
                    <a:noFill/>
                    <a:ln w="9525">
                      <a:noFill/>
                    </a:ln>
                  </pic:spPr>
                </pic:pic>
              </a:graphicData>
            </a:graphic>
          </wp:inline>
        </w:drawing>
      </w:r>
    </w:p>
    <w:p w14:paraId="7915E126" w14:textId="77777777" w:rsidR="00910F0E" w:rsidRDefault="00000000">
      <w:pPr>
        <w:ind w:left="361" w:hangingChars="200" w:hanging="361"/>
        <w:jc w:val="center"/>
        <w:rPr>
          <w:b/>
          <w:bCs/>
          <w:sz w:val="18"/>
          <w:szCs w:val="18"/>
        </w:rPr>
      </w:pPr>
      <w:r>
        <w:rPr>
          <w:rFonts w:hint="eastAsia"/>
          <w:b/>
          <w:bCs/>
          <w:sz w:val="18"/>
          <w:szCs w:val="18"/>
        </w:rPr>
        <w:t>需求处理流程泳道图</w:t>
      </w:r>
    </w:p>
    <w:p w14:paraId="576B5BC0" w14:textId="77777777" w:rsidR="00910F0E" w:rsidRDefault="00000000">
      <w:pPr>
        <w:numPr>
          <w:ilvl w:val="0"/>
          <w:numId w:val="2"/>
        </w:numPr>
        <w:ind w:firstLineChars="200" w:firstLine="56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省端需求</w:t>
      </w:r>
      <w:proofErr w:type="gramEnd"/>
      <w:r>
        <w:rPr>
          <w:rFonts w:asciiTheme="minorEastAsia" w:hAnsiTheme="minorEastAsia" w:cstheme="minorEastAsia" w:hint="eastAsia"/>
          <w:sz w:val="28"/>
          <w:szCs w:val="28"/>
        </w:rPr>
        <w:t>由项目经理编写需求分析文档，在禅道上提交给产品经理并抄送区域负责人。</w:t>
      </w:r>
    </w:p>
    <w:p w14:paraId="4CABB2C9" w14:textId="77777777" w:rsidR="00910F0E" w:rsidRDefault="00000000">
      <w:pPr>
        <w:ind w:firstLine="420"/>
        <w:rPr>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注：</w:t>
      </w:r>
    </w:p>
    <w:p w14:paraId="71F6A148" w14:textId="77777777" w:rsidR="00910F0E" w:rsidRDefault="00000000">
      <w:pPr>
        <w:pStyle w:val="af2"/>
        <w:numPr>
          <w:ilvl w:val="0"/>
          <w:numId w:val="3"/>
        </w:numPr>
        <w:ind w:firstLineChars="0"/>
        <w:rPr>
          <w:rFonts w:asciiTheme="minorEastAsia" w:hAnsiTheme="minorEastAsia" w:cstheme="minorEastAsia" w:hint="eastAsia"/>
          <w:sz w:val="28"/>
          <w:szCs w:val="28"/>
        </w:rPr>
      </w:pPr>
      <w:r>
        <w:rPr>
          <w:rFonts w:asciiTheme="minorEastAsia" w:hAnsiTheme="minorEastAsia" w:cstheme="minorEastAsia" w:hint="eastAsia"/>
          <w:color w:val="FF0000"/>
          <w:sz w:val="28"/>
          <w:szCs w:val="28"/>
        </w:rPr>
        <w:t>要求与用户确认后</w:t>
      </w:r>
      <w:proofErr w:type="gramStart"/>
      <w:r>
        <w:rPr>
          <w:rFonts w:asciiTheme="minorEastAsia" w:hAnsiTheme="minorEastAsia" w:cstheme="minorEastAsia" w:hint="eastAsia"/>
          <w:color w:val="FF0000"/>
          <w:sz w:val="28"/>
          <w:szCs w:val="28"/>
        </w:rPr>
        <w:t>在禅道备注</w:t>
      </w:r>
      <w:proofErr w:type="gramEnd"/>
      <w:r>
        <w:rPr>
          <w:rFonts w:asciiTheme="minorEastAsia" w:hAnsiTheme="minorEastAsia" w:cstheme="minorEastAsia" w:hint="eastAsia"/>
          <w:color w:val="FF0000"/>
          <w:sz w:val="28"/>
          <w:szCs w:val="28"/>
        </w:rPr>
        <w:t>里上传确认过程，可以是签字、邮件、聊天截图等。</w:t>
      </w:r>
    </w:p>
    <w:p w14:paraId="1D964650" w14:textId="77777777" w:rsidR="00910F0E" w:rsidRDefault="00000000">
      <w:pPr>
        <w:pStyle w:val="af2"/>
        <w:numPr>
          <w:ilvl w:val="0"/>
          <w:numId w:val="3"/>
        </w:numPr>
        <w:ind w:firstLineChars="0"/>
        <w:rPr>
          <w:rFonts w:asciiTheme="minorEastAsia" w:hAnsiTheme="minorEastAsia" w:cstheme="minorEastAsia" w:hint="eastAsia"/>
          <w:sz w:val="28"/>
          <w:szCs w:val="28"/>
        </w:rPr>
      </w:pPr>
      <w:r>
        <w:rPr>
          <w:rFonts w:asciiTheme="minorEastAsia" w:hAnsiTheme="minorEastAsia" w:cstheme="minorEastAsia" w:hint="eastAsia"/>
          <w:color w:val="FF0000"/>
          <w:sz w:val="28"/>
          <w:szCs w:val="28"/>
        </w:rPr>
        <w:t>对于</w:t>
      </w:r>
      <w:proofErr w:type="gramStart"/>
      <w:r>
        <w:rPr>
          <w:rFonts w:asciiTheme="minorEastAsia" w:hAnsiTheme="minorEastAsia" w:cstheme="minorEastAsia" w:hint="eastAsia"/>
          <w:color w:val="FF0000"/>
          <w:sz w:val="28"/>
          <w:szCs w:val="28"/>
        </w:rPr>
        <w:t>省端复杂</w:t>
      </w:r>
      <w:proofErr w:type="gramEnd"/>
      <w:r>
        <w:rPr>
          <w:rFonts w:asciiTheme="minorEastAsia" w:hAnsiTheme="minorEastAsia" w:cstheme="minorEastAsia" w:hint="eastAsia"/>
          <w:color w:val="FF0000"/>
          <w:sz w:val="28"/>
          <w:szCs w:val="28"/>
        </w:rPr>
        <w:t>个性化需求，项目经理可与产品经理沟通，协调</w:t>
      </w:r>
      <w:proofErr w:type="gramStart"/>
      <w:r>
        <w:rPr>
          <w:rFonts w:asciiTheme="minorEastAsia" w:hAnsiTheme="minorEastAsia" w:cstheme="minorEastAsia" w:hint="eastAsia"/>
          <w:color w:val="FF0000"/>
          <w:sz w:val="28"/>
          <w:szCs w:val="28"/>
        </w:rPr>
        <w:t>产线资源</w:t>
      </w:r>
      <w:proofErr w:type="gramEnd"/>
      <w:r>
        <w:rPr>
          <w:rFonts w:asciiTheme="minorEastAsia" w:hAnsiTheme="minorEastAsia" w:cstheme="minorEastAsia" w:hint="eastAsia"/>
          <w:color w:val="FF0000"/>
          <w:sz w:val="28"/>
          <w:szCs w:val="28"/>
        </w:rPr>
        <w:t>参与需求分析工作</w:t>
      </w:r>
      <w:r>
        <w:rPr>
          <w:rFonts w:asciiTheme="minorEastAsia" w:hAnsiTheme="minorEastAsia" w:cstheme="minorEastAsia" w:hint="eastAsia"/>
          <w:sz w:val="28"/>
          <w:szCs w:val="28"/>
        </w:rPr>
        <w:t>。</w:t>
      </w:r>
    </w:p>
    <w:p w14:paraId="291427FB" w14:textId="77777777" w:rsidR="00910F0E" w:rsidRDefault="00000000">
      <w:pPr>
        <w:pStyle w:val="af2"/>
        <w:numPr>
          <w:ilvl w:val="0"/>
          <w:numId w:val="3"/>
        </w:numPr>
        <w:ind w:firstLineChars="0"/>
        <w:rPr>
          <w:rFonts w:asciiTheme="minorEastAsia" w:hAnsiTheme="minorEastAsia" w:cstheme="minorEastAsia" w:hint="eastAsia"/>
          <w:sz w:val="28"/>
          <w:szCs w:val="28"/>
        </w:rPr>
      </w:pPr>
      <w:r>
        <w:rPr>
          <w:rFonts w:asciiTheme="minorEastAsia" w:hAnsiTheme="minorEastAsia" w:cstheme="minorEastAsia" w:hint="eastAsia"/>
          <w:color w:val="FF0000"/>
          <w:sz w:val="28"/>
          <w:szCs w:val="28"/>
        </w:rPr>
        <w:t>提交需求时，需求优先级应按照以下分类进行标注，优先级标识要真实：</w:t>
      </w:r>
    </w:p>
    <w:p w14:paraId="054E9583" w14:textId="77777777" w:rsidR="00910F0E" w:rsidRDefault="00000000">
      <w:pPr>
        <w:ind w:firstLine="420"/>
        <w:rPr>
          <w:sz w:val="30"/>
          <w:szCs w:val="30"/>
          <w:highlight w:val="yellow"/>
        </w:rPr>
      </w:pPr>
      <w:r>
        <w:rPr>
          <w:rFonts w:asciiTheme="minorEastAsia" w:hAnsiTheme="minorEastAsia" w:cstheme="minorEastAsia" w:hint="eastAsia"/>
          <w:color w:val="FF0000"/>
          <w:sz w:val="28"/>
          <w:szCs w:val="28"/>
        </w:rPr>
        <w:t>非常高：影响正常使用的问题、缺陷、漏洞；考核、检查、</w:t>
      </w:r>
      <w:proofErr w:type="gramStart"/>
      <w:r>
        <w:rPr>
          <w:rFonts w:asciiTheme="minorEastAsia" w:hAnsiTheme="minorEastAsia" w:cstheme="minorEastAsia" w:hint="eastAsia"/>
          <w:color w:val="FF0000"/>
          <w:sz w:val="28"/>
          <w:szCs w:val="28"/>
        </w:rPr>
        <w:t>内审等</w:t>
      </w:r>
      <w:proofErr w:type="gramEnd"/>
      <w:del w:id="19" w:author="杜鹏" w:date="2025-05-13T20:59:00Z">
        <w:r>
          <w:rPr>
            <w:rFonts w:asciiTheme="minorEastAsia" w:hAnsiTheme="minorEastAsia" w:cstheme="minorEastAsia"/>
            <w:color w:val="FF0000"/>
            <w:sz w:val="28"/>
            <w:szCs w:val="28"/>
          </w:rPr>
          <w:delText>相关支撑及问题解决</w:delText>
        </w:r>
      </w:del>
      <w:ins w:id="20" w:author="杜鹏" w:date="2025-05-13T20:59:00Z">
        <w:r>
          <w:rPr>
            <w:rFonts w:asciiTheme="minorEastAsia" w:hAnsiTheme="minorEastAsia" w:cstheme="minorEastAsia" w:hint="eastAsia"/>
            <w:color w:val="FF0000"/>
            <w:sz w:val="28"/>
            <w:szCs w:val="28"/>
          </w:rPr>
          <w:t>研发</w:t>
        </w:r>
      </w:ins>
      <w:ins w:id="21" w:author="杜鹏" w:date="2025-05-13T20:58:00Z">
        <w:r>
          <w:rPr>
            <w:rFonts w:asciiTheme="minorEastAsia" w:hAnsiTheme="minorEastAsia" w:cstheme="minorEastAsia" w:hint="eastAsia"/>
            <w:color w:val="FF0000"/>
            <w:sz w:val="28"/>
            <w:szCs w:val="28"/>
          </w:rPr>
          <w:t>支撑工作；其他</w:t>
        </w:r>
      </w:ins>
      <w:r>
        <w:rPr>
          <w:rFonts w:asciiTheme="minorEastAsia" w:hAnsiTheme="minorEastAsia" w:cstheme="minorEastAsia" w:hint="eastAsia"/>
          <w:color w:val="FF0000"/>
          <w:sz w:val="28"/>
          <w:szCs w:val="28"/>
        </w:rPr>
        <w:t>有明确紧急限期整改时限的</w:t>
      </w:r>
      <w:ins w:id="22" w:author="杜鹏" w:date="2025-05-13T20:58:00Z">
        <w:r>
          <w:rPr>
            <w:rFonts w:asciiTheme="minorEastAsia" w:hAnsiTheme="minorEastAsia" w:cstheme="minorEastAsia" w:hint="eastAsia"/>
            <w:color w:val="FF0000"/>
            <w:sz w:val="28"/>
            <w:szCs w:val="28"/>
          </w:rPr>
          <w:t>情况</w:t>
        </w:r>
      </w:ins>
      <w:r>
        <w:rPr>
          <w:rFonts w:asciiTheme="minorEastAsia" w:hAnsiTheme="minorEastAsia" w:cstheme="minorEastAsia" w:hint="eastAsia"/>
          <w:color w:val="FF0000"/>
          <w:sz w:val="28"/>
          <w:szCs w:val="28"/>
        </w:rPr>
        <w:t>；</w:t>
      </w:r>
    </w:p>
    <w:p w14:paraId="32CA8773" w14:textId="77777777" w:rsidR="00910F0E" w:rsidRDefault="00000000">
      <w:pPr>
        <w:ind w:firstLine="420"/>
        <w:rPr>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高：合同内功能，但</w:t>
      </w:r>
      <w:proofErr w:type="gramStart"/>
      <w:r>
        <w:rPr>
          <w:rFonts w:asciiTheme="minorEastAsia" w:hAnsiTheme="minorEastAsia" w:cstheme="minorEastAsia" w:hint="eastAsia"/>
          <w:color w:val="FF0000"/>
          <w:sz w:val="28"/>
          <w:szCs w:val="28"/>
        </w:rPr>
        <w:t>需产线</w:t>
      </w:r>
      <w:proofErr w:type="gramEnd"/>
      <w:r>
        <w:rPr>
          <w:rFonts w:asciiTheme="minorEastAsia" w:hAnsiTheme="minorEastAsia" w:cstheme="minorEastAsia" w:hint="eastAsia"/>
          <w:color w:val="FF0000"/>
          <w:sz w:val="28"/>
          <w:szCs w:val="28"/>
        </w:rPr>
        <w:t>在正常交付计划前提前交付现场的；</w:t>
      </w:r>
      <w:r>
        <w:rPr>
          <w:rFonts w:asciiTheme="minorEastAsia" w:hAnsiTheme="minorEastAsia" w:cstheme="minorEastAsia" w:hint="eastAsia"/>
          <w:color w:val="FF0000"/>
          <w:sz w:val="28"/>
          <w:szCs w:val="28"/>
        </w:rPr>
        <w:lastRenderedPageBreak/>
        <w:t>已明确纳入下一年度项目计划，有明确预算或开发框架支撑的用户重点关注功能或用户领导交办的重点工作；影响验收或验收前提出的紧急需求；</w:t>
      </w:r>
    </w:p>
    <w:p w14:paraId="1EBB1DD9" w14:textId="77777777" w:rsidR="00910F0E" w:rsidRDefault="00000000">
      <w:pPr>
        <w:ind w:firstLine="420"/>
        <w:rPr>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中：易用性及功能优化建议、不影响主体业务的功能设计问题；</w:t>
      </w:r>
    </w:p>
    <w:p w14:paraId="0B74C3DC" w14:textId="77777777" w:rsidR="00910F0E" w:rsidRDefault="00000000">
      <w:pPr>
        <w:ind w:firstLine="420"/>
        <w:rPr>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低：未签约的情况、未纳入本年度建设规范计划的情况以及</w:t>
      </w:r>
      <w:proofErr w:type="gramStart"/>
      <w:r>
        <w:rPr>
          <w:rFonts w:asciiTheme="minorEastAsia" w:hAnsiTheme="minorEastAsia" w:cstheme="minorEastAsia" w:hint="eastAsia"/>
          <w:color w:val="FF0000"/>
          <w:sz w:val="28"/>
          <w:szCs w:val="28"/>
        </w:rPr>
        <w:t>运维类功能</w:t>
      </w:r>
      <w:proofErr w:type="gramEnd"/>
      <w:r>
        <w:rPr>
          <w:rFonts w:asciiTheme="minorEastAsia" w:hAnsiTheme="minorEastAsia" w:cstheme="minorEastAsia" w:hint="eastAsia"/>
          <w:color w:val="FF0000"/>
          <w:sz w:val="28"/>
          <w:szCs w:val="28"/>
        </w:rPr>
        <w:t>；</w:t>
      </w:r>
    </w:p>
    <w:p w14:paraId="198A80FA" w14:textId="77777777" w:rsidR="00910F0E" w:rsidRDefault="00000000">
      <w:pPr>
        <w:pStyle w:val="af2"/>
        <w:numPr>
          <w:ilvl w:val="0"/>
          <w:numId w:val="3"/>
        </w:numPr>
        <w:ind w:firstLineChars="0"/>
        <w:rPr>
          <w:del w:id="23" w:author="杜鹏" w:date="2025-05-13T20:37:00Z"/>
          <w:rFonts w:asciiTheme="minorEastAsia" w:hAnsiTheme="minorEastAsia" w:cstheme="minorEastAsia" w:hint="eastAsia"/>
          <w:color w:val="FF0000"/>
          <w:sz w:val="28"/>
          <w:szCs w:val="28"/>
        </w:rPr>
      </w:pPr>
      <w:del w:id="24" w:author="杜鹏" w:date="2025-05-13T20:37:00Z">
        <w:r>
          <w:rPr>
            <w:rFonts w:asciiTheme="minorEastAsia" w:hAnsiTheme="minorEastAsia" w:cstheme="minorEastAsia" w:hint="eastAsia"/>
            <w:color w:val="FF0000"/>
            <w:sz w:val="28"/>
            <w:szCs w:val="28"/>
          </w:rPr>
          <w:delText>对于优先级非常高和高的需求必须提供流程图或原型图，对于绘图工具、交互样式及效果不做要求。</w:delText>
        </w:r>
      </w:del>
    </w:p>
    <w:p w14:paraId="7182B72E" w14:textId="77777777" w:rsidR="00910F0E" w:rsidRDefault="00000000">
      <w:pPr>
        <w:pStyle w:val="af2"/>
        <w:numPr>
          <w:ilvl w:val="0"/>
          <w:numId w:val="3"/>
        </w:numPr>
        <w:ind w:firstLineChars="0"/>
        <w:rPr>
          <w:ins w:id="25" w:author="杜鹏" w:date="2025-05-13T20:27:00Z"/>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原则上不接受打包需求，即一个流程中提交多个需求。</w:t>
      </w:r>
    </w:p>
    <w:p w14:paraId="3EBA610A" w14:textId="77777777" w:rsidR="00910F0E" w:rsidRDefault="00000000">
      <w:pPr>
        <w:pStyle w:val="af2"/>
        <w:numPr>
          <w:ilvl w:val="0"/>
          <w:numId w:val="3"/>
        </w:numPr>
        <w:ind w:firstLineChars="0"/>
        <w:rPr>
          <w:ins w:id="26" w:author="鹏 杜" w:date="2025-05-14T20:39:00Z"/>
          <w:rFonts w:asciiTheme="minorEastAsia" w:hAnsiTheme="minorEastAsia" w:cstheme="minorEastAsia"/>
          <w:color w:val="FF0000"/>
          <w:sz w:val="28"/>
          <w:szCs w:val="28"/>
        </w:rPr>
      </w:pPr>
      <w:ins w:id="27" w:author="杜鹏" w:date="2025-05-13T20:29:00Z">
        <w:r>
          <w:rPr>
            <w:rFonts w:asciiTheme="minorEastAsia" w:hAnsiTheme="minorEastAsia" w:cstheme="minorEastAsia" w:hint="eastAsia"/>
            <w:color w:val="FF0000"/>
            <w:sz w:val="28"/>
            <w:szCs w:val="28"/>
          </w:rPr>
          <w:t>需求接收标准：</w:t>
        </w:r>
        <w:proofErr w:type="gramStart"/>
        <w:r>
          <w:rPr>
            <w:rFonts w:asciiTheme="minorEastAsia" w:hAnsiTheme="minorEastAsia" w:cstheme="minorEastAsia" w:hint="eastAsia"/>
            <w:color w:val="FF0000"/>
            <w:sz w:val="28"/>
            <w:szCs w:val="28"/>
          </w:rPr>
          <w:t>省端</w:t>
        </w:r>
      </w:ins>
      <w:ins w:id="28" w:author="杜鹏" w:date="2025-05-13T20:30:00Z">
        <w:r>
          <w:rPr>
            <w:rFonts w:asciiTheme="minorEastAsia" w:hAnsiTheme="minorEastAsia" w:cstheme="minorEastAsia" w:hint="eastAsia"/>
            <w:color w:val="FF0000"/>
            <w:sz w:val="28"/>
            <w:szCs w:val="28"/>
          </w:rPr>
          <w:t>应</w:t>
        </w:r>
        <w:proofErr w:type="gramEnd"/>
        <w:r>
          <w:rPr>
            <w:rFonts w:asciiTheme="minorEastAsia" w:hAnsiTheme="minorEastAsia" w:cstheme="minorEastAsia" w:hint="eastAsia"/>
            <w:color w:val="FF0000"/>
            <w:sz w:val="28"/>
            <w:szCs w:val="28"/>
          </w:rPr>
          <w:t>以</w:t>
        </w:r>
      </w:ins>
      <w:ins w:id="29" w:author="杜鹏" w:date="2025-05-13T20:31:00Z">
        <w:r>
          <w:rPr>
            <w:rFonts w:asciiTheme="minorEastAsia" w:hAnsiTheme="minorEastAsia" w:cstheme="minorEastAsia" w:hint="eastAsia"/>
            <w:color w:val="FF0000"/>
            <w:sz w:val="28"/>
            <w:szCs w:val="28"/>
          </w:rPr>
          <w:t>产品经理能看懂，研发理解怎么</w:t>
        </w:r>
        <w:proofErr w:type="gramStart"/>
        <w:r>
          <w:rPr>
            <w:rFonts w:asciiTheme="minorEastAsia" w:hAnsiTheme="minorEastAsia" w:cstheme="minorEastAsia" w:hint="eastAsia"/>
            <w:color w:val="FF0000"/>
            <w:sz w:val="28"/>
            <w:szCs w:val="28"/>
          </w:rPr>
          <w:t>做为</w:t>
        </w:r>
      </w:ins>
      <w:proofErr w:type="gramEnd"/>
      <w:ins w:id="30" w:author="杜鹏" w:date="2025-05-13T21:01:00Z">
        <w:r>
          <w:rPr>
            <w:rFonts w:asciiTheme="minorEastAsia" w:hAnsiTheme="minorEastAsia" w:cstheme="minorEastAsia" w:hint="eastAsia"/>
            <w:color w:val="FF0000"/>
            <w:sz w:val="28"/>
            <w:szCs w:val="28"/>
          </w:rPr>
          <w:t>原则提交</w:t>
        </w:r>
      </w:ins>
      <w:ins w:id="31" w:author="杜鹏" w:date="2025-05-13T20:31:00Z">
        <w:r>
          <w:rPr>
            <w:rFonts w:asciiTheme="minorEastAsia" w:hAnsiTheme="minorEastAsia" w:cstheme="minorEastAsia" w:hint="eastAsia"/>
            <w:color w:val="FF0000"/>
            <w:sz w:val="28"/>
            <w:szCs w:val="28"/>
          </w:rPr>
          <w:t>《软件需求</w:t>
        </w:r>
      </w:ins>
      <w:ins w:id="32" w:author="杜鹏" w:date="2025-05-13T20:40:00Z">
        <w:r>
          <w:rPr>
            <w:rFonts w:asciiTheme="minorEastAsia" w:hAnsiTheme="minorEastAsia" w:cstheme="minorEastAsia" w:hint="eastAsia"/>
            <w:color w:val="FF0000"/>
            <w:sz w:val="28"/>
            <w:szCs w:val="28"/>
          </w:rPr>
          <w:t>规格说明书</w:t>
        </w:r>
      </w:ins>
      <w:ins w:id="33" w:author="杜鹏" w:date="2025-05-13T20:31:00Z">
        <w:r>
          <w:rPr>
            <w:rFonts w:asciiTheme="minorEastAsia" w:hAnsiTheme="minorEastAsia" w:cstheme="minorEastAsia" w:hint="eastAsia"/>
            <w:color w:val="FF0000"/>
            <w:sz w:val="28"/>
            <w:szCs w:val="28"/>
          </w:rPr>
          <w:t>》</w:t>
        </w:r>
      </w:ins>
      <w:ins w:id="34" w:author="杜鹏" w:date="2025-05-13T21:02:00Z">
        <w:r>
          <w:rPr>
            <w:rFonts w:asciiTheme="minorEastAsia" w:hAnsiTheme="minorEastAsia" w:cstheme="minorEastAsia" w:hint="eastAsia"/>
            <w:color w:val="FF0000"/>
            <w:sz w:val="28"/>
            <w:szCs w:val="28"/>
          </w:rPr>
          <w:t>（模板内容见附件）</w:t>
        </w:r>
      </w:ins>
      <w:ins w:id="35" w:author="杜鹏" w:date="2025-05-13T20:38:00Z">
        <w:r>
          <w:rPr>
            <w:rFonts w:asciiTheme="minorEastAsia" w:hAnsiTheme="minorEastAsia" w:cstheme="minorEastAsia" w:hint="eastAsia"/>
            <w:color w:val="FF0000"/>
            <w:sz w:val="28"/>
            <w:szCs w:val="28"/>
          </w:rPr>
          <w:t>，</w:t>
        </w:r>
      </w:ins>
      <w:ins w:id="36" w:author="杜鹏" w:date="2025-05-13T20:39:00Z">
        <w:r>
          <w:rPr>
            <w:rFonts w:asciiTheme="minorEastAsia" w:hAnsiTheme="minorEastAsia" w:cstheme="minorEastAsia" w:hint="eastAsia"/>
            <w:color w:val="FF0000"/>
            <w:sz w:val="28"/>
            <w:szCs w:val="28"/>
          </w:rPr>
          <w:t>详实描述需求背景、需求描述</w:t>
        </w:r>
      </w:ins>
      <w:ins w:id="37" w:author="杜鹏" w:date="2025-05-13T20:41:00Z">
        <w:r>
          <w:rPr>
            <w:rFonts w:asciiTheme="minorEastAsia" w:hAnsiTheme="minorEastAsia" w:cstheme="minorEastAsia" w:hint="eastAsia"/>
            <w:color w:val="FF0000"/>
            <w:sz w:val="28"/>
            <w:szCs w:val="28"/>
          </w:rPr>
          <w:t>、事件流</w:t>
        </w:r>
      </w:ins>
      <w:ins w:id="38" w:author="杜鹏" w:date="2025-05-13T20:39:00Z">
        <w:r>
          <w:rPr>
            <w:rFonts w:asciiTheme="minorEastAsia" w:hAnsiTheme="minorEastAsia" w:cstheme="minorEastAsia" w:hint="eastAsia"/>
            <w:color w:val="FF0000"/>
            <w:sz w:val="28"/>
            <w:szCs w:val="28"/>
          </w:rPr>
          <w:t>、</w:t>
        </w:r>
      </w:ins>
      <w:ins w:id="39" w:author="杜鹏" w:date="2025-05-13T20:40:00Z">
        <w:r>
          <w:rPr>
            <w:rFonts w:asciiTheme="minorEastAsia" w:hAnsiTheme="minorEastAsia" w:cstheme="minorEastAsia" w:hint="eastAsia"/>
            <w:color w:val="FF0000"/>
            <w:sz w:val="28"/>
            <w:szCs w:val="28"/>
          </w:rPr>
          <w:t>流程</w:t>
        </w:r>
      </w:ins>
      <w:ins w:id="40" w:author="杜鹏" w:date="2025-05-13T20:39:00Z">
        <w:r>
          <w:rPr>
            <w:rFonts w:asciiTheme="minorEastAsia" w:hAnsiTheme="minorEastAsia" w:cstheme="minorEastAsia" w:hint="eastAsia"/>
            <w:color w:val="FF0000"/>
            <w:sz w:val="28"/>
            <w:szCs w:val="28"/>
          </w:rPr>
          <w:t>图、</w:t>
        </w:r>
      </w:ins>
      <w:ins w:id="41" w:author="杜鹏" w:date="2025-05-13T20:40:00Z">
        <w:r>
          <w:rPr>
            <w:rFonts w:asciiTheme="minorEastAsia" w:hAnsiTheme="minorEastAsia" w:cstheme="minorEastAsia" w:hint="eastAsia"/>
            <w:color w:val="FF0000"/>
            <w:sz w:val="28"/>
            <w:szCs w:val="28"/>
          </w:rPr>
          <w:t>时序图</w:t>
        </w:r>
      </w:ins>
      <w:ins w:id="42" w:author="杜鹏" w:date="2025-05-13T20:41:00Z">
        <w:r>
          <w:rPr>
            <w:rFonts w:asciiTheme="minorEastAsia" w:hAnsiTheme="minorEastAsia" w:cstheme="minorEastAsia" w:hint="eastAsia"/>
            <w:color w:val="FF0000"/>
            <w:sz w:val="28"/>
            <w:szCs w:val="28"/>
          </w:rPr>
          <w:t>、原型图</w:t>
        </w:r>
      </w:ins>
      <w:ins w:id="43" w:author="杜鹏" w:date="2025-05-13T20:40:00Z">
        <w:r>
          <w:rPr>
            <w:rFonts w:asciiTheme="minorEastAsia" w:hAnsiTheme="minorEastAsia" w:cstheme="minorEastAsia" w:hint="eastAsia"/>
            <w:color w:val="FF0000"/>
            <w:sz w:val="28"/>
            <w:szCs w:val="28"/>
          </w:rPr>
          <w:t>等内容</w:t>
        </w:r>
      </w:ins>
      <w:ins w:id="44" w:author="杜鹏" w:date="2025-05-13T20:56:00Z">
        <w:r>
          <w:rPr>
            <w:rFonts w:asciiTheme="minorEastAsia" w:hAnsiTheme="minorEastAsia" w:cstheme="minorEastAsia" w:hint="eastAsia"/>
            <w:color w:val="FF0000"/>
            <w:sz w:val="28"/>
            <w:szCs w:val="28"/>
          </w:rPr>
          <w:t>。</w:t>
        </w:r>
      </w:ins>
      <w:ins w:id="45" w:author="杜鹏" w:date="2025-05-13T20:39:00Z">
        <w:r>
          <w:rPr>
            <w:rFonts w:asciiTheme="minorEastAsia" w:hAnsiTheme="minorEastAsia" w:cstheme="minorEastAsia" w:hint="eastAsia"/>
            <w:color w:val="FF0000"/>
            <w:sz w:val="28"/>
            <w:szCs w:val="28"/>
          </w:rPr>
          <w:t>对于优先级非常高</w:t>
        </w:r>
      </w:ins>
      <w:ins w:id="46" w:author="杜鹏" w:date="2025-05-13T20:56:00Z">
        <w:r>
          <w:rPr>
            <w:rFonts w:asciiTheme="minorEastAsia" w:hAnsiTheme="minorEastAsia" w:cstheme="minorEastAsia" w:hint="eastAsia"/>
            <w:color w:val="FF0000"/>
            <w:sz w:val="28"/>
            <w:szCs w:val="28"/>
          </w:rPr>
          <w:t>或高</w:t>
        </w:r>
      </w:ins>
      <w:ins w:id="47" w:author="杜鹏" w:date="2025-05-13T20:39:00Z">
        <w:r>
          <w:rPr>
            <w:rFonts w:asciiTheme="minorEastAsia" w:hAnsiTheme="minorEastAsia" w:cstheme="minorEastAsia" w:hint="eastAsia"/>
            <w:color w:val="FF0000"/>
            <w:sz w:val="28"/>
            <w:szCs w:val="28"/>
          </w:rPr>
          <w:t>的需求必须提供流程图</w:t>
        </w:r>
      </w:ins>
      <w:ins w:id="48" w:author="杜鹏" w:date="2025-05-13T20:56:00Z">
        <w:r>
          <w:rPr>
            <w:rFonts w:asciiTheme="minorEastAsia" w:hAnsiTheme="minorEastAsia" w:cstheme="minorEastAsia" w:hint="eastAsia"/>
            <w:color w:val="FF0000"/>
            <w:sz w:val="28"/>
            <w:szCs w:val="28"/>
          </w:rPr>
          <w:t>及</w:t>
        </w:r>
      </w:ins>
      <w:ins w:id="49" w:author="杜鹏" w:date="2025-05-13T20:39:00Z">
        <w:r>
          <w:rPr>
            <w:rFonts w:asciiTheme="minorEastAsia" w:hAnsiTheme="minorEastAsia" w:cstheme="minorEastAsia" w:hint="eastAsia"/>
            <w:color w:val="FF0000"/>
            <w:sz w:val="28"/>
            <w:szCs w:val="28"/>
          </w:rPr>
          <w:t>原型图，</w:t>
        </w:r>
      </w:ins>
      <w:ins w:id="50" w:author="杜鹏" w:date="2025-05-13T20:42:00Z">
        <w:r>
          <w:rPr>
            <w:rFonts w:asciiTheme="minorEastAsia" w:hAnsiTheme="minorEastAsia" w:cstheme="minorEastAsia" w:hint="eastAsia"/>
            <w:color w:val="FF0000"/>
            <w:sz w:val="28"/>
            <w:szCs w:val="28"/>
          </w:rPr>
          <w:t>但</w:t>
        </w:r>
      </w:ins>
      <w:ins w:id="51" w:author="杜鹏" w:date="2025-05-13T20:39:00Z">
        <w:r>
          <w:rPr>
            <w:rFonts w:asciiTheme="minorEastAsia" w:hAnsiTheme="minorEastAsia" w:cstheme="minorEastAsia" w:hint="eastAsia"/>
            <w:color w:val="FF0000"/>
            <w:sz w:val="28"/>
            <w:szCs w:val="28"/>
          </w:rPr>
          <w:t>对于绘图工具、交互样式及效果不做要求</w:t>
        </w:r>
      </w:ins>
      <w:ins w:id="52" w:author="杜鹏" w:date="2025-05-13T20:42:00Z">
        <w:r>
          <w:rPr>
            <w:rFonts w:asciiTheme="minorEastAsia" w:hAnsiTheme="minorEastAsia" w:cstheme="minorEastAsia" w:hint="eastAsia"/>
            <w:color w:val="FF0000"/>
            <w:sz w:val="28"/>
            <w:szCs w:val="28"/>
          </w:rPr>
          <w:t>。</w:t>
        </w:r>
      </w:ins>
      <w:ins w:id="53" w:author="杜鹏" w:date="2025-05-13T20:43:00Z">
        <w:r>
          <w:rPr>
            <w:rFonts w:asciiTheme="minorEastAsia" w:hAnsiTheme="minorEastAsia" w:cstheme="minorEastAsia" w:hint="eastAsia"/>
            <w:color w:val="FF0000"/>
            <w:sz w:val="28"/>
            <w:szCs w:val="28"/>
          </w:rPr>
          <w:t>禁止</w:t>
        </w:r>
      </w:ins>
      <w:ins w:id="54" w:author="杜鹏" w:date="2025-05-13T20:42:00Z">
        <w:r>
          <w:rPr>
            <w:rFonts w:asciiTheme="minorEastAsia" w:hAnsiTheme="minorEastAsia" w:cstheme="minorEastAsia" w:hint="eastAsia"/>
            <w:color w:val="FF0000"/>
            <w:sz w:val="28"/>
            <w:szCs w:val="28"/>
          </w:rPr>
          <w:t>直接将管理办法、用户要求、规范原文等非功能性表述内容作为需求直接提交</w:t>
        </w:r>
      </w:ins>
      <w:ins w:id="55" w:author="杜鹏" w:date="2025-05-13T20:43:00Z">
        <w:r>
          <w:rPr>
            <w:rFonts w:asciiTheme="minorEastAsia" w:hAnsiTheme="minorEastAsia" w:cstheme="minorEastAsia" w:hint="eastAsia"/>
            <w:color w:val="FF0000"/>
            <w:sz w:val="28"/>
            <w:szCs w:val="28"/>
          </w:rPr>
          <w:t>。</w:t>
        </w:r>
      </w:ins>
    </w:p>
    <w:bookmarkStart w:id="56" w:name="_MON_1808760379"/>
    <w:bookmarkEnd w:id="56"/>
    <w:p w14:paraId="3F380FA7" w14:textId="598659E1" w:rsidR="00CD3620" w:rsidRDefault="00CD3620" w:rsidP="00CD3620">
      <w:pPr>
        <w:pStyle w:val="af2"/>
        <w:ind w:left="1140" w:firstLineChars="0" w:firstLine="0"/>
        <w:rPr>
          <w:rFonts w:asciiTheme="minorEastAsia" w:hAnsiTheme="minorEastAsia" w:cstheme="minorEastAsia" w:hint="eastAsia"/>
          <w:color w:val="FF0000"/>
          <w:sz w:val="28"/>
          <w:szCs w:val="28"/>
        </w:rPr>
        <w:pPrChange w:id="57" w:author="鹏 杜" w:date="2025-05-14T20:39:00Z">
          <w:pPr>
            <w:pStyle w:val="af2"/>
            <w:numPr>
              <w:numId w:val="3"/>
            </w:numPr>
            <w:ind w:left="1140" w:firstLineChars="0" w:hanging="720"/>
          </w:pPr>
        </w:pPrChange>
      </w:pPr>
      <w:ins w:id="58" w:author="鹏 杜" w:date="2025-05-14T20:40:00Z">
        <w:r>
          <w:rPr>
            <w:rFonts w:asciiTheme="minorEastAsia" w:hAnsiTheme="minorEastAsia" w:cstheme="minorEastAsia" w:hint="eastAsia"/>
            <w:color w:val="FF0000"/>
            <w:sz w:val="28"/>
            <w:szCs w:val="28"/>
          </w:rPr>
          <w:object w:dxaOrig="1515" w:dyaOrig="1058" w14:anchorId="123300CE">
            <v:shape id="_x0000_i1034" type="#_x0000_t75" style="width:75.6pt;height:52.8pt" o:ole="">
              <v:imagedata r:id="rId23" o:title=""/>
            </v:shape>
            <o:OLEObject Type="Embed" ProgID="Word.Document.8" ShapeID="_x0000_i1034" DrawAspect="Icon" ObjectID="_1808760398" r:id="rId24">
              <o:FieldCodes>\s</o:FieldCodes>
            </o:OLEObject>
          </w:object>
        </w:r>
      </w:ins>
    </w:p>
    <w:p w14:paraId="0F2983E5"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区域负责人</w:t>
      </w:r>
      <w:ins w:id="59" w:author="杜鹏" w:date="2025-05-13T21:04:00Z">
        <w:r>
          <w:rPr>
            <w:rFonts w:asciiTheme="minorEastAsia" w:hAnsiTheme="minorEastAsia" w:cstheme="minorEastAsia" w:hint="eastAsia"/>
            <w:sz w:val="28"/>
            <w:szCs w:val="28"/>
          </w:rPr>
          <w:t>应</w:t>
        </w:r>
      </w:ins>
      <w:del w:id="60" w:author="杜鹏" w:date="2025-05-13T20:45:00Z">
        <w:r>
          <w:rPr>
            <w:rFonts w:asciiTheme="minorEastAsia" w:hAnsiTheme="minorEastAsia" w:cstheme="minorEastAsia" w:hint="eastAsia"/>
            <w:sz w:val="28"/>
            <w:szCs w:val="28"/>
          </w:rPr>
          <w:delText>审批通过后，并</w:delText>
        </w:r>
      </w:del>
      <w:proofErr w:type="gramStart"/>
      <w:r>
        <w:rPr>
          <w:rFonts w:asciiTheme="minorEastAsia" w:hAnsiTheme="minorEastAsia" w:cstheme="minorEastAsia" w:hint="eastAsia"/>
          <w:sz w:val="28"/>
          <w:szCs w:val="28"/>
        </w:rPr>
        <w:t>通过禅道邮件</w:t>
      </w:r>
      <w:proofErr w:type="gramEnd"/>
      <w:r>
        <w:rPr>
          <w:rFonts w:asciiTheme="minorEastAsia" w:hAnsiTheme="minorEastAsia" w:cstheme="minorEastAsia" w:hint="eastAsia"/>
          <w:sz w:val="28"/>
          <w:szCs w:val="28"/>
        </w:rPr>
        <w:t>回复评审结果</w:t>
      </w:r>
      <w:del w:id="61" w:author="杜鹏" w:date="2025-05-13T20:45:00Z">
        <w:r>
          <w:rPr>
            <w:rFonts w:asciiTheme="minorEastAsia" w:hAnsiTheme="minorEastAsia" w:cstheme="minorEastAsia" w:hint="eastAsia"/>
            <w:sz w:val="28"/>
            <w:szCs w:val="28"/>
          </w:rPr>
          <w:delText>后</w:delText>
        </w:r>
      </w:del>
      <w:r>
        <w:rPr>
          <w:rFonts w:asciiTheme="minorEastAsia" w:hAnsiTheme="minorEastAsia" w:cstheme="minorEastAsia" w:hint="eastAsia"/>
          <w:sz w:val="28"/>
          <w:szCs w:val="28"/>
        </w:rPr>
        <w:t>（邮件中需说明需求的优先级及理由、需求的预算承载等），</w:t>
      </w:r>
      <w:del w:id="62" w:author="杜鹏" w:date="2025-05-13T20:47:00Z">
        <w:r>
          <w:rPr>
            <w:rFonts w:asciiTheme="minorEastAsia" w:hAnsiTheme="minorEastAsia" w:cstheme="minorEastAsia" w:hint="eastAsia"/>
            <w:sz w:val="28"/>
            <w:szCs w:val="28"/>
          </w:rPr>
          <w:delText>由产品经理进行需求流转，</w:delText>
        </w:r>
      </w:del>
      <w:r>
        <w:rPr>
          <w:rFonts w:asciiTheme="minorEastAsia" w:hAnsiTheme="minorEastAsia" w:cstheme="minorEastAsia" w:hint="eastAsia"/>
          <w:sz w:val="28"/>
          <w:szCs w:val="28"/>
        </w:rPr>
        <w:t>以下情况区域经理</w:t>
      </w:r>
      <w:proofErr w:type="gramStart"/>
      <w:r>
        <w:rPr>
          <w:rFonts w:asciiTheme="minorEastAsia" w:hAnsiTheme="minorEastAsia" w:cstheme="minorEastAsia" w:hint="eastAsia"/>
          <w:sz w:val="28"/>
          <w:szCs w:val="28"/>
        </w:rPr>
        <w:t>需参与</w:t>
      </w:r>
      <w:proofErr w:type="gramEnd"/>
      <w:r>
        <w:rPr>
          <w:rFonts w:asciiTheme="minorEastAsia" w:hAnsiTheme="minorEastAsia" w:cstheme="minorEastAsia" w:hint="eastAsia"/>
          <w:sz w:val="28"/>
          <w:szCs w:val="28"/>
        </w:rPr>
        <w:t>审批：</w:t>
      </w:r>
    </w:p>
    <w:p w14:paraId="46B591B4" w14:textId="77777777" w:rsidR="00910F0E" w:rsidRDefault="00000000">
      <w:pPr>
        <w:pStyle w:val="af2"/>
        <w:numPr>
          <w:ilvl w:val="0"/>
          <w:numId w:val="4"/>
        </w:numPr>
        <w:ind w:firstLineChars="0"/>
        <w:rPr>
          <w:rFonts w:asciiTheme="minorEastAsia" w:hAnsiTheme="minorEastAsia" w:cstheme="minorEastAsia" w:hint="eastAsia"/>
          <w:color w:val="FF0000"/>
          <w:sz w:val="28"/>
          <w:szCs w:val="28"/>
        </w:rPr>
      </w:pPr>
      <w:proofErr w:type="gramStart"/>
      <w:r>
        <w:rPr>
          <w:rFonts w:asciiTheme="minorEastAsia" w:hAnsiTheme="minorEastAsia" w:cstheme="minorEastAsia" w:hint="eastAsia"/>
          <w:color w:val="FF0000"/>
          <w:sz w:val="28"/>
          <w:szCs w:val="28"/>
        </w:rPr>
        <w:t>省端需求</w:t>
      </w:r>
      <w:proofErr w:type="gramEnd"/>
      <w:r>
        <w:rPr>
          <w:rFonts w:asciiTheme="minorEastAsia" w:hAnsiTheme="minorEastAsia" w:cstheme="minorEastAsia" w:hint="eastAsia"/>
          <w:color w:val="FF0000"/>
          <w:sz w:val="28"/>
          <w:szCs w:val="28"/>
        </w:rPr>
        <w:t>存在归属合同交付范围争议的情况。</w:t>
      </w:r>
    </w:p>
    <w:p w14:paraId="3EA371FE" w14:textId="77777777" w:rsidR="00910F0E" w:rsidRDefault="00000000">
      <w:pPr>
        <w:pStyle w:val="af2"/>
        <w:numPr>
          <w:ilvl w:val="0"/>
          <w:numId w:val="4"/>
        </w:numPr>
        <w:ind w:firstLineChars="0"/>
        <w:rPr>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用户直接向销售/区域经理</w:t>
      </w:r>
      <w:proofErr w:type="gramStart"/>
      <w:r>
        <w:rPr>
          <w:rFonts w:asciiTheme="minorEastAsia" w:hAnsiTheme="minorEastAsia" w:cstheme="minorEastAsia" w:hint="eastAsia"/>
          <w:color w:val="FF0000"/>
          <w:sz w:val="28"/>
          <w:szCs w:val="28"/>
        </w:rPr>
        <w:t>提出省端需求</w:t>
      </w:r>
      <w:proofErr w:type="gramEnd"/>
      <w:r>
        <w:rPr>
          <w:rFonts w:asciiTheme="minorEastAsia" w:hAnsiTheme="minorEastAsia" w:cstheme="minorEastAsia" w:hint="eastAsia"/>
          <w:color w:val="FF0000"/>
          <w:sz w:val="28"/>
          <w:szCs w:val="28"/>
        </w:rPr>
        <w:t>的情况。</w:t>
      </w:r>
    </w:p>
    <w:p w14:paraId="1F5901AE" w14:textId="77777777" w:rsidR="00910F0E" w:rsidRDefault="00000000">
      <w:pPr>
        <w:pStyle w:val="af2"/>
        <w:numPr>
          <w:ilvl w:val="0"/>
          <w:numId w:val="4"/>
        </w:numPr>
        <w:ind w:firstLineChars="0"/>
        <w:rPr>
          <w:ins w:id="63" w:author="杜鹏" w:date="2025-05-13T20:47:00Z"/>
          <w:rFonts w:asciiTheme="minorEastAsia" w:hAnsiTheme="minorEastAsia" w:cstheme="minorEastAsia" w:hint="eastAsia"/>
          <w:color w:val="FF0000"/>
          <w:sz w:val="28"/>
          <w:szCs w:val="28"/>
        </w:rPr>
      </w:pPr>
      <w:r>
        <w:rPr>
          <w:rFonts w:asciiTheme="minorEastAsia" w:hAnsiTheme="minorEastAsia" w:cstheme="minorEastAsia" w:hint="eastAsia"/>
          <w:color w:val="FF0000"/>
          <w:sz w:val="28"/>
          <w:szCs w:val="28"/>
        </w:rPr>
        <w:t>对于需求优先级为非常高</w:t>
      </w:r>
      <w:ins w:id="64" w:author="杜鹏" w:date="2025-05-13T20:27:00Z">
        <w:r>
          <w:rPr>
            <w:rFonts w:asciiTheme="minorEastAsia" w:hAnsiTheme="minorEastAsia" w:cstheme="minorEastAsia" w:hint="eastAsia"/>
            <w:color w:val="FF0000"/>
            <w:sz w:val="28"/>
            <w:szCs w:val="28"/>
          </w:rPr>
          <w:t>、高</w:t>
        </w:r>
      </w:ins>
      <w:r>
        <w:rPr>
          <w:rFonts w:asciiTheme="minorEastAsia" w:hAnsiTheme="minorEastAsia" w:cstheme="minorEastAsia" w:hint="eastAsia"/>
          <w:color w:val="FF0000"/>
          <w:sz w:val="28"/>
          <w:szCs w:val="28"/>
        </w:rPr>
        <w:t>的情况。</w:t>
      </w:r>
    </w:p>
    <w:p w14:paraId="34A232F9" w14:textId="77777777" w:rsidR="00910F0E" w:rsidRDefault="00000000">
      <w:pPr>
        <w:pStyle w:val="af2"/>
        <w:numPr>
          <w:ilvl w:val="0"/>
          <w:numId w:val="4"/>
        </w:numPr>
        <w:ind w:firstLineChars="0"/>
        <w:rPr>
          <w:rFonts w:asciiTheme="minorEastAsia" w:hAnsiTheme="minorEastAsia" w:cstheme="minorEastAsia" w:hint="eastAsia"/>
          <w:color w:val="FF0000"/>
          <w:sz w:val="28"/>
          <w:szCs w:val="28"/>
        </w:rPr>
      </w:pPr>
      <w:ins w:id="65" w:author="杜鹏" w:date="2025-05-13T20:47:00Z">
        <w:r>
          <w:rPr>
            <w:rFonts w:asciiTheme="minorEastAsia" w:hAnsiTheme="minorEastAsia" w:cstheme="minorEastAsia" w:hint="eastAsia"/>
            <w:color w:val="FF0000"/>
            <w:sz w:val="28"/>
            <w:szCs w:val="28"/>
          </w:rPr>
          <w:lastRenderedPageBreak/>
          <w:t>对于研发工作量超过五天的情况。</w:t>
        </w:r>
      </w:ins>
    </w:p>
    <w:p w14:paraId="4D8A4E3A" w14:textId="77777777" w:rsidR="00910F0E" w:rsidRDefault="00000000">
      <w:pPr>
        <w:numPr>
          <w:ilvl w:val="0"/>
          <w:numId w:val="2"/>
        </w:numPr>
        <w:ind w:firstLineChars="200" w:firstLine="560"/>
        <w:rPr>
          <w:ins w:id="66" w:author="杜鹏" w:date="2025-05-13T20:47:00Z"/>
          <w:rFonts w:asciiTheme="minorEastAsia" w:hAnsiTheme="minorEastAsia" w:cstheme="minorEastAsia" w:hint="eastAsia"/>
          <w:sz w:val="28"/>
          <w:szCs w:val="28"/>
        </w:rPr>
      </w:pPr>
      <w:ins w:id="67" w:author="杜鹏" w:date="2025-05-13T20:48:00Z">
        <w:r>
          <w:rPr>
            <w:rFonts w:asciiTheme="minorEastAsia" w:hAnsiTheme="minorEastAsia" w:cstheme="minorEastAsia" w:hint="eastAsia"/>
            <w:sz w:val="28"/>
            <w:szCs w:val="28"/>
          </w:rPr>
          <w:t>产品经理</w:t>
        </w:r>
      </w:ins>
      <w:ins w:id="68" w:author="杜鹏" w:date="2025-05-13T21:04:00Z">
        <w:r>
          <w:rPr>
            <w:rFonts w:asciiTheme="minorEastAsia" w:hAnsiTheme="minorEastAsia" w:cstheme="minorEastAsia" w:hint="eastAsia"/>
            <w:sz w:val="28"/>
            <w:szCs w:val="28"/>
          </w:rPr>
          <w:t>应</w:t>
        </w:r>
      </w:ins>
      <w:ins w:id="69" w:author="杜鹏" w:date="2025-05-13T20:48:00Z">
        <w:r>
          <w:rPr>
            <w:rFonts w:asciiTheme="minorEastAsia" w:hAnsiTheme="minorEastAsia" w:cstheme="minorEastAsia" w:hint="eastAsia"/>
            <w:sz w:val="28"/>
            <w:szCs w:val="28"/>
          </w:rPr>
          <w:t>在三</w:t>
        </w:r>
        <w:proofErr w:type="gramStart"/>
        <w:r>
          <w:rPr>
            <w:rFonts w:asciiTheme="minorEastAsia" w:hAnsiTheme="minorEastAsia" w:cstheme="minorEastAsia" w:hint="eastAsia"/>
            <w:sz w:val="28"/>
            <w:szCs w:val="28"/>
          </w:rPr>
          <w:t>个</w:t>
        </w:r>
        <w:proofErr w:type="gramEnd"/>
        <w:r>
          <w:rPr>
            <w:rFonts w:asciiTheme="minorEastAsia" w:hAnsiTheme="minorEastAsia" w:cstheme="minorEastAsia" w:hint="eastAsia"/>
            <w:sz w:val="28"/>
            <w:szCs w:val="28"/>
          </w:rPr>
          <w:t>工作日</w:t>
        </w:r>
      </w:ins>
      <w:ins w:id="70" w:author="杜鹏" w:date="2025-05-13T20:50:00Z">
        <w:r>
          <w:rPr>
            <w:rFonts w:asciiTheme="minorEastAsia" w:hAnsiTheme="minorEastAsia" w:cstheme="minorEastAsia" w:hint="eastAsia"/>
            <w:sz w:val="28"/>
            <w:szCs w:val="28"/>
          </w:rPr>
          <w:t>内</w:t>
        </w:r>
      </w:ins>
      <w:ins w:id="71" w:author="杜鹏" w:date="2025-05-13T20:48:00Z">
        <w:r>
          <w:rPr>
            <w:rFonts w:asciiTheme="minorEastAsia" w:hAnsiTheme="minorEastAsia" w:cstheme="minorEastAsia" w:hint="eastAsia"/>
            <w:sz w:val="28"/>
            <w:szCs w:val="28"/>
          </w:rPr>
          <w:t>进行需求流转</w:t>
        </w:r>
      </w:ins>
      <w:ins w:id="72" w:author="杜鹏" w:date="2025-05-13T20:49:00Z">
        <w:r>
          <w:rPr>
            <w:rFonts w:asciiTheme="minorEastAsia" w:hAnsiTheme="minorEastAsia" w:cstheme="minorEastAsia" w:hint="eastAsia"/>
            <w:sz w:val="28"/>
            <w:szCs w:val="28"/>
          </w:rPr>
          <w:t>或驳回</w:t>
        </w:r>
      </w:ins>
      <w:ins w:id="73" w:author="杜鹏" w:date="2025-05-13T20:48:00Z">
        <w:r>
          <w:rPr>
            <w:rFonts w:asciiTheme="minorEastAsia" w:hAnsiTheme="minorEastAsia" w:cstheme="minorEastAsia" w:hint="eastAsia"/>
            <w:sz w:val="28"/>
            <w:szCs w:val="28"/>
          </w:rPr>
          <w:t>，</w:t>
        </w:r>
      </w:ins>
      <w:ins w:id="74" w:author="杜鹏" w:date="2025-05-13T20:49:00Z">
        <w:r>
          <w:rPr>
            <w:rFonts w:asciiTheme="minorEastAsia" w:hAnsiTheme="minorEastAsia" w:cstheme="minorEastAsia" w:hint="eastAsia"/>
            <w:sz w:val="28"/>
            <w:szCs w:val="28"/>
          </w:rPr>
          <w:t>不得以研发计划排期</w:t>
        </w:r>
      </w:ins>
      <w:ins w:id="75" w:author="杜鹏" w:date="2025-05-13T21:04:00Z">
        <w:r>
          <w:rPr>
            <w:rFonts w:asciiTheme="minorEastAsia" w:hAnsiTheme="minorEastAsia" w:cstheme="minorEastAsia" w:hint="eastAsia"/>
            <w:sz w:val="28"/>
            <w:szCs w:val="28"/>
          </w:rPr>
          <w:t>不足</w:t>
        </w:r>
      </w:ins>
      <w:ins w:id="76" w:author="杜鹏" w:date="2025-05-13T20:49:00Z">
        <w:r>
          <w:rPr>
            <w:rFonts w:asciiTheme="minorEastAsia" w:hAnsiTheme="minorEastAsia" w:cstheme="minorEastAsia" w:hint="eastAsia"/>
            <w:sz w:val="28"/>
            <w:szCs w:val="28"/>
          </w:rPr>
          <w:t>为由滞留需求。</w:t>
        </w:r>
      </w:ins>
    </w:p>
    <w:p w14:paraId="4DE7E3C2"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w:t>
      </w:r>
      <w:r>
        <w:rPr>
          <w:rFonts w:asciiTheme="minorEastAsia" w:hAnsiTheme="minorEastAsia" w:cstheme="minorEastAsia" w:hint="eastAsia"/>
          <w:color w:val="FF0000"/>
          <w:sz w:val="28"/>
          <w:szCs w:val="28"/>
        </w:rPr>
        <w:t>将需求内容同步给销售，放到下一期建设内容中，不得遗漏</w:t>
      </w:r>
      <w:r>
        <w:rPr>
          <w:rFonts w:asciiTheme="minorEastAsia" w:hAnsiTheme="minorEastAsia" w:cstheme="minorEastAsia" w:hint="eastAsia"/>
          <w:sz w:val="28"/>
          <w:szCs w:val="28"/>
        </w:rPr>
        <w:t>。</w:t>
      </w:r>
    </w:p>
    <w:p w14:paraId="54195767"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研发负责人制定计划并指派开发人员，更新项目验收表&amp;项目级工作计划。</w:t>
      </w:r>
    </w:p>
    <w:p w14:paraId="6B3AE0A8"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研发人员编写设计文档并开发需求，</w:t>
      </w:r>
      <w:r>
        <w:rPr>
          <w:rFonts w:asciiTheme="minorEastAsia" w:hAnsiTheme="minorEastAsia" w:cstheme="minorEastAsia" w:hint="eastAsia"/>
          <w:color w:val="FF0000"/>
          <w:sz w:val="28"/>
          <w:szCs w:val="28"/>
        </w:rPr>
        <w:t>须严格按照项目验收表&amp;项目级工作计划要求完成开发。过程中若有任何风险须及时上报，不得影响初验终验进程</w:t>
      </w:r>
      <w:r>
        <w:rPr>
          <w:rFonts w:asciiTheme="minorEastAsia" w:hAnsiTheme="minorEastAsia" w:cstheme="minorEastAsia" w:hint="eastAsia"/>
          <w:sz w:val="28"/>
          <w:szCs w:val="28"/>
        </w:rPr>
        <w:t>。</w:t>
      </w:r>
    </w:p>
    <w:p w14:paraId="4CC98FDB"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研发对接人跟踪进度，</w:t>
      </w:r>
      <w:r>
        <w:rPr>
          <w:rFonts w:asciiTheme="minorEastAsia" w:hAnsiTheme="minorEastAsia" w:cstheme="minorEastAsia" w:hint="eastAsia"/>
          <w:color w:val="FF0000"/>
          <w:sz w:val="28"/>
          <w:szCs w:val="28"/>
        </w:rPr>
        <w:t>须严格按照项目验收表&amp;项目级工作计划定期进行跟踪</w:t>
      </w:r>
      <w:r>
        <w:rPr>
          <w:rFonts w:asciiTheme="minorEastAsia" w:hAnsiTheme="minorEastAsia" w:cstheme="minorEastAsia" w:hint="eastAsia"/>
          <w:sz w:val="28"/>
          <w:szCs w:val="28"/>
        </w:rPr>
        <w:t>。</w:t>
      </w:r>
    </w:p>
    <w:p w14:paraId="6BA0A417"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color w:val="FF0000"/>
          <w:sz w:val="28"/>
          <w:szCs w:val="28"/>
        </w:rPr>
        <w:t>需求交付时间延期：原则上研发应尽量按照规定时间交付，因临时工作安排等原因导致研发无法按时交付的，研发应与项目经理（系统第一责任人）充分沟通，在征得项目经理、用户同意的情况下，更新研发排期</w:t>
      </w:r>
      <w:r>
        <w:rPr>
          <w:rFonts w:asciiTheme="minorEastAsia" w:hAnsiTheme="minorEastAsia" w:cstheme="minorEastAsia" w:hint="eastAsia"/>
          <w:sz w:val="28"/>
          <w:szCs w:val="28"/>
        </w:rPr>
        <w:t>。</w:t>
      </w:r>
    </w:p>
    <w:p w14:paraId="0CC3F6E7"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开发完成后，研发负责人提交测试，输出测试申请单。</w:t>
      </w:r>
    </w:p>
    <w:p w14:paraId="54E3A8CD"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质量管理组测试需求。</w:t>
      </w:r>
    </w:p>
    <w:p w14:paraId="3CCF92BF"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测试通过后进行发版。</w:t>
      </w:r>
    </w:p>
    <w:p w14:paraId="023D6DCD"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项目经理（系统第一责任人）验证需求，</w:t>
      </w:r>
      <w:r>
        <w:rPr>
          <w:rFonts w:asciiTheme="minorEastAsia" w:hAnsiTheme="minorEastAsia" w:cstheme="minorEastAsia" w:hint="eastAsia"/>
          <w:color w:val="FF0000"/>
          <w:sz w:val="28"/>
          <w:szCs w:val="28"/>
        </w:rPr>
        <w:t>应在功能发布后两周内开展部署实施，并对功能偏差、bug等进行验证，对于现场未及时验证导致的临时支撑，研发视情况给与支撑。如</w:t>
      </w:r>
      <w:proofErr w:type="gramStart"/>
      <w:r>
        <w:rPr>
          <w:rFonts w:asciiTheme="minorEastAsia" w:hAnsiTheme="minorEastAsia" w:cstheme="minorEastAsia" w:hint="eastAsia"/>
          <w:color w:val="FF0000"/>
          <w:sz w:val="28"/>
          <w:szCs w:val="28"/>
        </w:rPr>
        <w:t>遇工作</w:t>
      </w:r>
      <w:proofErr w:type="gramEnd"/>
      <w:r>
        <w:rPr>
          <w:rFonts w:asciiTheme="minorEastAsia" w:hAnsiTheme="minorEastAsia" w:cstheme="minorEastAsia" w:hint="eastAsia"/>
          <w:color w:val="FF0000"/>
          <w:sz w:val="28"/>
          <w:szCs w:val="28"/>
        </w:rPr>
        <w:t>繁忙、条件</w:t>
      </w:r>
      <w:r>
        <w:rPr>
          <w:rFonts w:asciiTheme="minorEastAsia" w:hAnsiTheme="minorEastAsia" w:cstheme="minorEastAsia" w:hint="eastAsia"/>
          <w:color w:val="FF0000"/>
          <w:sz w:val="28"/>
          <w:szCs w:val="28"/>
        </w:rPr>
        <w:lastRenderedPageBreak/>
        <w:t>不具备等导致延迟部署验证的特殊情况，项目经理（系统第一责任人）应与研发提前沟通，另行约定时间</w:t>
      </w:r>
      <w:r>
        <w:rPr>
          <w:rFonts w:asciiTheme="minorEastAsia" w:hAnsiTheme="minorEastAsia" w:cstheme="minorEastAsia" w:hint="eastAsia"/>
          <w:sz w:val="28"/>
          <w:szCs w:val="28"/>
        </w:rPr>
        <w:t>。</w:t>
      </w:r>
    </w:p>
    <w:p w14:paraId="09A9FEBC"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需求最终结果与用户在两周内确认（确认过程可以是签字、邮件、聊天截图）</w:t>
      </w:r>
      <w:proofErr w:type="gramStart"/>
      <w:r>
        <w:rPr>
          <w:rFonts w:asciiTheme="minorEastAsia" w:hAnsiTheme="minorEastAsia" w:cstheme="minorEastAsia" w:hint="eastAsia"/>
          <w:sz w:val="28"/>
          <w:szCs w:val="28"/>
        </w:rPr>
        <w:t>在禅道备注</w:t>
      </w:r>
      <w:proofErr w:type="gramEnd"/>
      <w:r>
        <w:rPr>
          <w:rFonts w:asciiTheme="minorEastAsia" w:hAnsiTheme="minorEastAsia" w:cstheme="minorEastAsia" w:hint="eastAsia"/>
          <w:sz w:val="28"/>
          <w:szCs w:val="28"/>
        </w:rPr>
        <w:t>里</w:t>
      </w:r>
      <w:proofErr w:type="gramStart"/>
      <w:r>
        <w:rPr>
          <w:rFonts w:asciiTheme="minorEastAsia" w:hAnsiTheme="minorEastAsia" w:cstheme="minorEastAsia" w:hint="eastAsia"/>
          <w:sz w:val="28"/>
          <w:szCs w:val="28"/>
        </w:rPr>
        <w:t>上传即可</w:t>
      </w:r>
      <w:proofErr w:type="gramEnd"/>
      <w:r>
        <w:rPr>
          <w:rFonts w:asciiTheme="minorEastAsia" w:hAnsiTheme="minorEastAsia" w:cstheme="minorEastAsia" w:hint="eastAsia"/>
          <w:sz w:val="28"/>
          <w:szCs w:val="28"/>
        </w:rPr>
        <w:t>。如果用户确认不通过，需要提交需求变更申请，则应该先经过区域负责人审批。</w:t>
      </w:r>
    </w:p>
    <w:p w14:paraId="599E1AAF"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一般需求变更，区域负责人审批通过后，继续步骤1，由项目经理提交变更的需求说明，后续步骤依次进行。特定重点需求变更需提交事业部负责人审批。</w:t>
      </w:r>
    </w:p>
    <w:p w14:paraId="217298BD" w14:textId="77777777" w:rsidR="00910F0E" w:rsidRDefault="00000000">
      <w:pPr>
        <w:numPr>
          <w:ilvl w:val="0"/>
          <w:numId w:val="2"/>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如果需求确认通过，则流程结束。</w:t>
      </w:r>
    </w:p>
    <w:p w14:paraId="445A47CD" w14:textId="77777777" w:rsidR="00910F0E" w:rsidRDefault="00000000">
      <w:pPr>
        <w:pStyle w:val="2"/>
      </w:pPr>
      <w:bookmarkStart w:id="77" w:name="_Toc197435530"/>
      <w:r>
        <w:rPr>
          <w:rFonts w:hint="eastAsia"/>
        </w:rPr>
        <w:t>第四节</w:t>
      </w:r>
      <w:r>
        <w:rPr>
          <w:rFonts w:hint="eastAsia"/>
        </w:rPr>
        <w:t xml:space="preserve"> </w:t>
      </w:r>
      <w:r>
        <w:rPr>
          <w:rFonts w:hint="eastAsia"/>
        </w:rPr>
        <w:t>问题处理流程</w:t>
      </w:r>
      <w:bookmarkEnd w:id="77"/>
    </w:p>
    <w:p w14:paraId="568165B4" w14:textId="77777777" w:rsidR="00910F0E" w:rsidRDefault="00000000">
      <w:pPr>
        <w:ind w:left="420" w:hangingChars="200" w:hanging="420"/>
      </w:pPr>
      <w:r>
        <w:rPr>
          <w:noProof/>
        </w:rPr>
        <w:drawing>
          <wp:inline distT="0" distB="0" distL="0" distR="0" wp14:anchorId="49089DA9" wp14:editId="6A952885">
            <wp:extent cx="5274310" cy="3628390"/>
            <wp:effectExtent l="0" t="0" r="0" b="0"/>
            <wp:docPr id="20909324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2434"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3628390"/>
                    </a:xfrm>
                    <a:prstGeom prst="rect">
                      <a:avLst/>
                    </a:prstGeom>
                    <a:noFill/>
                    <a:ln>
                      <a:noFill/>
                    </a:ln>
                  </pic:spPr>
                </pic:pic>
              </a:graphicData>
            </a:graphic>
          </wp:inline>
        </w:drawing>
      </w:r>
    </w:p>
    <w:p w14:paraId="3D278940" w14:textId="77777777" w:rsidR="00910F0E" w:rsidRDefault="00000000">
      <w:pPr>
        <w:ind w:left="361" w:hangingChars="200" w:hanging="361"/>
        <w:jc w:val="center"/>
        <w:rPr>
          <w:b/>
          <w:bCs/>
          <w:sz w:val="18"/>
          <w:szCs w:val="18"/>
        </w:rPr>
      </w:pPr>
      <w:r>
        <w:rPr>
          <w:rFonts w:hint="eastAsia"/>
          <w:b/>
          <w:bCs/>
          <w:sz w:val="18"/>
          <w:szCs w:val="18"/>
        </w:rPr>
        <w:t>问题处理流程泳道图</w:t>
      </w:r>
    </w:p>
    <w:p w14:paraId="30C93471"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项目经理收集问题，在禅道上提交给产品经理，</w:t>
      </w:r>
      <w:r>
        <w:rPr>
          <w:rFonts w:asciiTheme="minorEastAsia" w:hAnsiTheme="minorEastAsia" w:cstheme="minorEastAsia" w:hint="eastAsia"/>
          <w:color w:val="FF0000"/>
          <w:sz w:val="28"/>
          <w:szCs w:val="28"/>
        </w:rPr>
        <w:t>须将问题描</w:t>
      </w:r>
      <w:r>
        <w:rPr>
          <w:rFonts w:asciiTheme="minorEastAsia" w:hAnsiTheme="minorEastAsia" w:cstheme="minorEastAsia" w:hint="eastAsia"/>
          <w:color w:val="FF0000"/>
          <w:sz w:val="28"/>
          <w:szCs w:val="28"/>
        </w:rPr>
        <w:lastRenderedPageBreak/>
        <w:t>述清楚，配好截图和报错日志</w:t>
      </w:r>
      <w:r>
        <w:rPr>
          <w:rFonts w:asciiTheme="minorEastAsia" w:hAnsiTheme="minorEastAsia" w:cstheme="minorEastAsia" w:hint="eastAsia"/>
          <w:sz w:val="28"/>
          <w:szCs w:val="28"/>
        </w:rPr>
        <w:t>。</w:t>
      </w:r>
    </w:p>
    <w:p w14:paraId="31EDA4E0"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如遇到如下紧急问题，</w:t>
      </w:r>
      <w:proofErr w:type="gramStart"/>
      <w:r>
        <w:rPr>
          <w:rFonts w:asciiTheme="minorEastAsia" w:hAnsiTheme="minorEastAsia" w:cstheme="minorEastAsia" w:hint="eastAsia"/>
          <w:sz w:val="28"/>
          <w:szCs w:val="28"/>
        </w:rPr>
        <w:t>产线可</w:t>
      </w:r>
      <w:proofErr w:type="gramEnd"/>
      <w:r>
        <w:rPr>
          <w:rFonts w:asciiTheme="minorEastAsia" w:hAnsiTheme="minorEastAsia" w:cstheme="minorEastAsia" w:hint="eastAsia"/>
          <w:sz w:val="28"/>
          <w:szCs w:val="28"/>
        </w:rPr>
        <w:t>根据</w:t>
      </w:r>
      <w:proofErr w:type="gramStart"/>
      <w:r>
        <w:rPr>
          <w:rFonts w:asciiTheme="minorEastAsia" w:hAnsiTheme="minorEastAsia" w:cstheme="minorEastAsia" w:hint="eastAsia"/>
          <w:sz w:val="28"/>
          <w:szCs w:val="28"/>
        </w:rPr>
        <w:t>省端项目</w:t>
      </w:r>
      <w:proofErr w:type="gramEnd"/>
      <w:r>
        <w:rPr>
          <w:rFonts w:asciiTheme="minorEastAsia" w:hAnsiTheme="minorEastAsia" w:cstheme="minorEastAsia" w:hint="eastAsia"/>
          <w:sz w:val="28"/>
          <w:szCs w:val="28"/>
        </w:rPr>
        <w:t>经理进行支撑，根据紧急问题程度先进行支撑，后复盘原因及通知区域经理。</w:t>
      </w:r>
    </w:p>
    <w:p w14:paraId="04DAE657"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（1）系统故障已影响大部分用户使用；</w:t>
      </w:r>
    </w:p>
    <w:p w14:paraId="5CC35D96" w14:textId="77777777" w:rsidR="00910F0E" w:rsidRDefault="00000000">
      <w:pPr>
        <w:rPr>
          <w:rFonts w:asciiTheme="minorEastAsia" w:hAnsiTheme="minorEastAsia" w:cstheme="minorEastAsia" w:hint="eastAsia"/>
          <w:sz w:val="28"/>
          <w:szCs w:val="28"/>
        </w:rPr>
      </w:pPr>
      <w:r>
        <w:rPr>
          <w:rFonts w:asciiTheme="minorEastAsia" w:hAnsiTheme="minorEastAsia" w:cstheme="minorEastAsia" w:hint="eastAsia"/>
          <w:sz w:val="28"/>
          <w:szCs w:val="28"/>
        </w:rPr>
        <w:t>系统漏洞，紧急漏洞根据客户要求限时进行动态支撑（现场项目经理</w:t>
      </w:r>
      <w:r>
        <w:rPr>
          <w:rFonts w:asciiTheme="minorEastAsia" w:hAnsiTheme="minorEastAsia" w:cstheme="minorEastAsia" w:hint="eastAsia"/>
          <w:sz w:val="28"/>
          <w:szCs w:val="28"/>
        </w:rPr>
        <w:tab/>
        <w:t>（2）把关紧急程度，尽量引导客户多预留修复空间）；</w:t>
      </w:r>
    </w:p>
    <w:p w14:paraId="4DEA365B"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（3）因紧急检查需要</w:t>
      </w:r>
      <w:proofErr w:type="gramStart"/>
      <w:r>
        <w:rPr>
          <w:rFonts w:asciiTheme="minorEastAsia" w:hAnsiTheme="minorEastAsia" w:cstheme="minorEastAsia" w:hint="eastAsia"/>
          <w:sz w:val="28"/>
          <w:szCs w:val="28"/>
        </w:rPr>
        <w:t>产线临时</w:t>
      </w:r>
      <w:proofErr w:type="gramEnd"/>
      <w:r>
        <w:rPr>
          <w:rFonts w:asciiTheme="minorEastAsia" w:hAnsiTheme="minorEastAsia" w:cstheme="minorEastAsia" w:hint="eastAsia"/>
          <w:sz w:val="28"/>
          <w:szCs w:val="28"/>
        </w:rPr>
        <w:t>介入的问题&amp;需求，根据现场需要进行紧急支撑。</w:t>
      </w:r>
    </w:p>
    <w:p w14:paraId="2D342C5B"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产品经理评审，判断是问题还是需求，如果是需求进行问题关闭；如果是问题提交给研发负责人。</w:t>
      </w:r>
    </w:p>
    <w:p w14:paraId="45967D18"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研发负责人制定计划并指派开发人员，更新项目验收表&amp;项目级工作计划。</w:t>
      </w:r>
    </w:p>
    <w:p w14:paraId="3949D9FC"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研发人员修改问题，</w:t>
      </w:r>
      <w:r>
        <w:rPr>
          <w:rFonts w:asciiTheme="minorEastAsia" w:hAnsiTheme="minorEastAsia" w:cstheme="minorEastAsia" w:hint="eastAsia"/>
          <w:color w:val="FF0000"/>
          <w:sz w:val="28"/>
          <w:szCs w:val="28"/>
        </w:rPr>
        <w:t>须严格按照项目验收表&amp;项目级工作计划要求完成开发。过程中若有任何风险须及时上报，不得影响初验终验进程</w:t>
      </w:r>
      <w:r>
        <w:rPr>
          <w:rFonts w:asciiTheme="minorEastAsia" w:hAnsiTheme="minorEastAsia" w:cstheme="minorEastAsia" w:hint="eastAsia"/>
          <w:sz w:val="28"/>
          <w:szCs w:val="28"/>
        </w:rPr>
        <w:t>。</w:t>
      </w:r>
    </w:p>
    <w:p w14:paraId="613C7156"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研发对接人跟踪进度，</w:t>
      </w:r>
      <w:r>
        <w:rPr>
          <w:rFonts w:asciiTheme="minorEastAsia" w:hAnsiTheme="minorEastAsia" w:cstheme="minorEastAsia" w:hint="eastAsia"/>
          <w:color w:val="FF0000"/>
          <w:sz w:val="28"/>
          <w:szCs w:val="28"/>
        </w:rPr>
        <w:t>须严格按照项目验收表&amp;项目级工作计划定期进行跟踪</w:t>
      </w:r>
      <w:r>
        <w:rPr>
          <w:rFonts w:asciiTheme="minorEastAsia" w:hAnsiTheme="minorEastAsia" w:cstheme="minorEastAsia" w:hint="eastAsia"/>
          <w:sz w:val="28"/>
          <w:szCs w:val="28"/>
        </w:rPr>
        <w:t>。</w:t>
      </w:r>
    </w:p>
    <w:p w14:paraId="66D4D372"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开发完成后，研发负责人提交测试，输出测试申请单。</w:t>
      </w:r>
    </w:p>
    <w:p w14:paraId="0DC0A923"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质量管理组测试问题。</w:t>
      </w:r>
    </w:p>
    <w:p w14:paraId="33256CB2"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测试通过后进行发版。</w:t>
      </w:r>
    </w:p>
    <w:p w14:paraId="3DC7BF5B"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项目经理验证问题，</w:t>
      </w:r>
      <w:r>
        <w:rPr>
          <w:rFonts w:asciiTheme="minorEastAsia" w:hAnsiTheme="minorEastAsia" w:cstheme="minorEastAsia" w:hint="eastAsia"/>
          <w:color w:val="FF0000"/>
          <w:sz w:val="28"/>
          <w:szCs w:val="28"/>
        </w:rPr>
        <w:t>须在问题发版后5日内完成验证并反馈结果</w:t>
      </w:r>
      <w:r>
        <w:rPr>
          <w:rFonts w:asciiTheme="minorEastAsia" w:hAnsiTheme="minorEastAsia" w:cstheme="minorEastAsia" w:hint="eastAsia"/>
          <w:sz w:val="28"/>
          <w:szCs w:val="28"/>
        </w:rPr>
        <w:t>。</w:t>
      </w:r>
    </w:p>
    <w:p w14:paraId="3304E5F8"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如果验证不通过，质量管理组同步给研发负责人，继续步骤2，后续步骤依次进行。</w:t>
      </w:r>
    </w:p>
    <w:p w14:paraId="5DF721C0" w14:textId="77777777" w:rsidR="00910F0E" w:rsidRDefault="00000000">
      <w:pPr>
        <w:numPr>
          <w:ilvl w:val="0"/>
          <w:numId w:val="5"/>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如果需求验证通过，则流程结束。</w:t>
      </w:r>
    </w:p>
    <w:p w14:paraId="6CD6A79A" w14:textId="77777777" w:rsidR="00910F0E" w:rsidRDefault="00000000">
      <w:pPr>
        <w:pStyle w:val="2"/>
      </w:pPr>
      <w:bookmarkStart w:id="78" w:name="_Toc197435531"/>
      <w:r>
        <w:rPr>
          <w:rFonts w:hint="eastAsia"/>
        </w:rPr>
        <w:t>第五节</w:t>
      </w:r>
      <w:r>
        <w:rPr>
          <w:rFonts w:hint="eastAsia"/>
        </w:rPr>
        <w:t xml:space="preserve"> </w:t>
      </w:r>
      <w:r>
        <w:rPr>
          <w:rFonts w:hint="eastAsia"/>
        </w:rPr>
        <w:t>新增市场项目提前投入流程</w:t>
      </w:r>
      <w:bookmarkEnd w:id="78"/>
    </w:p>
    <w:p w14:paraId="01E8AB85" w14:textId="77777777" w:rsidR="00910F0E" w:rsidRDefault="00000000">
      <w:pPr>
        <w:ind w:firstLine="420"/>
        <w:rPr>
          <w:rFonts w:asciiTheme="minorEastAsia" w:hAnsiTheme="minorEastAsia" w:cstheme="minorEastAsia" w:hint="eastAsia"/>
          <w:sz w:val="28"/>
          <w:szCs w:val="28"/>
        </w:rPr>
      </w:pPr>
      <w:r>
        <w:rPr>
          <w:rFonts w:asciiTheme="minorEastAsia" w:hAnsiTheme="minorEastAsia" w:cstheme="minorEastAsia" w:hint="eastAsia"/>
          <w:sz w:val="28"/>
          <w:szCs w:val="28"/>
        </w:rPr>
        <w:t>对于产品新增市场项目未签合同情况下，需要研发提前开发相关需求或产品时，应遵守该流程。</w:t>
      </w:r>
    </w:p>
    <w:p w14:paraId="5608C86F" w14:textId="77777777" w:rsidR="00910F0E" w:rsidRDefault="00000000">
      <w:pPr>
        <w:ind w:left="420" w:hangingChars="200" w:hanging="420"/>
      </w:pPr>
      <w:r>
        <w:rPr>
          <w:noProof/>
        </w:rPr>
        <w:drawing>
          <wp:inline distT="0" distB="0" distL="0" distR="0" wp14:anchorId="77406522" wp14:editId="7C74BBFD">
            <wp:extent cx="5274310" cy="4646930"/>
            <wp:effectExtent l="0" t="0" r="0" b="0"/>
            <wp:docPr id="4251668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66815" name="图片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4646930"/>
                    </a:xfrm>
                    <a:prstGeom prst="rect">
                      <a:avLst/>
                    </a:prstGeom>
                    <a:noFill/>
                    <a:ln>
                      <a:noFill/>
                    </a:ln>
                  </pic:spPr>
                </pic:pic>
              </a:graphicData>
            </a:graphic>
          </wp:inline>
        </w:drawing>
      </w:r>
    </w:p>
    <w:p w14:paraId="29FE303B" w14:textId="77777777" w:rsidR="00910F0E" w:rsidRDefault="00000000">
      <w:pPr>
        <w:ind w:left="361" w:hangingChars="200" w:hanging="361"/>
        <w:jc w:val="center"/>
        <w:rPr>
          <w:b/>
          <w:bCs/>
          <w:sz w:val="18"/>
          <w:szCs w:val="18"/>
        </w:rPr>
      </w:pPr>
      <w:r>
        <w:rPr>
          <w:rFonts w:hint="eastAsia"/>
          <w:b/>
          <w:bCs/>
          <w:sz w:val="18"/>
          <w:szCs w:val="18"/>
        </w:rPr>
        <w:t>研发提前投入流程泳道图</w:t>
      </w:r>
    </w:p>
    <w:p w14:paraId="178D131D"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在销售《提前投入审批表（模板）》事业部领导审批通过后，由项目经理发起提前投入流程（包括版本获取、需求开发或产品功能模块等），发送审批邮件，</w:t>
      </w:r>
      <w:r>
        <w:rPr>
          <w:rFonts w:asciiTheme="minorEastAsia" w:hAnsiTheme="minorEastAsia" w:cstheme="minorEastAsia" w:hint="eastAsia"/>
          <w:color w:val="FF0000"/>
          <w:sz w:val="28"/>
          <w:szCs w:val="28"/>
        </w:rPr>
        <w:t>须将申请理由描述清楚</w:t>
      </w:r>
      <w:r>
        <w:rPr>
          <w:rFonts w:asciiTheme="minorEastAsia" w:hAnsiTheme="minorEastAsia" w:cstheme="minorEastAsia" w:hint="eastAsia"/>
          <w:sz w:val="28"/>
          <w:szCs w:val="28"/>
        </w:rPr>
        <w:t>。</w:t>
      </w:r>
    </w:p>
    <w:bookmarkStart w:id="79" w:name="_MON_1808144984"/>
    <w:bookmarkEnd w:id="79"/>
    <w:p w14:paraId="1A23048C" w14:textId="77777777" w:rsidR="00910F0E" w:rsidRDefault="00000000">
      <w:pPr>
        <w:ind w:left="560"/>
        <w:rPr>
          <w:rFonts w:asciiTheme="minorEastAsia" w:hAnsiTheme="minorEastAsia" w:cstheme="minorEastAsia" w:hint="eastAsia"/>
          <w:sz w:val="28"/>
          <w:szCs w:val="28"/>
        </w:rPr>
      </w:pPr>
      <w:r>
        <w:rPr>
          <w:rFonts w:asciiTheme="minorEastAsia" w:hAnsiTheme="minorEastAsia" w:cstheme="minorEastAsia"/>
          <w:sz w:val="28"/>
          <w:szCs w:val="28"/>
        </w:rPr>
        <w:object w:dxaOrig="1503" w:dyaOrig="1043" w14:anchorId="255CD5D1">
          <v:shape id="_x0000_i1031" type="#_x0000_t75" style="width:75pt;height:52.2pt" o:ole="">
            <v:imagedata r:id="rId27" o:title=""/>
          </v:shape>
          <o:OLEObject Type="Embed" ProgID="Word.Document.12" ShapeID="_x0000_i1031" DrawAspect="Icon" ObjectID="_1808760399" r:id="rId28"/>
        </w:object>
      </w:r>
    </w:p>
    <w:p w14:paraId="4C722D80"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区域负责人审批并核对销售的提前投入申请是否通过。</w:t>
      </w:r>
    </w:p>
    <w:p w14:paraId="53485BA5"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如果核对未通过，则通知销售发起</w:t>
      </w:r>
      <w:proofErr w:type="gramStart"/>
      <w:r>
        <w:rPr>
          <w:rFonts w:asciiTheme="minorEastAsia" w:hAnsiTheme="minorEastAsia" w:cstheme="minorEastAsia" w:hint="eastAsia"/>
          <w:sz w:val="28"/>
          <w:szCs w:val="28"/>
        </w:rPr>
        <w:t>提投入</w:t>
      </w:r>
      <w:proofErr w:type="gramEnd"/>
      <w:r>
        <w:rPr>
          <w:rFonts w:asciiTheme="minorEastAsia" w:hAnsiTheme="minorEastAsia" w:cstheme="minorEastAsia" w:hint="eastAsia"/>
          <w:sz w:val="28"/>
          <w:szCs w:val="28"/>
        </w:rPr>
        <w:t>申请，继续步骤2。</w:t>
      </w:r>
    </w:p>
    <w:p w14:paraId="19F0A21C"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如果核对通过，则需要事业部负责人审批。</w:t>
      </w:r>
    </w:p>
    <w:p w14:paraId="3F87C57E"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领导审批通过后，产品部负责人提供版本信息等。</w:t>
      </w:r>
    </w:p>
    <w:p w14:paraId="56B04AE3"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质量管理组回复邮件，附带程序包路径等信息。</w:t>
      </w:r>
    </w:p>
    <w:p w14:paraId="4435D7AE"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项目经理验证功能是否满足，</w:t>
      </w:r>
      <w:r>
        <w:rPr>
          <w:rFonts w:asciiTheme="minorEastAsia" w:hAnsiTheme="minorEastAsia" w:cstheme="minorEastAsia" w:hint="eastAsia"/>
          <w:color w:val="FF0000"/>
          <w:sz w:val="28"/>
          <w:szCs w:val="28"/>
        </w:rPr>
        <w:t>须在</w:t>
      </w:r>
      <w:proofErr w:type="gramStart"/>
      <w:r>
        <w:rPr>
          <w:rFonts w:asciiTheme="minorEastAsia" w:hAnsiTheme="minorEastAsia" w:cstheme="minorEastAsia" w:hint="eastAsia"/>
          <w:color w:val="FF0000"/>
          <w:sz w:val="28"/>
          <w:szCs w:val="28"/>
        </w:rPr>
        <w:t>质量管理组发版</w:t>
      </w:r>
      <w:proofErr w:type="gramEnd"/>
      <w:r>
        <w:rPr>
          <w:rFonts w:asciiTheme="minorEastAsia" w:hAnsiTheme="minorEastAsia" w:cstheme="minorEastAsia" w:hint="eastAsia"/>
          <w:color w:val="FF0000"/>
          <w:sz w:val="28"/>
          <w:szCs w:val="28"/>
        </w:rPr>
        <w:t>后双周内完成功能满足度验证并反馈结果</w:t>
      </w:r>
      <w:r>
        <w:rPr>
          <w:rFonts w:asciiTheme="minorEastAsia" w:hAnsiTheme="minorEastAsia" w:cstheme="minorEastAsia" w:hint="eastAsia"/>
          <w:sz w:val="28"/>
          <w:szCs w:val="28"/>
        </w:rPr>
        <w:t>。</w:t>
      </w:r>
    </w:p>
    <w:p w14:paraId="60A019A8"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如果验证不满足，需求需要变更时参照“</w:t>
      </w:r>
      <w:r>
        <w:rPr>
          <w:rFonts w:asciiTheme="minorEastAsia" w:hAnsiTheme="minorEastAsia" w:cstheme="minorEastAsia"/>
          <w:sz w:val="28"/>
          <w:szCs w:val="28"/>
        </w:rPr>
        <w:fldChar w:fldCharType="begin"/>
      </w:r>
      <w:r>
        <w:rPr>
          <w:rFonts w:asciiTheme="minorEastAsia" w:hAnsiTheme="minorEastAsia" w:cstheme="minorEastAsia"/>
          <w:sz w:val="28"/>
          <w:szCs w:val="28"/>
        </w:rPr>
        <w:instrText xml:space="preserve"> </w:instrText>
      </w:r>
      <w:r>
        <w:rPr>
          <w:rFonts w:asciiTheme="minorEastAsia" w:hAnsiTheme="minorEastAsia" w:cstheme="minorEastAsia" w:hint="eastAsia"/>
          <w:sz w:val="28"/>
          <w:szCs w:val="28"/>
        </w:rPr>
        <w:instrText>REF _Ref197434442 \h</w:instrText>
      </w:r>
      <w:r>
        <w:rPr>
          <w:rFonts w:asciiTheme="minorEastAsia" w:hAnsiTheme="minorEastAsia" w:cstheme="minorEastAsia"/>
          <w:sz w:val="28"/>
          <w:szCs w:val="28"/>
        </w:rPr>
        <w:instrText xml:space="preserve">  \* MERGEFORMAT </w:instrText>
      </w:r>
      <w:r>
        <w:rPr>
          <w:rFonts w:asciiTheme="minorEastAsia" w:hAnsiTheme="minorEastAsia" w:cstheme="minorEastAsia"/>
          <w:sz w:val="28"/>
          <w:szCs w:val="28"/>
        </w:rPr>
      </w:r>
      <w:r>
        <w:rPr>
          <w:rFonts w:asciiTheme="minorEastAsia" w:hAnsiTheme="minorEastAsia" w:cstheme="minorEastAsia"/>
          <w:sz w:val="28"/>
          <w:szCs w:val="28"/>
        </w:rPr>
        <w:fldChar w:fldCharType="separate"/>
      </w:r>
      <w:r>
        <w:rPr>
          <w:rFonts w:asciiTheme="minorEastAsia" w:hAnsiTheme="minorEastAsia" w:cstheme="minorEastAsia" w:hint="eastAsia"/>
          <w:sz w:val="28"/>
          <w:szCs w:val="28"/>
        </w:rPr>
        <w:t>第三节 需求处理流程</w:t>
      </w:r>
      <w:r>
        <w:rPr>
          <w:rFonts w:asciiTheme="minorEastAsia" w:hAnsiTheme="minorEastAsia" w:cstheme="minorEastAsia"/>
          <w:sz w:val="28"/>
          <w:szCs w:val="28"/>
        </w:rPr>
        <w:fldChar w:fldCharType="end"/>
      </w:r>
      <w:r>
        <w:rPr>
          <w:rFonts w:asciiTheme="minorEastAsia" w:hAnsiTheme="minorEastAsia" w:cstheme="minorEastAsia" w:hint="eastAsia"/>
          <w:sz w:val="28"/>
          <w:szCs w:val="28"/>
        </w:rPr>
        <w:t>”。</w:t>
      </w:r>
    </w:p>
    <w:p w14:paraId="79052E00" w14:textId="77777777" w:rsidR="00910F0E" w:rsidRDefault="00000000">
      <w:pPr>
        <w:numPr>
          <w:ilvl w:val="0"/>
          <w:numId w:val="6"/>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如果验证满足，则流程结束。</w:t>
      </w:r>
    </w:p>
    <w:p w14:paraId="56C2AC63" w14:textId="77777777" w:rsidR="00910F0E" w:rsidRDefault="00000000">
      <w:pPr>
        <w:pStyle w:val="2"/>
      </w:pPr>
      <w:bookmarkStart w:id="80" w:name="_Toc197435532"/>
      <w:r>
        <w:rPr>
          <w:rFonts w:hint="eastAsia"/>
        </w:rPr>
        <w:t>第六节</w:t>
      </w:r>
      <w:r>
        <w:rPr>
          <w:rFonts w:hint="eastAsia"/>
        </w:rPr>
        <w:t xml:space="preserve"> </w:t>
      </w:r>
      <w:r>
        <w:rPr>
          <w:rFonts w:hint="eastAsia"/>
        </w:rPr>
        <w:t>商机</w:t>
      </w:r>
      <w:r>
        <w:rPr>
          <w:rFonts w:hint="eastAsia"/>
        </w:rPr>
        <w:t>/</w:t>
      </w:r>
      <w:r>
        <w:rPr>
          <w:rFonts w:hint="eastAsia"/>
        </w:rPr>
        <w:t>扩容</w:t>
      </w:r>
      <w:r>
        <w:rPr>
          <w:rFonts w:hint="eastAsia"/>
        </w:rPr>
        <w:t>/</w:t>
      </w:r>
      <w:r>
        <w:rPr>
          <w:rFonts w:hint="eastAsia"/>
        </w:rPr>
        <w:t>现场交流支撑流程</w:t>
      </w:r>
      <w:bookmarkEnd w:id="80"/>
    </w:p>
    <w:p w14:paraId="055C2B82" w14:textId="77777777" w:rsidR="00910F0E" w:rsidRDefault="00000000">
      <w:pPr>
        <w:rPr>
          <w:rFonts w:asciiTheme="minorEastAsia" w:hAnsiTheme="minorEastAsia" w:cstheme="minorEastAsia" w:hint="eastAsia"/>
          <w:b/>
          <w:bCs/>
          <w:sz w:val="28"/>
          <w:szCs w:val="28"/>
        </w:rPr>
      </w:pPr>
      <w:proofErr w:type="gramStart"/>
      <w:r>
        <w:rPr>
          <w:rFonts w:asciiTheme="minorEastAsia" w:hAnsiTheme="minorEastAsia" w:cstheme="minorEastAsia" w:hint="eastAsia"/>
          <w:b/>
          <w:bCs/>
          <w:sz w:val="28"/>
          <w:szCs w:val="28"/>
        </w:rPr>
        <w:t>省端发起</w:t>
      </w:r>
      <w:proofErr w:type="gramEnd"/>
      <w:r>
        <w:rPr>
          <w:rFonts w:asciiTheme="minorEastAsia" w:hAnsiTheme="minorEastAsia" w:cstheme="minorEastAsia" w:hint="eastAsia"/>
          <w:b/>
          <w:bCs/>
          <w:sz w:val="28"/>
          <w:szCs w:val="28"/>
        </w:rPr>
        <w:t>申请：</w:t>
      </w:r>
    </w:p>
    <w:p w14:paraId="3BFDD007" w14:textId="77777777" w:rsidR="00910F0E" w:rsidRDefault="00000000">
      <w:pPr>
        <w:ind w:left="480" w:hangingChars="200" w:hanging="480"/>
      </w:pPr>
      <w:r>
        <w:rPr>
          <w:rFonts w:ascii="宋体" w:eastAsia="宋体" w:hAnsi="宋体" w:cs="宋体"/>
          <w:noProof/>
          <w:sz w:val="24"/>
        </w:rPr>
        <w:drawing>
          <wp:inline distT="0" distB="0" distL="114300" distR="114300" wp14:anchorId="758384F8" wp14:editId="51911A53">
            <wp:extent cx="5208270" cy="2464435"/>
            <wp:effectExtent l="0" t="0" r="0" b="0"/>
            <wp:docPr id="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56"/>
                    <pic:cNvPicPr>
                      <a:picLocks noChangeAspect="1"/>
                    </pic:cNvPicPr>
                  </pic:nvPicPr>
                  <pic:blipFill>
                    <a:blip r:embed="rId29"/>
                    <a:stretch>
                      <a:fillRect/>
                    </a:stretch>
                  </pic:blipFill>
                  <pic:spPr>
                    <a:xfrm>
                      <a:off x="0" y="0"/>
                      <a:ext cx="5208270" cy="2464435"/>
                    </a:xfrm>
                    <a:prstGeom prst="rect">
                      <a:avLst/>
                    </a:prstGeom>
                    <a:noFill/>
                    <a:ln w="9525">
                      <a:noFill/>
                    </a:ln>
                  </pic:spPr>
                </pic:pic>
              </a:graphicData>
            </a:graphic>
          </wp:inline>
        </w:drawing>
      </w:r>
    </w:p>
    <w:p w14:paraId="1322600E" w14:textId="77777777" w:rsidR="00910F0E" w:rsidRDefault="00000000">
      <w:pPr>
        <w:ind w:left="361" w:hangingChars="200" w:hanging="361"/>
        <w:jc w:val="center"/>
        <w:rPr>
          <w:b/>
          <w:bCs/>
          <w:sz w:val="18"/>
          <w:szCs w:val="18"/>
        </w:rPr>
      </w:pPr>
      <w:r>
        <w:rPr>
          <w:rFonts w:hint="eastAsia"/>
          <w:b/>
          <w:bCs/>
          <w:sz w:val="18"/>
          <w:szCs w:val="18"/>
        </w:rPr>
        <w:t>商机</w:t>
      </w:r>
      <w:r>
        <w:rPr>
          <w:rFonts w:hint="eastAsia"/>
          <w:b/>
          <w:bCs/>
          <w:sz w:val="18"/>
          <w:szCs w:val="18"/>
        </w:rPr>
        <w:t>/</w:t>
      </w:r>
      <w:r>
        <w:rPr>
          <w:rFonts w:hint="eastAsia"/>
          <w:b/>
          <w:bCs/>
          <w:sz w:val="18"/>
          <w:szCs w:val="18"/>
        </w:rPr>
        <w:t>扩容</w:t>
      </w:r>
      <w:r>
        <w:rPr>
          <w:rFonts w:hint="eastAsia"/>
          <w:b/>
          <w:bCs/>
          <w:sz w:val="18"/>
          <w:szCs w:val="18"/>
        </w:rPr>
        <w:t>/</w:t>
      </w:r>
      <w:r>
        <w:rPr>
          <w:rFonts w:hint="eastAsia"/>
          <w:b/>
          <w:bCs/>
          <w:sz w:val="18"/>
          <w:szCs w:val="18"/>
        </w:rPr>
        <w:t>现场交流支撑流程泳道图</w:t>
      </w:r>
    </w:p>
    <w:p w14:paraId="28CBC5D0"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相关干系人（销售/区域经理/项目经理）发起商机/扩容/现场交流支撑。</w:t>
      </w:r>
    </w:p>
    <w:p w14:paraId="2C709667"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相关干系人与产品市场部总监确认会议内容和时间。</w:t>
      </w:r>
    </w:p>
    <w:p w14:paraId="7646BF16"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产品市场部总监通知区域负责人及产品经理。</w:t>
      </w:r>
    </w:p>
    <w:p w14:paraId="131DAEBF"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相关人员参会，会后输出会议纪要。</w:t>
      </w:r>
    </w:p>
    <w:p w14:paraId="74C5A3AF"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产品经理安排后续工作。</w:t>
      </w:r>
    </w:p>
    <w:p w14:paraId="5D2569A8"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工作完成，输出相关材料。</w:t>
      </w:r>
    </w:p>
    <w:p w14:paraId="7F53403F" w14:textId="77777777" w:rsidR="00910F0E" w:rsidRDefault="00000000">
      <w:pPr>
        <w:numPr>
          <w:ilvl w:val="0"/>
          <w:numId w:val="7"/>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产品经理发邮件给产品市场部总监同步工作进展，流程结束。</w:t>
      </w:r>
    </w:p>
    <w:p w14:paraId="37D4B882" w14:textId="77777777" w:rsidR="00910F0E" w:rsidRDefault="00000000">
      <w:proofErr w:type="gramStart"/>
      <w:r>
        <w:rPr>
          <w:rFonts w:asciiTheme="minorEastAsia" w:hAnsiTheme="minorEastAsia" w:cstheme="minorEastAsia" w:hint="eastAsia"/>
          <w:b/>
          <w:bCs/>
          <w:sz w:val="28"/>
          <w:szCs w:val="28"/>
        </w:rPr>
        <w:t>产线发起</w:t>
      </w:r>
      <w:proofErr w:type="gramEnd"/>
      <w:r>
        <w:rPr>
          <w:rFonts w:asciiTheme="minorEastAsia" w:hAnsiTheme="minorEastAsia" w:cstheme="minorEastAsia" w:hint="eastAsia"/>
          <w:b/>
          <w:bCs/>
          <w:sz w:val="28"/>
          <w:szCs w:val="28"/>
        </w:rPr>
        <w:t>报备</w:t>
      </w:r>
    </w:p>
    <w:p w14:paraId="76B7245F" w14:textId="77777777" w:rsidR="00910F0E" w:rsidRDefault="00000000">
      <w:pPr>
        <w:ind w:firstLine="420"/>
        <w:rPr>
          <w:rFonts w:ascii="Arial" w:hAnsi="Arial" w:cs="Times New Roman"/>
        </w:rPr>
      </w:pPr>
      <w:proofErr w:type="gramStart"/>
      <w:r>
        <w:rPr>
          <w:rFonts w:asciiTheme="minorEastAsia" w:hAnsiTheme="minorEastAsia" w:cstheme="minorEastAsia" w:hint="eastAsia"/>
          <w:sz w:val="28"/>
          <w:szCs w:val="28"/>
        </w:rPr>
        <w:t>产线自发到交流</w:t>
      </w:r>
      <w:proofErr w:type="gramEnd"/>
      <w:r>
        <w:rPr>
          <w:rFonts w:asciiTheme="minorEastAsia" w:hAnsiTheme="minorEastAsia" w:cstheme="minorEastAsia" w:hint="eastAsia"/>
          <w:sz w:val="28"/>
          <w:szCs w:val="28"/>
        </w:rPr>
        <w:t>支撑须向事业部负责人发邮件报备，说明申请原因、出差地点、出差时间、出差人员及工作安排。</w:t>
      </w:r>
    </w:p>
    <w:p w14:paraId="6AFB45D9" w14:textId="77777777" w:rsidR="00910F0E" w:rsidRDefault="00000000">
      <w:pPr>
        <w:pStyle w:val="2"/>
      </w:pPr>
      <w:bookmarkStart w:id="81" w:name="_Toc197435533"/>
      <w:r>
        <w:rPr>
          <w:rFonts w:hint="eastAsia"/>
        </w:rPr>
        <w:t>第八节</w:t>
      </w:r>
      <w:r>
        <w:rPr>
          <w:rFonts w:hint="eastAsia"/>
        </w:rPr>
        <w:t xml:space="preserve"> </w:t>
      </w:r>
      <w:r>
        <w:rPr>
          <w:rFonts w:hint="eastAsia"/>
        </w:rPr>
        <w:t>研发人员现场支撑流程</w:t>
      </w:r>
      <w:bookmarkEnd w:id="81"/>
    </w:p>
    <w:p w14:paraId="44B3810E" w14:textId="77777777" w:rsidR="00910F0E" w:rsidRDefault="00000000">
      <w:pPr>
        <w:rPr>
          <w:rFonts w:asciiTheme="minorEastAsia" w:hAnsiTheme="minorEastAsia" w:cstheme="minorEastAsia" w:hint="eastAsia"/>
          <w:b/>
          <w:bCs/>
          <w:sz w:val="28"/>
          <w:szCs w:val="28"/>
        </w:rPr>
      </w:pPr>
      <w:proofErr w:type="gramStart"/>
      <w:r>
        <w:rPr>
          <w:rFonts w:asciiTheme="minorEastAsia" w:hAnsiTheme="minorEastAsia" w:cstheme="minorEastAsia" w:hint="eastAsia"/>
          <w:b/>
          <w:bCs/>
          <w:sz w:val="28"/>
          <w:szCs w:val="28"/>
        </w:rPr>
        <w:t>省端发起</w:t>
      </w:r>
      <w:proofErr w:type="gramEnd"/>
      <w:r>
        <w:rPr>
          <w:rFonts w:asciiTheme="minorEastAsia" w:hAnsiTheme="minorEastAsia" w:cstheme="minorEastAsia" w:hint="eastAsia"/>
          <w:b/>
          <w:bCs/>
          <w:sz w:val="28"/>
          <w:szCs w:val="28"/>
        </w:rPr>
        <w:t>申请：</w:t>
      </w:r>
    </w:p>
    <w:p w14:paraId="356ACD3A" w14:textId="77777777" w:rsidR="00910F0E" w:rsidRDefault="00000000">
      <w:pPr>
        <w:ind w:left="420" w:hangingChars="200" w:hanging="420"/>
      </w:pPr>
      <w:r>
        <w:rPr>
          <w:noProof/>
        </w:rPr>
        <w:lastRenderedPageBreak/>
        <w:drawing>
          <wp:inline distT="0" distB="0" distL="0" distR="0" wp14:anchorId="46ABC249" wp14:editId="46494615">
            <wp:extent cx="5274310" cy="4385310"/>
            <wp:effectExtent l="0" t="0" r="0" b="0"/>
            <wp:docPr id="7625549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54943" name="图片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4385310"/>
                    </a:xfrm>
                    <a:prstGeom prst="rect">
                      <a:avLst/>
                    </a:prstGeom>
                    <a:noFill/>
                    <a:ln>
                      <a:noFill/>
                    </a:ln>
                  </pic:spPr>
                </pic:pic>
              </a:graphicData>
            </a:graphic>
          </wp:inline>
        </w:drawing>
      </w:r>
    </w:p>
    <w:p w14:paraId="5D500D6C" w14:textId="77777777" w:rsidR="00910F0E" w:rsidRDefault="00000000">
      <w:pPr>
        <w:ind w:left="361" w:hangingChars="200" w:hanging="361"/>
        <w:jc w:val="center"/>
        <w:rPr>
          <w:b/>
          <w:bCs/>
          <w:sz w:val="18"/>
          <w:szCs w:val="18"/>
        </w:rPr>
      </w:pPr>
      <w:r>
        <w:rPr>
          <w:rFonts w:hint="eastAsia"/>
          <w:b/>
          <w:bCs/>
          <w:sz w:val="18"/>
          <w:szCs w:val="18"/>
        </w:rPr>
        <w:t>研发人员现场支撑流程泳道图</w:t>
      </w:r>
    </w:p>
    <w:p w14:paraId="631FE2E4"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项目经理发起研发人员出差支撑申请，发送邮件给区域负责人和产品市场部总监，</w:t>
      </w:r>
      <w:r>
        <w:rPr>
          <w:rFonts w:asciiTheme="minorEastAsia" w:hAnsiTheme="minorEastAsia" w:cstheme="minorEastAsia" w:hint="eastAsia"/>
          <w:color w:val="FF0000"/>
          <w:sz w:val="28"/>
          <w:szCs w:val="28"/>
        </w:rPr>
        <w:t>发送审批邮件时，须写明研发人员出差地点、出差时间范围、出差工作内容</w:t>
      </w:r>
      <w:r>
        <w:rPr>
          <w:rFonts w:asciiTheme="minorEastAsia" w:hAnsiTheme="minorEastAsia" w:cstheme="minorEastAsia" w:hint="eastAsia"/>
          <w:sz w:val="28"/>
          <w:szCs w:val="28"/>
        </w:rPr>
        <w:t>。</w:t>
      </w:r>
    </w:p>
    <w:p w14:paraId="59502BEE"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区域负责人审批。</w:t>
      </w:r>
    </w:p>
    <w:p w14:paraId="73B220E6"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审批通过后，由产品市场部总监审批。</w:t>
      </w:r>
    </w:p>
    <w:p w14:paraId="13A516C9"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审批通过后，产品市场部总监</w:t>
      </w:r>
      <w:proofErr w:type="gramStart"/>
      <w:r>
        <w:rPr>
          <w:rFonts w:asciiTheme="minorEastAsia" w:hAnsiTheme="minorEastAsia" w:cstheme="minorEastAsia" w:hint="eastAsia"/>
          <w:sz w:val="28"/>
          <w:szCs w:val="28"/>
        </w:rPr>
        <w:t>通知产线负责人</w:t>
      </w:r>
      <w:proofErr w:type="gramEnd"/>
      <w:r>
        <w:rPr>
          <w:rFonts w:asciiTheme="minorEastAsia" w:hAnsiTheme="minorEastAsia" w:cstheme="minorEastAsia" w:hint="eastAsia"/>
          <w:sz w:val="28"/>
          <w:szCs w:val="28"/>
        </w:rPr>
        <w:t>。</w:t>
      </w:r>
    </w:p>
    <w:p w14:paraId="3F67E0FB" w14:textId="77777777" w:rsidR="00910F0E" w:rsidRDefault="00000000">
      <w:pPr>
        <w:numPr>
          <w:ilvl w:val="0"/>
          <w:numId w:val="8"/>
        </w:numPr>
        <w:ind w:firstLineChars="200" w:firstLine="56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产线负责人</w:t>
      </w:r>
      <w:proofErr w:type="gramEnd"/>
      <w:r>
        <w:rPr>
          <w:rFonts w:asciiTheme="minorEastAsia" w:hAnsiTheme="minorEastAsia" w:cstheme="minorEastAsia" w:hint="eastAsia"/>
          <w:sz w:val="28"/>
          <w:szCs w:val="28"/>
        </w:rPr>
        <w:t>确定支撑人员信息，发送邮件向领导报备，</w:t>
      </w:r>
      <w:r>
        <w:rPr>
          <w:rFonts w:asciiTheme="minorEastAsia" w:hAnsiTheme="minorEastAsia" w:cstheme="minorEastAsia" w:hint="eastAsia"/>
          <w:color w:val="FF0000"/>
          <w:sz w:val="28"/>
          <w:szCs w:val="28"/>
        </w:rPr>
        <w:t>发送报备邮件时，须写明出差人员、出差地点、出差时间范围、出差工作内容</w:t>
      </w:r>
      <w:r>
        <w:rPr>
          <w:rFonts w:asciiTheme="minorEastAsia" w:hAnsiTheme="minorEastAsia" w:cstheme="minorEastAsia" w:hint="eastAsia"/>
          <w:sz w:val="28"/>
          <w:szCs w:val="28"/>
        </w:rPr>
        <w:t>。</w:t>
      </w:r>
    </w:p>
    <w:p w14:paraId="0F2ECD5C" w14:textId="77777777" w:rsidR="00910F0E" w:rsidRDefault="00000000">
      <w:pPr>
        <w:numPr>
          <w:ilvl w:val="0"/>
          <w:numId w:val="8"/>
        </w:numPr>
        <w:ind w:firstLineChars="200" w:firstLine="560"/>
        <w:rPr>
          <w:rFonts w:asciiTheme="minorEastAsia" w:hAnsiTheme="minorEastAsia" w:cstheme="minorEastAsia" w:hint="eastAsia"/>
          <w:sz w:val="28"/>
          <w:szCs w:val="28"/>
        </w:rPr>
      </w:pPr>
      <w:proofErr w:type="gramStart"/>
      <w:r>
        <w:rPr>
          <w:rFonts w:asciiTheme="minorEastAsia" w:hAnsiTheme="minorEastAsia" w:cstheme="minorEastAsia" w:hint="eastAsia"/>
          <w:sz w:val="28"/>
          <w:szCs w:val="28"/>
        </w:rPr>
        <w:t>产线负责人</w:t>
      </w:r>
      <w:proofErr w:type="gramEnd"/>
      <w:r>
        <w:rPr>
          <w:rFonts w:asciiTheme="minorEastAsia" w:hAnsiTheme="minorEastAsia" w:cstheme="minorEastAsia" w:hint="eastAsia"/>
          <w:sz w:val="28"/>
          <w:szCs w:val="28"/>
        </w:rPr>
        <w:t>向支撑人员讲解支撑内容和注意事项。</w:t>
      </w:r>
    </w:p>
    <w:p w14:paraId="1189038A"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研发支撑人员现场支撑。</w:t>
      </w:r>
    </w:p>
    <w:p w14:paraId="505972B0"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支撑完毕，发送出差总结邮件给领导，</w:t>
      </w:r>
      <w:r>
        <w:rPr>
          <w:rFonts w:asciiTheme="minorEastAsia" w:hAnsiTheme="minorEastAsia" w:cstheme="minorEastAsia" w:hint="eastAsia"/>
          <w:color w:val="FF0000"/>
          <w:sz w:val="28"/>
          <w:szCs w:val="28"/>
        </w:rPr>
        <w:t>出差总结内容包括但不限于：出差时间、地点、人员、目的、工作内容、成果等</w:t>
      </w:r>
      <w:r>
        <w:rPr>
          <w:rFonts w:asciiTheme="minorEastAsia" w:hAnsiTheme="minorEastAsia" w:cstheme="minorEastAsia" w:hint="eastAsia"/>
          <w:sz w:val="28"/>
          <w:szCs w:val="28"/>
        </w:rPr>
        <w:t>。</w:t>
      </w:r>
    </w:p>
    <w:p w14:paraId="1291B490" w14:textId="77777777" w:rsidR="00910F0E" w:rsidRDefault="00000000">
      <w:pPr>
        <w:numPr>
          <w:ilvl w:val="0"/>
          <w:numId w:val="8"/>
        </w:num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研发支撑人员返程，流程结束。</w:t>
      </w:r>
    </w:p>
    <w:p w14:paraId="7AC8BDFE" w14:textId="77777777" w:rsidR="00910F0E" w:rsidRDefault="00000000">
      <w:proofErr w:type="gramStart"/>
      <w:r>
        <w:rPr>
          <w:rFonts w:asciiTheme="minorEastAsia" w:hAnsiTheme="minorEastAsia" w:cstheme="minorEastAsia" w:hint="eastAsia"/>
          <w:b/>
          <w:bCs/>
          <w:sz w:val="28"/>
          <w:szCs w:val="28"/>
        </w:rPr>
        <w:t>产线发起</w:t>
      </w:r>
      <w:proofErr w:type="gramEnd"/>
      <w:r>
        <w:rPr>
          <w:rFonts w:asciiTheme="minorEastAsia" w:hAnsiTheme="minorEastAsia" w:cstheme="minorEastAsia" w:hint="eastAsia"/>
          <w:b/>
          <w:bCs/>
          <w:sz w:val="28"/>
          <w:szCs w:val="28"/>
        </w:rPr>
        <w:t>申请</w:t>
      </w:r>
    </w:p>
    <w:p w14:paraId="022DB6A2" w14:textId="77777777" w:rsidR="00910F0E" w:rsidRDefault="00000000">
      <w:pPr>
        <w:ind w:firstLine="420"/>
      </w:pPr>
      <w:proofErr w:type="gramStart"/>
      <w:r>
        <w:rPr>
          <w:rFonts w:asciiTheme="minorEastAsia" w:hAnsiTheme="minorEastAsia" w:cstheme="minorEastAsia" w:hint="eastAsia"/>
          <w:sz w:val="28"/>
          <w:szCs w:val="28"/>
        </w:rPr>
        <w:t>产线自发到省端支撑</w:t>
      </w:r>
      <w:proofErr w:type="gramEnd"/>
      <w:r>
        <w:rPr>
          <w:rFonts w:asciiTheme="minorEastAsia" w:hAnsiTheme="minorEastAsia" w:cstheme="minorEastAsia" w:hint="eastAsia"/>
          <w:sz w:val="28"/>
          <w:szCs w:val="28"/>
        </w:rPr>
        <w:t>须向事业部负责人发邮件申请，说明申请原因、出差地点、出差时间、出差人员及工作安排。</w:t>
      </w:r>
    </w:p>
    <w:p w14:paraId="2EC413FC" w14:textId="77777777" w:rsidR="00910F0E" w:rsidRDefault="00000000">
      <w:pPr>
        <w:pStyle w:val="2"/>
        <w:rPr>
          <w:rFonts w:asciiTheme="minorEastAsia" w:eastAsiaTheme="minorEastAsia" w:hAnsiTheme="minorEastAsia" w:cstheme="minorEastAsia" w:hint="eastAsia"/>
          <w:szCs w:val="28"/>
        </w:rPr>
      </w:pPr>
      <w:bookmarkStart w:id="82" w:name="_Toc197435534"/>
      <w:r>
        <w:rPr>
          <w:rFonts w:hint="eastAsia"/>
        </w:rPr>
        <w:t>第九节</w:t>
      </w:r>
      <w:r>
        <w:rPr>
          <w:rFonts w:hint="eastAsia"/>
        </w:rPr>
        <w:t xml:space="preserve"> </w:t>
      </w:r>
      <w:r>
        <w:rPr>
          <w:rFonts w:hint="eastAsia"/>
        </w:rPr>
        <w:t>过程跟踪</w:t>
      </w:r>
      <w:bookmarkEnd w:id="82"/>
    </w:p>
    <w:p w14:paraId="333F67B1"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hint="eastAsia"/>
          <w:b/>
          <w:bCs/>
          <w:sz w:val="28"/>
          <w:szCs w:val="28"/>
        </w:rPr>
        <w:t>工作计划</w:t>
      </w:r>
      <w:r>
        <w:rPr>
          <w:rFonts w:asciiTheme="minorEastAsia" w:hAnsiTheme="minorEastAsia" w:cstheme="minorEastAsia" w:hint="eastAsia"/>
          <w:sz w:val="28"/>
          <w:szCs w:val="28"/>
        </w:rPr>
        <w:t>：记录全年所有成员的工作计划，包括主版本、新产品、</w:t>
      </w:r>
      <w:proofErr w:type="gramStart"/>
      <w:r>
        <w:rPr>
          <w:rFonts w:asciiTheme="minorEastAsia" w:hAnsiTheme="minorEastAsia" w:cstheme="minorEastAsia" w:hint="eastAsia"/>
          <w:sz w:val="28"/>
          <w:szCs w:val="28"/>
        </w:rPr>
        <w:t>省端需求</w:t>
      </w:r>
      <w:proofErr w:type="gramEnd"/>
      <w:r>
        <w:rPr>
          <w:rFonts w:asciiTheme="minorEastAsia" w:hAnsiTheme="minorEastAsia" w:cstheme="minorEastAsia" w:hint="eastAsia"/>
          <w:sz w:val="28"/>
          <w:szCs w:val="28"/>
        </w:rPr>
        <w:t>（</w:t>
      </w:r>
      <w:proofErr w:type="gramStart"/>
      <w:r>
        <w:rPr>
          <w:rFonts w:asciiTheme="minorEastAsia" w:hAnsiTheme="minorEastAsia" w:cstheme="minorEastAsia" w:hint="eastAsia"/>
          <w:sz w:val="28"/>
          <w:szCs w:val="28"/>
        </w:rPr>
        <w:t>关联禅道编号</w:t>
      </w:r>
      <w:proofErr w:type="gramEnd"/>
      <w:r>
        <w:rPr>
          <w:rFonts w:asciiTheme="minorEastAsia" w:hAnsiTheme="minorEastAsia" w:cstheme="minorEastAsia" w:hint="eastAsia"/>
          <w:sz w:val="28"/>
          <w:szCs w:val="28"/>
        </w:rPr>
        <w:t>）、问题（</w:t>
      </w:r>
      <w:proofErr w:type="gramStart"/>
      <w:r>
        <w:rPr>
          <w:rFonts w:asciiTheme="minorEastAsia" w:hAnsiTheme="minorEastAsia" w:cstheme="minorEastAsia" w:hint="eastAsia"/>
          <w:sz w:val="28"/>
          <w:szCs w:val="28"/>
        </w:rPr>
        <w:t>关联禅道编号</w:t>
      </w:r>
      <w:proofErr w:type="gramEnd"/>
      <w:r>
        <w:rPr>
          <w:rFonts w:asciiTheme="minorEastAsia" w:hAnsiTheme="minorEastAsia" w:cstheme="minorEastAsia" w:hint="eastAsia"/>
          <w:sz w:val="28"/>
          <w:szCs w:val="28"/>
        </w:rPr>
        <w:t>）、风险、文档编写、验收等其他配合事宜，随时更新。数据来源于年度规划、项目验收跟踪表&amp;项目级工作计划、</w:t>
      </w:r>
      <w:proofErr w:type="gramStart"/>
      <w:r>
        <w:rPr>
          <w:rFonts w:asciiTheme="minorEastAsia" w:hAnsiTheme="minorEastAsia" w:cstheme="minorEastAsia" w:hint="eastAsia"/>
          <w:sz w:val="28"/>
          <w:szCs w:val="28"/>
        </w:rPr>
        <w:t>禅道需求</w:t>
      </w:r>
      <w:proofErr w:type="gramEnd"/>
      <w:r>
        <w:rPr>
          <w:rFonts w:asciiTheme="minorEastAsia" w:hAnsiTheme="minorEastAsia" w:cstheme="minorEastAsia" w:hint="eastAsia"/>
          <w:sz w:val="28"/>
          <w:szCs w:val="28"/>
        </w:rPr>
        <w:t>列表、</w:t>
      </w:r>
      <w:proofErr w:type="gramStart"/>
      <w:r>
        <w:rPr>
          <w:rFonts w:asciiTheme="minorEastAsia" w:hAnsiTheme="minorEastAsia" w:cstheme="minorEastAsia" w:hint="eastAsia"/>
          <w:sz w:val="28"/>
          <w:szCs w:val="28"/>
        </w:rPr>
        <w:t>禅道问题</w:t>
      </w:r>
      <w:proofErr w:type="gramEnd"/>
      <w:r>
        <w:rPr>
          <w:rFonts w:asciiTheme="minorEastAsia" w:hAnsiTheme="minorEastAsia" w:cstheme="minorEastAsia" w:hint="eastAsia"/>
          <w:sz w:val="28"/>
          <w:szCs w:val="28"/>
        </w:rPr>
        <w:t>列表及临时任务。</w:t>
      </w:r>
    </w:p>
    <w:p w14:paraId="2279C42C"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hint="eastAsia"/>
          <w:b/>
          <w:bCs/>
          <w:sz w:val="28"/>
          <w:szCs w:val="28"/>
        </w:rPr>
        <w:t>需求列表</w:t>
      </w:r>
      <w:r>
        <w:rPr>
          <w:rFonts w:asciiTheme="minorEastAsia" w:hAnsiTheme="minorEastAsia" w:cstheme="minorEastAsia" w:hint="eastAsia"/>
          <w:sz w:val="28"/>
          <w:szCs w:val="28"/>
        </w:rPr>
        <w:t>：记录合同需求</w:t>
      </w:r>
      <w:proofErr w:type="gramStart"/>
      <w:r>
        <w:rPr>
          <w:rFonts w:asciiTheme="minorEastAsia" w:hAnsiTheme="minorEastAsia" w:cstheme="minorEastAsia" w:hint="eastAsia"/>
          <w:sz w:val="28"/>
          <w:szCs w:val="28"/>
        </w:rPr>
        <w:t>和省端个性化</w:t>
      </w:r>
      <w:proofErr w:type="gramEnd"/>
      <w:r>
        <w:rPr>
          <w:rFonts w:asciiTheme="minorEastAsia" w:hAnsiTheme="minorEastAsia" w:cstheme="minorEastAsia" w:hint="eastAsia"/>
          <w:sz w:val="28"/>
          <w:szCs w:val="28"/>
        </w:rPr>
        <w:t>需求，在禅道中指派给相应人员进行流转。</w:t>
      </w:r>
      <w:proofErr w:type="gramStart"/>
      <w:r>
        <w:rPr>
          <w:rFonts w:asciiTheme="minorEastAsia" w:hAnsiTheme="minorEastAsia" w:cstheme="minorEastAsia" w:hint="eastAsia"/>
          <w:sz w:val="28"/>
          <w:szCs w:val="28"/>
        </w:rPr>
        <w:t>省端个性化</w:t>
      </w:r>
      <w:proofErr w:type="gramEnd"/>
      <w:r>
        <w:rPr>
          <w:rFonts w:asciiTheme="minorEastAsia" w:hAnsiTheme="minorEastAsia" w:cstheme="minorEastAsia" w:hint="eastAsia"/>
          <w:sz w:val="28"/>
          <w:szCs w:val="28"/>
        </w:rPr>
        <w:t>需求由现场人员编写需求文档，经产品经理评审通过后方可流转。</w:t>
      </w:r>
    </w:p>
    <w:p w14:paraId="3467A1C7"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hint="eastAsia"/>
          <w:b/>
          <w:bCs/>
          <w:sz w:val="28"/>
          <w:szCs w:val="28"/>
        </w:rPr>
        <w:t>问题列表</w:t>
      </w:r>
      <w:r>
        <w:rPr>
          <w:rFonts w:asciiTheme="minorEastAsia" w:hAnsiTheme="minorEastAsia" w:cstheme="minorEastAsia" w:hint="eastAsia"/>
          <w:sz w:val="28"/>
          <w:szCs w:val="28"/>
        </w:rPr>
        <w:t>：记录现场提出的产品使用问题，在禅道中指派给相应人员进行流转。</w:t>
      </w:r>
    </w:p>
    <w:p w14:paraId="06B62850" w14:textId="77777777" w:rsidR="00910F0E" w:rsidRDefault="00000000">
      <w:pPr>
        <w:pStyle w:val="2"/>
        <w:rPr>
          <w:rFonts w:asciiTheme="minorEastAsia" w:eastAsiaTheme="minorEastAsia" w:hAnsiTheme="minorEastAsia" w:cstheme="minorEastAsia" w:hint="eastAsia"/>
          <w:szCs w:val="28"/>
        </w:rPr>
      </w:pPr>
      <w:bookmarkStart w:id="83" w:name="_Toc197435535"/>
      <w:r>
        <w:rPr>
          <w:rFonts w:hint="eastAsia"/>
        </w:rPr>
        <w:t>第十节</w:t>
      </w:r>
      <w:r>
        <w:rPr>
          <w:rFonts w:hint="eastAsia"/>
        </w:rPr>
        <w:t xml:space="preserve"> </w:t>
      </w:r>
      <w:r>
        <w:rPr>
          <w:rFonts w:hint="eastAsia"/>
        </w:rPr>
        <w:t>工具支持</w:t>
      </w:r>
      <w:bookmarkEnd w:id="83"/>
    </w:p>
    <w:p w14:paraId="15353073" w14:textId="77777777" w:rsidR="00910F0E" w:rsidRDefault="00000000">
      <w:pPr>
        <w:ind w:firstLineChars="200" w:firstLine="562"/>
        <w:rPr>
          <w:rFonts w:asciiTheme="minorEastAsia" w:hAnsiTheme="minorEastAsia" w:cstheme="minorEastAsia" w:hint="eastAsia"/>
          <w:sz w:val="28"/>
          <w:szCs w:val="28"/>
        </w:rPr>
      </w:pPr>
      <w:proofErr w:type="gramStart"/>
      <w:r>
        <w:rPr>
          <w:rFonts w:asciiTheme="minorEastAsia" w:hAnsiTheme="minorEastAsia" w:cstheme="minorEastAsia" w:hint="eastAsia"/>
          <w:b/>
          <w:bCs/>
          <w:sz w:val="28"/>
          <w:szCs w:val="28"/>
        </w:rPr>
        <w:t>企业微信共享</w:t>
      </w:r>
      <w:proofErr w:type="gramEnd"/>
      <w:r>
        <w:rPr>
          <w:rFonts w:asciiTheme="minorEastAsia" w:hAnsiTheme="minorEastAsia" w:cstheme="minorEastAsia" w:hint="eastAsia"/>
          <w:b/>
          <w:bCs/>
          <w:sz w:val="28"/>
          <w:szCs w:val="28"/>
        </w:rPr>
        <w:t>文档</w:t>
      </w:r>
      <w:r>
        <w:rPr>
          <w:rFonts w:asciiTheme="minorEastAsia" w:hAnsiTheme="minorEastAsia" w:cstheme="minorEastAsia" w:hint="eastAsia"/>
          <w:sz w:val="28"/>
          <w:szCs w:val="28"/>
        </w:rPr>
        <w:t>：工作计划</w:t>
      </w:r>
    </w:p>
    <w:p w14:paraId="349065C6"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hint="eastAsia"/>
          <w:b/>
          <w:bCs/>
          <w:sz w:val="28"/>
          <w:szCs w:val="28"/>
        </w:rPr>
        <w:lastRenderedPageBreak/>
        <w:t>禅道</w:t>
      </w:r>
      <w:r>
        <w:rPr>
          <w:rFonts w:asciiTheme="minorEastAsia" w:hAnsiTheme="minorEastAsia" w:cstheme="minorEastAsia" w:hint="eastAsia"/>
          <w:sz w:val="28"/>
          <w:szCs w:val="28"/>
        </w:rPr>
        <w:t>：需求列表、问题列表、合同跟踪等</w:t>
      </w:r>
    </w:p>
    <w:p w14:paraId="229D2709" w14:textId="77777777" w:rsidR="00910F0E" w:rsidRDefault="00000000">
      <w:pPr>
        <w:ind w:firstLineChars="200" w:firstLine="562"/>
        <w:rPr>
          <w:rFonts w:asciiTheme="minorEastAsia" w:hAnsiTheme="minorEastAsia" w:cstheme="minorEastAsia" w:hint="eastAsia"/>
          <w:sz w:val="28"/>
          <w:szCs w:val="28"/>
        </w:rPr>
      </w:pPr>
      <w:r>
        <w:rPr>
          <w:rFonts w:asciiTheme="minorEastAsia" w:hAnsiTheme="minorEastAsia" w:cstheme="minorEastAsia" w:hint="eastAsia"/>
          <w:b/>
          <w:bCs/>
          <w:sz w:val="28"/>
          <w:szCs w:val="28"/>
        </w:rPr>
        <w:t>FTP</w:t>
      </w:r>
      <w:r>
        <w:rPr>
          <w:rFonts w:asciiTheme="minorEastAsia" w:hAnsiTheme="minorEastAsia" w:cstheme="minorEastAsia" w:hint="eastAsia"/>
          <w:sz w:val="28"/>
          <w:szCs w:val="28"/>
        </w:rPr>
        <w:t>：周报、产品安装包、成长计划、技术分享文档、管理办法等</w:t>
      </w:r>
    </w:p>
    <w:p w14:paraId="01EF5067" w14:textId="77777777" w:rsidR="00910F0E" w:rsidRDefault="00000000">
      <w:pPr>
        <w:ind w:firstLineChars="200" w:firstLine="562"/>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t>SVN：</w:t>
      </w:r>
      <w:r>
        <w:rPr>
          <w:rFonts w:asciiTheme="minorEastAsia" w:hAnsiTheme="minorEastAsia" w:cstheme="minorEastAsia" w:hint="eastAsia"/>
          <w:sz w:val="28"/>
          <w:szCs w:val="28"/>
        </w:rPr>
        <w:t>项目管理过程文档等</w:t>
      </w:r>
    </w:p>
    <w:p w14:paraId="54EC2182" w14:textId="77777777" w:rsidR="00910F0E" w:rsidRDefault="00000000">
      <w:pPr>
        <w:pStyle w:val="1"/>
      </w:pPr>
      <w:bookmarkStart w:id="84" w:name="_Toc197435536"/>
      <w:r>
        <w:rPr>
          <w:rFonts w:hint="eastAsia"/>
        </w:rPr>
        <w:t>第五章</w:t>
      </w:r>
      <w:r>
        <w:rPr>
          <w:rFonts w:hint="eastAsia"/>
        </w:rPr>
        <w:t xml:space="preserve"> </w:t>
      </w:r>
      <w:r>
        <w:rPr>
          <w:rFonts w:hint="eastAsia"/>
        </w:rPr>
        <w:t>绩效管理</w:t>
      </w:r>
      <w:bookmarkEnd w:id="84"/>
    </w:p>
    <w:p w14:paraId="01CE6AE0" w14:textId="77777777" w:rsidR="00910F0E" w:rsidRDefault="00000000">
      <w:pPr>
        <w:pStyle w:val="2"/>
        <w:rPr>
          <w:rFonts w:asciiTheme="minorEastAsia" w:eastAsiaTheme="minorEastAsia" w:hAnsiTheme="minorEastAsia" w:cstheme="minorEastAsia" w:hint="eastAsia"/>
          <w:szCs w:val="28"/>
        </w:rPr>
      </w:pPr>
      <w:bookmarkStart w:id="85" w:name="_Toc197435537"/>
      <w:r>
        <w:rPr>
          <w:rFonts w:hint="eastAsia"/>
        </w:rPr>
        <w:t>第一节</w:t>
      </w:r>
      <w:r>
        <w:rPr>
          <w:rFonts w:hint="eastAsia"/>
        </w:rPr>
        <w:t xml:space="preserve"> </w:t>
      </w:r>
      <w:r>
        <w:rPr>
          <w:rFonts w:hint="eastAsia"/>
        </w:rPr>
        <w:t>团队绩效考核</w:t>
      </w:r>
      <w:bookmarkEnd w:id="85"/>
    </w:p>
    <w:p w14:paraId="66E6B40B" w14:textId="77777777" w:rsidR="00910F0E" w:rsidRDefault="00000000">
      <w:pPr>
        <w:ind w:firstLine="42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研发绩效管理采用年度责任状、季度OKR和月度OKR团队绩效管理机制，将团队目标按计划分解和跟踪。</w:t>
      </w:r>
    </w:p>
    <w:p w14:paraId="3B95EB55" w14:textId="77777777" w:rsidR="00910F0E" w:rsidRDefault="00000000">
      <w:pPr>
        <w:ind w:firstLine="42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hint="eastAsia"/>
          <w:color w:val="2C2C36"/>
          <w:sz w:val="28"/>
          <w:szCs w:val="28"/>
          <w:shd w:val="clear" w:color="auto" w:fill="FFFFFF"/>
        </w:rPr>
        <w:t>OKR制定一般要求每项目标（O）中设置3-5个定量的衡量标准（KR），以评估目标是否完成。目标（O）要以工作任务和计划为数据来源，关键结果（KR）应当是明确的、有时限的，并且是有输出物的，可以衡量的。</w:t>
      </w:r>
    </w:p>
    <w:p w14:paraId="0171E47D" w14:textId="77777777" w:rsidR="00910F0E" w:rsidRDefault="00000000">
      <w:pPr>
        <w:pStyle w:val="af2"/>
        <w:numPr>
          <w:ilvl w:val="0"/>
          <w:numId w:val="9"/>
        </w:numPr>
        <w:ind w:firstLineChars="0"/>
      </w:pPr>
      <w:r>
        <w:rPr>
          <w:rFonts w:asciiTheme="minorEastAsia" w:hAnsiTheme="minorEastAsia" w:cstheme="minorEastAsia" w:hint="eastAsia"/>
          <w:sz w:val="28"/>
          <w:szCs w:val="28"/>
        </w:rPr>
        <w:t>年度责任状：围绕“产线六条”原则，事业部审核并下发的</w:t>
      </w:r>
      <w:proofErr w:type="gramStart"/>
      <w:r>
        <w:rPr>
          <w:rFonts w:asciiTheme="minorEastAsia" w:hAnsiTheme="minorEastAsia" w:cstheme="minorEastAsia" w:hint="eastAsia"/>
          <w:sz w:val="28"/>
          <w:szCs w:val="28"/>
        </w:rPr>
        <w:t>各产线年度</w:t>
      </w:r>
      <w:proofErr w:type="gramEnd"/>
      <w:r>
        <w:rPr>
          <w:rFonts w:asciiTheme="minorEastAsia" w:hAnsiTheme="minorEastAsia" w:cstheme="minorEastAsia" w:hint="eastAsia"/>
          <w:sz w:val="28"/>
          <w:szCs w:val="28"/>
        </w:rPr>
        <w:t>目标，使用公司级《年度责任状》统一模板。</w:t>
      </w:r>
      <w:r>
        <w:rPr>
          <w:rFonts w:hint="eastAsia"/>
        </w:rPr>
        <w:t xml:space="preserve"> </w:t>
      </w:r>
    </w:p>
    <w:p w14:paraId="09574344" w14:textId="77777777" w:rsidR="00910F0E" w:rsidRDefault="00000000">
      <w:pPr>
        <w:pStyle w:val="af2"/>
        <w:numPr>
          <w:ilvl w:val="0"/>
          <w:numId w:val="9"/>
        </w:numPr>
        <w:ind w:firstLineChars="0"/>
      </w:pPr>
      <w:r>
        <w:rPr>
          <w:rFonts w:asciiTheme="minorEastAsia" w:hAnsiTheme="minorEastAsia" w:cstheme="minorEastAsia" w:hint="eastAsia"/>
          <w:sz w:val="28"/>
          <w:szCs w:val="28"/>
        </w:rPr>
        <w:t>季度OKR：依据</w:t>
      </w:r>
      <w:proofErr w:type="gramStart"/>
      <w:r>
        <w:rPr>
          <w:rFonts w:asciiTheme="minorEastAsia" w:hAnsiTheme="minorEastAsia" w:cstheme="minorEastAsia" w:hint="eastAsia"/>
          <w:sz w:val="28"/>
          <w:szCs w:val="28"/>
        </w:rPr>
        <w:t>各产线《年度责任状》</w:t>
      </w:r>
      <w:proofErr w:type="gramEnd"/>
      <w:r>
        <w:rPr>
          <w:rFonts w:asciiTheme="minorEastAsia" w:hAnsiTheme="minorEastAsia" w:cstheme="minorEastAsia" w:hint="eastAsia"/>
          <w:sz w:val="28"/>
          <w:szCs w:val="28"/>
        </w:rPr>
        <w:t>要求，</w:t>
      </w:r>
      <w:proofErr w:type="gramStart"/>
      <w:r>
        <w:rPr>
          <w:rFonts w:asciiTheme="minorEastAsia" w:hAnsiTheme="minorEastAsia" w:cstheme="minorEastAsia" w:hint="eastAsia"/>
          <w:sz w:val="28"/>
          <w:szCs w:val="28"/>
        </w:rPr>
        <w:t>由产线负责人</w:t>
      </w:r>
      <w:proofErr w:type="gramEnd"/>
      <w:r>
        <w:rPr>
          <w:rFonts w:asciiTheme="minorEastAsia" w:hAnsiTheme="minorEastAsia" w:cstheme="minorEastAsia" w:hint="eastAsia"/>
          <w:sz w:val="28"/>
          <w:szCs w:val="28"/>
        </w:rPr>
        <w:t>编写并报送事业部领导审核通过，参考模板《OKR模板》</w:t>
      </w:r>
    </w:p>
    <w:p w14:paraId="73BC2F7D" w14:textId="77777777" w:rsidR="00910F0E" w:rsidRDefault="00000000">
      <w:pPr>
        <w:pStyle w:val="af2"/>
        <w:numPr>
          <w:ilvl w:val="0"/>
          <w:numId w:val="9"/>
        </w:numPr>
        <w:ind w:firstLineChars="0"/>
      </w:pPr>
      <w:r>
        <w:rPr>
          <w:rFonts w:asciiTheme="minorEastAsia" w:hAnsiTheme="minorEastAsia" w:cstheme="minorEastAsia" w:hint="eastAsia"/>
          <w:sz w:val="28"/>
          <w:szCs w:val="28"/>
        </w:rPr>
        <w:t>月度OKR：依据</w:t>
      </w:r>
      <w:proofErr w:type="gramStart"/>
      <w:r>
        <w:rPr>
          <w:rFonts w:asciiTheme="minorEastAsia" w:hAnsiTheme="minorEastAsia" w:cstheme="minorEastAsia" w:hint="eastAsia"/>
          <w:sz w:val="28"/>
          <w:szCs w:val="28"/>
        </w:rPr>
        <w:t>各产线《季度OKR》</w:t>
      </w:r>
      <w:proofErr w:type="gramEnd"/>
      <w:r>
        <w:rPr>
          <w:rFonts w:asciiTheme="minorEastAsia" w:hAnsiTheme="minorEastAsia" w:cstheme="minorEastAsia" w:hint="eastAsia"/>
          <w:sz w:val="28"/>
          <w:szCs w:val="28"/>
        </w:rPr>
        <w:t>要求，</w:t>
      </w:r>
      <w:proofErr w:type="gramStart"/>
      <w:r>
        <w:rPr>
          <w:rFonts w:asciiTheme="minorEastAsia" w:hAnsiTheme="minorEastAsia" w:cstheme="minorEastAsia" w:hint="eastAsia"/>
          <w:sz w:val="28"/>
          <w:szCs w:val="28"/>
        </w:rPr>
        <w:t>由产线负责人</w:t>
      </w:r>
      <w:proofErr w:type="gramEnd"/>
      <w:r>
        <w:rPr>
          <w:rFonts w:asciiTheme="minorEastAsia" w:hAnsiTheme="minorEastAsia" w:cstheme="minorEastAsia" w:hint="eastAsia"/>
          <w:sz w:val="28"/>
          <w:szCs w:val="28"/>
        </w:rPr>
        <w:t>编写和跟踪。</w:t>
      </w:r>
    </w:p>
    <w:p w14:paraId="1576C510" w14:textId="77777777" w:rsidR="00910F0E" w:rsidRDefault="00000000">
      <w:pPr>
        <w:ind w:firstLineChars="200" w:firstLine="560"/>
        <w:rPr>
          <w:rFonts w:asciiTheme="minorEastAsia" w:hAnsiTheme="minorEastAsia" w:cstheme="minorEastAsia" w:hint="eastAsia"/>
          <w:color w:val="2C2C36"/>
          <w:sz w:val="28"/>
          <w:szCs w:val="28"/>
          <w:shd w:val="clear" w:color="auto" w:fill="FFFFFF"/>
        </w:rPr>
      </w:pPr>
      <w:r>
        <w:rPr>
          <w:rFonts w:asciiTheme="minorEastAsia" w:hAnsiTheme="minorEastAsia" w:cstheme="minorEastAsia"/>
          <w:color w:val="2C2C36"/>
          <w:sz w:val="28"/>
          <w:szCs w:val="28"/>
          <w:shd w:val="clear" w:color="auto" w:fill="FFFFFF"/>
        </w:rPr>
        <w:object w:dxaOrig="1500" w:dyaOrig="1040" w14:anchorId="04126C20">
          <v:shape id="_x0000_i1032" type="#_x0000_t75" style="width:75pt;height:52.2pt" o:ole="">
            <v:imagedata r:id="rId31" o:title=""/>
          </v:shape>
          <o:OLEObject Type="Embed" ProgID="Excel.Sheet.12" ShapeID="_x0000_i1032" DrawAspect="Icon" ObjectID="_1808760400" r:id="rId32"/>
        </w:object>
      </w:r>
    </w:p>
    <w:p w14:paraId="0872AF3D" w14:textId="77777777" w:rsidR="00910F0E" w:rsidRDefault="00000000">
      <w:pPr>
        <w:pStyle w:val="2"/>
        <w:rPr>
          <w:rFonts w:asciiTheme="minorEastAsia" w:eastAsiaTheme="minorEastAsia" w:hAnsiTheme="minorEastAsia" w:cstheme="minorEastAsia" w:hint="eastAsia"/>
          <w:szCs w:val="28"/>
        </w:rPr>
      </w:pPr>
      <w:bookmarkStart w:id="86" w:name="_Toc197435538"/>
      <w:r>
        <w:rPr>
          <w:rFonts w:hint="eastAsia"/>
        </w:rPr>
        <w:lastRenderedPageBreak/>
        <w:t>第二节</w:t>
      </w:r>
      <w:r>
        <w:rPr>
          <w:rFonts w:hint="eastAsia"/>
        </w:rPr>
        <w:t xml:space="preserve"> </w:t>
      </w:r>
      <w:r>
        <w:rPr>
          <w:rFonts w:hint="eastAsia"/>
        </w:rPr>
        <w:t>个人绩效考核</w:t>
      </w:r>
      <w:bookmarkEnd w:id="86"/>
    </w:p>
    <w:p w14:paraId="32B96205"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遵守《网安事业部员工绩效评价细则（2023年管理第2号文）》要求执行月度KPI考核评定；在一个年度考核期内，绩效评价结果累计2次得C+以下或者累计1次得C以下的或者1次为D以下的，视为不能胜任工作，根据《劳动合同法》的相关规定进行处理。</w:t>
      </w:r>
    </w:p>
    <w:p w14:paraId="0CF22FC3"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sz w:val="28"/>
          <w:szCs w:val="28"/>
        </w:rPr>
        <w:object w:dxaOrig="1513" w:dyaOrig="1040" w14:anchorId="51CAA898">
          <v:shape id="_x0000_i1033" type="#_x0000_t75" style="width:75.6pt;height:52.2pt" o:ole="">
            <v:imagedata r:id="rId33" o:title=""/>
          </v:shape>
          <o:OLEObject Type="Embed" ProgID="Package" ShapeID="_x0000_i1033" DrawAspect="Icon" ObjectID="_1808760401" r:id="rId34"/>
        </w:object>
      </w:r>
    </w:p>
    <w:p w14:paraId="421F0C6E" w14:textId="77777777" w:rsidR="00910F0E" w:rsidRDefault="00000000">
      <w:pPr>
        <w:pStyle w:val="1"/>
      </w:pPr>
      <w:bookmarkStart w:id="87" w:name="_Toc197435539"/>
      <w:r>
        <w:rPr>
          <w:rFonts w:hint="eastAsia"/>
        </w:rPr>
        <w:t>第六章</w:t>
      </w:r>
      <w:r>
        <w:rPr>
          <w:rFonts w:hint="eastAsia"/>
        </w:rPr>
        <w:t xml:space="preserve"> </w:t>
      </w:r>
      <w:r>
        <w:rPr>
          <w:rFonts w:hint="eastAsia"/>
        </w:rPr>
        <w:t>汇报管理要求</w:t>
      </w:r>
      <w:bookmarkEnd w:id="87"/>
    </w:p>
    <w:p w14:paraId="3C2CA177" w14:textId="77777777" w:rsidR="00910F0E" w:rsidRDefault="00000000">
      <w:pPr>
        <w:pStyle w:val="2"/>
      </w:pPr>
      <w:bookmarkStart w:id="88" w:name="_Toc197435540"/>
      <w:r>
        <w:rPr>
          <w:rFonts w:hint="eastAsia"/>
        </w:rPr>
        <w:t>第一节</w:t>
      </w:r>
      <w:r>
        <w:rPr>
          <w:rFonts w:hint="eastAsia"/>
        </w:rPr>
        <w:t xml:space="preserve"> </w:t>
      </w:r>
      <w:r>
        <w:rPr>
          <w:rFonts w:hint="eastAsia"/>
        </w:rPr>
        <w:t>日常汇报要求</w:t>
      </w:r>
      <w:bookmarkEnd w:id="88"/>
    </w:p>
    <w:p w14:paraId="173B3357" w14:textId="77777777" w:rsidR="00910F0E" w:rsidRDefault="00000000">
      <w:pPr>
        <w:pStyle w:val="af2"/>
        <w:numPr>
          <w:ilvl w:val="0"/>
          <w:numId w:val="10"/>
        </w:numPr>
        <w:spacing w:line="360" w:lineRule="auto"/>
        <w:ind w:firstLineChars="0"/>
        <w:rPr>
          <w:rFonts w:asciiTheme="minorEastAsia" w:hAnsiTheme="minorEastAsia" w:cstheme="minorEastAsia" w:hint="eastAsia"/>
          <w:sz w:val="28"/>
          <w:szCs w:val="28"/>
        </w:rPr>
      </w:pPr>
      <w:r>
        <w:rPr>
          <w:rFonts w:asciiTheme="minorEastAsia" w:hAnsiTheme="minorEastAsia" w:cstheme="minorEastAsia" w:hint="eastAsia"/>
          <w:sz w:val="28"/>
          <w:szCs w:val="28"/>
        </w:rPr>
        <w:t>日报：员工应每日</w:t>
      </w:r>
      <w:proofErr w:type="gramStart"/>
      <w:r>
        <w:rPr>
          <w:rFonts w:asciiTheme="minorEastAsia" w:hAnsiTheme="minorEastAsia" w:cstheme="minorEastAsia" w:hint="eastAsia"/>
          <w:sz w:val="28"/>
          <w:szCs w:val="28"/>
        </w:rPr>
        <w:t>在禅道平台</w:t>
      </w:r>
      <w:proofErr w:type="gramEnd"/>
      <w:r>
        <w:rPr>
          <w:rFonts w:asciiTheme="minorEastAsia" w:hAnsiTheme="minorEastAsia" w:cstheme="minorEastAsia" w:hint="eastAsia"/>
          <w:sz w:val="28"/>
          <w:szCs w:val="28"/>
        </w:rPr>
        <w:t>中进行工作如实报工，延迟超过3天未报工视为无工作内容。</w:t>
      </w:r>
    </w:p>
    <w:p w14:paraId="552D53AA" w14:textId="77777777" w:rsidR="00910F0E" w:rsidRDefault="00000000">
      <w:pPr>
        <w:pStyle w:val="af2"/>
        <w:numPr>
          <w:ilvl w:val="0"/>
          <w:numId w:val="10"/>
        </w:numPr>
        <w:spacing w:line="360" w:lineRule="auto"/>
        <w:ind w:firstLineChars="0"/>
        <w:rPr>
          <w:rFonts w:asciiTheme="minorEastAsia" w:hAnsiTheme="minorEastAsia" w:cstheme="minorEastAsia" w:hint="eastAsia"/>
          <w:sz w:val="28"/>
          <w:szCs w:val="28"/>
        </w:rPr>
      </w:pPr>
      <w:r>
        <w:rPr>
          <w:rFonts w:asciiTheme="minorEastAsia" w:hAnsiTheme="minorEastAsia" w:cstheme="minorEastAsia" w:hint="eastAsia"/>
          <w:sz w:val="28"/>
          <w:szCs w:val="28"/>
        </w:rPr>
        <w:t>周报：产品线负责人应根据事业部周报模板每</w:t>
      </w:r>
      <w:proofErr w:type="gramStart"/>
      <w:r>
        <w:rPr>
          <w:rFonts w:asciiTheme="minorEastAsia" w:hAnsiTheme="minorEastAsia" w:cstheme="minorEastAsia" w:hint="eastAsia"/>
          <w:sz w:val="28"/>
          <w:szCs w:val="28"/>
        </w:rPr>
        <w:t>周及时提交产线</w:t>
      </w:r>
      <w:proofErr w:type="gramEnd"/>
      <w:r>
        <w:rPr>
          <w:rFonts w:asciiTheme="minorEastAsia" w:hAnsiTheme="minorEastAsia" w:cstheme="minorEastAsia" w:hint="eastAsia"/>
          <w:sz w:val="28"/>
          <w:szCs w:val="28"/>
        </w:rPr>
        <w:t>工作情况汇报。</w:t>
      </w:r>
    </w:p>
    <w:p w14:paraId="46EF9067" w14:textId="77777777" w:rsidR="00910F0E" w:rsidRDefault="00000000">
      <w:pPr>
        <w:pStyle w:val="af2"/>
        <w:numPr>
          <w:ilvl w:val="0"/>
          <w:numId w:val="10"/>
        </w:numPr>
        <w:spacing w:line="360" w:lineRule="auto"/>
        <w:ind w:firstLineChars="0"/>
        <w:rPr>
          <w:rFonts w:asciiTheme="minorEastAsia" w:hAnsiTheme="minorEastAsia" w:cstheme="minorEastAsia" w:hint="eastAsia"/>
          <w:sz w:val="28"/>
          <w:szCs w:val="28"/>
        </w:rPr>
      </w:pPr>
      <w:r>
        <w:rPr>
          <w:rFonts w:asciiTheme="minorEastAsia" w:hAnsiTheme="minorEastAsia" w:cstheme="minorEastAsia" w:hint="eastAsia"/>
          <w:sz w:val="28"/>
          <w:szCs w:val="28"/>
        </w:rPr>
        <w:t>运营月报：质量管理组负责人应于每月初及时提供</w:t>
      </w:r>
      <w:proofErr w:type="gramStart"/>
      <w:r>
        <w:rPr>
          <w:rFonts w:asciiTheme="minorEastAsia" w:hAnsiTheme="minorEastAsia" w:cstheme="minorEastAsia" w:hint="eastAsia"/>
          <w:sz w:val="28"/>
          <w:szCs w:val="28"/>
        </w:rPr>
        <w:t>各产线运营</w:t>
      </w:r>
      <w:proofErr w:type="gramEnd"/>
      <w:r>
        <w:rPr>
          <w:rFonts w:asciiTheme="minorEastAsia" w:hAnsiTheme="minorEastAsia" w:cstheme="minorEastAsia" w:hint="eastAsia"/>
          <w:sz w:val="28"/>
          <w:szCs w:val="28"/>
        </w:rPr>
        <w:t>指标汇报。</w:t>
      </w:r>
    </w:p>
    <w:p w14:paraId="6F838B9E" w14:textId="77777777" w:rsidR="00910F0E" w:rsidRDefault="00000000">
      <w:pPr>
        <w:pStyle w:val="2"/>
      </w:pPr>
      <w:bookmarkStart w:id="89" w:name="_Toc197435541"/>
      <w:r>
        <w:rPr>
          <w:rFonts w:hint="eastAsia"/>
        </w:rPr>
        <w:t>第二节</w:t>
      </w:r>
      <w:r>
        <w:rPr>
          <w:rFonts w:hint="eastAsia"/>
        </w:rPr>
        <w:t xml:space="preserve"> </w:t>
      </w:r>
      <w:r>
        <w:rPr>
          <w:rFonts w:hint="eastAsia"/>
        </w:rPr>
        <w:t>个人年终总结要求</w:t>
      </w:r>
      <w:bookmarkEnd w:id="89"/>
    </w:p>
    <w:p w14:paraId="24902230"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研发人员年底述职是对其一年工作的总结和回顾，也是向上级展示个人贡献、团队合作成果以及未来规划的重要机会。应确保述职报告既全面又具有说服力，</w:t>
      </w:r>
      <w:proofErr w:type="gramStart"/>
      <w:r>
        <w:rPr>
          <w:rFonts w:asciiTheme="minorEastAsia" w:hAnsiTheme="minorEastAsia" w:cstheme="minorEastAsia" w:hint="eastAsia"/>
          <w:sz w:val="28"/>
          <w:szCs w:val="28"/>
        </w:rPr>
        <w:t>在产线六条</w:t>
      </w:r>
      <w:proofErr w:type="gramEnd"/>
      <w:r>
        <w:rPr>
          <w:rFonts w:asciiTheme="minorEastAsia" w:hAnsiTheme="minorEastAsia" w:cstheme="minorEastAsia" w:hint="eastAsia"/>
          <w:sz w:val="28"/>
          <w:szCs w:val="28"/>
        </w:rPr>
        <w:t>的框架下，清晰地描述每项工作</w:t>
      </w:r>
      <w:r>
        <w:rPr>
          <w:rFonts w:asciiTheme="minorEastAsia" w:hAnsiTheme="minorEastAsia" w:cstheme="minorEastAsia" w:hint="eastAsia"/>
          <w:sz w:val="28"/>
          <w:szCs w:val="28"/>
        </w:rPr>
        <w:lastRenderedPageBreak/>
        <w:t>成果。例如：</w:t>
      </w:r>
    </w:p>
    <w:p w14:paraId="487C5398"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项目进度：概述承担的主要项目及其进展情况，是否按时或提前完成项目验收。</w:t>
      </w:r>
    </w:p>
    <w:p w14:paraId="649FC4FC"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工作量：描述处理的工作量，比如参与的项目数量、代码行数、bug率及解决率等，用具体数据支撑。</w:t>
      </w:r>
    </w:p>
    <w:p w14:paraId="6054DE6C"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流程优化：如果有参与改进工作流程或开发工具，说明这些改进如何提高了团队的整体效率。</w:t>
      </w:r>
    </w:p>
    <w:p w14:paraId="32E5BE23"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技术创新：描述参与过的技术突破或创新点，是否对公司产品或服务产生正面影响。</w:t>
      </w:r>
    </w:p>
    <w:p w14:paraId="32BC0395"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奖项荣誉：个人或协助用户获得了哪些行业内的奖项、专利或是发表过论文，都应该提到。</w:t>
      </w:r>
    </w:p>
    <w:p w14:paraId="71E22DD0"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客户反馈：如果有来自客户的正面评价或成功案例，这将是对成绩的有力证明。</w:t>
      </w:r>
    </w:p>
    <w:p w14:paraId="0D0477BB"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团队贡献：描述在团队协作中的贡献，比如如何帮助同事解决问题、促进团队合作等。</w:t>
      </w:r>
    </w:p>
    <w:p w14:paraId="7F71FB73"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遇到的挑战：讨论工作中遇到的困难和挑战，以及是如何克服这些障碍的。</w:t>
      </w:r>
    </w:p>
    <w:p w14:paraId="52C865A9"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未完成事项：列出未能按计划完成的任务，分析原因，并提出后续解决方案。</w:t>
      </w:r>
    </w:p>
    <w:p w14:paraId="6CF0DA09"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改进建议：基于过去的经验，提出对未来工作流程等方面的改进建议。</w:t>
      </w:r>
    </w:p>
    <w:p w14:paraId="6EE97CB5"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三件满意的事及三件不满意的事等，包括但不限于上述各项内容。</w:t>
      </w:r>
    </w:p>
    <w:p w14:paraId="0E622C42" w14:textId="77777777" w:rsidR="00910F0E" w:rsidRDefault="00000000">
      <w:pPr>
        <w:pStyle w:val="1"/>
        <w:rPr>
          <w:rFonts w:asciiTheme="minorEastAsia" w:hAnsiTheme="minorEastAsia" w:cstheme="minorEastAsia" w:hint="eastAsia"/>
          <w:szCs w:val="28"/>
        </w:rPr>
      </w:pPr>
      <w:bookmarkStart w:id="90" w:name="_Toc197435542"/>
      <w:r>
        <w:rPr>
          <w:rFonts w:hint="eastAsia"/>
        </w:rPr>
        <w:lastRenderedPageBreak/>
        <w:t>附录</w:t>
      </w:r>
      <w:r>
        <w:rPr>
          <w:rFonts w:hint="eastAsia"/>
        </w:rPr>
        <w:t xml:space="preserve"> </w:t>
      </w:r>
      <w:r>
        <w:rPr>
          <w:rFonts w:hint="eastAsia"/>
        </w:rPr>
        <w:t>常见风险</w:t>
      </w:r>
      <w:bookmarkEnd w:id="90"/>
    </w:p>
    <w:p w14:paraId="6748A73B"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1、研发过程交付风险：研发过程中遇到</w:t>
      </w:r>
      <w:r>
        <w:rPr>
          <w:rFonts w:asciiTheme="minorEastAsia" w:hAnsiTheme="minorEastAsia" w:cstheme="minorEastAsia" w:hint="eastAsia"/>
          <w:b/>
          <w:bCs/>
          <w:sz w:val="28"/>
          <w:szCs w:val="28"/>
        </w:rPr>
        <w:t>需求变更频繁</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由于现场与用户沟通不顺畅导致需求理解偏差</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由于各种原因导致需求无法按时交付等</w:t>
      </w:r>
      <w:r>
        <w:rPr>
          <w:rFonts w:asciiTheme="minorEastAsia" w:hAnsiTheme="minorEastAsia" w:cstheme="minorEastAsia" w:hint="eastAsia"/>
          <w:sz w:val="28"/>
          <w:szCs w:val="28"/>
        </w:rPr>
        <w:t>情况。</w:t>
      </w:r>
    </w:p>
    <w:p w14:paraId="694478AB"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2、日常运维风险：与现场对接过程中，遇到</w:t>
      </w:r>
      <w:r>
        <w:rPr>
          <w:rFonts w:asciiTheme="minorEastAsia" w:hAnsiTheme="minorEastAsia" w:cstheme="minorEastAsia" w:hint="eastAsia"/>
          <w:b/>
          <w:bCs/>
          <w:sz w:val="28"/>
          <w:szCs w:val="28"/>
        </w:rPr>
        <w:t>其因操作不当导致项目无法正常运行</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上报保障不及时</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服务器故障</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数据丢失等</w:t>
      </w:r>
      <w:r>
        <w:rPr>
          <w:rFonts w:asciiTheme="minorEastAsia" w:hAnsiTheme="minorEastAsia" w:cstheme="minorEastAsia" w:hint="eastAsia"/>
          <w:sz w:val="28"/>
          <w:szCs w:val="28"/>
        </w:rPr>
        <w:t>情况。</w:t>
      </w:r>
    </w:p>
    <w:p w14:paraId="02D62A17"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3、迎</w:t>
      </w:r>
      <w:proofErr w:type="gramStart"/>
      <w:r>
        <w:rPr>
          <w:rFonts w:asciiTheme="minorEastAsia" w:hAnsiTheme="minorEastAsia" w:cstheme="minorEastAsia" w:hint="eastAsia"/>
          <w:sz w:val="28"/>
          <w:szCs w:val="28"/>
        </w:rPr>
        <w:t>检考核</w:t>
      </w:r>
      <w:proofErr w:type="gramEnd"/>
      <w:r>
        <w:rPr>
          <w:rFonts w:asciiTheme="minorEastAsia" w:hAnsiTheme="minorEastAsia" w:cstheme="minorEastAsia" w:hint="eastAsia"/>
          <w:sz w:val="28"/>
          <w:szCs w:val="28"/>
        </w:rPr>
        <w:t>风险：迎检准备过程中遇到</w:t>
      </w:r>
      <w:r>
        <w:rPr>
          <w:rFonts w:asciiTheme="minorEastAsia" w:hAnsiTheme="minorEastAsia" w:cstheme="minorEastAsia" w:hint="eastAsia"/>
          <w:b/>
          <w:bCs/>
          <w:sz w:val="28"/>
          <w:szCs w:val="28"/>
        </w:rPr>
        <w:t>现场准备不足且未按</w:t>
      </w:r>
      <w:proofErr w:type="gramStart"/>
      <w:r>
        <w:rPr>
          <w:rFonts w:asciiTheme="minorEastAsia" w:hAnsiTheme="minorEastAsia" w:cstheme="minorEastAsia" w:hint="eastAsia"/>
          <w:b/>
          <w:bCs/>
          <w:sz w:val="28"/>
          <w:szCs w:val="28"/>
        </w:rPr>
        <w:t>产线指导</w:t>
      </w:r>
      <w:proofErr w:type="gramEnd"/>
      <w:r>
        <w:rPr>
          <w:rFonts w:asciiTheme="minorEastAsia" w:hAnsiTheme="minorEastAsia" w:cstheme="minorEastAsia" w:hint="eastAsia"/>
          <w:b/>
          <w:bCs/>
          <w:sz w:val="28"/>
          <w:szCs w:val="28"/>
        </w:rPr>
        <w:t>进行操作</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未及时整改</w:t>
      </w:r>
      <w:r>
        <w:rPr>
          <w:rFonts w:asciiTheme="minorEastAsia" w:hAnsiTheme="minorEastAsia" w:cstheme="minorEastAsia" w:hint="eastAsia"/>
          <w:sz w:val="28"/>
          <w:szCs w:val="28"/>
        </w:rPr>
        <w:t>、</w:t>
      </w:r>
      <w:r>
        <w:rPr>
          <w:rFonts w:asciiTheme="minorEastAsia" w:hAnsiTheme="minorEastAsia" w:cstheme="minorEastAsia" w:hint="eastAsia"/>
          <w:b/>
          <w:bCs/>
          <w:sz w:val="28"/>
          <w:szCs w:val="28"/>
        </w:rPr>
        <w:t>未及时反馈问题等</w:t>
      </w:r>
      <w:r>
        <w:rPr>
          <w:rFonts w:asciiTheme="minorEastAsia" w:hAnsiTheme="minorEastAsia" w:cstheme="minorEastAsia" w:hint="eastAsia"/>
          <w:sz w:val="28"/>
          <w:szCs w:val="28"/>
        </w:rPr>
        <w:t>情况。</w:t>
      </w:r>
    </w:p>
    <w:p w14:paraId="6D197265" w14:textId="77777777" w:rsidR="00910F0E" w:rsidRDefault="00000000">
      <w:pPr>
        <w:ind w:firstLineChars="200" w:firstLine="560"/>
        <w:rPr>
          <w:rFonts w:asciiTheme="minorEastAsia" w:hAnsiTheme="minorEastAsia" w:cstheme="minorEastAsia" w:hint="eastAsia"/>
          <w:sz w:val="28"/>
          <w:szCs w:val="28"/>
        </w:rPr>
      </w:pPr>
      <w:r>
        <w:rPr>
          <w:rFonts w:asciiTheme="minorEastAsia" w:hAnsiTheme="minorEastAsia" w:cstheme="minorEastAsia" w:hint="eastAsia"/>
          <w:sz w:val="28"/>
          <w:szCs w:val="28"/>
        </w:rPr>
        <w:t>4、验收风险：</w:t>
      </w:r>
      <w:r>
        <w:rPr>
          <w:rFonts w:asciiTheme="minorEastAsia" w:hAnsiTheme="minorEastAsia" w:cstheme="minorEastAsia" w:hint="eastAsia"/>
          <w:b/>
          <w:bCs/>
          <w:sz w:val="28"/>
          <w:szCs w:val="28"/>
        </w:rPr>
        <w:t>由于各种原因导致项目无法在六/七个月内完成初验，十三个月内完成终验</w:t>
      </w:r>
      <w:r>
        <w:rPr>
          <w:rFonts w:asciiTheme="minorEastAsia" w:hAnsiTheme="minorEastAsia" w:cstheme="minorEastAsia" w:hint="eastAsia"/>
          <w:sz w:val="28"/>
          <w:szCs w:val="28"/>
        </w:rPr>
        <w:t>。</w:t>
      </w:r>
    </w:p>
    <w:sectPr w:rsidR="00910F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A9453" w14:textId="77777777" w:rsidR="00982CDD" w:rsidRDefault="00982CDD" w:rsidP="00CD3620">
      <w:r>
        <w:separator/>
      </w:r>
    </w:p>
  </w:endnote>
  <w:endnote w:type="continuationSeparator" w:id="0">
    <w:p w14:paraId="6175F511" w14:textId="77777777" w:rsidR="00982CDD" w:rsidRDefault="00982CDD" w:rsidP="00CD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2576E" w14:textId="77777777" w:rsidR="00982CDD" w:rsidRDefault="00982CDD" w:rsidP="00CD3620">
      <w:r>
        <w:separator/>
      </w:r>
    </w:p>
  </w:footnote>
  <w:footnote w:type="continuationSeparator" w:id="0">
    <w:p w14:paraId="07BE90A7" w14:textId="77777777" w:rsidR="00982CDD" w:rsidRDefault="00982CDD" w:rsidP="00CD3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148FC0"/>
    <w:multiLevelType w:val="singleLevel"/>
    <w:tmpl w:val="AC148FC0"/>
    <w:lvl w:ilvl="0">
      <w:start w:val="1"/>
      <w:numFmt w:val="decimal"/>
      <w:suff w:val="nothing"/>
      <w:lvlText w:val="%1、"/>
      <w:lvlJc w:val="left"/>
    </w:lvl>
  </w:abstractNum>
  <w:abstractNum w:abstractNumId="1" w15:restartNumberingAfterBreak="0">
    <w:nsid w:val="AD74485A"/>
    <w:multiLevelType w:val="singleLevel"/>
    <w:tmpl w:val="AD74485A"/>
    <w:lvl w:ilvl="0">
      <w:start w:val="1"/>
      <w:numFmt w:val="decimal"/>
      <w:suff w:val="nothing"/>
      <w:lvlText w:val="%1、"/>
      <w:lvlJc w:val="left"/>
    </w:lvl>
  </w:abstractNum>
  <w:abstractNum w:abstractNumId="2" w15:restartNumberingAfterBreak="0">
    <w:nsid w:val="C7EFA215"/>
    <w:multiLevelType w:val="singleLevel"/>
    <w:tmpl w:val="C7EFA215"/>
    <w:lvl w:ilvl="0">
      <w:start w:val="1"/>
      <w:numFmt w:val="decimal"/>
      <w:suff w:val="nothing"/>
      <w:lvlText w:val="%1、"/>
      <w:lvlJc w:val="left"/>
    </w:lvl>
  </w:abstractNum>
  <w:abstractNum w:abstractNumId="3" w15:restartNumberingAfterBreak="0">
    <w:nsid w:val="CB70247E"/>
    <w:multiLevelType w:val="singleLevel"/>
    <w:tmpl w:val="CB70247E"/>
    <w:lvl w:ilvl="0">
      <w:start w:val="1"/>
      <w:numFmt w:val="decimal"/>
      <w:suff w:val="nothing"/>
      <w:lvlText w:val="%1、"/>
      <w:lvlJc w:val="left"/>
    </w:lvl>
  </w:abstractNum>
  <w:abstractNum w:abstractNumId="4" w15:restartNumberingAfterBreak="0">
    <w:nsid w:val="F948C59F"/>
    <w:multiLevelType w:val="singleLevel"/>
    <w:tmpl w:val="F948C59F"/>
    <w:lvl w:ilvl="0">
      <w:start w:val="1"/>
      <w:numFmt w:val="decimal"/>
      <w:suff w:val="nothing"/>
      <w:lvlText w:val="%1、"/>
      <w:lvlJc w:val="left"/>
    </w:lvl>
  </w:abstractNum>
  <w:abstractNum w:abstractNumId="5" w15:restartNumberingAfterBreak="0">
    <w:nsid w:val="2576C05F"/>
    <w:multiLevelType w:val="singleLevel"/>
    <w:tmpl w:val="2576C05F"/>
    <w:lvl w:ilvl="0">
      <w:start w:val="1"/>
      <w:numFmt w:val="decimal"/>
      <w:suff w:val="nothing"/>
      <w:lvlText w:val="%1、"/>
      <w:lvlJc w:val="left"/>
    </w:lvl>
  </w:abstractNum>
  <w:abstractNum w:abstractNumId="6" w15:restartNumberingAfterBreak="0">
    <w:nsid w:val="37625D9B"/>
    <w:multiLevelType w:val="multilevel"/>
    <w:tmpl w:val="37625D9B"/>
    <w:lvl w:ilvl="0">
      <w:start w:val="1"/>
      <w:numFmt w:val="decimal"/>
      <w:lvlText w:val="（%1）"/>
      <w:lvlJc w:val="left"/>
      <w:pPr>
        <w:ind w:left="1140" w:hanging="720"/>
      </w:pPr>
      <w:rPr>
        <w:rFonts w:hint="default"/>
        <w:color w:val="FF0000"/>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4D376AC7"/>
    <w:multiLevelType w:val="multilevel"/>
    <w:tmpl w:val="4D376AC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5C502A61"/>
    <w:multiLevelType w:val="multilevel"/>
    <w:tmpl w:val="5C502A6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E3B6BCF"/>
    <w:multiLevelType w:val="multilevel"/>
    <w:tmpl w:val="7E3B6BCF"/>
    <w:lvl w:ilvl="0">
      <w:start w:val="1"/>
      <w:numFmt w:val="decimal"/>
      <w:lvlText w:val="（%1）"/>
      <w:lvlJc w:val="left"/>
      <w:pPr>
        <w:ind w:left="1140" w:hanging="720"/>
      </w:pPr>
      <w:rPr>
        <w:rFonts w:hint="default"/>
        <w:color w:val="FF0000"/>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805509192">
    <w:abstractNumId w:val="1"/>
  </w:num>
  <w:num w:numId="2" w16cid:durableId="1724408255">
    <w:abstractNumId w:val="5"/>
  </w:num>
  <w:num w:numId="3" w16cid:durableId="599870993">
    <w:abstractNumId w:val="6"/>
  </w:num>
  <w:num w:numId="4" w16cid:durableId="915669002">
    <w:abstractNumId w:val="9"/>
  </w:num>
  <w:num w:numId="5" w16cid:durableId="569971989">
    <w:abstractNumId w:val="2"/>
  </w:num>
  <w:num w:numId="6" w16cid:durableId="1556744774">
    <w:abstractNumId w:val="3"/>
  </w:num>
  <w:num w:numId="7" w16cid:durableId="125392383">
    <w:abstractNumId w:val="4"/>
  </w:num>
  <w:num w:numId="8" w16cid:durableId="1869414474">
    <w:abstractNumId w:val="0"/>
  </w:num>
  <w:num w:numId="9" w16cid:durableId="778061718">
    <w:abstractNumId w:val="7"/>
  </w:num>
  <w:num w:numId="10" w16cid:durableId="28057753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鹏 杜">
    <w15:presenceInfo w15:providerId="Windows Live" w15:userId="6d74774ac757f5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dhNTQ3MWU3OWQxYTc1YTg1NWE4NmQ2YTUyNzVhNWQifQ=="/>
  </w:docVars>
  <w:rsids>
    <w:rsidRoot w:val="00096AD9"/>
    <w:rsid w:val="00017EEA"/>
    <w:rsid w:val="00022BCC"/>
    <w:rsid w:val="00023AC3"/>
    <w:rsid w:val="000265DF"/>
    <w:rsid w:val="00034AB9"/>
    <w:rsid w:val="000356FA"/>
    <w:rsid w:val="0003717D"/>
    <w:rsid w:val="00051DED"/>
    <w:rsid w:val="00053CB0"/>
    <w:rsid w:val="00054CA2"/>
    <w:rsid w:val="00057C63"/>
    <w:rsid w:val="00075E14"/>
    <w:rsid w:val="00080729"/>
    <w:rsid w:val="00080B9F"/>
    <w:rsid w:val="00096AD9"/>
    <w:rsid w:val="00097901"/>
    <w:rsid w:val="000C3059"/>
    <w:rsid w:val="000D62FB"/>
    <w:rsid w:val="000E720B"/>
    <w:rsid w:val="001118F6"/>
    <w:rsid w:val="0013262B"/>
    <w:rsid w:val="001462E5"/>
    <w:rsid w:val="00146C3E"/>
    <w:rsid w:val="001506FA"/>
    <w:rsid w:val="00152732"/>
    <w:rsid w:val="00160877"/>
    <w:rsid w:val="00167448"/>
    <w:rsid w:val="00175436"/>
    <w:rsid w:val="001765E5"/>
    <w:rsid w:val="00184D5B"/>
    <w:rsid w:val="00186C4B"/>
    <w:rsid w:val="001A7268"/>
    <w:rsid w:val="001B27C2"/>
    <w:rsid w:val="001B2A61"/>
    <w:rsid w:val="001B2F01"/>
    <w:rsid w:val="001C0758"/>
    <w:rsid w:val="001C1E77"/>
    <w:rsid w:val="001C6F2B"/>
    <w:rsid w:val="001E38AA"/>
    <w:rsid w:val="00206CB7"/>
    <w:rsid w:val="00223389"/>
    <w:rsid w:val="0022588A"/>
    <w:rsid w:val="002312D6"/>
    <w:rsid w:val="00250A0B"/>
    <w:rsid w:val="0025633C"/>
    <w:rsid w:val="00256BA5"/>
    <w:rsid w:val="0027704F"/>
    <w:rsid w:val="002854F1"/>
    <w:rsid w:val="002857B1"/>
    <w:rsid w:val="00295C5E"/>
    <w:rsid w:val="002A65A5"/>
    <w:rsid w:val="002B1F4C"/>
    <w:rsid w:val="002B763A"/>
    <w:rsid w:val="002D1CE2"/>
    <w:rsid w:val="002D572E"/>
    <w:rsid w:val="002E0200"/>
    <w:rsid w:val="002E1D6A"/>
    <w:rsid w:val="002F0826"/>
    <w:rsid w:val="002F2854"/>
    <w:rsid w:val="003146FA"/>
    <w:rsid w:val="00320C73"/>
    <w:rsid w:val="003229B0"/>
    <w:rsid w:val="00325616"/>
    <w:rsid w:val="003311B1"/>
    <w:rsid w:val="00342E28"/>
    <w:rsid w:val="003559A8"/>
    <w:rsid w:val="00357897"/>
    <w:rsid w:val="00361A85"/>
    <w:rsid w:val="00374298"/>
    <w:rsid w:val="003815ED"/>
    <w:rsid w:val="0038534F"/>
    <w:rsid w:val="003B26F4"/>
    <w:rsid w:val="003B6C44"/>
    <w:rsid w:val="003B7640"/>
    <w:rsid w:val="003C4419"/>
    <w:rsid w:val="003D076B"/>
    <w:rsid w:val="003E3F20"/>
    <w:rsid w:val="003F2B05"/>
    <w:rsid w:val="003F4E60"/>
    <w:rsid w:val="003F6BE4"/>
    <w:rsid w:val="0040103C"/>
    <w:rsid w:val="00415E60"/>
    <w:rsid w:val="00426528"/>
    <w:rsid w:val="004326C9"/>
    <w:rsid w:val="0043620F"/>
    <w:rsid w:val="00436CA4"/>
    <w:rsid w:val="00441D47"/>
    <w:rsid w:val="004445AE"/>
    <w:rsid w:val="00454132"/>
    <w:rsid w:val="00455FCE"/>
    <w:rsid w:val="00464720"/>
    <w:rsid w:val="00466C94"/>
    <w:rsid w:val="00481C7C"/>
    <w:rsid w:val="004870BB"/>
    <w:rsid w:val="004967F4"/>
    <w:rsid w:val="004A4488"/>
    <w:rsid w:val="004A74F1"/>
    <w:rsid w:val="004B1582"/>
    <w:rsid w:val="004C0830"/>
    <w:rsid w:val="004C451C"/>
    <w:rsid w:val="004C5331"/>
    <w:rsid w:val="004D33F2"/>
    <w:rsid w:val="004D65AC"/>
    <w:rsid w:val="004E4613"/>
    <w:rsid w:val="004F23EE"/>
    <w:rsid w:val="004F57D3"/>
    <w:rsid w:val="0050022F"/>
    <w:rsid w:val="005028C3"/>
    <w:rsid w:val="00517AE9"/>
    <w:rsid w:val="00540A62"/>
    <w:rsid w:val="00546AF9"/>
    <w:rsid w:val="00566C4D"/>
    <w:rsid w:val="0059517B"/>
    <w:rsid w:val="00597EFA"/>
    <w:rsid w:val="005B2C15"/>
    <w:rsid w:val="005B7301"/>
    <w:rsid w:val="005C12C1"/>
    <w:rsid w:val="00607A09"/>
    <w:rsid w:val="00611849"/>
    <w:rsid w:val="00625CD6"/>
    <w:rsid w:val="0063414D"/>
    <w:rsid w:val="00640418"/>
    <w:rsid w:val="00645EBA"/>
    <w:rsid w:val="00651D6B"/>
    <w:rsid w:val="00653623"/>
    <w:rsid w:val="006541EB"/>
    <w:rsid w:val="00654768"/>
    <w:rsid w:val="00667C39"/>
    <w:rsid w:val="00681B78"/>
    <w:rsid w:val="00686624"/>
    <w:rsid w:val="00695392"/>
    <w:rsid w:val="006A516E"/>
    <w:rsid w:val="006D15E7"/>
    <w:rsid w:val="006D518C"/>
    <w:rsid w:val="006F15A5"/>
    <w:rsid w:val="00705E1B"/>
    <w:rsid w:val="00724EFC"/>
    <w:rsid w:val="007251E1"/>
    <w:rsid w:val="007371DB"/>
    <w:rsid w:val="007372FC"/>
    <w:rsid w:val="007711E7"/>
    <w:rsid w:val="00773E01"/>
    <w:rsid w:val="00777BFF"/>
    <w:rsid w:val="00784D23"/>
    <w:rsid w:val="00784EC1"/>
    <w:rsid w:val="00794803"/>
    <w:rsid w:val="007961A2"/>
    <w:rsid w:val="007A26B2"/>
    <w:rsid w:val="007B08A0"/>
    <w:rsid w:val="007B507A"/>
    <w:rsid w:val="007D539C"/>
    <w:rsid w:val="007D5A49"/>
    <w:rsid w:val="007D6D57"/>
    <w:rsid w:val="007E2EF7"/>
    <w:rsid w:val="007E5619"/>
    <w:rsid w:val="007E5DE2"/>
    <w:rsid w:val="007E61F1"/>
    <w:rsid w:val="008007CD"/>
    <w:rsid w:val="00825CAE"/>
    <w:rsid w:val="008318E2"/>
    <w:rsid w:val="00833548"/>
    <w:rsid w:val="00834256"/>
    <w:rsid w:val="00847408"/>
    <w:rsid w:val="00861A4E"/>
    <w:rsid w:val="00862ADB"/>
    <w:rsid w:val="00863F51"/>
    <w:rsid w:val="00871899"/>
    <w:rsid w:val="008763AF"/>
    <w:rsid w:val="00880B45"/>
    <w:rsid w:val="00893A8F"/>
    <w:rsid w:val="008960F7"/>
    <w:rsid w:val="008A4782"/>
    <w:rsid w:val="008B3069"/>
    <w:rsid w:val="008B69C5"/>
    <w:rsid w:val="008C2A20"/>
    <w:rsid w:val="008C78B5"/>
    <w:rsid w:val="008D5B27"/>
    <w:rsid w:val="008F65E7"/>
    <w:rsid w:val="00910F0E"/>
    <w:rsid w:val="009118E1"/>
    <w:rsid w:val="00912ABB"/>
    <w:rsid w:val="009422CB"/>
    <w:rsid w:val="00946CFB"/>
    <w:rsid w:val="00954A7C"/>
    <w:rsid w:val="00982CDD"/>
    <w:rsid w:val="00987370"/>
    <w:rsid w:val="00987840"/>
    <w:rsid w:val="00992523"/>
    <w:rsid w:val="009A67AC"/>
    <w:rsid w:val="009D3ABD"/>
    <w:rsid w:val="009D428D"/>
    <w:rsid w:val="009F3D9D"/>
    <w:rsid w:val="009F44F0"/>
    <w:rsid w:val="00A03FA4"/>
    <w:rsid w:val="00A07A63"/>
    <w:rsid w:val="00A1768D"/>
    <w:rsid w:val="00A24FB4"/>
    <w:rsid w:val="00A27A18"/>
    <w:rsid w:val="00A330A1"/>
    <w:rsid w:val="00A341A6"/>
    <w:rsid w:val="00A35172"/>
    <w:rsid w:val="00A35E63"/>
    <w:rsid w:val="00A478EE"/>
    <w:rsid w:val="00A50E07"/>
    <w:rsid w:val="00A66674"/>
    <w:rsid w:val="00A74780"/>
    <w:rsid w:val="00A948EC"/>
    <w:rsid w:val="00AA2441"/>
    <w:rsid w:val="00AB3C22"/>
    <w:rsid w:val="00AD0FD1"/>
    <w:rsid w:val="00AE203C"/>
    <w:rsid w:val="00AE2EB8"/>
    <w:rsid w:val="00AF26DB"/>
    <w:rsid w:val="00B03B55"/>
    <w:rsid w:val="00B05C8C"/>
    <w:rsid w:val="00B16814"/>
    <w:rsid w:val="00B40A44"/>
    <w:rsid w:val="00B573A3"/>
    <w:rsid w:val="00B65AB6"/>
    <w:rsid w:val="00B8057F"/>
    <w:rsid w:val="00B942B7"/>
    <w:rsid w:val="00B951E7"/>
    <w:rsid w:val="00BA173B"/>
    <w:rsid w:val="00BB4E35"/>
    <w:rsid w:val="00BB5B42"/>
    <w:rsid w:val="00BB6742"/>
    <w:rsid w:val="00BD0985"/>
    <w:rsid w:val="00BD1E7A"/>
    <w:rsid w:val="00BD2420"/>
    <w:rsid w:val="00BD53DA"/>
    <w:rsid w:val="00BE2640"/>
    <w:rsid w:val="00BE6513"/>
    <w:rsid w:val="00C0163C"/>
    <w:rsid w:val="00C35F02"/>
    <w:rsid w:val="00C36DE4"/>
    <w:rsid w:val="00C427F1"/>
    <w:rsid w:val="00C70077"/>
    <w:rsid w:val="00C705C1"/>
    <w:rsid w:val="00C726D5"/>
    <w:rsid w:val="00C7492E"/>
    <w:rsid w:val="00C756DE"/>
    <w:rsid w:val="00CA1936"/>
    <w:rsid w:val="00CC7976"/>
    <w:rsid w:val="00CD3620"/>
    <w:rsid w:val="00CD39EE"/>
    <w:rsid w:val="00CE6DCD"/>
    <w:rsid w:val="00CF11E5"/>
    <w:rsid w:val="00CF421D"/>
    <w:rsid w:val="00CF4A76"/>
    <w:rsid w:val="00CF4D86"/>
    <w:rsid w:val="00D1668B"/>
    <w:rsid w:val="00D24229"/>
    <w:rsid w:val="00D33F4B"/>
    <w:rsid w:val="00D3495B"/>
    <w:rsid w:val="00D54EEB"/>
    <w:rsid w:val="00D569B2"/>
    <w:rsid w:val="00D62EAC"/>
    <w:rsid w:val="00D712A3"/>
    <w:rsid w:val="00D84589"/>
    <w:rsid w:val="00D84FF3"/>
    <w:rsid w:val="00D852B4"/>
    <w:rsid w:val="00D85732"/>
    <w:rsid w:val="00DA4E0A"/>
    <w:rsid w:val="00DB296B"/>
    <w:rsid w:val="00DC12B7"/>
    <w:rsid w:val="00DC492F"/>
    <w:rsid w:val="00DC5545"/>
    <w:rsid w:val="00DE133A"/>
    <w:rsid w:val="00DF153A"/>
    <w:rsid w:val="00DF389F"/>
    <w:rsid w:val="00DF789E"/>
    <w:rsid w:val="00E043C8"/>
    <w:rsid w:val="00E10908"/>
    <w:rsid w:val="00E209A6"/>
    <w:rsid w:val="00E20BCD"/>
    <w:rsid w:val="00E256BA"/>
    <w:rsid w:val="00E33B70"/>
    <w:rsid w:val="00E406F9"/>
    <w:rsid w:val="00E46A34"/>
    <w:rsid w:val="00E476D0"/>
    <w:rsid w:val="00E671BB"/>
    <w:rsid w:val="00E71C16"/>
    <w:rsid w:val="00E94B20"/>
    <w:rsid w:val="00E978B3"/>
    <w:rsid w:val="00EA021E"/>
    <w:rsid w:val="00EA3689"/>
    <w:rsid w:val="00EB57B6"/>
    <w:rsid w:val="00EC7C87"/>
    <w:rsid w:val="00ED35AF"/>
    <w:rsid w:val="00EE0BFD"/>
    <w:rsid w:val="00EE26FF"/>
    <w:rsid w:val="00EF0AD9"/>
    <w:rsid w:val="00EF1E96"/>
    <w:rsid w:val="00F014AA"/>
    <w:rsid w:val="00F10CCA"/>
    <w:rsid w:val="00F15F18"/>
    <w:rsid w:val="00F449B2"/>
    <w:rsid w:val="00F4512B"/>
    <w:rsid w:val="00F5337E"/>
    <w:rsid w:val="00F82358"/>
    <w:rsid w:val="00F957E5"/>
    <w:rsid w:val="00FA3CF2"/>
    <w:rsid w:val="00FC4C93"/>
    <w:rsid w:val="00FC5754"/>
    <w:rsid w:val="00FE16FB"/>
    <w:rsid w:val="00FE620E"/>
    <w:rsid w:val="00FF17A9"/>
    <w:rsid w:val="00FF4B49"/>
    <w:rsid w:val="019A0A09"/>
    <w:rsid w:val="020A2568"/>
    <w:rsid w:val="058D7738"/>
    <w:rsid w:val="05972365"/>
    <w:rsid w:val="062F259D"/>
    <w:rsid w:val="064B56BF"/>
    <w:rsid w:val="067F4A0F"/>
    <w:rsid w:val="06996DCD"/>
    <w:rsid w:val="06C74ECC"/>
    <w:rsid w:val="07A60976"/>
    <w:rsid w:val="07D55929"/>
    <w:rsid w:val="0808754A"/>
    <w:rsid w:val="089929EF"/>
    <w:rsid w:val="089D7C92"/>
    <w:rsid w:val="08E12275"/>
    <w:rsid w:val="09B90AFC"/>
    <w:rsid w:val="0A2F0DBE"/>
    <w:rsid w:val="0AD16464"/>
    <w:rsid w:val="0C9A388A"/>
    <w:rsid w:val="0CA35A93"/>
    <w:rsid w:val="0D374B59"/>
    <w:rsid w:val="0D7F669B"/>
    <w:rsid w:val="0DCE6B40"/>
    <w:rsid w:val="0E505AD1"/>
    <w:rsid w:val="0E6B438E"/>
    <w:rsid w:val="0EE505E5"/>
    <w:rsid w:val="0F614517"/>
    <w:rsid w:val="0F9D0EBF"/>
    <w:rsid w:val="0FDA0EA5"/>
    <w:rsid w:val="103F5AD3"/>
    <w:rsid w:val="10C55FD8"/>
    <w:rsid w:val="11E024C3"/>
    <w:rsid w:val="120451D4"/>
    <w:rsid w:val="12614426"/>
    <w:rsid w:val="13255454"/>
    <w:rsid w:val="137D2B9A"/>
    <w:rsid w:val="13E858BC"/>
    <w:rsid w:val="141B4FEB"/>
    <w:rsid w:val="14374079"/>
    <w:rsid w:val="156C55BC"/>
    <w:rsid w:val="15CA198C"/>
    <w:rsid w:val="15FF01DE"/>
    <w:rsid w:val="16C60CFC"/>
    <w:rsid w:val="187A3B4C"/>
    <w:rsid w:val="18A8690B"/>
    <w:rsid w:val="18AC5CCF"/>
    <w:rsid w:val="1A1A3C2D"/>
    <w:rsid w:val="1A24438C"/>
    <w:rsid w:val="1AAA7FA1"/>
    <w:rsid w:val="1AC47300"/>
    <w:rsid w:val="1B2B21A0"/>
    <w:rsid w:val="1B72604B"/>
    <w:rsid w:val="1CDD0B4D"/>
    <w:rsid w:val="1D32378B"/>
    <w:rsid w:val="1DC85359"/>
    <w:rsid w:val="1DE85637"/>
    <w:rsid w:val="1E1D38F7"/>
    <w:rsid w:val="1E94348E"/>
    <w:rsid w:val="1EA96F39"/>
    <w:rsid w:val="1FE521F3"/>
    <w:rsid w:val="205A0596"/>
    <w:rsid w:val="206155F1"/>
    <w:rsid w:val="20BE5BD1"/>
    <w:rsid w:val="21423675"/>
    <w:rsid w:val="22421B7E"/>
    <w:rsid w:val="227B55A3"/>
    <w:rsid w:val="238E0964"/>
    <w:rsid w:val="23931F66"/>
    <w:rsid w:val="23957A8C"/>
    <w:rsid w:val="23C60C06"/>
    <w:rsid w:val="240D1D18"/>
    <w:rsid w:val="246833F2"/>
    <w:rsid w:val="24724271"/>
    <w:rsid w:val="25645102"/>
    <w:rsid w:val="25B368EF"/>
    <w:rsid w:val="26437C73"/>
    <w:rsid w:val="27297C4A"/>
    <w:rsid w:val="2742617D"/>
    <w:rsid w:val="27AE55C0"/>
    <w:rsid w:val="27B20930"/>
    <w:rsid w:val="280069AB"/>
    <w:rsid w:val="292A336C"/>
    <w:rsid w:val="293B0A8E"/>
    <w:rsid w:val="2A3C5105"/>
    <w:rsid w:val="2A41096D"/>
    <w:rsid w:val="2B18310F"/>
    <w:rsid w:val="2B1A39AF"/>
    <w:rsid w:val="2BD470B7"/>
    <w:rsid w:val="2C167BD8"/>
    <w:rsid w:val="2C302A48"/>
    <w:rsid w:val="2CDE6947"/>
    <w:rsid w:val="2D713318"/>
    <w:rsid w:val="2DD1025A"/>
    <w:rsid w:val="2E9F3EB4"/>
    <w:rsid w:val="2EC41B6D"/>
    <w:rsid w:val="2EC97183"/>
    <w:rsid w:val="30093CDB"/>
    <w:rsid w:val="307A6987"/>
    <w:rsid w:val="30C168F9"/>
    <w:rsid w:val="30D27E01"/>
    <w:rsid w:val="31336B36"/>
    <w:rsid w:val="31516863"/>
    <w:rsid w:val="31AA504A"/>
    <w:rsid w:val="31C942AB"/>
    <w:rsid w:val="31D635A9"/>
    <w:rsid w:val="31FA7A08"/>
    <w:rsid w:val="32222E32"/>
    <w:rsid w:val="32DC56D7"/>
    <w:rsid w:val="33036367"/>
    <w:rsid w:val="33316126"/>
    <w:rsid w:val="336970F4"/>
    <w:rsid w:val="34191749"/>
    <w:rsid w:val="348002E4"/>
    <w:rsid w:val="34A2025B"/>
    <w:rsid w:val="34FA3BF3"/>
    <w:rsid w:val="351D1FD7"/>
    <w:rsid w:val="356730AC"/>
    <w:rsid w:val="366C6D72"/>
    <w:rsid w:val="369260AD"/>
    <w:rsid w:val="373533F1"/>
    <w:rsid w:val="37B07132"/>
    <w:rsid w:val="39160C2F"/>
    <w:rsid w:val="39565AB7"/>
    <w:rsid w:val="3A1E0383"/>
    <w:rsid w:val="3C574020"/>
    <w:rsid w:val="3C771FCD"/>
    <w:rsid w:val="3D1C4922"/>
    <w:rsid w:val="3E012496"/>
    <w:rsid w:val="3EB017C6"/>
    <w:rsid w:val="3ED14149"/>
    <w:rsid w:val="3F220916"/>
    <w:rsid w:val="3F76656C"/>
    <w:rsid w:val="3F900342"/>
    <w:rsid w:val="3FC868B9"/>
    <w:rsid w:val="3FC96FE3"/>
    <w:rsid w:val="405014B2"/>
    <w:rsid w:val="40AB0497"/>
    <w:rsid w:val="40BD59D9"/>
    <w:rsid w:val="41A53138"/>
    <w:rsid w:val="42070A44"/>
    <w:rsid w:val="423A7D24"/>
    <w:rsid w:val="42703746"/>
    <w:rsid w:val="42B04A1B"/>
    <w:rsid w:val="42F56341"/>
    <w:rsid w:val="43F54DA9"/>
    <w:rsid w:val="441D78FE"/>
    <w:rsid w:val="44392BBD"/>
    <w:rsid w:val="449744EA"/>
    <w:rsid w:val="46CD772F"/>
    <w:rsid w:val="486F4530"/>
    <w:rsid w:val="49A34401"/>
    <w:rsid w:val="49D96075"/>
    <w:rsid w:val="4A931A68"/>
    <w:rsid w:val="4AB32D6A"/>
    <w:rsid w:val="4B4C0AC8"/>
    <w:rsid w:val="4DAC0AB1"/>
    <w:rsid w:val="4E4C150B"/>
    <w:rsid w:val="4E7B2AC3"/>
    <w:rsid w:val="4E8332A7"/>
    <w:rsid w:val="4F8E16AF"/>
    <w:rsid w:val="506C0B4D"/>
    <w:rsid w:val="50FB0FC7"/>
    <w:rsid w:val="524C28C6"/>
    <w:rsid w:val="527032EE"/>
    <w:rsid w:val="527C7EE5"/>
    <w:rsid w:val="52BE06C4"/>
    <w:rsid w:val="532D5055"/>
    <w:rsid w:val="53690469"/>
    <w:rsid w:val="5402497A"/>
    <w:rsid w:val="54370568"/>
    <w:rsid w:val="548C381D"/>
    <w:rsid w:val="54D05008"/>
    <w:rsid w:val="56E04EE6"/>
    <w:rsid w:val="571050A0"/>
    <w:rsid w:val="572A4A95"/>
    <w:rsid w:val="57346FE0"/>
    <w:rsid w:val="57E86D29"/>
    <w:rsid w:val="57EA58F1"/>
    <w:rsid w:val="58022C3B"/>
    <w:rsid w:val="59611BE3"/>
    <w:rsid w:val="59C7413C"/>
    <w:rsid w:val="5A975D93"/>
    <w:rsid w:val="5B2E462C"/>
    <w:rsid w:val="5B303F63"/>
    <w:rsid w:val="5B7F0BF9"/>
    <w:rsid w:val="5B8878FB"/>
    <w:rsid w:val="5BDE576D"/>
    <w:rsid w:val="5CB06720"/>
    <w:rsid w:val="5D445F32"/>
    <w:rsid w:val="5E52287B"/>
    <w:rsid w:val="5F163CE0"/>
    <w:rsid w:val="5F447A21"/>
    <w:rsid w:val="5FD4649E"/>
    <w:rsid w:val="6062696C"/>
    <w:rsid w:val="60966616"/>
    <w:rsid w:val="6109298F"/>
    <w:rsid w:val="61371BA7"/>
    <w:rsid w:val="61695AD8"/>
    <w:rsid w:val="617208EF"/>
    <w:rsid w:val="61730705"/>
    <w:rsid w:val="63A4104A"/>
    <w:rsid w:val="64E03A20"/>
    <w:rsid w:val="65911966"/>
    <w:rsid w:val="65C14135"/>
    <w:rsid w:val="6692162D"/>
    <w:rsid w:val="66C86F59"/>
    <w:rsid w:val="66FD059E"/>
    <w:rsid w:val="681744E0"/>
    <w:rsid w:val="68460921"/>
    <w:rsid w:val="68B43AE7"/>
    <w:rsid w:val="6BA075DA"/>
    <w:rsid w:val="6BC229B5"/>
    <w:rsid w:val="6BF21506"/>
    <w:rsid w:val="6DB14A8F"/>
    <w:rsid w:val="6DB63E53"/>
    <w:rsid w:val="6DC527DC"/>
    <w:rsid w:val="6DD74303"/>
    <w:rsid w:val="6E080427"/>
    <w:rsid w:val="6E922B12"/>
    <w:rsid w:val="6E970129"/>
    <w:rsid w:val="6EA463A2"/>
    <w:rsid w:val="6EDC5B3C"/>
    <w:rsid w:val="6EE05E54"/>
    <w:rsid w:val="70622071"/>
    <w:rsid w:val="710D69F3"/>
    <w:rsid w:val="71AE3282"/>
    <w:rsid w:val="71BA40BB"/>
    <w:rsid w:val="72730565"/>
    <w:rsid w:val="72822E9E"/>
    <w:rsid w:val="73075151"/>
    <w:rsid w:val="73497518"/>
    <w:rsid w:val="738E13CF"/>
    <w:rsid w:val="73F8607C"/>
    <w:rsid w:val="73FC458A"/>
    <w:rsid w:val="74145D78"/>
    <w:rsid w:val="745B39A7"/>
    <w:rsid w:val="746565D3"/>
    <w:rsid w:val="74CF01FF"/>
    <w:rsid w:val="75671ED7"/>
    <w:rsid w:val="76D65566"/>
    <w:rsid w:val="7762504C"/>
    <w:rsid w:val="77DC095A"/>
    <w:rsid w:val="78014865"/>
    <w:rsid w:val="783162B4"/>
    <w:rsid w:val="78FB12B4"/>
    <w:rsid w:val="79444A09"/>
    <w:rsid w:val="796D4A57"/>
    <w:rsid w:val="79AD6A52"/>
    <w:rsid w:val="79BF6786"/>
    <w:rsid w:val="79E306C6"/>
    <w:rsid w:val="7A831561"/>
    <w:rsid w:val="7AB14320"/>
    <w:rsid w:val="7B18614D"/>
    <w:rsid w:val="7B2014A6"/>
    <w:rsid w:val="7C456945"/>
    <w:rsid w:val="7C727ADF"/>
    <w:rsid w:val="7C95557C"/>
    <w:rsid w:val="7CC55E61"/>
    <w:rsid w:val="7D24527D"/>
    <w:rsid w:val="7D48449C"/>
    <w:rsid w:val="7D80447E"/>
    <w:rsid w:val="7DA43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705A7"/>
  <w15:docId w15:val="{18D4D25B-068E-4AC5-9220-1D74B20F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napToGrid w:val="0"/>
      <w:spacing w:beforeLines="50" w:before="156"/>
      <w:ind w:firstLineChars="200" w:firstLine="200"/>
    </w:pPr>
    <w:rPr>
      <w:spacing w:val="6"/>
      <w:szCs w:val="20"/>
    </w:rPr>
  </w:style>
  <w:style w:type="paragraph" w:styleId="a4">
    <w:name w:val="annotation text"/>
    <w:basedOn w:val="a"/>
    <w:link w:val="a5"/>
    <w:qFormat/>
    <w:pPr>
      <w:jc w:val="left"/>
    </w:p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tabs>
        <w:tab w:val="left" w:pos="1050"/>
        <w:tab w:val="right" w:leader="dot" w:pos="9030"/>
      </w:tabs>
      <w:spacing w:beforeLines="20" w:before="62"/>
      <w:ind w:leftChars="200" w:left="420"/>
    </w:pPr>
    <w:rPr>
      <w:szCs w:val="30"/>
    </w:rPr>
  </w:style>
  <w:style w:type="paragraph" w:styleId="aa">
    <w:name w:val="annotation subject"/>
    <w:basedOn w:val="a4"/>
    <w:next w:val="a4"/>
    <w:link w:val="ab"/>
    <w:qFormat/>
    <w:rPr>
      <w:b/>
      <w:bCs/>
    </w:rPr>
  </w:style>
  <w:style w:type="character" w:styleId="ac">
    <w:name w:val="Hyperlink"/>
    <w:basedOn w:val="a0"/>
    <w:uiPriority w:val="99"/>
    <w:unhideWhenUsed/>
    <w:qFormat/>
    <w:rPr>
      <w:color w:val="0026E5" w:themeColor="hyperlink"/>
      <w:u w:val="single"/>
    </w:rPr>
  </w:style>
  <w:style w:type="character" w:styleId="ad">
    <w:name w:val="annotation reference"/>
    <w:basedOn w:val="a0"/>
    <w:qFormat/>
    <w:rPr>
      <w:sz w:val="21"/>
      <w:szCs w:val="21"/>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e">
    <w:name w:val="部分标题"/>
    <w:basedOn w:val="a"/>
    <w:next w:val="a3"/>
    <w:qFormat/>
    <w:pPr>
      <w:pageBreakBefore/>
      <w:spacing w:before="360" w:afterLines="150" w:after="468"/>
      <w:jc w:val="center"/>
    </w:pPr>
    <w:rPr>
      <w:rFonts w:eastAsia="黑体"/>
      <w:sz w:val="30"/>
    </w:rPr>
  </w:style>
  <w:style w:type="character" w:customStyle="1" w:styleId="af">
    <w:name w:val="正文粗体"/>
    <w:qFormat/>
    <w:rPr>
      <w:b/>
      <w:sz w:val="28"/>
      <w:szCs w:val="28"/>
    </w:rPr>
  </w:style>
  <w:style w:type="paragraph" w:customStyle="1" w:styleId="af0">
    <w:name w:val="表头文字"/>
    <w:basedOn w:val="a"/>
    <w:autoRedefine/>
    <w:qFormat/>
    <w:pPr>
      <w:widowControl/>
      <w:spacing w:before="40" w:after="40"/>
      <w:jc w:val="center"/>
    </w:pPr>
    <w:rPr>
      <w:rFonts w:ascii="Times New Roman" w:hAnsi="Times New Roman"/>
      <w:b/>
      <w:szCs w:val="20"/>
    </w:rPr>
  </w:style>
  <w:style w:type="paragraph" w:customStyle="1" w:styleId="af1">
    <w:name w:val="表格内文字"/>
    <w:basedOn w:val="a"/>
    <w:autoRedefine/>
    <w:qFormat/>
    <w:pPr>
      <w:keepLines/>
      <w:widowControl/>
      <w:spacing w:before="40" w:after="40" w:line="360" w:lineRule="auto"/>
      <w:textAlignment w:val="top"/>
    </w:pPr>
    <w:rPr>
      <w:rFonts w:ascii="Times New Roman" w:hAnsi="Times New Roman"/>
      <w:szCs w:val="18"/>
    </w:rPr>
  </w:style>
  <w:style w:type="character" w:customStyle="1" w:styleId="a9">
    <w:name w:val="页眉 字符"/>
    <w:basedOn w:val="a0"/>
    <w:link w:val="a8"/>
    <w:qFormat/>
    <w:rPr>
      <w:rFonts w:asciiTheme="minorHAnsi" w:eastAsiaTheme="minorEastAsia" w:hAnsiTheme="minorHAnsi" w:cstheme="minorBidi"/>
      <w:kern w:val="2"/>
      <w:sz w:val="18"/>
      <w:szCs w:val="18"/>
    </w:rPr>
  </w:style>
  <w:style w:type="character" w:customStyle="1" w:styleId="a7">
    <w:name w:val="页脚 字符"/>
    <w:basedOn w:val="a0"/>
    <w:link w:val="a6"/>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4"/>
    </w:rPr>
  </w:style>
  <w:style w:type="character" w:customStyle="1" w:styleId="ab">
    <w:name w:val="批注主题 字符"/>
    <w:basedOn w:val="a5"/>
    <w:link w:val="aa"/>
    <w:qFormat/>
    <w:rPr>
      <w:rFonts w:asciiTheme="minorHAnsi" w:eastAsiaTheme="minorEastAsia" w:hAnsiTheme="minorHAnsi" w:cstheme="minorBidi"/>
      <w:b/>
      <w:bCs/>
      <w:kern w:val="2"/>
      <w:sz w:val="21"/>
      <w:szCs w:val="24"/>
    </w:rPr>
  </w:style>
  <w:style w:type="character" w:customStyle="1" w:styleId="30">
    <w:name w:val="标题 3 字符"/>
    <w:basedOn w:val="a0"/>
    <w:link w:val="3"/>
    <w:semiHidden/>
    <w:qFormat/>
    <w:rPr>
      <w:rFonts w:asciiTheme="minorHAnsi" w:eastAsiaTheme="minorEastAsia" w:hAnsiTheme="minorHAnsi" w:cstheme="minorBidi"/>
      <w:b/>
      <w:bCs/>
      <w:kern w:val="2"/>
      <w:sz w:val="32"/>
      <w:szCs w:val="32"/>
    </w:rPr>
  </w:style>
  <w:style w:type="paragraph" w:styleId="af2">
    <w:name w:val="List Paragraph"/>
    <w:basedOn w:val="a"/>
    <w:uiPriority w:val="34"/>
    <w:qFormat/>
    <w:pPr>
      <w:ind w:firstLineChars="200" w:firstLine="420"/>
    </w:pPr>
    <w:rPr>
      <w:rFonts w:ascii="Arial" w:eastAsia="宋体" w:hAnsi="Arial" w:cs="Times New Roman"/>
    </w:rPr>
  </w:style>
  <w:style w:type="paragraph" w:styleId="af3">
    <w:name w:val="Revision"/>
    <w:hidden/>
    <w:uiPriority w:val="99"/>
    <w:unhideWhenUsed/>
    <w:rsid w:val="00CD3620"/>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2.xlsx"/><Relationship Id="rId18" Type="http://schemas.openxmlformats.org/officeDocument/2006/relationships/package" Target="embeddings/Microsoft_Word_Document3.docx"/><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11.png"/><Relationship Id="rId33"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package" Target="embeddings/Microsoft_Word_Document4.docx"/><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oleObject" Target="embeddings/Microsoft_Word_97_-_2003_Document.doc"/><Relationship Id="rId32" Type="http://schemas.openxmlformats.org/officeDocument/2006/relationships/package" Target="embeddings/Microsoft_Excel_Worksheet6.xlsx"/><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Word_Document.docx"/><Relationship Id="rId23" Type="http://schemas.openxmlformats.org/officeDocument/2006/relationships/image" Target="media/image10.emf"/><Relationship Id="rId28" Type="http://schemas.openxmlformats.org/officeDocument/2006/relationships/package" Target="embeddings/Microsoft_Word_Document5.docx"/><Relationship Id="rId36" Type="http://schemas.microsoft.com/office/2011/relationships/people" Target="people.xml"/><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image" Target="media/image13.emf"/><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6F8C0-BF73-4205-83A2-3BD004BF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1530</Words>
  <Characters>8726</Characters>
  <Application>Microsoft Office Word</Application>
  <DocSecurity>0</DocSecurity>
  <Lines>72</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鹏 杜</cp:lastModifiedBy>
  <cp:revision>260</cp:revision>
  <dcterms:created xsi:type="dcterms:W3CDTF">2024-10-28T02:57:00Z</dcterms:created>
  <dcterms:modified xsi:type="dcterms:W3CDTF">2025-05-14T12:40:00Z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9693B46085C94385A627CE31C8C2497E_13</vt:lpwstr>
  </property>
  <property fmtid="{D5CDD505-2E9C-101B-9397-08002B2CF9AE}" pid="4" name="KSOTemplateDocerSaveRecord">
    <vt:lpwstr>eyJoZGlkIjoiZDhjODRjY2ZkMmY3YzNmNmUyMjc3N2IyNDhhYTFkNDQiLCJ1c2VySWQiOiI1MDIyMTYwNzIifQ==</vt:lpwstr>
  </property>
</Properties>
</file>